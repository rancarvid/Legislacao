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E466" w14:textId="77777777" w:rsidR="008C1490" w:rsidRDefault="008C1490" w:rsidP="00B4660B">
      <w:pPr>
        <w:ind w:left="0" w:firstLine="0"/>
      </w:pPr>
    </w:p>
    <w:p w14:paraId="7DF89370" w14:textId="77777777" w:rsidR="00B4660B" w:rsidRPr="00B4660B" w:rsidRDefault="00B4660B" w:rsidP="00B4660B"/>
    <w:p w14:paraId="7BA50116" w14:textId="77777777" w:rsidR="00B4660B" w:rsidRPr="00B4660B" w:rsidRDefault="00B4660B" w:rsidP="00B4660B"/>
    <w:p w14:paraId="015ECBCF" w14:textId="77777777" w:rsidR="00B4660B" w:rsidRPr="00AC5BBD" w:rsidRDefault="00B4660B" w:rsidP="00AC5BBD">
      <w:pPr>
        <w:pStyle w:val="Ttulo1"/>
        <w:ind w:right="0"/>
        <w:rPr>
          <w:sz w:val="48"/>
          <w:szCs w:val="48"/>
        </w:rPr>
      </w:pPr>
    </w:p>
    <w:p w14:paraId="3A6AF7F8" w14:textId="77777777" w:rsidR="00B4660B" w:rsidRPr="00AC5BBD" w:rsidRDefault="00B4660B" w:rsidP="00AC5BBD">
      <w:pPr>
        <w:pStyle w:val="Ttulo1"/>
        <w:ind w:right="0"/>
        <w:rPr>
          <w:sz w:val="48"/>
          <w:szCs w:val="48"/>
        </w:rPr>
      </w:pPr>
      <w:bookmarkStart w:id="0" w:name="_Toc233682877"/>
      <w:r w:rsidRPr="00AC5BBD">
        <w:rPr>
          <w:sz w:val="48"/>
          <w:szCs w:val="48"/>
        </w:rPr>
        <w:t>PROJETO</w:t>
      </w:r>
      <w:bookmarkEnd w:id="0"/>
    </w:p>
    <w:p w14:paraId="22E5EDC5" w14:textId="77777777" w:rsidR="00B4660B" w:rsidRPr="00AC5BBD" w:rsidRDefault="00B4660B" w:rsidP="00AC5BBD">
      <w:pPr>
        <w:pStyle w:val="Ttulo1"/>
        <w:ind w:right="0"/>
        <w:rPr>
          <w:sz w:val="48"/>
          <w:szCs w:val="48"/>
        </w:rPr>
      </w:pPr>
      <w:bookmarkStart w:id="1" w:name="_Toc233682878"/>
      <w:r w:rsidRPr="00AC5BBD">
        <w:rPr>
          <w:sz w:val="48"/>
          <w:szCs w:val="48"/>
        </w:rPr>
        <w:t>DO</w:t>
      </w:r>
      <w:bookmarkEnd w:id="1"/>
    </w:p>
    <w:p w14:paraId="7D4B11B2" w14:textId="21144D4B" w:rsidR="00B4660B" w:rsidRPr="00AC5BBD" w:rsidRDefault="00B4660B" w:rsidP="00AC5BBD">
      <w:pPr>
        <w:pStyle w:val="Ttulo1"/>
        <w:ind w:right="0"/>
        <w:rPr>
          <w:sz w:val="48"/>
          <w:szCs w:val="48"/>
        </w:rPr>
      </w:pPr>
      <w:bookmarkStart w:id="2" w:name="_Toc233682879"/>
      <w:r w:rsidRPr="00AC5BBD">
        <w:rPr>
          <w:sz w:val="48"/>
          <w:szCs w:val="48"/>
        </w:rPr>
        <w:t>REGIME GERAL DO ANIMAL DE COMPANHIA</w:t>
      </w:r>
      <w:bookmarkEnd w:id="2"/>
    </w:p>
    <w:p w14:paraId="40F9820A" w14:textId="30FBA40E" w:rsidR="00B4660B" w:rsidRPr="00AC5BBD" w:rsidRDefault="003131B5" w:rsidP="00AC5BBD">
      <w:pPr>
        <w:pStyle w:val="Ttulo1"/>
        <w:ind w:right="0"/>
        <w:rPr>
          <w:sz w:val="48"/>
          <w:szCs w:val="48"/>
        </w:rPr>
      </w:pPr>
      <w:bookmarkStart w:id="3" w:name="_Toc233682880"/>
      <w:r w:rsidRPr="00AC5BBD">
        <w:rPr>
          <w:sz w:val="48"/>
          <w:szCs w:val="48"/>
        </w:rPr>
        <w:t>(RGAC)</w:t>
      </w:r>
      <w:bookmarkEnd w:id="3"/>
    </w:p>
    <w:p w14:paraId="5F2CBE96" w14:textId="77777777" w:rsidR="003131B5" w:rsidRPr="00F95DCA" w:rsidRDefault="003131B5" w:rsidP="00B4660B">
      <w:pPr>
        <w:jc w:val="center"/>
        <w:rPr>
          <w:b/>
          <w:bCs/>
          <w:sz w:val="32"/>
          <w:szCs w:val="32"/>
        </w:rPr>
      </w:pPr>
    </w:p>
    <w:p w14:paraId="6A662662" w14:textId="4DD6F489" w:rsidR="00B4660B" w:rsidRDefault="00B4660B" w:rsidP="00B4660B">
      <w:pPr>
        <w:jc w:val="center"/>
        <w:rPr>
          <w:b/>
          <w:bCs/>
          <w:sz w:val="36"/>
          <w:szCs w:val="36"/>
        </w:rPr>
      </w:pPr>
      <w:r w:rsidRPr="00B4660B">
        <w:rPr>
          <w:b/>
          <w:bCs/>
          <w:sz w:val="36"/>
          <w:szCs w:val="36"/>
        </w:rPr>
        <w:t>DGAV 2026</w:t>
      </w:r>
    </w:p>
    <w:p w14:paraId="1BEA2035" w14:textId="77777777" w:rsidR="00B4660B" w:rsidRDefault="00B4660B" w:rsidP="00B4660B">
      <w:pPr>
        <w:jc w:val="center"/>
        <w:rPr>
          <w:b/>
          <w:bCs/>
          <w:sz w:val="36"/>
          <w:szCs w:val="36"/>
        </w:rPr>
      </w:pPr>
    </w:p>
    <w:p w14:paraId="53E26C76" w14:textId="77777777" w:rsidR="00B4660B" w:rsidRPr="00B4660B" w:rsidRDefault="00B4660B" w:rsidP="00B4660B">
      <w:pPr>
        <w:ind w:left="0" w:firstLine="0"/>
        <w:rPr>
          <w:b/>
          <w:bCs/>
          <w:sz w:val="36"/>
          <w:szCs w:val="36"/>
        </w:rPr>
      </w:pPr>
    </w:p>
    <w:p w14:paraId="1D2C0D9B" w14:textId="77777777" w:rsidR="00B4660B" w:rsidRDefault="00B4660B" w:rsidP="00B4660B">
      <w:pPr>
        <w:tabs>
          <w:tab w:val="left" w:pos="816"/>
        </w:tabs>
        <w:jc w:val="right"/>
        <w:rPr>
          <w:ins w:id="4" w:author="Gui Jorge Machado Sarmento" w:date="2026-06-30T03:33:00Z" w16du:dateUtc="2026-06-30T02:33:00Z"/>
        </w:rPr>
      </w:pPr>
      <w:r>
        <w:t>(1.ª REVISÃO FORMAL DAJA – 06/2026)</w:t>
      </w:r>
    </w:p>
    <w:p w14:paraId="07802B56" w14:textId="77777777" w:rsidR="002B24BA" w:rsidRDefault="002B24BA" w:rsidP="00B4660B">
      <w:pPr>
        <w:tabs>
          <w:tab w:val="left" w:pos="816"/>
        </w:tabs>
        <w:jc w:val="right"/>
        <w:rPr>
          <w:ins w:id="5" w:author="Gui Jorge Machado Sarmento" w:date="2026-06-30T03:33:00Z" w16du:dateUtc="2026-06-30T02:33:00Z"/>
        </w:rPr>
      </w:pPr>
    </w:p>
    <w:p w14:paraId="7A4A9FF5" w14:textId="77777777" w:rsidR="002B24BA" w:rsidRDefault="002B24BA" w:rsidP="00B4660B">
      <w:pPr>
        <w:tabs>
          <w:tab w:val="left" w:pos="816"/>
        </w:tabs>
        <w:jc w:val="right"/>
        <w:rPr>
          <w:ins w:id="6" w:author="Gui Jorge Machado Sarmento" w:date="2026-06-30T03:33:00Z" w16du:dateUtc="2026-06-30T02:33:00Z"/>
        </w:rPr>
      </w:pPr>
    </w:p>
    <w:p w14:paraId="6940BC9F" w14:textId="77777777" w:rsidR="002B24BA" w:rsidRDefault="002B24BA" w:rsidP="00B4660B">
      <w:pPr>
        <w:tabs>
          <w:tab w:val="left" w:pos="816"/>
        </w:tabs>
        <w:jc w:val="right"/>
        <w:rPr>
          <w:ins w:id="7" w:author="Gui Jorge Machado Sarmento" w:date="2026-06-30T03:33:00Z" w16du:dateUtc="2026-06-30T02:33:00Z"/>
        </w:rPr>
      </w:pPr>
    </w:p>
    <w:p w14:paraId="48B9062D" w14:textId="77777777" w:rsidR="002B24BA" w:rsidRDefault="002B24BA" w:rsidP="00B4660B">
      <w:pPr>
        <w:tabs>
          <w:tab w:val="left" w:pos="816"/>
        </w:tabs>
        <w:jc w:val="right"/>
        <w:rPr>
          <w:ins w:id="8" w:author="Gui Jorge Machado Sarmento" w:date="2026-06-30T03:33:00Z" w16du:dateUtc="2026-06-30T02:33:00Z"/>
        </w:rPr>
      </w:pPr>
    </w:p>
    <w:p w14:paraId="18B63590" w14:textId="77777777" w:rsidR="002B24BA" w:rsidRDefault="002B24BA" w:rsidP="00B4660B">
      <w:pPr>
        <w:tabs>
          <w:tab w:val="left" w:pos="816"/>
        </w:tabs>
        <w:jc w:val="right"/>
        <w:rPr>
          <w:ins w:id="9" w:author="Gui Jorge Machado Sarmento" w:date="2026-06-30T03:33:00Z" w16du:dateUtc="2026-06-30T02:33:00Z"/>
        </w:rPr>
      </w:pPr>
    </w:p>
    <w:p w14:paraId="18664361" w14:textId="77777777" w:rsidR="002B24BA" w:rsidRDefault="002B24BA" w:rsidP="00B4660B">
      <w:pPr>
        <w:tabs>
          <w:tab w:val="left" w:pos="816"/>
        </w:tabs>
        <w:jc w:val="right"/>
        <w:rPr>
          <w:ins w:id="10" w:author="Gui Jorge Machado Sarmento" w:date="2026-06-30T03:33:00Z" w16du:dateUtc="2026-06-30T02:33:00Z"/>
        </w:rPr>
      </w:pPr>
    </w:p>
    <w:p w14:paraId="7CE07EFD" w14:textId="77777777" w:rsidR="002B24BA" w:rsidRDefault="002B24BA" w:rsidP="00B4660B">
      <w:pPr>
        <w:tabs>
          <w:tab w:val="left" w:pos="816"/>
        </w:tabs>
        <w:jc w:val="right"/>
        <w:rPr>
          <w:ins w:id="11" w:author="Gui Jorge Machado Sarmento" w:date="2026-06-30T03:33:00Z" w16du:dateUtc="2026-06-30T02:33:00Z"/>
        </w:rPr>
      </w:pPr>
    </w:p>
    <w:p w14:paraId="4B5EBFCD" w14:textId="77777777" w:rsidR="002B24BA" w:rsidRDefault="002B24BA" w:rsidP="00B4660B">
      <w:pPr>
        <w:tabs>
          <w:tab w:val="left" w:pos="816"/>
        </w:tabs>
        <w:jc w:val="right"/>
        <w:rPr>
          <w:ins w:id="12" w:author="Gui Jorge Machado Sarmento" w:date="2026-06-30T03:33:00Z" w16du:dateUtc="2026-06-30T02:33:00Z"/>
        </w:rPr>
      </w:pPr>
    </w:p>
    <w:p w14:paraId="7A502C0F" w14:textId="77777777" w:rsidR="002B24BA" w:rsidRDefault="002B24BA" w:rsidP="002B24BA">
      <w:pPr>
        <w:tabs>
          <w:tab w:val="left" w:pos="816"/>
        </w:tabs>
        <w:ind w:left="0" w:firstLine="0"/>
        <w:rPr>
          <w:ins w:id="13" w:author="Gui Jorge Machado Sarmento" w:date="2026-06-30T03:33:00Z" w16du:dateUtc="2026-06-30T02:33:00Z"/>
        </w:rPr>
      </w:pPr>
    </w:p>
    <w:customXmlInsRangeStart w:id="14" w:author="Gui Jorge Machado Sarmento" w:date="2026-06-30T03:34:00Z"/>
    <w:sdt>
      <w:sdtPr>
        <w:id w:val="1940334097"/>
        <w:docPartObj>
          <w:docPartGallery w:val="Table of Contents"/>
          <w:docPartUnique/>
        </w:docPartObj>
      </w:sdtPr>
      <w:sdtEndPr>
        <w:rPr>
          <w:rFonts w:ascii="Garamond" w:eastAsia="Garamond" w:hAnsi="Garamond" w:cs="Garamond"/>
          <w:b/>
          <w:bCs/>
          <w:color w:val="000000"/>
          <w:kern w:val="2"/>
          <w:sz w:val="24"/>
          <w:szCs w:val="24"/>
          <w14:ligatures w14:val="standardContextual"/>
        </w:rPr>
      </w:sdtEndPr>
      <w:sdtContent>
        <w:customXmlInsRangeEnd w:id="14"/>
        <w:p w14:paraId="230FCF3E" w14:textId="60B12296" w:rsidR="002B24BA" w:rsidRPr="002B24BA" w:rsidRDefault="002B24BA">
          <w:pPr>
            <w:pStyle w:val="Cabealhodondice"/>
            <w:rPr>
              <w:ins w:id="15" w:author="Gui Jorge Machado Sarmento" w:date="2026-06-30T03:34:00Z" w16du:dateUtc="2026-06-30T02:34:00Z"/>
              <w:rFonts w:ascii="Garamond" w:hAnsi="Garamond"/>
              <w:color w:val="auto"/>
            </w:rPr>
          </w:pPr>
          <w:ins w:id="16" w:author="Gui Jorge Machado Sarmento" w:date="2026-06-30T03:35:00Z" w16du:dateUtc="2026-06-30T02:35:00Z">
            <w:r w:rsidRPr="002B24BA">
              <w:rPr>
                <w:rFonts w:ascii="Garamond" w:hAnsi="Garamond"/>
                <w:color w:val="auto"/>
              </w:rPr>
              <w:t>Índice</w:t>
            </w:r>
          </w:ins>
        </w:p>
        <w:p w14:paraId="795F7672" w14:textId="715A84AD" w:rsidR="002B24BA" w:rsidRDefault="002B24BA" w:rsidP="002B24BA">
          <w:pPr>
            <w:pStyle w:val="ndice1"/>
            <w:tabs>
              <w:tab w:val="right" w:leader="dot" w:pos="8779"/>
            </w:tabs>
            <w:ind w:firstLine="0"/>
            <w:rPr>
              <w:rFonts w:asciiTheme="minorHAnsi" w:eastAsiaTheme="minorEastAsia" w:hAnsiTheme="minorHAnsi" w:cstheme="minorBidi"/>
              <w:noProof/>
              <w:color w:val="auto"/>
            </w:rPr>
          </w:pPr>
          <w:ins w:id="17" w:author="Gui Jorge Machado Sarmento" w:date="2026-06-30T03:34:00Z" w16du:dateUtc="2026-06-30T02:34:00Z">
            <w:r>
              <w:fldChar w:fldCharType="begin"/>
            </w:r>
            <w:r>
              <w:instrText xml:space="preserve"> TOC \o "1-3" \h \z \u </w:instrText>
            </w:r>
            <w:r>
              <w:fldChar w:fldCharType="separate"/>
            </w:r>
          </w:ins>
        </w:p>
        <w:p w14:paraId="5E4FF4E3" w14:textId="4064D84B" w:rsidR="002B24BA" w:rsidRDefault="002B24BA">
          <w:pPr>
            <w:pStyle w:val="ndice1"/>
            <w:tabs>
              <w:tab w:val="right" w:leader="dot" w:pos="8779"/>
            </w:tabs>
            <w:rPr>
              <w:rFonts w:asciiTheme="minorHAnsi" w:eastAsiaTheme="minorEastAsia" w:hAnsiTheme="minorHAnsi" w:cstheme="minorBidi"/>
              <w:noProof/>
              <w:color w:val="auto"/>
            </w:rPr>
          </w:pPr>
          <w:hyperlink w:anchor="_Toc233682881" w:history="1">
            <w:r w:rsidRPr="006F0A76">
              <w:rPr>
                <w:rStyle w:val="Hiperligao"/>
                <w:noProof/>
                <w:highlight w:val="yellow"/>
              </w:rPr>
              <w:t>PREÂMBULO</w:t>
            </w:r>
            <w:r>
              <w:rPr>
                <w:noProof/>
                <w:webHidden/>
              </w:rPr>
              <w:tab/>
            </w:r>
            <w:r>
              <w:rPr>
                <w:noProof/>
                <w:webHidden/>
              </w:rPr>
              <w:fldChar w:fldCharType="begin"/>
            </w:r>
            <w:r>
              <w:rPr>
                <w:noProof/>
                <w:webHidden/>
              </w:rPr>
              <w:instrText xml:space="preserve"> PAGEREF _Toc233682881 \h </w:instrText>
            </w:r>
            <w:r>
              <w:rPr>
                <w:noProof/>
                <w:webHidden/>
              </w:rPr>
            </w:r>
            <w:r>
              <w:rPr>
                <w:noProof/>
                <w:webHidden/>
              </w:rPr>
              <w:fldChar w:fldCharType="separate"/>
            </w:r>
            <w:r>
              <w:rPr>
                <w:noProof/>
                <w:webHidden/>
              </w:rPr>
              <w:t>3</w:t>
            </w:r>
            <w:r>
              <w:rPr>
                <w:noProof/>
                <w:webHidden/>
              </w:rPr>
              <w:fldChar w:fldCharType="end"/>
            </w:r>
          </w:hyperlink>
        </w:p>
        <w:p w14:paraId="3C72A3DF" w14:textId="329D9C9F" w:rsidR="002B24BA" w:rsidRDefault="002B24BA">
          <w:pPr>
            <w:pStyle w:val="ndice1"/>
            <w:tabs>
              <w:tab w:val="right" w:leader="dot" w:pos="8779"/>
            </w:tabs>
            <w:rPr>
              <w:rFonts w:asciiTheme="minorHAnsi" w:eastAsiaTheme="minorEastAsia" w:hAnsiTheme="minorHAnsi" w:cstheme="minorBidi"/>
              <w:noProof/>
              <w:color w:val="auto"/>
            </w:rPr>
          </w:pPr>
          <w:hyperlink w:anchor="_Toc233682882" w:history="1">
            <w:r w:rsidRPr="006F0A76">
              <w:rPr>
                <w:rStyle w:val="Hiperligao"/>
                <w:noProof/>
              </w:rPr>
              <w:t>CAPÍTULO I</w:t>
            </w:r>
            <w:r>
              <w:rPr>
                <w:noProof/>
                <w:webHidden/>
              </w:rPr>
              <w:tab/>
            </w:r>
            <w:r>
              <w:rPr>
                <w:noProof/>
                <w:webHidden/>
              </w:rPr>
              <w:fldChar w:fldCharType="begin"/>
            </w:r>
            <w:r>
              <w:rPr>
                <w:noProof/>
                <w:webHidden/>
              </w:rPr>
              <w:instrText xml:space="preserve"> PAGEREF _Toc233682882 \h </w:instrText>
            </w:r>
            <w:r>
              <w:rPr>
                <w:noProof/>
                <w:webHidden/>
              </w:rPr>
            </w:r>
            <w:r>
              <w:rPr>
                <w:noProof/>
                <w:webHidden/>
              </w:rPr>
              <w:fldChar w:fldCharType="separate"/>
            </w:r>
            <w:r>
              <w:rPr>
                <w:noProof/>
                <w:webHidden/>
              </w:rPr>
              <w:t>4</w:t>
            </w:r>
            <w:r>
              <w:rPr>
                <w:noProof/>
                <w:webHidden/>
              </w:rPr>
              <w:fldChar w:fldCharType="end"/>
            </w:r>
          </w:hyperlink>
        </w:p>
        <w:p w14:paraId="15058213" w14:textId="6344A654" w:rsidR="002B24BA" w:rsidRDefault="002B24BA">
          <w:pPr>
            <w:pStyle w:val="ndice1"/>
            <w:tabs>
              <w:tab w:val="right" w:leader="dot" w:pos="8779"/>
            </w:tabs>
            <w:rPr>
              <w:rFonts w:asciiTheme="minorHAnsi" w:eastAsiaTheme="minorEastAsia" w:hAnsiTheme="minorHAnsi" w:cstheme="minorBidi"/>
              <w:noProof/>
              <w:color w:val="auto"/>
            </w:rPr>
          </w:pPr>
          <w:hyperlink w:anchor="_Toc233682883" w:history="1">
            <w:r w:rsidRPr="006F0A76">
              <w:rPr>
                <w:rStyle w:val="Hiperligao"/>
                <w:noProof/>
              </w:rPr>
              <w:t>Disposições Gerais</w:t>
            </w:r>
            <w:r>
              <w:rPr>
                <w:noProof/>
                <w:webHidden/>
              </w:rPr>
              <w:tab/>
            </w:r>
            <w:r>
              <w:rPr>
                <w:noProof/>
                <w:webHidden/>
              </w:rPr>
              <w:fldChar w:fldCharType="begin"/>
            </w:r>
            <w:r>
              <w:rPr>
                <w:noProof/>
                <w:webHidden/>
              </w:rPr>
              <w:instrText xml:space="preserve"> PAGEREF _Toc233682883 \h </w:instrText>
            </w:r>
            <w:r>
              <w:rPr>
                <w:noProof/>
                <w:webHidden/>
              </w:rPr>
            </w:r>
            <w:r>
              <w:rPr>
                <w:noProof/>
                <w:webHidden/>
              </w:rPr>
              <w:fldChar w:fldCharType="separate"/>
            </w:r>
            <w:r>
              <w:rPr>
                <w:noProof/>
                <w:webHidden/>
              </w:rPr>
              <w:t>4</w:t>
            </w:r>
            <w:r>
              <w:rPr>
                <w:noProof/>
                <w:webHidden/>
              </w:rPr>
              <w:fldChar w:fldCharType="end"/>
            </w:r>
          </w:hyperlink>
        </w:p>
        <w:p w14:paraId="0F5BC123" w14:textId="35216713" w:rsidR="002B24BA" w:rsidRDefault="002B24BA">
          <w:pPr>
            <w:pStyle w:val="ndice3"/>
            <w:tabs>
              <w:tab w:val="right" w:leader="dot" w:pos="8779"/>
            </w:tabs>
            <w:rPr>
              <w:rFonts w:asciiTheme="minorHAnsi" w:eastAsiaTheme="minorEastAsia" w:hAnsiTheme="minorHAnsi" w:cstheme="minorBidi"/>
              <w:noProof/>
              <w:color w:val="auto"/>
            </w:rPr>
          </w:pPr>
          <w:hyperlink w:anchor="_Toc233682884" w:history="1">
            <w:r w:rsidRPr="006F0A76">
              <w:rPr>
                <w:rStyle w:val="Hiperligao"/>
                <w:noProof/>
              </w:rPr>
              <w:t>Artigo 1.º</w:t>
            </w:r>
            <w:r>
              <w:rPr>
                <w:noProof/>
                <w:webHidden/>
              </w:rPr>
              <w:tab/>
            </w:r>
            <w:r>
              <w:rPr>
                <w:noProof/>
                <w:webHidden/>
              </w:rPr>
              <w:fldChar w:fldCharType="begin"/>
            </w:r>
            <w:r>
              <w:rPr>
                <w:noProof/>
                <w:webHidden/>
              </w:rPr>
              <w:instrText xml:space="preserve"> PAGEREF _Toc233682884 \h </w:instrText>
            </w:r>
            <w:r>
              <w:rPr>
                <w:noProof/>
                <w:webHidden/>
              </w:rPr>
            </w:r>
            <w:r>
              <w:rPr>
                <w:noProof/>
                <w:webHidden/>
              </w:rPr>
              <w:fldChar w:fldCharType="separate"/>
            </w:r>
            <w:r>
              <w:rPr>
                <w:noProof/>
                <w:webHidden/>
              </w:rPr>
              <w:t>4</w:t>
            </w:r>
            <w:r>
              <w:rPr>
                <w:noProof/>
                <w:webHidden/>
              </w:rPr>
              <w:fldChar w:fldCharType="end"/>
            </w:r>
          </w:hyperlink>
        </w:p>
        <w:p w14:paraId="4E0D11F6" w14:textId="7B99AA32" w:rsidR="002B24BA" w:rsidRDefault="002B24BA">
          <w:pPr>
            <w:pStyle w:val="ndice3"/>
            <w:tabs>
              <w:tab w:val="right" w:leader="dot" w:pos="8779"/>
            </w:tabs>
            <w:rPr>
              <w:rFonts w:asciiTheme="minorHAnsi" w:eastAsiaTheme="minorEastAsia" w:hAnsiTheme="minorHAnsi" w:cstheme="minorBidi"/>
              <w:noProof/>
              <w:color w:val="auto"/>
            </w:rPr>
          </w:pPr>
          <w:hyperlink w:anchor="_Toc233682885" w:history="1">
            <w:r w:rsidRPr="006F0A76">
              <w:rPr>
                <w:rStyle w:val="Hiperligao"/>
                <w:noProof/>
              </w:rPr>
              <w:t>Objeto</w:t>
            </w:r>
            <w:r>
              <w:rPr>
                <w:noProof/>
                <w:webHidden/>
              </w:rPr>
              <w:tab/>
            </w:r>
            <w:r>
              <w:rPr>
                <w:noProof/>
                <w:webHidden/>
              </w:rPr>
              <w:fldChar w:fldCharType="begin"/>
            </w:r>
            <w:r>
              <w:rPr>
                <w:noProof/>
                <w:webHidden/>
              </w:rPr>
              <w:instrText xml:space="preserve"> PAGEREF _Toc233682885 \h </w:instrText>
            </w:r>
            <w:r>
              <w:rPr>
                <w:noProof/>
                <w:webHidden/>
              </w:rPr>
            </w:r>
            <w:r>
              <w:rPr>
                <w:noProof/>
                <w:webHidden/>
              </w:rPr>
              <w:fldChar w:fldCharType="separate"/>
            </w:r>
            <w:r>
              <w:rPr>
                <w:noProof/>
                <w:webHidden/>
              </w:rPr>
              <w:t>4</w:t>
            </w:r>
            <w:r>
              <w:rPr>
                <w:noProof/>
                <w:webHidden/>
              </w:rPr>
              <w:fldChar w:fldCharType="end"/>
            </w:r>
          </w:hyperlink>
        </w:p>
        <w:p w14:paraId="6676F7AF" w14:textId="4E91BD1B" w:rsidR="002B24BA" w:rsidRDefault="002B24BA">
          <w:pPr>
            <w:pStyle w:val="ndice3"/>
            <w:tabs>
              <w:tab w:val="right" w:leader="dot" w:pos="8779"/>
            </w:tabs>
            <w:rPr>
              <w:rFonts w:asciiTheme="minorHAnsi" w:eastAsiaTheme="minorEastAsia" w:hAnsiTheme="minorHAnsi" w:cstheme="minorBidi"/>
              <w:noProof/>
              <w:color w:val="auto"/>
            </w:rPr>
          </w:pPr>
          <w:hyperlink w:anchor="_Toc233682886" w:history="1">
            <w:r w:rsidRPr="006F0A76">
              <w:rPr>
                <w:rStyle w:val="Hiperligao"/>
                <w:noProof/>
              </w:rPr>
              <w:t>Artigo 2.º</w:t>
            </w:r>
            <w:r>
              <w:rPr>
                <w:noProof/>
                <w:webHidden/>
              </w:rPr>
              <w:tab/>
            </w:r>
            <w:r>
              <w:rPr>
                <w:noProof/>
                <w:webHidden/>
              </w:rPr>
              <w:fldChar w:fldCharType="begin"/>
            </w:r>
            <w:r>
              <w:rPr>
                <w:noProof/>
                <w:webHidden/>
              </w:rPr>
              <w:instrText xml:space="preserve"> PAGEREF _Toc233682886 \h </w:instrText>
            </w:r>
            <w:r>
              <w:rPr>
                <w:noProof/>
                <w:webHidden/>
              </w:rPr>
            </w:r>
            <w:r>
              <w:rPr>
                <w:noProof/>
                <w:webHidden/>
              </w:rPr>
              <w:fldChar w:fldCharType="separate"/>
            </w:r>
            <w:r>
              <w:rPr>
                <w:noProof/>
                <w:webHidden/>
              </w:rPr>
              <w:t>4</w:t>
            </w:r>
            <w:r>
              <w:rPr>
                <w:noProof/>
                <w:webHidden/>
              </w:rPr>
              <w:fldChar w:fldCharType="end"/>
            </w:r>
          </w:hyperlink>
        </w:p>
        <w:p w14:paraId="7D08F54C" w14:textId="3D03F613" w:rsidR="002B24BA" w:rsidRDefault="002B24BA">
          <w:pPr>
            <w:pStyle w:val="ndice3"/>
            <w:tabs>
              <w:tab w:val="right" w:leader="dot" w:pos="8779"/>
            </w:tabs>
            <w:rPr>
              <w:rFonts w:asciiTheme="minorHAnsi" w:eastAsiaTheme="minorEastAsia" w:hAnsiTheme="minorHAnsi" w:cstheme="minorBidi"/>
              <w:noProof/>
              <w:color w:val="auto"/>
            </w:rPr>
          </w:pPr>
          <w:hyperlink w:anchor="_Toc233682887" w:history="1">
            <w:r w:rsidRPr="006F0A76">
              <w:rPr>
                <w:rStyle w:val="Hiperligao"/>
                <w:noProof/>
              </w:rPr>
              <w:t>Âmbito Objetivo</w:t>
            </w:r>
            <w:r>
              <w:rPr>
                <w:noProof/>
                <w:webHidden/>
              </w:rPr>
              <w:tab/>
            </w:r>
            <w:r>
              <w:rPr>
                <w:noProof/>
                <w:webHidden/>
              </w:rPr>
              <w:fldChar w:fldCharType="begin"/>
            </w:r>
            <w:r>
              <w:rPr>
                <w:noProof/>
                <w:webHidden/>
              </w:rPr>
              <w:instrText xml:space="preserve"> PAGEREF _Toc233682887 \h </w:instrText>
            </w:r>
            <w:r>
              <w:rPr>
                <w:noProof/>
                <w:webHidden/>
              </w:rPr>
            </w:r>
            <w:r>
              <w:rPr>
                <w:noProof/>
                <w:webHidden/>
              </w:rPr>
              <w:fldChar w:fldCharType="separate"/>
            </w:r>
            <w:r>
              <w:rPr>
                <w:noProof/>
                <w:webHidden/>
              </w:rPr>
              <w:t>4</w:t>
            </w:r>
            <w:r>
              <w:rPr>
                <w:noProof/>
                <w:webHidden/>
              </w:rPr>
              <w:fldChar w:fldCharType="end"/>
            </w:r>
          </w:hyperlink>
        </w:p>
        <w:p w14:paraId="5BB7670F" w14:textId="21458EBE" w:rsidR="002B24BA" w:rsidRDefault="002B24BA">
          <w:pPr>
            <w:pStyle w:val="ndice3"/>
            <w:tabs>
              <w:tab w:val="right" w:leader="dot" w:pos="8779"/>
            </w:tabs>
            <w:rPr>
              <w:rFonts w:asciiTheme="minorHAnsi" w:eastAsiaTheme="minorEastAsia" w:hAnsiTheme="minorHAnsi" w:cstheme="minorBidi"/>
              <w:noProof/>
              <w:color w:val="auto"/>
            </w:rPr>
          </w:pPr>
          <w:hyperlink w:anchor="_Toc233682888" w:history="1">
            <w:r w:rsidRPr="006F0A76">
              <w:rPr>
                <w:rStyle w:val="Hiperligao"/>
                <w:noProof/>
              </w:rPr>
              <w:t>Artigo 3.º</w:t>
            </w:r>
            <w:r>
              <w:rPr>
                <w:noProof/>
                <w:webHidden/>
              </w:rPr>
              <w:tab/>
            </w:r>
            <w:r>
              <w:rPr>
                <w:noProof/>
                <w:webHidden/>
              </w:rPr>
              <w:fldChar w:fldCharType="begin"/>
            </w:r>
            <w:r>
              <w:rPr>
                <w:noProof/>
                <w:webHidden/>
              </w:rPr>
              <w:instrText xml:space="preserve"> PAGEREF _Toc233682888 \h </w:instrText>
            </w:r>
            <w:r>
              <w:rPr>
                <w:noProof/>
                <w:webHidden/>
              </w:rPr>
            </w:r>
            <w:r>
              <w:rPr>
                <w:noProof/>
                <w:webHidden/>
              </w:rPr>
              <w:fldChar w:fldCharType="separate"/>
            </w:r>
            <w:r>
              <w:rPr>
                <w:noProof/>
                <w:webHidden/>
              </w:rPr>
              <w:t>5</w:t>
            </w:r>
            <w:r>
              <w:rPr>
                <w:noProof/>
                <w:webHidden/>
              </w:rPr>
              <w:fldChar w:fldCharType="end"/>
            </w:r>
          </w:hyperlink>
        </w:p>
        <w:p w14:paraId="25F98D6E" w14:textId="04BB6FE3" w:rsidR="002B24BA" w:rsidRDefault="002B24BA">
          <w:pPr>
            <w:pStyle w:val="ndice3"/>
            <w:tabs>
              <w:tab w:val="right" w:leader="dot" w:pos="8779"/>
            </w:tabs>
            <w:rPr>
              <w:rFonts w:asciiTheme="minorHAnsi" w:eastAsiaTheme="minorEastAsia" w:hAnsiTheme="minorHAnsi" w:cstheme="minorBidi"/>
              <w:noProof/>
              <w:color w:val="auto"/>
            </w:rPr>
          </w:pPr>
          <w:hyperlink w:anchor="_Toc233682889" w:history="1">
            <w:r w:rsidRPr="006F0A76">
              <w:rPr>
                <w:rStyle w:val="Hiperligao"/>
                <w:noProof/>
              </w:rPr>
              <w:t>Definições</w:t>
            </w:r>
            <w:r>
              <w:rPr>
                <w:noProof/>
                <w:webHidden/>
              </w:rPr>
              <w:tab/>
            </w:r>
            <w:r>
              <w:rPr>
                <w:noProof/>
                <w:webHidden/>
              </w:rPr>
              <w:fldChar w:fldCharType="begin"/>
            </w:r>
            <w:r>
              <w:rPr>
                <w:noProof/>
                <w:webHidden/>
              </w:rPr>
              <w:instrText xml:space="preserve"> PAGEREF _Toc233682889 \h </w:instrText>
            </w:r>
            <w:r>
              <w:rPr>
                <w:noProof/>
                <w:webHidden/>
              </w:rPr>
            </w:r>
            <w:r>
              <w:rPr>
                <w:noProof/>
                <w:webHidden/>
              </w:rPr>
              <w:fldChar w:fldCharType="separate"/>
            </w:r>
            <w:r>
              <w:rPr>
                <w:noProof/>
                <w:webHidden/>
              </w:rPr>
              <w:t>5</w:t>
            </w:r>
            <w:r>
              <w:rPr>
                <w:noProof/>
                <w:webHidden/>
              </w:rPr>
              <w:fldChar w:fldCharType="end"/>
            </w:r>
          </w:hyperlink>
        </w:p>
        <w:p w14:paraId="71B38CC6" w14:textId="52A47A67" w:rsidR="002B24BA" w:rsidRDefault="002B24BA">
          <w:pPr>
            <w:pStyle w:val="ndice3"/>
            <w:tabs>
              <w:tab w:val="right" w:leader="dot" w:pos="8779"/>
            </w:tabs>
            <w:rPr>
              <w:rFonts w:asciiTheme="minorHAnsi" w:eastAsiaTheme="minorEastAsia" w:hAnsiTheme="minorHAnsi" w:cstheme="minorBidi"/>
              <w:noProof/>
              <w:color w:val="auto"/>
            </w:rPr>
          </w:pPr>
          <w:hyperlink w:anchor="_Toc233682890" w:history="1">
            <w:r w:rsidRPr="006F0A76">
              <w:rPr>
                <w:rStyle w:val="Hiperligao"/>
                <w:noProof/>
              </w:rPr>
              <w:t>Artigo 4.º</w:t>
            </w:r>
            <w:r>
              <w:rPr>
                <w:noProof/>
                <w:webHidden/>
              </w:rPr>
              <w:tab/>
            </w:r>
            <w:r>
              <w:rPr>
                <w:noProof/>
                <w:webHidden/>
              </w:rPr>
              <w:fldChar w:fldCharType="begin"/>
            </w:r>
            <w:r>
              <w:rPr>
                <w:noProof/>
                <w:webHidden/>
              </w:rPr>
              <w:instrText xml:space="preserve"> PAGEREF _Toc233682890 \h </w:instrText>
            </w:r>
            <w:r>
              <w:rPr>
                <w:noProof/>
                <w:webHidden/>
              </w:rPr>
            </w:r>
            <w:r>
              <w:rPr>
                <w:noProof/>
                <w:webHidden/>
              </w:rPr>
              <w:fldChar w:fldCharType="separate"/>
            </w:r>
            <w:r>
              <w:rPr>
                <w:noProof/>
                <w:webHidden/>
              </w:rPr>
              <w:t>13</w:t>
            </w:r>
            <w:r>
              <w:rPr>
                <w:noProof/>
                <w:webHidden/>
              </w:rPr>
              <w:fldChar w:fldCharType="end"/>
            </w:r>
          </w:hyperlink>
        </w:p>
        <w:p w14:paraId="102C83A4" w14:textId="01F27BEA" w:rsidR="002B24BA" w:rsidRDefault="002B24BA">
          <w:pPr>
            <w:pStyle w:val="ndice3"/>
            <w:tabs>
              <w:tab w:val="right" w:leader="dot" w:pos="8779"/>
            </w:tabs>
            <w:rPr>
              <w:rFonts w:asciiTheme="minorHAnsi" w:eastAsiaTheme="minorEastAsia" w:hAnsiTheme="minorHAnsi" w:cstheme="minorBidi"/>
              <w:noProof/>
              <w:color w:val="auto"/>
            </w:rPr>
          </w:pPr>
          <w:hyperlink w:anchor="_Toc233682891" w:history="1">
            <w:r w:rsidRPr="006F0A76">
              <w:rPr>
                <w:rStyle w:val="Hiperligao"/>
                <w:noProof/>
              </w:rPr>
              <w:t>Animais de companhia</w:t>
            </w:r>
            <w:r>
              <w:rPr>
                <w:noProof/>
                <w:webHidden/>
              </w:rPr>
              <w:tab/>
            </w:r>
            <w:r>
              <w:rPr>
                <w:noProof/>
                <w:webHidden/>
              </w:rPr>
              <w:fldChar w:fldCharType="begin"/>
            </w:r>
            <w:r>
              <w:rPr>
                <w:noProof/>
                <w:webHidden/>
              </w:rPr>
              <w:instrText xml:space="preserve"> PAGEREF _Toc233682891 \h </w:instrText>
            </w:r>
            <w:r>
              <w:rPr>
                <w:noProof/>
                <w:webHidden/>
              </w:rPr>
            </w:r>
            <w:r>
              <w:rPr>
                <w:noProof/>
                <w:webHidden/>
              </w:rPr>
              <w:fldChar w:fldCharType="separate"/>
            </w:r>
            <w:r>
              <w:rPr>
                <w:noProof/>
                <w:webHidden/>
              </w:rPr>
              <w:t>13</w:t>
            </w:r>
            <w:r>
              <w:rPr>
                <w:noProof/>
                <w:webHidden/>
              </w:rPr>
              <w:fldChar w:fldCharType="end"/>
            </w:r>
          </w:hyperlink>
        </w:p>
        <w:p w14:paraId="16C2D9DC" w14:textId="64A083C3" w:rsidR="002B24BA" w:rsidRDefault="002B24BA">
          <w:pPr>
            <w:pStyle w:val="ndice3"/>
            <w:tabs>
              <w:tab w:val="right" w:leader="dot" w:pos="8779"/>
            </w:tabs>
            <w:rPr>
              <w:rFonts w:asciiTheme="minorHAnsi" w:eastAsiaTheme="minorEastAsia" w:hAnsiTheme="minorHAnsi" w:cstheme="minorBidi"/>
              <w:noProof/>
              <w:color w:val="auto"/>
            </w:rPr>
          </w:pPr>
          <w:hyperlink w:anchor="_Toc233682892" w:history="1">
            <w:r w:rsidRPr="006F0A76">
              <w:rPr>
                <w:rStyle w:val="Hiperligao"/>
                <w:noProof/>
              </w:rPr>
              <w:t>Artigo 5.º</w:t>
            </w:r>
            <w:r>
              <w:rPr>
                <w:noProof/>
                <w:webHidden/>
              </w:rPr>
              <w:tab/>
            </w:r>
            <w:r>
              <w:rPr>
                <w:noProof/>
                <w:webHidden/>
              </w:rPr>
              <w:fldChar w:fldCharType="begin"/>
            </w:r>
            <w:r>
              <w:rPr>
                <w:noProof/>
                <w:webHidden/>
              </w:rPr>
              <w:instrText xml:space="preserve"> PAGEREF _Toc233682892 \h </w:instrText>
            </w:r>
            <w:r>
              <w:rPr>
                <w:noProof/>
                <w:webHidden/>
              </w:rPr>
            </w:r>
            <w:r>
              <w:rPr>
                <w:noProof/>
                <w:webHidden/>
              </w:rPr>
              <w:fldChar w:fldCharType="separate"/>
            </w:r>
            <w:r>
              <w:rPr>
                <w:noProof/>
                <w:webHidden/>
              </w:rPr>
              <w:t>14</w:t>
            </w:r>
            <w:r>
              <w:rPr>
                <w:noProof/>
                <w:webHidden/>
              </w:rPr>
              <w:fldChar w:fldCharType="end"/>
            </w:r>
          </w:hyperlink>
        </w:p>
        <w:p w14:paraId="4C2C9800" w14:textId="79AAF4EE" w:rsidR="002B24BA" w:rsidRDefault="002B24BA">
          <w:pPr>
            <w:pStyle w:val="ndice3"/>
            <w:tabs>
              <w:tab w:val="right" w:leader="dot" w:pos="8779"/>
            </w:tabs>
            <w:rPr>
              <w:rFonts w:asciiTheme="minorHAnsi" w:eastAsiaTheme="minorEastAsia" w:hAnsiTheme="minorHAnsi" w:cstheme="minorBidi"/>
              <w:noProof/>
              <w:color w:val="auto"/>
            </w:rPr>
          </w:pPr>
          <w:hyperlink w:anchor="_Toc233682893" w:history="1">
            <w:r w:rsidRPr="006F0A76">
              <w:rPr>
                <w:rStyle w:val="Hiperligao"/>
                <w:noProof/>
              </w:rPr>
              <w:t>Sistema de Informação de Animais de Companhia</w:t>
            </w:r>
            <w:r>
              <w:rPr>
                <w:noProof/>
                <w:webHidden/>
              </w:rPr>
              <w:tab/>
            </w:r>
            <w:r>
              <w:rPr>
                <w:noProof/>
                <w:webHidden/>
              </w:rPr>
              <w:fldChar w:fldCharType="begin"/>
            </w:r>
            <w:r>
              <w:rPr>
                <w:noProof/>
                <w:webHidden/>
              </w:rPr>
              <w:instrText xml:space="preserve"> PAGEREF _Toc233682893 \h </w:instrText>
            </w:r>
            <w:r>
              <w:rPr>
                <w:noProof/>
                <w:webHidden/>
              </w:rPr>
            </w:r>
            <w:r>
              <w:rPr>
                <w:noProof/>
                <w:webHidden/>
              </w:rPr>
              <w:fldChar w:fldCharType="separate"/>
            </w:r>
            <w:r>
              <w:rPr>
                <w:noProof/>
                <w:webHidden/>
              </w:rPr>
              <w:t>14</w:t>
            </w:r>
            <w:r>
              <w:rPr>
                <w:noProof/>
                <w:webHidden/>
              </w:rPr>
              <w:fldChar w:fldCharType="end"/>
            </w:r>
          </w:hyperlink>
        </w:p>
        <w:p w14:paraId="65D011FD" w14:textId="7C0C3CEB" w:rsidR="002B24BA" w:rsidRDefault="002B24BA">
          <w:pPr>
            <w:pStyle w:val="ndice2"/>
            <w:tabs>
              <w:tab w:val="right" w:leader="dot" w:pos="8779"/>
            </w:tabs>
            <w:rPr>
              <w:rFonts w:asciiTheme="minorHAnsi" w:eastAsiaTheme="minorEastAsia" w:hAnsiTheme="minorHAnsi" w:cstheme="minorBidi"/>
              <w:noProof/>
              <w:color w:val="auto"/>
            </w:rPr>
          </w:pPr>
          <w:hyperlink w:anchor="_Toc233682894" w:history="1">
            <w:r w:rsidRPr="006F0A76">
              <w:rPr>
                <w:rStyle w:val="Hiperligao"/>
                <w:noProof/>
              </w:rPr>
              <w:t>CAPÍTULO II</w:t>
            </w:r>
            <w:r>
              <w:rPr>
                <w:noProof/>
                <w:webHidden/>
              </w:rPr>
              <w:tab/>
            </w:r>
            <w:r>
              <w:rPr>
                <w:noProof/>
                <w:webHidden/>
              </w:rPr>
              <w:fldChar w:fldCharType="begin"/>
            </w:r>
            <w:r>
              <w:rPr>
                <w:noProof/>
                <w:webHidden/>
              </w:rPr>
              <w:instrText xml:space="preserve"> PAGEREF _Toc233682894 \h </w:instrText>
            </w:r>
            <w:r>
              <w:rPr>
                <w:noProof/>
                <w:webHidden/>
              </w:rPr>
            </w:r>
            <w:r>
              <w:rPr>
                <w:noProof/>
                <w:webHidden/>
              </w:rPr>
              <w:fldChar w:fldCharType="separate"/>
            </w:r>
            <w:r>
              <w:rPr>
                <w:noProof/>
                <w:webHidden/>
              </w:rPr>
              <w:t>15</w:t>
            </w:r>
            <w:r>
              <w:rPr>
                <w:noProof/>
                <w:webHidden/>
              </w:rPr>
              <w:fldChar w:fldCharType="end"/>
            </w:r>
          </w:hyperlink>
        </w:p>
        <w:p w14:paraId="7A4EF684" w14:textId="556493F9" w:rsidR="002B24BA" w:rsidRDefault="002B24BA">
          <w:pPr>
            <w:pStyle w:val="ndice2"/>
            <w:tabs>
              <w:tab w:val="right" w:leader="dot" w:pos="8779"/>
            </w:tabs>
            <w:rPr>
              <w:rFonts w:asciiTheme="minorHAnsi" w:eastAsiaTheme="minorEastAsia" w:hAnsiTheme="minorHAnsi" w:cstheme="minorBidi"/>
              <w:noProof/>
              <w:color w:val="auto"/>
            </w:rPr>
          </w:pPr>
          <w:hyperlink w:anchor="_Toc233682895" w:history="1">
            <w:r w:rsidRPr="006F0A76">
              <w:rPr>
                <w:rStyle w:val="Hiperligao"/>
                <w:noProof/>
              </w:rPr>
              <w:t>Princípios Gerais</w:t>
            </w:r>
            <w:r>
              <w:rPr>
                <w:noProof/>
                <w:webHidden/>
              </w:rPr>
              <w:tab/>
            </w:r>
            <w:r>
              <w:rPr>
                <w:noProof/>
                <w:webHidden/>
              </w:rPr>
              <w:fldChar w:fldCharType="begin"/>
            </w:r>
            <w:r>
              <w:rPr>
                <w:noProof/>
                <w:webHidden/>
              </w:rPr>
              <w:instrText xml:space="preserve"> PAGEREF _Toc233682895 \h </w:instrText>
            </w:r>
            <w:r>
              <w:rPr>
                <w:noProof/>
                <w:webHidden/>
              </w:rPr>
            </w:r>
            <w:r>
              <w:rPr>
                <w:noProof/>
                <w:webHidden/>
              </w:rPr>
              <w:fldChar w:fldCharType="separate"/>
            </w:r>
            <w:r>
              <w:rPr>
                <w:noProof/>
                <w:webHidden/>
              </w:rPr>
              <w:t>15</w:t>
            </w:r>
            <w:r>
              <w:rPr>
                <w:noProof/>
                <w:webHidden/>
              </w:rPr>
              <w:fldChar w:fldCharType="end"/>
            </w:r>
          </w:hyperlink>
        </w:p>
        <w:p w14:paraId="42541D77" w14:textId="6ABDC33E" w:rsidR="002B24BA" w:rsidRDefault="002B24BA">
          <w:pPr>
            <w:pStyle w:val="ndice3"/>
            <w:tabs>
              <w:tab w:val="right" w:leader="dot" w:pos="8779"/>
            </w:tabs>
            <w:rPr>
              <w:rFonts w:asciiTheme="minorHAnsi" w:eastAsiaTheme="minorEastAsia" w:hAnsiTheme="minorHAnsi" w:cstheme="minorBidi"/>
              <w:noProof/>
              <w:color w:val="auto"/>
            </w:rPr>
          </w:pPr>
          <w:hyperlink w:anchor="_Toc233682896" w:history="1">
            <w:r w:rsidRPr="006F0A76">
              <w:rPr>
                <w:rStyle w:val="Hiperligao"/>
                <w:noProof/>
              </w:rPr>
              <w:t>Artigo 6.º</w:t>
            </w:r>
            <w:r>
              <w:rPr>
                <w:noProof/>
                <w:webHidden/>
              </w:rPr>
              <w:tab/>
            </w:r>
            <w:r>
              <w:rPr>
                <w:noProof/>
                <w:webHidden/>
              </w:rPr>
              <w:fldChar w:fldCharType="begin"/>
            </w:r>
            <w:r>
              <w:rPr>
                <w:noProof/>
                <w:webHidden/>
              </w:rPr>
              <w:instrText xml:space="preserve"> PAGEREF _Toc233682896 \h </w:instrText>
            </w:r>
            <w:r>
              <w:rPr>
                <w:noProof/>
                <w:webHidden/>
              </w:rPr>
            </w:r>
            <w:r>
              <w:rPr>
                <w:noProof/>
                <w:webHidden/>
              </w:rPr>
              <w:fldChar w:fldCharType="separate"/>
            </w:r>
            <w:r>
              <w:rPr>
                <w:noProof/>
                <w:webHidden/>
              </w:rPr>
              <w:t>15</w:t>
            </w:r>
            <w:r>
              <w:rPr>
                <w:noProof/>
                <w:webHidden/>
              </w:rPr>
              <w:fldChar w:fldCharType="end"/>
            </w:r>
          </w:hyperlink>
        </w:p>
        <w:p w14:paraId="2FFB2D48" w14:textId="21A3A2C0" w:rsidR="002B24BA" w:rsidRDefault="002B24BA">
          <w:pPr>
            <w:pStyle w:val="ndice3"/>
            <w:tabs>
              <w:tab w:val="right" w:leader="dot" w:pos="8779"/>
            </w:tabs>
            <w:rPr>
              <w:rFonts w:asciiTheme="minorHAnsi" w:eastAsiaTheme="minorEastAsia" w:hAnsiTheme="minorHAnsi" w:cstheme="minorBidi"/>
              <w:noProof/>
              <w:color w:val="auto"/>
            </w:rPr>
          </w:pPr>
          <w:hyperlink w:anchor="_Toc233682897" w:history="1">
            <w:r w:rsidRPr="006F0A76">
              <w:rPr>
                <w:rStyle w:val="Hiperligao"/>
                <w:noProof/>
              </w:rPr>
              <w:t>Detenção responsável</w:t>
            </w:r>
            <w:r>
              <w:rPr>
                <w:noProof/>
                <w:webHidden/>
              </w:rPr>
              <w:tab/>
            </w:r>
            <w:r>
              <w:rPr>
                <w:noProof/>
                <w:webHidden/>
              </w:rPr>
              <w:fldChar w:fldCharType="begin"/>
            </w:r>
            <w:r>
              <w:rPr>
                <w:noProof/>
                <w:webHidden/>
              </w:rPr>
              <w:instrText xml:space="preserve"> PAGEREF _Toc233682897 \h </w:instrText>
            </w:r>
            <w:r>
              <w:rPr>
                <w:noProof/>
                <w:webHidden/>
              </w:rPr>
            </w:r>
            <w:r>
              <w:rPr>
                <w:noProof/>
                <w:webHidden/>
              </w:rPr>
              <w:fldChar w:fldCharType="separate"/>
            </w:r>
            <w:r>
              <w:rPr>
                <w:noProof/>
                <w:webHidden/>
              </w:rPr>
              <w:t>15</w:t>
            </w:r>
            <w:r>
              <w:rPr>
                <w:noProof/>
                <w:webHidden/>
              </w:rPr>
              <w:fldChar w:fldCharType="end"/>
            </w:r>
          </w:hyperlink>
        </w:p>
        <w:p w14:paraId="5204EED5" w14:textId="3AA601E9" w:rsidR="002B24BA" w:rsidRDefault="002B24BA">
          <w:pPr>
            <w:pStyle w:val="ndice3"/>
            <w:tabs>
              <w:tab w:val="right" w:leader="dot" w:pos="8779"/>
            </w:tabs>
            <w:rPr>
              <w:rFonts w:asciiTheme="minorHAnsi" w:eastAsiaTheme="minorEastAsia" w:hAnsiTheme="minorHAnsi" w:cstheme="minorBidi"/>
              <w:noProof/>
              <w:color w:val="auto"/>
            </w:rPr>
          </w:pPr>
          <w:hyperlink w:anchor="_Toc233682898" w:history="1">
            <w:r w:rsidRPr="006F0A76">
              <w:rPr>
                <w:rStyle w:val="Hiperligao"/>
                <w:noProof/>
              </w:rPr>
              <w:t>Artigo 7.º</w:t>
            </w:r>
            <w:r>
              <w:rPr>
                <w:noProof/>
                <w:webHidden/>
              </w:rPr>
              <w:tab/>
            </w:r>
            <w:r>
              <w:rPr>
                <w:noProof/>
                <w:webHidden/>
              </w:rPr>
              <w:fldChar w:fldCharType="begin"/>
            </w:r>
            <w:r>
              <w:rPr>
                <w:noProof/>
                <w:webHidden/>
              </w:rPr>
              <w:instrText xml:space="preserve"> PAGEREF _Toc233682898 \h </w:instrText>
            </w:r>
            <w:r>
              <w:rPr>
                <w:noProof/>
                <w:webHidden/>
              </w:rPr>
            </w:r>
            <w:r>
              <w:rPr>
                <w:noProof/>
                <w:webHidden/>
              </w:rPr>
              <w:fldChar w:fldCharType="separate"/>
            </w:r>
            <w:r>
              <w:rPr>
                <w:noProof/>
                <w:webHidden/>
              </w:rPr>
              <w:t>15</w:t>
            </w:r>
            <w:r>
              <w:rPr>
                <w:noProof/>
                <w:webHidden/>
              </w:rPr>
              <w:fldChar w:fldCharType="end"/>
            </w:r>
          </w:hyperlink>
        </w:p>
        <w:p w14:paraId="224B4CC1" w14:textId="6C15AA2F" w:rsidR="002B24BA" w:rsidRDefault="002B24BA">
          <w:pPr>
            <w:pStyle w:val="ndice3"/>
            <w:tabs>
              <w:tab w:val="right" w:leader="dot" w:pos="8779"/>
            </w:tabs>
            <w:rPr>
              <w:rFonts w:asciiTheme="minorHAnsi" w:eastAsiaTheme="minorEastAsia" w:hAnsiTheme="minorHAnsi" w:cstheme="minorBidi"/>
              <w:noProof/>
              <w:color w:val="auto"/>
            </w:rPr>
          </w:pPr>
          <w:hyperlink w:anchor="_Toc233682899" w:history="1">
            <w:r w:rsidRPr="006F0A76">
              <w:rPr>
                <w:rStyle w:val="Hiperligao"/>
                <w:noProof/>
              </w:rPr>
              <w:t>Princípios básicos para o bem-estar dos animais</w:t>
            </w:r>
            <w:r>
              <w:rPr>
                <w:noProof/>
                <w:webHidden/>
              </w:rPr>
              <w:tab/>
            </w:r>
            <w:r>
              <w:rPr>
                <w:noProof/>
                <w:webHidden/>
              </w:rPr>
              <w:fldChar w:fldCharType="begin"/>
            </w:r>
            <w:r>
              <w:rPr>
                <w:noProof/>
                <w:webHidden/>
              </w:rPr>
              <w:instrText xml:space="preserve"> PAGEREF _Toc233682899 \h </w:instrText>
            </w:r>
            <w:r>
              <w:rPr>
                <w:noProof/>
                <w:webHidden/>
              </w:rPr>
            </w:r>
            <w:r>
              <w:rPr>
                <w:noProof/>
                <w:webHidden/>
              </w:rPr>
              <w:fldChar w:fldCharType="separate"/>
            </w:r>
            <w:r>
              <w:rPr>
                <w:noProof/>
                <w:webHidden/>
              </w:rPr>
              <w:t>15</w:t>
            </w:r>
            <w:r>
              <w:rPr>
                <w:noProof/>
                <w:webHidden/>
              </w:rPr>
              <w:fldChar w:fldCharType="end"/>
            </w:r>
          </w:hyperlink>
        </w:p>
        <w:p w14:paraId="3DCC46C1" w14:textId="18D718F6" w:rsidR="002B24BA" w:rsidRDefault="002B24BA">
          <w:pPr>
            <w:pStyle w:val="ndice3"/>
            <w:tabs>
              <w:tab w:val="right" w:leader="dot" w:pos="8779"/>
            </w:tabs>
            <w:rPr>
              <w:rFonts w:asciiTheme="minorHAnsi" w:eastAsiaTheme="minorEastAsia" w:hAnsiTheme="minorHAnsi" w:cstheme="minorBidi"/>
              <w:noProof/>
              <w:color w:val="auto"/>
            </w:rPr>
          </w:pPr>
          <w:hyperlink w:anchor="_Toc233682900" w:history="1">
            <w:r w:rsidRPr="006F0A76">
              <w:rPr>
                <w:rStyle w:val="Hiperligao"/>
                <w:noProof/>
              </w:rPr>
              <w:t>Artigo 8.º</w:t>
            </w:r>
            <w:r>
              <w:rPr>
                <w:noProof/>
                <w:webHidden/>
              </w:rPr>
              <w:tab/>
            </w:r>
            <w:r>
              <w:rPr>
                <w:noProof/>
                <w:webHidden/>
              </w:rPr>
              <w:fldChar w:fldCharType="begin"/>
            </w:r>
            <w:r>
              <w:rPr>
                <w:noProof/>
                <w:webHidden/>
              </w:rPr>
              <w:instrText xml:space="preserve"> PAGEREF _Toc233682900 \h </w:instrText>
            </w:r>
            <w:r>
              <w:rPr>
                <w:noProof/>
                <w:webHidden/>
              </w:rPr>
            </w:r>
            <w:r>
              <w:rPr>
                <w:noProof/>
                <w:webHidden/>
              </w:rPr>
              <w:fldChar w:fldCharType="separate"/>
            </w:r>
            <w:r>
              <w:rPr>
                <w:noProof/>
                <w:webHidden/>
              </w:rPr>
              <w:t>17</w:t>
            </w:r>
            <w:r>
              <w:rPr>
                <w:noProof/>
                <w:webHidden/>
              </w:rPr>
              <w:fldChar w:fldCharType="end"/>
            </w:r>
          </w:hyperlink>
        </w:p>
        <w:p w14:paraId="60C32E42" w14:textId="0F7B5D60" w:rsidR="002B24BA" w:rsidRDefault="002B24BA">
          <w:pPr>
            <w:pStyle w:val="ndice3"/>
            <w:tabs>
              <w:tab w:val="right" w:leader="dot" w:pos="8779"/>
            </w:tabs>
            <w:rPr>
              <w:rFonts w:asciiTheme="minorHAnsi" w:eastAsiaTheme="minorEastAsia" w:hAnsiTheme="minorHAnsi" w:cstheme="minorBidi"/>
              <w:noProof/>
              <w:color w:val="auto"/>
            </w:rPr>
          </w:pPr>
          <w:hyperlink w:anchor="_Toc233682901" w:history="1">
            <w:r w:rsidRPr="006F0A76">
              <w:rPr>
                <w:rStyle w:val="Hiperligao"/>
                <w:noProof/>
              </w:rPr>
              <w:t>Proibição de violência e maus-tratos</w:t>
            </w:r>
            <w:r>
              <w:rPr>
                <w:noProof/>
                <w:webHidden/>
              </w:rPr>
              <w:tab/>
            </w:r>
            <w:r>
              <w:rPr>
                <w:noProof/>
                <w:webHidden/>
              </w:rPr>
              <w:fldChar w:fldCharType="begin"/>
            </w:r>
            <w:r>
              <w:rPr>
                <w:noProof/>
                <w:webHidden/>
              </w:rPr>
              <w:instrText xml:space="preserve"> PAGEREF _Toc233682901 \h </w:instrText>
            </w:r>
            <w:r>
              <w:rPr>
                <w:noProof/>
                <w:webHidden/>
              </w:rPr>
            </w:r>
            <w:r>
              <w:rPr>
                <w:noProof/>
                <w:webHidden/>
              </w:rPr>
              <w:fldChar w:fldCharType="separate"/>
            </w:r>
            <w:r>
              <w:rPr>
                <w:noProof/>
                <w:webHidden/>
              </w:rPr>
              <w:t>17</w:t>
            </w:r>
            <w:r>
              <w:rPr>
                <w:noProof/>
                <w:webHidden/>
              </w:rPr>
              <w:fldChar w:fldCharType="end"/>
            </w:r>
          </w:hyperlink>
        </w:p>
        <w:p w14:paraId="3AD27324" w14:textId="164D41CB" w:rsidR="002B24BA" w:rsidRDefault="002B24BA">
          <w:pPr>
            <w:pStyle w:val="ndice3"/>
            <w:tabs>
              <w:tab w:val="right" w:leader="dot" w:pos="8779"/>
            </w:tabs>
            <w:rPr>
              <w:rFonts w:asciiTheme="minorHAnsi" w:eastAsiaTheme="minorEastAsia" w:hAnsiTheme="minorHAnsi" w:cstheme="minorBidi"/>
              <w:noProof/>
              <w:color w:val="auto"/>
            </w:rPr>
          </w:pPr>
          <w:hyperlink w:anchor="_Toc233682902" w:history="1">
            <w:r w:rsidRPr="006F0A76">
              <w:rPr>
                <w:rStyle w:val="Hiperligao"/>
                <w:noProof/>
              </w:rPr>
              <w:t>Artigo 9.º</w:t>
            </w:r>
            <w:r>
              <w:rPr>
                <w:noProof/>
                <w:webHidden/>
              </w:rPr>
              <w:tab/>
            </w:r>
            <w:r>
              <w:rPr>
                <w:noProof/>
                <w:webHidden/>
              </w:rPr>
              <w:fldChar w:fldCharType="begin"/>
            </w:r>
            <w:r>
              <w:rPr>
                <w:noProof/>
                <w:webHidden/>
              </w:rPr>
              <w:instrText xml:space="preserve"> PAGEREF _Toc233682902 \h </w:instrText>
            </w:r>
            <w:r>
              <w:rPr>
                <w:noProof/>
                <w:webHidden/>
              </w:rPr>
            </w:r>
            <w:r>
              <w:rPr>
                <w:noProof/>
                <w:webHidden/>
              </w:rPr>
              <w:fldChar w:fldCharType="separate"/>
            </w:r>
            <w:r>
              <w:rPr>
                <w:noProof/>
                <w:webHidden/>
              </w:rPr>
              <w:t>17</w:t>
            </w:r>
            <w:r>
              <w:rPr>
                <w:noProof/>
                <w:webHidden/>
              </w:rPr>
              <w:fldChar w:fldCharType="end"/>
            </w:r>
          </w:hyperlink>
        </w:p>
        <w:p w14:paraId="36980BC3" w14:textId="6E9F1E9B" w:rsidR="002B24BA" w:rsidRDefault="002B24BA">
          <w:pPr>
            <w:pStyle w:val="ndice3"/>
            <w:tabs>
              <w:tab w:val="right" w:leader="dot" w:pos="8779"/>
            </w:tabs>
            <w:rPr>
              <w:rFonts w:asciiTheme="minorHAnsi" w:eastAsiaTheme="minorEastAsia" w:hAnsiTheme="minorHAnsi" w:cstheme="minorBidi"/>
              <w:noProof/>
              <w:color w:val="auto"/>
            </w:rPr>
          </w:pPr>
          <w:hyperlink w:anchor="_Toc233682903" w:history="1">
            <w:r w:rsidRPr="006F0A76">
              <w:rPr>
                <w:rStyle w:val="Hiperligao"/>
                <w:noProof/>
              </w:rPr>
              <w:t>Práticas de maneio e contenção proibidas</w:t>
            </w:r>
            <w:r>
              <w:rPr>
                <w:noProof/>
                <w:webHidden/>
              </w:rPr>
              <w:tab/>
            </w:r>
            <w:r>
              <w:rPr>
                <w:noProof/>
                <w:webHidden/>
              </w:rPr>
              <w:fldChar w:fldCharType="begin"/>
            </w:r>
            <w:r>
              <w:rPr>
                <w:noProof/>
                <w:webHidden/>
              </w:rPr>
              <w:instrText xml:space="preserve"> PAGEREF _Toc233682903 \h </w:instrText>
            </w:r>
            <w:r>
              <w:rPr>
                <w:noProof/>
                <w:webHidden/>
              </w:rPr>
            </w:r>
            <w:r>
              <w:rPr>
                <w:noProof/>
                <w:webHidden/>
              </w:rPr>
              <w:fldChar w:fldCharType="separate"/>
            </w:r>
            <w:r>
              <w:rPr>
                <w:noProof/>
                <w:webHidden/>
              </w:rPr>
              <w:t>17</w:t>
            </w:r>
            <w:r>
              <w:rPr>
                <w:noProof/>
                <w:webHidden/>
              </w:rPr>
              <w:fldChar w:fldCharType="end"/>
            </w:r>
          </w:hyperlink>
        </w:p>
        <w:p w14:paraId="02080FF6" w14:textId="09E6A236" w:rsidR="002B24BA" w:rsidRDefault="002B24BA">
          <w:pPr>
            <w:pStyle w:val="ndice3"/>
            <w:tabs>
              <w:tab w:val="right" w:leader="dot" w:pos="8779"/>
            </w:tabs>
            <w:rPr>
              <w:rFonts w:asciiTheme="minorHAnsi" w:eastAsiaTheme="minorEastAsia" w:hAnsiTheme="minorHAnsi" w:cstheme="minorBidi"/>
              <w:noProof/>
              <w:color w:val="auto"/>
            </w:rPr>
          </w:pPr>
          <w:hyperlink w:anchor="_Toc233682904" w:history="1">
            <w:r w:rsidRPr="006F0A76">
              <w:rPr>
                <w:rStyle w:val="Hiperligao"/>
                <w:noProof/>
              </w:rPr>
              <w:t>Artigo 10.º</w:t>
            </w:r>
            <w:r>
              <w:rPr>
                <w:noProof/>
                <w:webHidden/>
              </w:rPr>
              <w:tab/>
            </w:r>
            <w:r>
              <w:rPr>
                <w:noProof/>
                <w:webHidden/>
              </w:rPr>
              <w:fldChar w:fldCharType="begin"/>
            </w:r>
            <w:r>
              <w:rPr>
                <w:noProof/>
                <w:webHidden/>
              </w:rPr>
              <w:instrText xml:space="preserve"> PAGEREF _Toc233682904 \h </w:instrText>
            </w:r>
            <w:r>
              <w:rPr>
                <w:noProof/>
                <w:webHidden/>
              </w:rPr>
            </w:r>
            <w:r>
              <w:rPr>
                <w:noProof/>
                <w:webHidden/>
              </w:rPr>
              <w:fldChar w:fldCharType="separate"/>
            </w:r>
            <w:r>
              <w:rPr>
                <w:noProof/>
                <w:webHidden/>
              </w:rPr>
              <w:t>18</w:t>
            </w:r>
            <w:r>
              <w:rPr>
                <w:noProof/>
                <w:webHidden/>
              </w:rPr>
              <w:fldChar w:fldCharType="end"/>
            </w:r>
          </w:hyperlink>
        </w:p>
        <w:p w14:paraId="0A58F4DC" w14:textId="71557C8D" w:rsidR="002B24BA" w:rsidRDefault="002B24BA">
          <w:pPr>
            <w:pStyle w:val="ndice3"/>
            <w:tabs>
              <w:tab w:val="right" w:leader="dot" w:pos="8779"/>
            </w:tabs>
            <w:rPr>
              <w:rFonts w:asciiTheme="minorHAnsi" w:eastAsiaTheme="minorEastAsia" w:hAnsiTheme="minorHAnsi" w:cstheme="minorBidi"/>
              <w:noProof/>
              <w:color w:val="auto"/>
            </w:rPr>
          </w:pPr>
          <w:hyperlink w:anchor="_Toc233682905" w:history="1">
            <w:r w:rsidRPr="006F0A76">
              <w:rPr>
                <w:rStyle w:val="Hiperligao"/>
                <w:noProof/>
              </w:rPr>
              <w:t>Proibição de abandono</w:t>
            </w:r>
            <w:r>
              <w:rPr>
                <w:noProof/>
                <w:webHidden/>
              </w:rPr>
              <w:tab/>
            </w:r>
            <w:r>
              <w:rPr>
                <w:noProof/>
                <w:webHidden/>
              </w:rPr>
              <w:fldChar w:fldCharType="begin"/>
            </w:r>
            <w:r>
              <w:rPr>
                <w:noProof/>
                <w:webHidden/>
              </w:rPr>
              <w:instrText xml:space="preserve"> PAGEREF _Toc233682905 \h </w:instrText>
            </w:r>
            <w:r>
              <w:rPr>
                <w:noProof/>
                <w:webHidden/>
              </w:rPr>
            </w:r>
            <w:r>
              <w:rPr>
                <w:noProof/>
                <w:webHidden/>
              </w:rPr>
              <w:fldChar w:fldCharType="separate"/>
            </w:r>
            <w:r>
              <w:rPr>
                <w:noProof/>
                <w:webHidden/>
              </w:rPr>
              <w:t>18</w:t>
            </w:r>
            <w:r>
              <w:rPr>
                <w:noProof/>
                <w:webHidden/>
              </w:rPr>
              <w:fldChar w:fldCharType="end"/>
            </w:r>
          </w:hyperlink>
        </w:p>
        <w:p w14:paraId="11B66103" w14:textId="23D44331" w:rsidR="002B24BA" w:rsidRDefault="002B24BA">
          <w:pPr>
            <w:pStyle w:val="ndice3"/>
            <w:tabs>
              <w:tab w:val="right" w:leader="dot" w:pos="8779"/>
            </w:tabs>
            <w:rPr>
              <w:rFonts w:asciiTheme="minorHAnsi" w:eastAsiaTheme="minorEastAsia" w:hAnsiTheme="minorHAnsi" w:cstheme="minorBidi"/>
              <w:noProof/>
              <w:color w:val="auto"/>
            </w:rPr>
          </w:pPr>
          <w:hyperlink w:anchor="_Toc233682906" w:history="1">
            <w:r w:rsidRPr="006F0A76">
              <w:rPr>
                <w:rStyle w:val="Hiperligao"/>
                <w:noProof/>
              </w:rPr>
              <w:t>Artigo 11.º</w:t>
            </w:r>
            <w:r>
              <w:rPr>
                <w:noProof/>
                <w:webHidden/>
              </w:rPr>
              <w:tab/>
            </w:r>
            <w:r>
              <w:rPr>
                <w:noProof/>
                <w:webHidden/>
              </w:rPr>
              <w:fldChar w:fldCharType="begin"/>
            </w:r>
            <w:r>
              <w:rPr>
                <w:noProof/>
                <w:webHidden/>
              </w:rPr>
              <w:instrText xml:space="preserve"> PAGEREF _Toc233682906 \h </w:instrText>
            </w:r>
            <w:r>
              <w:rPr>
                <w:noProof/>
                <w:webHidden/>
              </w:rPr>
            </w:r>
            <w:r>
              <w:rPr>
                <w:noProof/>
                <w:webHidden/>
              </w:rPr>
              <w:fldChar w:fldCharType="separate"/>
            </w:r>
            <w:r>
              <w:rPr>
                <w:noProof/>
                <w:webHidden/>
              </w:rPr>
              <w:t>18</w:t>
            </w:r>
            <w:r>
              <w:rPr>
                <w:noProof/>
                <w:webHidden/>
              </w:rPr>
              <w:fldChar w:fldCharType="end"/>
            </w:r>
          </w:hyperlink>
        </w:p>
        <w:p w14:paraId="1CB46655" w14:textId="4234AC08" w:rsidR="002B24BA" w:rsidRDefault="002B24BA">
          <w:pPr>
            <w:pStyle w:val="ndice3"/>
            <w:tabs>
              <w:tab w:val="right" w:leader="dot" w:pos="8779"/>
            </w:tabs>
            <w:rPr>
              <w:rFonts w:asciiTheme="minorHAnsi" w:eastAsiaTheme="minorEastAsia" w:hAnsiTheme="minorHAnsi" w:cstheme="minorBidi"/>
              <w:noProof/>
              <w:color w:val="auto"/>
            </w:rPr>
          </w:pPr>
          <w:hyperlink w:anchor="_Toc233682907" w:history="1">
            <w:r w:rsidRPr="006F0A76">
              <w:rPr>
                <w:rStyle w:val="Hiperligao"/>
                <w:noProof/>
              </w:rPr>
              <w:t>Restrições à utilização e ao comércio</w:t>
            </w:r>
            <w:r>
              <w:rPr>
                <w:noProof/>
                <w:webHidden/>
              </w:rPr>
              <w:tab/>
            </w:r>
            <w:r>
              <w:rPr>
                <w:noProof/>
                <w:webHidden/>
              </w:rPr>
              <w:fldChar w:fldCharType="begin"/>
            </w:r>
            <w:r>
              <w:rPr>
                <w:noProof/>
                <w:webHidden/>
              </w:rPr>
              <w:instrText xml:space="preserve"> PAGEREF _Toc233682907 \h </w:instrText>
            </w:r>
            <w:r>
              <w:rPr>
                <w:noProof/>
                <w:webHidden/>
              </w:rPr>
            </w:r>
            <w:r>
              <w:rPr>
                <w:noProof/>
                <w:webHidden/>
              </w:rPr>
              <w:fldChar w:fldCharType="separate"/>
            </w:r>
            <w:r>
              <w:rPr>
                <w:noProof/>
                <w:webHidden/>
              </w:rPr>
              <w:t>18</w:t>
            </w:r>
            <w:r>
              <w:rPr>
                <w:noProof/>
                <w:webHidden/>
              </w:rPr>
              <w:fldChar w:fldCharType="end"/>
            </w:r>
          </w:hyperlink>
        </w:p>
        <w:p w14:paraId="4FC68296" w14:textId="34D3768C" w:rsidR="002B24BA" w:rsidRDefault="002B24BA">
          <w:pPr>
            <w:pStyle w:val="ndice3"/>
            <w:tabs>
              <w:tab w:val="right" w:leader="dot" w:pos="8779"/>
            </w:tabs>
            <w:rPr>
              <w:rFonts w:asciiTheme="minorHAnsi" w:eastAsiaTheme="minorEastAsia" w:hAnsiTheme="minorHAnsi" w:cstheme="minorBidi"/>
              <w:noProof/>
              <w:color w:val="auto"/>
            </w:rPr>
          </w:pPr>
          <w:hyperlink w:anchor="_Toc233682908" w:history="1">
            <w:r w:rsidRPr="006F0A76">
              <w:rPr>
                <w:rStyle w:val="Hiperligao"/>
                <w:bCs/>
                <w:noProof/>
              </w:rPr>
              <w:t>Artigo 12.º</w:t>
            </w:r>
            <w:r>
              <w:rPr>
                <w:noProof/>
                <w:webHidden/>
              </w:rPr>
              <w:tab/>
            </w:r>
            <w:r>
              <w:rPr>
                <w:noProof/>
                <w:webHidden/>
              </w:rPr>
              <w:fldChar w:fldCharType="begin"/>
            </w:r>
            <w:r>
              <w:rPr>
                <w:noProof/>
                <w:webHidden/>
              </w:rPr>
              <w:instrText xml:space="preserve"> PAGEREF _Toc233682908 \h </w:instrText>
            </w:r>
            <w:r>
              <w:rPr>
                <w:noProof/>
                <w:webHidden/>
              </w:rPr>
            </w:r>
            <w:r>
              <w:rPr>
                <w:noProof/>
                <w:webHidden/>
              </w:rPr>
              <w:fldChar w:fldCharType="separate"/>
            </w:r>
            <w:r>
              <w:rPr>
                <w:noProof/>
                <w:webHidden/>
              </w:rPr>
              <w:t>19</w:t>
            </w:r>
            <w:r>
              <w:rPr>
                <w:noProof/>
                <w:webHidden/>
              </w:rPr>
              <w:fldChar w:fldCharType="end"/>
            </w:r>
          </w:hyperlink>
        </w:p>
        <w:p w14:paraId="0D8CA36D" w14:textId="1B1870D8" w:rsidR="002B24BA" w:rsidRDefault="002B24BA">
          <w:pPr>
            <w:pStyle w:val="ndice3"/>
            <w:tabs>
              <w:tab w:val="right" w:leader="dot" w:pos="8779"/>
            </w:tabs>
            <w:rPr>
              <w:rFonts w:asciiTheme="minorHAnsi" w:eastAsiaTheme="minorEastAsia" w:hAnsiTheme="minorHAnsi" w:cstheme="minorBidi"/>
              <w:noProof/>
              <w:color w:val="auto"/>
            </w:rPr>
          </w:pPr>
          <w:hyperlink w:anchor="_Toc233682909" w:history="1">
            <w:r w:rsidRPr="006F0A76">
              <w:rPr>
                <w:rStyle w:val="Hiperligao"/>
                <w:bCs/>
                <w:noProof/>
              </w:rPr>
              <w:t>Alimentação e abeberamento</w:t>
            </w:r>
            <w:r>
              <w:rPr>
                <w:noProof/>
                <w:webHidden/>
              </w:rPr>
              <w:tab/>
            </w:r>
            <w:r>
              <w:rPr>
                <w:noProof/>
                <w:webHidden/>
              </w:rPr>
              <w:fldChar w:fldCharType="begin"/>
            </w:r>
            <w:r>
              <w:rPr>
                <w:noProof/>
                <w:webHidden/>
              </w:rPr>
              <w:instrText xml:space="preserve"> PAGEREF _Toc233682909 \h </w:instrText>
            </w:r>
            <w:r>
              <w:rPr>
                <w:noProof/>
                <w:webHidden/>
              </w:rPr>
            </w:r>
            <w:r>
              <w:rPr>
                <w:noProof/>
                <w:webHidden/>
              </w:rPr>
              <w:fldChar w:fldCharType="separate"/>
            </w:r>
            <w:r>
              <w:rPr>
                <w:noProof/>
                <w:webHidden/>
              </w:rPr>
              <w:t>19</w:t>
            </w:r>
            <w:r>
              <w:rPr>
                <w:noProof/>
                <w:webHidden/>
              </w:rPr>
              <w:fldChar w:fldCharType="end"/>
            </w:r>
          </w:hyperlink>
        </w:p>
        <w:p w14:paraId="6766502E" w14:textId="0DF5DB92" w:rsidR="002B24BA" w:rsidRDefault="002B24BA">
          <w:pPr>
            <w:pStyle w:val="ndice3"/>
            <w:tabs>
              <w:tab w:val="right" w:leader="dot" w:pos="8779"/>
            </w:tabs>
            <w:rPr>
              <w:rFonts w:asciiTheme="minorHAnsi" w:eastAsiaTheme="minorEastAsia" w:hAnsiTheme="minorHAnsi" w:cstheme="minorBidi"/>
              <w:noProof/>
              <w:color w:val="auto"/>
            </w:rPr>
          </w:pPr>
          <w:hyperlink w:anchor="_Toc233682910" w:history="1">
            <w:r w:rsidRPr="006F0A76">
              <w:rPr>
                <w:rStyle w:val="Hiperligao"/>
                <w:noProof/>
              </w:rPr>
              <w:t>Artigo 13.º</w:t>
            </w:r>
            <w:r>
              <w:rPr>
                <w:noProof/>
                <w:webHidden/>
              </w:rPr>
              <w:tab/>
            </w:r>
            <w:r>
              <w:rPr>
                <w:noProof/>
                <w:webHidden/>
              </w:rPr>
              <w:fldChar w:fldCharType="begin"/>
            </w:r>
            <w:r>
              <w:rPr>
                <w:noProof/>
                <w:webHidden/>
              </w:rPr>
              <w:instrText xml:space="preserve"> PAGEREF _Toc233682910 \h </w:instrText>
            </w:r>
            <w:r>
              <w:rPr>
                <w:noProof/>
                <w:webHidden/>
              </w:rPr>
            </w:r>
            <w:r>
              <w:rPr>
                <w:noProof/>
                <w:webHidden/>
              </w:rPr>
              <w:fldChar w:fldCharType="separate"/>
            </w:r>
            <w:r>
              <w:rPr>
                <w:noProof/>
                <w:webHidden/>
              </w:rPr>
              <w:t>20</w:t>
            </w:r>
            <w:r>
              <w:rPr>
                <w:noProof/>
                <w:webHidden/>
              </w:rPr>
              <w:fldChar w:fldCharType="end"/>
            </w:r>
          </w:hyperlink>
        </w:p>
        <w:p w14:paraId="5B1EEEC5" w14:textId="759CD96B" w:rsidR="002B24BA" w:rsidRDefault="002B24BA">
          <w:pPr>
            <w:pStyle w:val="ndice3"/>
            <w:tabs>
              <w:tab w:val="right" w:leader="dot" w:pos="8779"/>
            </w:tabs>
            <w:rPr>
              <w:rFonts w:asciiTheme="minorHAnsi" w:eastAsiaTheme="minorEastAsia" w:hAnsiTheme="minorHAnsi" w:cstheme="minorBidi"/>
              <w:noProof/>
              <w:color w:val="auto"/>
            </w:rPr>
          </w:pPr>
          <w:hyperlink w:anchor="_Toc233682911" w:history="1">
            <w:r w:rsidRPr="006F0A76">
              <w:rPr>
                <w:rStyle w:val="Hiperligao"/>
                <w:noProof/>
              </w:rPr>
              <w:t>Condições de detenção de animais de companhia</w:t>
            </w:r>
            <w:r>
              <w:rPr>
                <w:noProof/>
                <w:webHidden/>
              </w:rPr>
              <w:tab/>
            </w:r>
            <w:r>
              <w:rPr>
                <w:noProof/>
                <w:webHidden/>
              </w:rPr>
              <w:fldChar w:fldCharType="begin"/>
            </w:r>
            <w:r>
              <w:rPr>
                <w:noProof/>
                <w:webHidden/>
              </w:rPr>
              <w:instrText xml:space="preserve"> PAGEREF _Toc233682911 \h </w:instrText>
            </w:r>
            <w:r>
              <w:rPr>
                <w:noProof/>
                <w:webHidden/>
              </w:rPr>
            </w:r>
            <w:r>
              <w:rPr>
                <w:noProof/>
                <w:webHidden/>
              </w:rPr>
              <w:fldChar w:fldCharType="separate"/>
            </w:r>
            <w:r>
              <w:rPr>
                <w:noProof/>
                <w:webHidden/>
              </w:rPr>
              <w:t>20</w:t>
            </w:r>
            <w:r>
              <w:rPr>
                <w:noProof/>
                <w:webHidden/>
              </w:rPr>
              <w:fldChar w:fldCharType="end"/>
            </w:r>
          </w:hyperlink>
        </w:p>
        <w:p w14:paraId="4CBAD149" w14:textId="4B3CBF77" w:rsidR="002B24BA" w:rsidRDefault="002B24BA">
          <w:pPr>
            <w:pStyle w:val="ndice3"/>
            <w:tabs>
              <w:tab w:val="right" w:leader="dot" w:pos="8779"/>
            </w:tabs>
            <w:rPr>
              <w:rFonts w:asciiTheme="minorHAnsi" w:eastAsiaTheme="minorEastAsia" w:hAnsiTheme="minorHAnsi" w:cstheme="minorBidi"/>
              <w:noProof/>
              <w:color w:val="auto"/>
            </w:rPr>
          </w:pPr>
          <w:hyperlink w:anchor="_Toc233682912" w:history="1">
            <w:r w:rsidRPr="006F0A76">
              <w:rPr>
                <w:rStyle w:val="Hiperligao"/>
                <w:noProof/>
              </w:rPr>
              <w:t>Artigo 14.º</w:t>
            </w:r>
            <w:r>
              <w:rPr>
                <w:noProof/>
                <w:webHidden/>
              </w:rPr>
              <w:tab/>
            </w:r>
            <w:r>
              <w:rPr>
                <w:noProof/>
                <w:webHidden/>
              </w:rPr>
              <w:fldChar w:fldCharType="begin"/>
            </w:r>
            <w:r>
              <w:rPr>
                <w:noProof/>
                <w:webHidden/>
              </w:rPr>
              <w:instrText xml:space="preserve"> PAGEREF _Toc233682912 \h </w:instrText>
            </w:r>
            <w:r>
              <w:rPr>
                <w:noProof/>
                <w:webHidden/>
              </w:rPr>
            </w:r>
            <w:r>
              <w:rPr>
                <w:noProof/>
                <w:webHidden/>
              </w:rPr>
              <w:fldChar w:fldCharType="separate"/>
            </w:r>
            <w:r>
              <w:rPr>
                <w:noProof/>
                <w:webHidden/>
              </w:rPr>
              <w:t>21</w:t>
            </w:r>
            <w:r>
              <w:rPr>
                <w:noProof/>
                <w:webHidden/>
              </w:rPr>
              <w:fldChar w:fldCharType="end"/>
            </w:r>
          </w:hyperlink>
        </w:p>
        <w:p w14:paraId="35FBAF91" w14:textId="70376A75" w:rsidR="002B24BA" w:rsidRDefault="002B24BA">
          <w:pPr>
            <w:pStyle w:val="ndice3"/>
            <w:tabs>
              <w:tab w:val="right" w:leader="dot" w:pos="8779"/>
            </w:tabs>
            <w:rPr>
              <w:rFonts w:asciiTheme="minorHAnsi" w:eastAsiaTheme="minorEastAsia" w:hAnsiTheme="minorHAnsi" w:cstheme="minorBidi"/>
              <w:noProof/>
              <w:color w:val="auto"/>
            </w:rPr>
          </w:pPr>
          <w:hyperlink w:anchor="_Toc233682913" w:history="1">
            <w:r w:rsidRPr="006F0A76">
              <w:rPr>
                <w:rStyle w:val="Hiperligao"/>
                <w:noProof/>
              </w:rPr>
              <w:t>Fatores ambientais</w:t>
            </w:r>
            <w:r>
              <w:rPr>
                <w:noProof/>
                <w:webHidden/>
              </w:rPr>
              <w:tab/>
            </w:r>
            <w:r>
              <w:rPr>
                <w:noProof/>
                <w:webHidden/>
              </w:rPr>
              <w:fldChar w:fldCharType="begin"/>
            </w:r>
            <w:r>
              <w:rPr>
                <w:noProof/>
                <w:webHidden/>
              </w:rPr>
              <w:instrText xml:space="preserve"> PAGEREF _Toc233682913 \h </w:instrText>
            </w:r>
            <w:r>
              <w:rPr>
                <w:noProof/>
                <w:webHidden/>
              </w:rPr>
            </w:r>
            <w:r>
              <w:rPr>
                <w:noProof/>
                <w:webHidden/>
              </w:rPr>
              <w:fldChar w:fldCharType="separate"/>
            </w:r>
            <w:r>
              <w:rPr>
                <w:noProof/>
                <w:webHidden/>
              </w:rPr>
              <w:t>21</w:t>
            </w:r>
            <w:r>
              <w:rPr>
                <w:noProof/>
                <w:webHidden/>
              </w:rPr>
              <w:fldChar w:fldCharType="end"/>
            </w:r>
          </w:hyperlink>
        </w:p>
        <w:p w14:paraId="138B238C" w14:textId="177B9BC8" w:rsidR="002B24BA" w:rsidRDefault="002B24BA">
          <w:pPr>
            <w:pStyle w:val="ndice3"/>
            <w:tabs>
              <w:tab w:val="right" w:leader="dot" w:pos="8779"/>
            </w:tabs>
            <w:rPr>
              <w:rFonts w:asciiTheme="minorHAnsi" w:eastAsiaTheme="minorEastAsia" w:hAnsiTheme="minorHAnsi" w:cstheme="minorBidi"/>
              <w:noProof/>
              <w:color w:val="auto"/>
            </w:rPr>
          </w:pPr>
          <w:hyperlink w:anchor="_Toc233682914" w:history="1">
            <w:r w:rsidRPr="006F0A76">
              <w:rPr>
                <w:rStyle w:val="Hiperligao"/>
                <w:noProof/>
                <w:lang w:val="pt-BR"/>
              </w:rPr>
              <w:t>Artigo 15.º</w:t>
            </w:r>
            <w:r>
              <w:rPr>
                <w:noProof/>
                <w:webHidden/>
              </w:rPr>
              <w:tab/>
            </w:r>
            <w:r>
              <w:rPr>
                <w:noProof/>
                <w:webHidden/>
              </w:rPr>
              <w:fldChar w:fldCharType="begin"/>
            </w:r>
            <w:r>
              <w:rPr>
                <w:noProof/>
                <w:webHidden/>
              </w:rPr>
              <w:instrText xml:space="preserve"> PAGEREF _Toc233682914 \h </w:instrText>
            </w:r>
            <w:r>
              <w:rPr>
                <w:noProof/>
                <w:webHidden/>
              </w:rPr>
            </w:r>
            <w:r>
              <w:rPr>
                <w:noProof/>
                <w:webHidden/>
              </w:rPr>
              <w:fldChar w:fldCharType="separate"/>
            </w:r>
            <w:r>
              <w:rPr>
                <w:noProof/>
                <w:webHidden/>
              </w:rPr>
              <w:t>21</w:t>
            </w:r>
            <w:r>
              <w:rPr>
                <w:noProof/>
                <w:webHidden/>
              </w:rPr>
              <w:fldChar w:fldCharType="end"/>
            </w:r>
          </w:hyperlink>
        </w:p>
        <w:p w14:paraId="5BDF6B7A" w14:textId="25D8360D" w:rsidR="002B24BA" w:rsidRDefault="002B24BA">
          <w:pPr>
            <w:pStyle w:val="ndice3"/>
            <w:tabs>
              <w:tab w:val="right" w:leader="dot" w:pos="8779"/>
            </w:tabs>
            <w:rPr>
              <w:rFonts w:asciiTheme="minorHAnsi" w:eastAsiaTheme="minorEastAsia" w:hAnsiTheme="minorHAnsi" w:cstheme="minorBidi"/>
              <w:noProof/>
              <w:color w:val="auto"/>
            </w:rPr>
          </w:pPr>
          <w:hyperlink w:anchor="_Toc233682915" w:history="1">
            <w:r w:rsidRPr="006F0A76">
              <w:rPr>
                <w:rStyle w:val="Hiperligao"/>
                <w:noProof/>
                <w:lang w:val="pt-BR"/>
              </w:rPr>
              <w:t>Condições particulares de detenção de cães e gatos</w:t>
            </w:r>
            <w:r>
              <w:rPr>
                <w:noProof/>
                <w:webHidden/>
              </w:rPr>
              <w:tab/>
            </w:r>
            <w:r>
              <w:rPr>
                <w:noProof/>
                <w:webHidden/>
              </w:rPr>
              <w:fldChar w:fldCharType="begin"/>
            </w:r>
            <w:r>
              <w:rPr>
                <w:noProof/>
                <w:webHidden/>
              </w:rPr>
              <w:instrText xml:space="preserve"> PAGEREF _Toc233682915 \h </w:instrText>
            </w:r>
            <w:r>
              <w:rPr>
                <w:noProof/>
                <w:webHidden/>
              </w:rPr>
            </w:r>
            <w:r>
              <w:rPr>
                <w:noProof/>
                <w:webHidden/>
              </w:rPr>
              <w:fldChar w:fldCharType="separate"/>
            </w:r>
            <w:r>
              <w:rPr>
                <w:noProof/>
                <w:webHidden/>
              </w:rPr>
              <w:t>21</w:t>
            </w:r>
            <w:r>
              <w:rPr>
                <w:noProof/>
                <w:webHidden/>
              </w:rPr>
              <w:fldChar w:fldCharType="end"/>
            </w:r>
          </w:hyperlink>
        </w:p>
        <w:p w14:paraId="252B1B50" w14:textId="3FA7C7CD" w:rsidR="002B24BA" w:rsidRDefault="002B24BA">
          <w:pPr>
            <w:pStyle w:val="ndice3"/>
            <w:tabs>
              <w:tab w:val="right" w:leader="dot" w:pos="8779"/>
            </w:tabs>
            <w:rPr>
              <w:rFonts w:asciiTheme="minorHAnsi" w:eastAsiaTheme="minorEastAsia" w:hAnsiTheme="minorHAnsi" w:cstheme="minorBidi"/>
              <w:noProof/>
              <w:color w:val="auto"/>
            </w:rPr>
          </w:pPr>
          <w:hyperlink w:anchor="_Toc233682916" w:history="1">
            <w:r w:rsidRPr="006F0A76">
              <w:rPr>
                <w:rStyle w:val="Hiperligao"/>
                <w:noProof/>
              </w:rPr>
              <w:t>Artigo 16.º</w:t>
            </w:r>
            <w:r>
              <w:rPr>
                <w:noProof/>
                <w:webHidden/>
              </w:rPr>
              <w:tab/>
            </w:r>
            <w:r>
              <w:rPr>
                <w:noProof/>
                <w:webHidden/>
              </w:rPr>
              <w:fldChar w:fldCharType="begin"/>
            </w:r>
            <w:r>
              <w:rPr>
                <w:noProof/>
                <w:webHidden/>
              </w:rPr>
              <w:instrText xml:space="preserve"> PAGEREF _Toc233682916 \h </w:instrText>
            </w:r>
            <w:r>
              <w:rPr>
                <w:noProof/>
                <w:webHidden/>
              </w:rPr>
            </w:r>
            <w:r>
              <w:rPr>
                <w:noProof/>
                <w:webHidden/>
              </w:rPr>
              <w:fldChar w:fldCharType="separate"/>
            </w:r>
            <w:r>
              <w:rPr>
                <w:noProof/>
                <w:webHidden/>
              </w:rPr>
              <w:t>22</w:t>
            </w:r>
            <w:r>
              <w:rPr>
                <w:noProof/>
                <w:webHidden/>
              </w:rPr>
              <w:fldChar w:fldCharType="end"/>
            </w:r>
          </w:hyperlink>
        </w:p>
        <w:p w14:paraId="01C38670" w14:textId="3FE0BE88" w:rsidR="002B24BA" w:rsidRDefault="002B24BA">
          <w:pPr>
            <w:pStyle w:val="ndice3"/>
            <w:tabs>
              <w:tab w:val="right" w:leader="dot" w:pos="8779"/>
            </w:tabs>
            <w:rPr>
              <w:rFonts w:asciiTheme="minorHAnsi" w:eastAsiaTheme="minorEastAsia" w:hAnsiTheme="minorHAnsi" w:cstheme="minorBidi"/>
              <w:noProof/>
              <w:color w:val="auto"/>
            </w:rPr>
          </w:pPr>
          <w:hyperlink w:anchor="_Toc233682917" w:history="1">
            <w:r w:rsidRPr="006F0A76">
              <w:rPr>
                <w:rStyle w:val="Hiperligao"/>
                <w:noProof/>
              </w:rPr>
              <w:t>Cuidados médico-veterinários</w:t>
            </w:r>
            <w:r>
              <w:rPr>
                <w:noProof/>
                <w:webHidden/>
              </w:rPr>
              <w:tab/>
            </w:r>
            <w:r>
              <w:rPr>
                <w:noProof/>
                <w:webHidden/>
              </w:rPr>
              <w:fldChar w:fldCharType="begin"/>
            </w:r>
            <w:r>
              <w:rPr>
                <w:noProof/>
                <w:webHidden/>
              </w:rPr>
              <w:instrText xml:space="preserve"> PAGEREF _Toc233682917 \h </w:instrText>
            </w:r>
            <w:r>
              <w:rPr>
                <w:noProof/>
                <w:webHidden/>
              </w:rPr>
            </w:r>
            <w:r>
              <w:rPr>
                <w:noProof/>
                <w:webHidden/>
              </w:rPr>
              <w:fldChar w:fldCharType="separate"/>
            </w:r>
            <w:r>
              <w:rPr>
                <w:noProof/>
                <w:webHidden/>
              </w:rPr>
              <w:t>22</w:t>
            </w:r>
            <w:r>
              <w:rPr>
                <w:noProof/>
                <w:webHidden/>
              </w:rPr>
              <w:fldChar w:fldCharType="end"/>
            </w:r>
          </w:hyperlink>
        </w:p>
        <w:p w14:paraId="450916E8" w14:textId="3BE21155" w:rsidR="002B24BA" w:rsidRDefault="002B24BA">
          <w:pPr>
            <w:pStyle w:val="ndice3"/>
            <w:tabs>
              <w:tab w:val="right" w:leader="dot" w:pos="8779"/>
            </w:tabs>
            <w:rPr>
              <w:rFonts w:asciiTheme="minorHAnsi" w:eastAsiaTheme="minorEastAsia" w:hAnsiTheme="minorHAnsi" w:cstheme="minorBidi"/>
              <w:noProof/>
              <w:color w:val="auto"/>
            </w:rPr>
          </w:pPr>
          <w:hyperlink w:anchor="_Toc233682918" w:history="1">
            <w:r w:rsidRPr="006F0A76">
              <w:rPr>
                <w:rStyle w:val="Hiperligao"/>
                <w:noProof/>
              </w:rPr>
              <w:t>Artigo 17.º</w:t>
            </w:r>
            <w:r>
              <w:rPr>
                <w:noProof/>
                <w:webHidden/>
              </w:rPr>
              <w:tab/>
            </w:r>
            <w:r>
              <w:rPr>
                <w:noProof/>
                <w:webHidden/>
              </w:rPr>
              <w:fldChar w:fldCharType="begin"/>
            </w:r>
            <w:r>
              <w:rPr>
                <w:noProof/>
                <w:webHidden/>
              </w:rPr>
              <w:instrText xml:space="preserve"> PAGEREF _Toc233682918 \h </w:instrText>
            </w:r>
            <w:r>
              <w:rPr>
                <w:noProof/>
                <w:webHidden/>
              </w:rPr>
            </w:r>
            <w:r>
              <w:rPr>
                <w:noProof/>
                <w:webHidden/>
              </w:rPr>
              <w:fldChar w:fldCharType="separate"/>
            </w:r>
            <w:r>
              <w:rPr>
                <w:noProof/>
                <w:webHidden/>
              </w:rPr>
              <w:t>23</w:t>
            </w:r>
            <w:r>
              <w:rPr>
                <w:noProof/>
                <w:webHidden/>
              </w:rPr>
              <w:fldChar w:fldCharType="end"/>
            </w:r>
          </w:hyperlink>
        </w:p>
        <w:p w14:paraId="08C0A02C" w14:textId="5AC13022" w:rsidR="002B24BA" w:rsidRDefault="002B24BA">
          <w:pPr>
            <w:pStyle w:val="ndice3"/>
            <w:tabs>
              <w:tab w:val="right" w:leader="dot" w:pos="8779"/>
            </w:tabs>
            <w:rPr>
              <w:rFonts w:asciiTheme="minorHAnsi" w:eastAsiaTheme="minorEastAsia" w:hAnsiTheme="minorHAnsi" w:cstheme="minorBidi"/>
              <w:noProof/>
              <w:color w:val="auto"/>
            </w:rPr>
          </w:pPr>
          <w:hyperlink w:anchor="_Toc233682919" w:history="1">
            <w:r w:rsidRPr="006F0A76">
              <w:rPr>
                <w:rStyle w:val="Hiperligao"/>
                <w:noProof/>
              </w:rPr>
              <w:t>Treino</w:t>
            </w:r>
            <w:r>
              <w:rPr>
                <w:noProof/>
                <w:webHidden/>
              </w:rPr>
              <w:tab/>
            </w:r>
            <w:r>
              <w:rPr>
                <w:noProof/>
                <w:webHidden/>
              </w:rPr>
              <w:fldChar w:fldCharType="begin"/>
            </w:r>
            <w:r>
              <w:rPr>
                <w:noProof/>
                <w:webHidden/>
              </w:rPr>
              <w:instrText xml:space="preserve"> PAGEREF _Toc233682919 \h </w:instrText>
            </w:r>
            <w:r>
              <w:rPr>
                <w:noProof/>
                <w:webHidden/>
              </w:rPr>
            </w:r>
            <w:r>
              <w:rPr>
                <w:noProof/>
                <w:webHidden/>
              </w:rPr>
              <w:fldChar w:fldCharType="separate"/>
            </w:r>
            <w:r>
              <w:rPr>
                <w:noProof/>
                <w:webHidden/>
              </w:rPr>
              <w:t>23</w:t>
            </w:r>
            <w:r>
              <w:rPr>
                <w:noProof/>
                <w:webHidden/>
              </w:rPr>
              <w:fldChar w:fldCharType="end"/>
            </w:r>
          </w:hyperlink>
        </w:p>
        <w:p w14:paraId="60CD72F4" w14:textId="4FB76009" w:rsidR="002B24BA" w:rsidRDefault="002B24BA">
          <w:pPr>
            <w:pStyle w:val="ndice3"/>
            <w:tabs>
              <w:tab w:val="right" w:leader="dot" w:pos="8779"/>
            </w:tabs>
            <w:rPr>
              <w:rFonts w:asciiTheme="minorHAnsi" w:eastAsiaTheme="minorEastAsia" w:hAnsiTheme="minorHAnsi" w:cstheme="minorBidi"/>
              <w:noProof/>
              <w:color w:val="auto"/>
            </w:rPr>
          </w:pPr>
          <w:hyperlink w:anchor="_Toc233682920" w:history="1">
            <w:r w:rsidRPr="006F0A76">
              <w:rPr>
                <w:rStyle w:val="Hiperligao"/>
                <w:noProof/>
              </w:rPr>
              <w:t>Artigo 18.º</w:t>
            </w:r>
            <w:r>
              <w:rPr>
                <w:noProof/>
                <w:webHidden/>
              </w:rPr>
              <w:tab/>
            </w:r>
            <w:r>
              <w:rPr>
                <w:noProof/>
                <w:webHidden/>
              </w:rPr>
              <w:fldChar w:fldCharType="begin"/>
            </w:r>
            <w:r>
              <w:rPr>
                <w:noProof/>
                <w:webHidden/>
              </w:rPr>
              <w:instrText xml:space="preserve"> PAGEREF _Toc233682920 \h </w:instrText>
            </w:r>
            <w:r>
              <w:rPr>
                <w:noProof/>
                <w:webHidden/>
              </w:rPr>
            </w:r>
            <w:r>
              <w:rPr>
                <w:noProof/>
                <w:webHidden/>
              </w:rPr>
              <w:fldChar w:fldCharType="separate"/>
            </w:r>
            <w:r>
              <w:rPr>
                <w:noProof/>
                <w:webHidden/>
              </w:rPr>
              <w:t>23</w:t>
            </w:r>
            <w:r>
              <w:rPr>
                <w:noProof/>
                <w:webHidden/>
              </w:rPr>
              <w:fldChar w:fldCharType="end"/>
            </w:r>
          </w:hyperlink>
        </w:p>
        <w:p w14:paraId="44BFD29B" w14:textId="26D6461E" w:rsidR="002B24BA" w:rsidRDefault="002B24BA">
          <w:pPr>
            <w:pStyle w:val="ndice3"/>
            <w:tabs>
              <w:tab w:val="right" w:leader="dot" w:pos="8779"/>
            </w:tabs>
            <w:rPr>
              <w:rFonts w:asciiTheme="minorHAnsi" w:eastAsiaTheme="minorEastAsia" w:hAnsiTheme="minorHAnsi" w:cstheme="minorBidi"/>
              <w:noProof/>
              <w:color w:val="auto"/>
            </w:rPr>
          </w:pPr>
          <w:hyperlink w:anchor="_Toc233682921" w:history="1">
            <w:r w:rsidRPr="006F0A76">
              <w:rPr>
                <w:rStyle w:val="Hiperligao"/>
                <w:noProof/>
              </w:rPr>
              <w:t>Reprodução e criação</w:t>
            </w:r>
            <w:r>
              <w:rPr>
                <w:noProof/>
                <w:webHidden/>
              </w:rPr>
              <w:tab/>
            </w:r>
            <w:r>
              <w:rPr>
                <w:noProof/>
                <w:webHidden/>
              </w:rPr>
              <w:fldChar w:fldCharType="begin"/>
            </w:r>
            <w:r>
              <w:rPr>
                <w:noProof/>
                <w:webHidden/>
              </w:rPr>
              <w:instrText xml:space="preserve"> PAGEREF _Toc233682921 \h </w:instrText>
            </w:r>
            <w:r>
              <w:rPr>
                <w:noProof/>
                <w:webHidden/>
              </w:rPr>
            </w:r>
            <w:r>
              <w:rPr>
                <w:noProof/>
                <w:webHidden/>
              </w:rPr>
              <w:fldChar w:fldCharType="separate"/>
            </w:r>
            <w:r>
              <w:rPr>
                <w:noProof/>
                <w:webHidden/>
              </w:rPr>
              <w:t>23</w:t>
            </w:r>
            <w:r>
              <w:rPr>
                <w:noProof/>
                <w:webHidden/>
              </w:rPr>
              <w:fldChar w:fldCharType="end"/>
            </w:r>
          </w:hyperlink>
        </w:p>
        <w:p w14:paraId="0DFF6798" w14:textId="6A7474BB" w:rsidR="002B24BA" w:rsidRDefault="002B24BA">
          <w:pPr>
            <w:pStyle w:val="ndice3"/>
            <w:tabs>
              <w:tab w:val="right" w:leader="dot" w:pos="8779"/>
            </w:tabs>
            <w:rPr>
              <w:rFonts w:asciiTheme="minorHAnsi" w:eastAsiaTheme="minorEastAsia" w:hAnsiTheme="minorHAnsi" w:cstheme="minorBidi"/>
              <w:noProof/>
              <w:color w:val="auto"/>
            </w:rPr>
          </w:pPr>
          <w:hyperlink w:anchor="_Toc233682922" w:history="1">
            <w:r w:rsidRPr="006F0A76">
              <w:rPr>
                <w:rStyle w:val="Hiperligao"/>
                <w:noProof/>
                <w:lang w:val="pt-BR"/>
              </w:rPr>
              <w:t>Artigo 19.º</w:t>
            </w:r>
            <w:r>
              <w:rPr>
                <w:noProof/>
                <w:webHidden/>
              </w:rPr>
              <w:tab/>
            </w:r>
            <w:r>
              <w:rPr>
                <w:noProof/>
                <w:webHidden/>
              </w:rPr>
              <w:fldChar w:fldCharType="begin"/>
            </w:r>
            <w:r>
              <w:rPr>
                <w:noProof/>
                <w:webHidden/>
              </w:rPr>
              <w:instrText xml:space="preserve"> PAGEREF _Toc233682922 \h </w:instrText>
            </w:r>
            <w:r>
              <w:rPr>
                <w:noProof/>
                <w:webHidden/>
              </w:rPr>
            </w:r>
            <w:r>
              <w:rPr>
                <w:noProof/>
                <w:webHidden/>
              </w:rPr>
              <w:fldChar w:fldCharType="separate"/>
            </w:r>
            <w:r>
              <w:rPr>
                <w:noProof/>
                <w:webHidden/>
              </w:rPr>
              <w:t>25</w:t>
            </w:r>
            <w:r>
              <w:rPr>
                <w:noProof/>
                <w:webHidden/>
              </w:rPr>
              <w:fldChar w:fldCharType="end"/>
            </w:r>
          </w:hyperlink>
        </w:p>
        <w:p w14:paraId="1A35D92F" w14:textId="286C6F5C" w:rsidR="002B24BA" w:rsidRDefault="002B24BA">
          <w:pPr>
            <w:pStyle w:val="ndice3"/>
            <w:tabs>
              <w:tab w:val="right" w:leader="dot" w:pos="8779"/>
            </w:tabs>
            <w:rPr>
              <w:rFonts w:asciiTheme="minorHAnsi" w:eastAsiaTheme="minorEastAsia" w:hAnsiTheme="minorHAnsi" w:cstheme="minorBidi"/>
              <w:noProof/>
              <w:color w:val="auto"/>
            </w:rPr>
          </w:pPr>
          <w:hyperlink w:anchor="_Toc233682923" w:history="1">
            <w:r w:rsidRPr="006F0A76">
              <w:rPr>
                <w:rStyle w:val="Hiperligao"/>
                <w:noProof/>
                <w:lang w:val="pt-BR"/>
              </w:rPr>
              <w:t>Necessidades comportamentais</w:t>
            </w:r>
            <w:r>
              <w:rPr>
                <w:noProof/>
                <w:webHidden/>
              </w:rPr>
              <w:tab/>
            </w:r>
            <w:r>
              <w:rPr>
                <w:noProof/>
                <w:webHidden/>
              </w:rPr>
              <w:fldChar w:fldCharType="begin"/>
            </w:r>
            <w:r>
              <w:rPr>
                <w:noProof/>
                <w:webHidden/>
              </w:rPr>
              <w:instrText xml:space="preserve"> PAGEREF _Toc233682923 \h </w:instrText>
            </w:r>
            <w:r>
              <w:rPr>
                <w:noProof/>
                <w:webHidden/>
              </w:rPr>
            </w:r>
            <w:r>
              <w:rPr>
                <w:noProof/>
                <w:webHidden/>
              </w:rPr>
              <w:fldChar w:fldCharType="separate"/>
            </w:r>
            <w:r>
              <w:rPr>
                <w:noProof/>
                <w:webHidden/>
              </w:rPr>
              <w:t>25</w:t>
            </w:r>
            <w:r>
              <w:rPr>
                <w:noProof/>
                <w:webHidden/>
              </w:rPr>
              <w:fldChar w:fldCharType="end"/>
            </w:r>
          </w:hyperlink>
        </w:p>
        <w:p w14:paraId="1ED9A4F0" w14:textId="7E9738DC" w:rsidR="002B24BA" w:rsidRDefault="002B24BA">
          <w:pPr>
            <w:pStyle w:val="ndice2"/>
            <w:tabs>
              <w:tab w:val="right" w:leader="dot" w:pos="8779"/>
            </w:tabs>
            <w:rPr>
              <w:rFonts w:asciiTheme="minorHAnsi" w:eastAsiaTheme="minorEastAsia" w:hAnsiTheme="minorHAnsi" w:cstheme="minorBidi"/>
              <w:noProof/>
              <w:color w:val="auto"/>
            </w:rPr>
          </w:pPr>
          <w:hyperlink w:anchor="_Toc233682924" w:history="1">
            <w:r w:rsidRPr="006F0A76">
              <w:rPr>
                <w:rStyle w:val="Hiperligao"/>
                <w:noProof/>
              </w:rPr>
              <w:t>CAPÍTULO III</w:t>
            </w:r>
            <w:r>
              <w:rPr>
                <w:noProof/>
                <w:webHidden/>
              </w:rPr>
              <w:tab/>
            </w:r>
            <w:r>
              <w:rPr>
                <w:noProof/>
                <w:webHidden/>
              </w:rPr>
              <w:fldChar w:fldCharType="begin"/>
            </w:r>
            <w:r>
              <w:rPr>
                <w:noProof/>
                <w:webHidden/>
              </w:rPr>
              <w:instrText xml:space="preserve"> PAGEREF _Toc233682924 \h </w:instrText>
            </w:r>
            <w:r>
              <w:rPr>
                <w:noProof/>
                <w:webHidden/>
              </w:rPr>
            </w:r>
            <w:r>
              <w:rPr>
                <w:noProof/>
                <w:webHidden/>
              </w:rPr>
              <w:fldChar w:fldCharType="separate"/>
            </w:r>
            <w:r>
              <w:rPr>
                <w:noProof/>
                <w:webHidden/>
              </w:rPr>
              <w:t>27</w:t>
            </w:r>
            <w:r>
              <w:rPr>
                <w:noProof/>
                <w:webHidden/>
              </w:rPr>
              <w:fldChar w:fldCharType="end"/>
            </w:r>
          </w:hyperlink>
        </w:p>
        <w:p w14:paraId="1E993BE5" w14:textId="1FC72071" w:rsidR="002B24BA" w:rsidRDefault="002B24BA">
          <w:pPr>
            <w:pStyle w:val="ndice2"/>
            <w:tabs>
              <w:tab w:val="right" w:leader="dot" w:pos="8779"/>
            </w:tabs>
            <w:rPr>
              <w:rFonts w:asciiTheme="minorHAnsi" w:eastAsiaTheme="minorEastAsia" w:hAnsiTheme="minorHAnsi" w:cstheme="minorBidi"/>
              <w:noProof/>
              <w:color w:val="auto"/>
            </w:rPr>
          </w:pPr>
          <w:hyperlink w:anchor="_Toc233682925" w:history="1">
            <w:r w:rsidRPr="006F0A76">
              <w:rPr>
                <w:rStyle w:val="Hiperligao"/>
                <w:noProof/>
              </w:rPr>
              <w:t>Detenção</w:t>
            </w:r>
            <w:r>
              <w:rPr>
                <w:noProof/>
                <w:webHidden/>
              </w:rPr>
              <w:tab/>
            </w:r>
            <w:r>
              <w:rPr>
                <w:noProof/>
                <w:webHidden/>
              </w:rPr>
              <w:fldChar w:fldCharType="begin"/>
            </w:r>
            <w:r>
              <w:rPr>
                <w:noProof/>
                <w:webHidden/>
              </w:rPr>
              <w:instrText xml:space="preserve"> PAGEREF _Toc233682925 \h </w:instrText>
            </w:r>
            <w:r>
              <w:rPr>
                <w:noProof/>
                <w:webHidden/>
              </w:rPr>
            </w:r>
            <w:r>
              <w:rPr>
                <w:noProof/>
                <w:webHidden/>
              </w:rPr>
              <w:fldChar w:fldCharType="separate"/>
            </w:r>
            <w:r>
              <w:rPr>
                <w:noProof/>
                <w:webHidden/>
              </w:rPr>
              <w:t>27</w:t>
            </w:r>
            <w:r>
              <w:rPr>
                <w:noProof/>
                <w:webHidden/>
              </w:rPr>
              <w:fldChar w:fldCharType="end"/>
            </w:r>
          </w:hyperlink>
        </w:p>
        <w:p w14:paraId="779B7636" w14:textId="335E8A65" w:rsidR="002B24BA" w:rsidRDefault="002B24BA">
          <w:pPr>
            <w:pStyle w:val="ndice3"/>
            <w:tabs>
              <w:tab w:val="right" w:leader="dot" w:pos="8779"/>
            </w:tabs>
            <w:rPr>
              <w:rFonts w:asciiTheme="minorHAnsi" w:eastAsiaTheme="minorEastAsia" w:hAnsiTheme="minorHAnsi" w:cstheme="minorBidi"/>
              <w:noProof/>
              <w:color w:val="auto"/>
            </w:rPr>
          </w:pPr>
          <w:hyperlink w:anchor="_Toc233682926" w:history="1">
            <w:r w:rsidRPr="006F0A76">
              <w:rPr>
                <w:rStyle w:val="Hiperligao"/>
                <w:noProof/>
              </w:rPr>
              <w:t>Artigo 20.º</w:t>
            </w:r>
            <w:r>
              <w:rPr>
                <w:noProof/>
                <w:webHidden/>
              </w:rPr>
              <w:tab/>
            </w:r>
            <w:r>
              <w:rPr>
                <w:noProof/>
                <w:webHidden/>
              </w:rPr>
              <w:fldChar w:fldCharType="begin"/>
            </w:r>
            <w:r>
              <w:rPr>
                <w:noProof/>
                <w:webHidden/>
              </w:rPr>
              <w:instrText xml:space="preserve"> PAGEREF _Toc233682926 \h </w:instrText>
            </w:r>
            <w:r>
              <w:rPr>
                <w:noProof/>
                <w:webHidden/>
              </w:rPr>
            </w:r>
            <w:r>
              <w:rPr>
                <w:noProof/>
                <w:webHidden/>
              </w:rPr>
              <w:fldChar w:fldCharType="separate"/>
            </w:r>
            <w:r>
              <w:rPr>
                <w:noProof/>
                <w:webHidden/>
              </w:rPr>
              <w:t>27</w:t>
            </w:r>
            <w:r>
              <w:rPr>
                <w:noProof/>
                <w:webHidden/>
              </w:rPr>
              <w:fldChar w:fldCharType="end"/>
            </w:r>
          </w:hyperlink>
        </w:p>
        <w:p w14:paraId="2212F466" w14:textId="2FB99CA5" w:rsidR="002B24BA" w:rsidRDefault="002B24BA">
          <w:pPr>
            <w:pStyle w:val="ndice3"/>
            <w:tabs>
              <w:tab w:val="right" w:leader="dot" w:pos="8779"/>
            </w:tabs>
            <w:rPr>
              <w:rFonts w:asciiTheme="minorHAnsi" w:eastAsiaTheme="minorEastAsia" w:hAnsiTheme="minorHAnsi" w:cstheme="minorBidi"/>
              <w:noProof/>
              <w:color w:val="auto"/>
            </w:rPr>
          </w:pPr>
          <w:hyperlink w:anchor="_Toc233682927" w:history="1">
            <w:r w:rsidRPr="006F0A76">
              <w:rPr>
                <w:rStyle w:val="Hiperligao"/>
                <w:noProof/>
              </w:rPr>
              <w:t>Manutenção dos animais de companhia</w:t>
            </w:r>
            <w:r>
              <w:rPr>
                <w:noProof/>
                <w:webHidden/>
              </w:rPr>
              <w:tab/>
            </w:r>
            <w:r>
              <w:rPr>
                <w:noProof/>
                <w:webHidden/>
              </w:rPr>
              <w:fldChar w:fldCharType="begin"/>
            </w:r>
            <w:r>
              <w:rPr>
                <w:noProof/>
                <w:webHidden/>
              </w:rPr>
              <w:instrText xml:space="preserve"> PAGEREF _Toc233682927 \h </w:instrText>
            </w:r>
            <w:r>
              <w:rPr>
                <w:noProof/>
                <w:webHidden/>
              </w:rPr>
            </w:r>
            <w:r>
              <w:rPr>
                <w:noProof/>
                <w:webHidden/>
              </w:rPr>
              <w:fldChar w:fldCharType="separate"/>
            </w:r>
            <w:r>
              <w:rPr>
                <w:noProof/>
                <w:webHidden/>
              </w:rPr>
              <w:t>27</w:t>
            </w:r>
            <w:r>
              <w:rPr>
                <w:noProof/>
                <w:webHidden/>
              </w:rPr>
              <w:fldChar w:fldCharType="end"/>
            </w:r>
          </w:hyperlink>
        </w:p>
        <w:p w14:paraId="4C36AD6B" w14:textId="6DD5EC7E" w:rsidR="002B24BA" w:rsidRDefault="002B24BA">
          <w:pPr>
            <w:pStyle w:val="ndice3"/>
            <w:tabs>
              <w:tab w:val="right" w:leader="dot" w:pos="8779"/>
            </w:tabs>
            <w:rPr>
              <w:rFonts w:asciiTheme="minorHAnsi" w:eastAsiaTheme="minorEastAsia" w:hAnsiTheme="minorHAnsi" w:cstheme="minorBidi"/>
              <w:noProof/>
              <w:color w:val="auto"/>
            </w:rPr>
          </w:pPr>
          <w:hyperlink w:anchor="_Toc233682928" w:history="1">
            <w:r w:rsidRPr="006F0A76">
              <w:rPr>
                <w:rStyle w:val="Hiperligao"/>
                <w:noProof/>
                <w:highlight w:val="yellow"/>
              </w:rPr>
              <w:t>Artigo 21.º</w:t>
            </w:r>
            <w:r>
              <w:rPr>
                <w:noProof/>
                <w:webHidden/>
              </w:rPr>
              <w:tab/>
            </w:r>
            <w:r>
              <w:rPr>
                <w:noProof/>
                <w:webHidden/>
              </w:rPr>
              <w:fldChar w:fldCharType="begin"/>
            </w:r>
            <w:r>
              <w:rPr>
                <w:noProof/>
                <w:webHidden/>
              </w:rPr>
              <w:instrText xml:space="preserve"> PAGEREF _Toc233682928 \h </w:instrText>
            </w:r>
            <w:r>
              <w:rPr>
                <w:noProof/>
                <w:webHidden/>
              </w:rPr>
            </w:r>
            <w:r>
              <w:rPr>
                <w:noProof/>
                <w:webHidden/>
              </w:rPr>
              <w:fldChar w:fldCharType="separate"/>
            </w:r>
            <w:r>
              <w:rPr>
                <w:noProof/>
                <w:webHidden/>
              </w:rPr>
              <w:t>28</w:t>
            </w:r>
            <w:r>
              <w:rPr>
                <w:noProof/>
                <w:webHidden/>
              </w:rPr>
              <w:fldChar w:fldCharType="end"/>
            </w:r>
          </w:hyperlink>
        </w:p>
        <w:p w14:paraId="68A7BCD5" w14:textId="70AD1995" w:rsidR="002B24BA" w:rsidRDefault="002B24BA">
          <w:pPr>
            <w:pStyle w:val="ndice3"/>
            <w:tabs>
              <w:tab w:val="right" w:leader="dot" w:pos="8779"/>
            </w:tabs>
            <w:rPr>
              <w:rFonts w:asciiTheme="minorHAnsi" w:eastAsiaTheme="minorEastAsia" w:hAnsiTheme="minorHAnsi" w:cstheme="minorBidi"/>
              <w:noProof/>
              <w:color w:val="auto"/>
            </w:rPr>
          </w:pPr>
          <w:hyperlink w:anchor="_Toc233682929" w:history="1">
            <w:r w:rsidRPr="006F0A76">
              <w:rPr>
                <w:rStyle w:val="Hiperligao"/>
                <w:noProof/>
                <w:highlight w:val="yellow"/>
              </w:rPr>
              <w:t>Limite do número de animais detidos</w:t>
            </w:r>
            <w:r>
              <w:rPr>
                <w:noProof/>
                <w:webHidden/>
              </w:rPr>
              <w:tab/>
            </w:r>
            <w:r>
              <w:rPr>
                <w:noProof/>
                <w:webHidden/>
              </w:rPr>
              <w:fldChar w:fldCharType="begin"/>
            </w:r>
            <w:r>
              <w:rPr>
                <w:noProof/>
                <w:webHidden/>
              </w:rPr>
              <w:instrText xml:space="preserve"> PAGEREF _Toc233682929 \h </w:instrText>
            </w:r>
            <w:r>
              <w:rPr>
                <w:noProof/>
                <w:webHidden/>
              </w:rPr>
            </w:r>
            <w:r>
              <w:rPr>
                <w:noProof/>
                <w:webHidden/>
              </w:rPr>
              <w:fldChar w:fldCharType="separate"/>
            </w:r>
            <w:r>
              <w:rPr>
                <w:noProof/>
                <w:webHidden/>
              </w:rPr>
              <w:t>28</w:t>
            </w:r>
            <w:r>
              <w:rPr>
                <w:noProof/>
                <w:webHidden/>
              </w:rPr>
              <w:fldChar w:fldCharType="end"/>
            </w:r>
          </w:hyperlink>
        </w:p>
        <w:p w14:paraId="060424DA" w14:textId="1ECA9ECE" w:rsidR="002B24BA" w:rsidRDefault="002B24BA">
          <w:pPr>
            <w:pStyle w:val="ndice2"/>
            <w:tabs>
              <w:tab w:val="right" w:leader="dot" w:pos="8779"/>
            </w:tabs>
            <w:rPr>
              <w:rFonts w:asciiTheme="minorHAnsi" w:eastAsiaTheme="minorEastAsia" w:hAnsiTheme="minorHAnsi" w:cstheme="minorBidi"/>
              <w:noProof/>
              <w:color w:val="auto"/>
            </w:rPr>
          </w:pPr>
          <w:hyperlink w:anchor="_Toc233682930" w:history="1">
            <w:r w:rsidRPr="006F0A76">
              <w:rPr>
                <w:rStyle w:val="Hiperligao"/>
                <w:noProof/>
              </w:rPr>
              <w:t>CAPÍTULO IV</w:t>
            </w:r>
            <w:r>
              <w:rPr>
                <w:noProof/>
                <w:webHidden/>
              </w:rPr>
              <w:tab/>
            </w:r>
            <w:r>
              <w:rPr>
                <w:noProof/>
                <w:webHidden/>
              </w:rPr>
              <w:fldChar w:fldCharType="begin"/>
            </w:r>
            <w:r>
              <w:rPr>
                <w:noProof/>
                <w:webHidden/>
              </w:rPr>
              <w:instrText xml:space="preserve"> PAGEREF _Toc233682930 \h </w:instrText>
            </w:r>
            <w:r>
              <w:rPr>
                <w:noProof/>
                <w:webHidden/>
              </w:rPr>
            </w:r>
            <w:r>
              <w:rPr>
                <w:noProof/>
                <w:webHidden/>
              </w:rPr>
              <w:fldChar w:fldCharType="separate"/>
            </w:r>
            <w:r>
              <w:rPr>
                <w:noProof/>
                <w:webHidden/>
              </w:rPr>
              <w:t>28</w:t>
            </w:r>
            <w:r>
              <w:rPr>
                <w:noProof/>
                <w:webHidden/>
              </w:rPr>
              <w:fldChar w:fldCharType="end"/>
            </w:r>
          </w:hyperlink>
        </w:p>
        <w:p w14:paraId="68068121" w14:textId="1940709F" w:rsidR="002B24BA" w:rsidRDefault="002B24BA">
          <w:pPr>
            <w:pStyle w:val="ndice2"/>
            <w:tabs>
              <w:tab w:val="right" w:leader="dot" w:pos="8779"/>
            </w:tabs>
            <w:rPr>
              <w:rFonts w:asciiTheme="minorHAnsi" w:eastAsiaTheme="minorEastAsia" w:hAnsiTheme="minorHAnsi" w:cstheme="minorBidi"/>
              <w:noProof/>
              <w:color w:val="auto"/>
            </w:rPr>
          </w:pPr>
          <w:hyperlink w:anchor="_Toc233682931" w:history="1">
            <w:r w:rsidRPr="006F0A76">
              <w:rPr>
                <w:rStyle w:val="Hiperligao"/>
                <w:noProof/>
              </w:rPr>
              <w:t>Detenção em estabelecimentos</w:t>
            </w:r>
            <w:r>
              <w:rPr>
                <w:noProof/>
                <w:webHidden/>
              </w:rPr>
              <w:tab/>
            </w:r>
            <w:r>
              <w:rPr>
                <w:noProof/>
                <w:webHidden/>
              </w:rPr>
              <w:fldChar w:fldCharType="begin"/>
            </w:r>
            <w:r>
              <w:rPr>
                <w:noProof/>
                <w:webHidden/>
              </w:rPr>
              <w:instrText xml:space="preserve"> PAGEREF _Toc233682931 \h </w:instrText>
            </w:r>
            <w:r>
              <w:rPr>
                <w:noProof/>
                <w:webHidden/>
              </w:rPr>
            </w:r>
            <w:r>
              <w:rPr>
                <w:noProof/>
                <w:webHidden/>
              </w:rPr>
              <w:fldChar w:fldCharType="separate"/>
            </w:r>
            <w:r>
              <w:rPr>
                <w:noProof/>
                <w:webHidden/>
              </w:rPr>
              <w:t>28</w:t>
            </w:r>
            <w:r>
              <w:rPr>
                <w:noProof/>
                <w:webHidden/>
              </w:rPr>
              <w:fldChar w:fldCharType="end"/>
            </w:r>
          </w:hyperlink>
        </w:p>
        <w:p w14:paraId="5C94C932" w14:textId="5D3C27D6" w:rsidR="002B24BA" w:rsidRDefault="002B24BA">
          <w:pPr>
            <w:pStyle w:val="ndice2"/>
            <w:tabs>
              <w:tab w:val="right" w:leader="dot" w:pos="8779"/>
            </w:tabs>
            <w:rPr>
              <w:rFonts w:asciiTheme="minorHAnsi" w:eastAsiaTheme="minorEastAsia" w:hAnsiTheme="minorHAnsi" w:cstheme="minorBidi"/>
              <w:noProof/>
              <w:color w:val="auto"/>
            </w:rPr>
          </w:pPr>
          <w:hyperlink w:anchor="_Toc233682932" w:history="1">
            <w:r w:rsidRPr="006F0A76">
              <w:rPr>
                <w:rStyle w:val="Hiperligao"/>
                <w:noProof/>
              </w:rPr>
              <w:t>SECÇÃO I</w:t>
            </w:r>
            <w:r>
              <w:rPr>
                <w:noProof/>
                <w:webHidden/>
              </w:rPr>
              <w:tab/>
            </w:r>
            <w:r>
              <w:rPr>
                <w:noProof/>
                <w:webHidden/>
              </w:rPr>
              <w:fldChar w:fldCharType="begin"/>
            </w:r>
            <w:r>
              <w:rPr>
                <w:noProof/>
                <w:webHidden/>
              </w:rPr>
              <w:instrText xml:space="preserve"> PAGEREF _Toc233682932 \h </w:instrText>
            </w:r>
            <w:r>
              <w:rPr>
                <w:noProof/>
                <w:webHidden/>
              </w:rPr>
            </w:r>
            <w:r>
              <w:rPr>
                <w:noProof/>
                <w:webHidden/>
              </w:rPr>
              <w:fldChar w:fldCharType="separate"/>
            </w:r>
            <w:r>
              <w:rPr>
                <w:noProof/>
                <w:webHidden/>
              </w:rPr>
              <w:t>28</w:t>
            </w:r>
            <w:r>
              <w:rPr>
                <w:noProof/>
                <w:webHidden/>
              </w:rPr>
              <w:fldChar w:fldCharType="end"/>
            </w:r>
          </w:hyperlink>
        </w:p>
        <w:p w14:paraId="52F766D1" w14:textId="5AFD4811" w:rsidR="002B24BA" w:rsidRDefault="002B24BA">
          <w:pPr>
            <w:pStyle w:val="ndice2"/>
            <w:tabs>
              <w:tab w:val="right" w:leader="dot" w:pos="8779"/>
            </w:tabs>
            <w:rPr>
              <w:rFonts w:asciiTheme="minorHAnsi" w:eastAsiaTheme="minorEastAsia" w:hAnsiTheme="minorHAnsi" w:cstheme="minorBidi"/>
              <w:noProof/>
              <w:color w:val="auto"/>
            </w:rPr>
          </w:pPr>
          <w:hyperlink w:anchor="_Toc233682933" w:history="1">
            <w:r w:rsidRPr="006F0A76">
              <w:rPr>
                <w:rStyle w:val="Hiperligao"/>
                <w:noProof/>
              </w:rPr>
              <w:t>Condições gerais dos estabelecimentos</w:t>
            </w:r>
            <w:r>
              <w:rPr>
                <w:noProof/>
                <w:webHidden/>
              </w:rPr>
              <w:tab/>
            </w:r>
            <w:r>
              <w:rPr>
                <w:noProof/>
                <w:webHidden/>
              </w:rPr>
              <w:fldChar w:fldCharType="begin"/>
            </w:r>
            <w:r>
              <w:rPr>
                <w:noProof/>
                <w:webHidden/>
              </w:rPr>
              <w:instrText xml:space="preserve"> PAGEREF _Toc233682933 \h </w:instrText>
            </w:r>
            <w:r>
              <w:rPr>
                <w:noProof/>
                <w:webHidden/>
              </w:rPr>
            </w:r>
            <w:r>
              <w:rPr>
                <w:noProof/>
                <w:webHidden/>
              </w:rPr>
              <w:fldChar w:fldCharType="separate"/>
            </w:r>
            <w:r>
              <w:rPr>
                <w:noProof/>
                <w:webHidden/>
              </w:rPr>
              <w:t>28</w:t>
            </w:r>
            <w:r>
              <w:rPr>
                <w:noProof/>
                <w:webHidden/>
              </w:rPr>
              <w:fldChar w:fldCharType="end"/>
            </w:r>
          </w:hyperlink>
        </w:p>
        <w:p w14:paraId="78305017" w14:textId="62DFBDD1" w:rsidR="002B24BA" w:rsidRDefault="002B24BA">
          <w:pPr>
            <w:pStyle w:val="ndice3"/>
            <w:tabs>
              <w:tab w:val="right" w:leader="dot" w:pos="8779"/>
            </w:tabs>
            <w:rPr>
              <w:rFonts w:asciiTheme="minorHAnsi" w:eastAsiaTheme="minorEastAsia" w:hAnsiTheme="minorHAnsi" w:cstheme="minorBidi"/>
              <w:noProof/>
              <w:color w:val="auto"/>
            </w:rPr>
          </w:pPr>
          <w:hyperlink w:anchor="_Toc233682934" w:history="1">
            <w:r w:rsidRPr="006F0A76">
              <w:rPr>
                <w:rStyle w:val="Hiperligao"/>
                <w:noProof/>
              </w:rPr>
              <w:t>Artigo 22.º</w:t>
            </w:r>
            <w:r>
              <w:rPr>
                <w:noProof/>
                <w:webHidden/>
              </w:rPr>
              <w:tab/>
            </w:r>
            <w:r>
              <w:rPr>
                <w:noProof/>
                <w:webHidden/>
              </w:rPr>
              <w:fldChar w:fldCharType="begin"/>
            </w:r>
            <w:r>
              <w:rPr>
                <w:noProof/>
                <w:webHidden/>
              </w:rPr>
              <w:instrText xml:space="preserve"> PAGEREF _Toc233682934 \h </w:instrText>
            </w:r>
            <w:r>
              <w:rPr>
                <w:noProof/>
                <w:webHidden/>
              </w:rPr>
            </w:r>
            <w:r>
              <w:rPr>
                <w:noProof/>
                <w:webHidden/>
              </w:rPr>
              <w:fldChar w:fldCharType="separate"/>
            </w:r>
            <w:r>
              <w:rPr>
                <w:noProof/>
                <w:webHidden/>
              </w:rPr>
              <w:t>28</w:t>
            </w:r>
            <w:r>
              <w:rPr>
                <w:noProof/>
                <w:webHidden/>
              </w:rPr>
              <w:fldChar w:fldCharType="end"/>
            </w:r>
          </w:hyperlink>
        </w:p>
        <w:p w14:paraId="707D7F55" w14:textId="5F9AA908" w:rsidR="002B24BA" w:rsidRDefault="002B24BA">
          <w:pPr>
            <w:pStyle w:val="ndice3"/>
            <w:tabs>
              <w:tab w:val="right" w:leader="dot" w:pos="8779"/>
            </w:tabs>
            <w:rPr>
              <w:rFonts w:asciiTheme="minorHAnsi" w:eastAsiaTheme="minorEastAsia" w:hAnsiTheme="minorHAnsi" w:cstheme="minorBidi"/>
              <w:noProof/>
              <w:color w:val="auto"/>
            </w:rPr>
          </w:pPr>
          <w:hyperlink w:anchor="_Toc233682935" w:history="1">
            <w:r w:rsidRPr="006F0A76">
              <w:rPr>
                <w:rStyle w:val="Hiperligao"/>
                <w:noProof/>
                <w:lang w:val="pt-BR"/>
              </w:rPr>
              <w:t>Obrigações gerais em matéria de bem-estar</w:t>
            </w:r>
            <w:r>
              <w:rPr>
                <w:noProof/>
                <w:webHidden/>
              </w:rPr>
              <w:tab/>
            </w:r>
            <w:r>
              <w:rPr>
                <w:noProof/>
                <w:webHidden/>
              </w:rPr>
              <w:fldChar w:fldCharType="begin"/>
            </w:r>
            <w:r>
              <w:rPr>
                <w:noProof/>
                <w:webHidden/>
              </w:rPr>
              <w:instrText xml:space="preserve"> PAGEREF _Toc233682935 \h </w:instrText>
            </w:r>
            <w:r>
              <w:rPr>
                <w:noProof/>
                <w:webHidden/>
              </w:rPr>
            </w:r>
            <w:r>
              <w:rPr>
                <w:noProof/>
                <w:webHidden/>
              </w:rPr>
              <w:fldChar w:fldCharType="separate"/>
            </w:r>
            <w:r>
              <w:rPr>
                <w:noProof/>
                <w:webHidden/>
              </w:rPr>
              <w:t>28</w:t>
            </w:r>
            <w:r>
              <w:rPr>
                <w:noProof/>
                <w:webHidden/>
              </w:rPr>
              <w:fldChar w:fldCharType="end"/>
            </w:r>
          </w:hyperlink>
        </w:p>
        <w:p w14:paraId="198ADF2F" w14:textId="5E89B82A" w:rsidR="002B24BA" w:rsidRDefault="002B24BA">
          <w:pPr>
            <w:pStyle w:val="ndice3"/>
            <w:tabs>
              <w:tab w:val="right" w:leader="dot" w:pos="8779"/>
            </w:tabs>
            <w:rPr>
              <w:rFonts w:asciiTheme="minorHAnsi" w:eastAsiaTheme="minorEastAsia" w:hAnsiTheme="minorHAnsi" w:cstheme="minorBidi"/>
              <w:noProof/>
              <w:color w:val="auto"/>
            </w:rPr>
          </w:pPr>
          <w:hyperlink w:anchor="_Toc233682936" w:history="1">
            <w:r w:rsidRPr="006F0A76">
              <w:rPr>
                <w:rStyle w:val="Hiperligao"/>
                <w:noProof/>
              </w:rPr>
              <w:t>Artigo 23.º</w:t>
            </w:r>
            <w:r>
              <w:rPr>
                <w:noProof/>
                <w:webHidden/>
              </w:rPr>
              <w:tab/>
            </w:r>
            <w:r>
              <w:rPr>
                <w:noProof/>
                <w:webHidden/>
              </w:rPr>
              <w:fldChar w:fldCharType="begin"/>
            </w:r>
            <w:r>
              <w:rPr>
                <w:noProof/>
                <w:webHidden/>
              </w:rPr>
              <w:instrText xml:space="preserve"> PAGEREF _Toc233682936 \h </w:instrText>
            </w:r>
            <w:r>
              <w:rPr>
                <w:noProof/>
                <w:webHidden/>
              </w:rPr>
            </w:r>
            <w:r>
              <w:rPr>
                <w:noProof/>
                <w:webHidden/>
              </w:rPr>
              <w:fldChar w:fldCharType="separate"/>
            </w:r>
            <w:r>
              <w:rPr>
                <w:noProof/>
                <w:webHidden/>
              </w:rPr>
              <w:t>29</w:t>
            </w:r>
            <w:r>
              <w:rPr>
                <w:noProof/>
                <w:webHidden/>
              </w:rPr>
              <w:fldChar w:fldCharType="end"/>
            </w:r>
          </w:hyperlink>
        </w:p>
        <w:p w14:paraId="7FA0D8ED" w14:textId="7A7077BD" w:rsidR="002B24BA" w:rsidRDefault="002B24BA">
          <w:pPr>
            <w:pStyle w:val="ndice3"/>
            <w:tabs>
              <w:tab w:val="right" w:leader="dot" w:pos="8779"/>
            </w:tabs>
            <w:rPr>
              <w:rFonts w:asciiTheme="minorHAnsi" w:eastAsiaTheme="minorEastAsia" w:hAnsiTheme="minorHAnsi" w:cstheme="minorBidi"/>
              <w:noProof/>
              <w:color w:val="auto"/>
            </w:rPr>
          </w:pPr>
          <w:hyperlink w:anchor="_Toc233682937" w:history="1">
            <w:r w:rsidRPr="006F0A76">
              <w:rPr>
                <w:rStyle w:val="Hiperligao"/>
                <w:noProof/>
              </w:rPr>
              <w:t>Maneio de Animais de Companhia</w:t>
            </w:r>
            <w:r>
              <w:rPr>
                <w:noProof/>
                <w:webHidden/>
              </w:rPr>
              <w:tab/>
            </w:r>
            <w:r>
              <w:rPr>
                <w:noProof/>
                <w:webHidden/>
              </w:rPr>
              <w:fldChar w:fldCharType="begin"/>
            </w:r>
            <w:r>
              <w:rPr>
                <w:noProof/>
                <w:webHidden/>
              </w:rPr>
              <w:instrText xml:space="preserve"> PAGEREF _Toc233682937 \h </w:instrText>
            </w:r>
            <w:r>
              <w:rPr>
                <w:noProof/>
                <w:webHidden/>
              </w:rPr>
            </w:r>
            <w:r>
              <w:rPr>
                <w:noProof/>
                <w:webHidden/>
              </w:rPr>
              <w:fldChar w:fldCharType="separate"/>
            </w:r>
            <w:r>
              <w:rPr>
                <w:noProof/>
                <w:webHidden/>
              </w:rPr>
              <w:t>29</w:t>
            </w:r>
            <w:r>
              <w:rPr>
                <w:noProof/>
                <w:webHidden/>
              </w:rPr>
              <w:fldChar w:fldCharType="end"/>
            </w:r>
          </w:hyperlink>
        </w:p>
        <w:p w14:paraId="58AEE78B" w14:textId="0D011A6B" w:rsidR="002B24BA" w:rsidRDefault="002B24BA">
          <w:pPr>
            <w:pStyle w:val="ndice3"/>
            <w:tabs>
              <w:tab w:val="right" w:leader="dot" w:pos="8779"/>
            </w:tabs>
            <w:rPr>
              <w:rFonts w:asciiTheme="minorHAnsi" w:eastAsiaTheme="minorEastAsia" w:hAnsiTheme="minorHAnsi" w:cstheme="minorBidi"/>
              <w:noProof/>
              <w:color w:val="auto"/>
            </w:rPr>
          </w:pPr>
          <w:hyperlink w:anchor="_Toc233682938" w:history="1">
            <w:r w:rsidRPr="006F0A76">
              <w:rPr>
                <w:rStyle w:val="Hiperligao"/>
                <w:noProof/>
                <w:lang w:val="pt-BR"/>
              </w:rPr>
              <w:t>Artigo 24.º</w:t>
            </w:r>
            <w:r>
              <w:rPr>
                <w:noProof/>
                <w:webHidden/>
              </w:rPr>
              <w:tab/>
            </w:r>
            <w:r>
              <w:rPr>
                <w:noProof/>
                <w:webHidden/>
              </w:rPr>
              <w:fldChar w:fldCharType="begin"/>
            </w:r>
            <w:r>
              <w:rPr>
                <w:noProof/>
                <w:webHidden/>
              </w:rPr>
              <w:instrText xml:space="preserve"> PAGEREF _Toc233682938 \h </w:instrText>
            </w:r>
            <w:r>
              <w:rPr>
                <w:noProof/>
                <w:webHidden/>
              </w:rPr>
            </w:r>
            <w:r>
              <w:rPr>
                <w:noProof/>
                <w:webHidden/>
              </w:rPr>
              <w:fldChar w:fldCharType="separate"/>
            </w:r>
            <w:r>
              <w:rPr>
                <w:noProof/>
                <w:webHidden/>
              </w:rPr>
              <w:t>29</w:t>
            </w:r>
            <w:r>
              <w:rPr>
                <w:noProof/>
                <w:webHidden/>
              </w:rPr>
              <w:fldChar w:fldCharType="end"/>
            </w:r>
          </w:hyperlink>
        </w:p>
        <w:p w14:paraId="48F5AB9E" w14:textId="27535D8B" w:rsidR="002B24BA" w:rsidRDefault="002B24BA">
          <w:pPr>
            <w:pStyle w:val="ndice3"/>
            <w:tabs>
              <w:tab w:val="right" w:leader="dot" w:pos="8779"/>
            </w:tabs>
            <w:rPr>
              <w:rFonts w:asciiTheme="minorHAnsi" w:eastAsiaTheme="minorEastAsia" w:hAnsiTheme="minorHAnsi" w:cstheme="minorBidi"/>
              <w:noProof/>
              <w:color w:val="auto"/>
            </w:rPr>
          </w:pPr>
          <w:hyperlink w:anchor="_Toc233682939" w:history="1">
            <w:r w:rsidRPr="006F0A76">
              <w:rPr>
                <w:rStyle w:val="Hiperligao"/>
                <w:noProof/>
                <w:lang w:val="pt"/>
              </w:rPr>
              <w:t>Condições Gerais dos estabelecimentos</w:t>
            </w:r>
            <w:r>
              <w:rPr>
                <w:noProof/>
                <w:webHidden/>
              </w:rPr>
              <w:tab/>
            </w:r>
            <w:r>
              <w:rPr>
                <w:noProof/>
                <w:webHidden/>
              </w:rPr>
              <w:fldChar w:fldCharType="begin"/>
            </w:r>
            <w:r>
              <w:rPr>
                <w:noProof/>
                <w:webHidden/>
              </w:rPr>
              <w:instrText xml:space="preserve"> PAGEREF _Toc233682939 \h </w:instrText>
            </w:r>
            <w:r>
              <w:rPr>
                <w:noProof/>
                <w:webHidden/>
              </w:rPr>
            </w:r>
            <w:r>
              <w:rPr>
                <w:noProof/>
                <w:webHidden/>
              </w:rPr>
              <w:fldChar w:fldCharType="separate"/>
            </w:r>
            <w:r>
              <w:rPr>
                <w:noProof/>
                <w:webHidden/>
              </w:rPr>
              <w:t>29</w:t>
            </w:r>
            <w:r>
              <w:rPr>
                <w:noProof/>
                <w:webHidden/>
              </w:rPr>
              <w:fldChar w:fldCharType="end"/>
            </w:r>
          </w:hyperlink>
        </w:p>
        <w:p w14:paraId="13C5AA5D" w14:textId="456F2E1A" w:rsidR="002B24BA" w:rsidRDefault="002B24BA">
          <w:pPr>
            <w:pStyle w:val="ndice3"/>
            <w:tabs>
              <w:tab w:val="right" w:leader="dot" w:pos="8779"/>
            </w:tabs>
            <w:rPr>
              <w:rFonts w:asciiTheme="minorHAnsi" w:eastAsiaTheme="minorEastAsia" w:hAnsiTheme="minorHAnsi" w:cstheme="minorBidi"/>
              <w:noProof/>
              <w:color w:val="auto"/>
            </w:rPr>
          </w:pPr>
          <w:hyperlink w:anchor="_Toc233682940" w:history="1">
            <w:r w:rsidRPr="006F0A76">
              <w:rPr>
                <w:rStyle w:val="Hiperligao"/>
                <w:noProof/>
              </w:rPr>
              <w:t>Artigo 25.º</w:t>
            </w:r>
            <w:r>
              <w:rPr>
                <w:noProof/>
                <w:webHidden/>
              </w:rPr>
              <w:tab/>
            </w:r>
            <w:r>
              <w:rPr>
                <w:noProof/>
                <w:webHidden/>
              </w:rPr>
              <w:fldChar w:fldCharType="begin"/>
            </w:r>
            <w:r>
              <w:rPr>
                <w:noProof/>
                <w:webHidden/>
              </w:rPr>
              <w:instrText xml:space="preserve"> PAGEREF _Toc233682940 \h </w:instrText>
            </w:r>
            <w:r>
              <w:rPr>
                <w:noProof/>
                <w:webHidden/>
              </w:rPr>
            </w:r>
            <w:r>
              <w:rPr>
                <w:noProof/>
                <w:webHidden/>
              </w:rPr>
              <w:fldChar w:fldCharType="separate"/>
            </w:r>
            <w:r>
              <w:rPr>
                <w:noProof/>
                <w:webHidden/>
              </w:rPr>
              <w:t>31</w:t>
            </w:r>
            <w:r>
              <w:rPr>
                <w:noProof/>
                <w:webHidden/>
              </w:rPr>
              <w:fldChar w:fldCharType="end"/>
            </w:r>
          </w:hyperlink>
        </w:p>
        <w:p w14:paraId="21255CB9" w14:textId="5A91231E" w:rsidR="002B24BA" w:rsidRDefault="002B24BA">
          <w:pPr>
            <w:pStyle w:val="ndice3"/>
            <w:tabs>
              <w:tab w:val="right" w:leader="dot" w:pos="8779"/>
            </w:tabs>
            <w:rPr>
              <w:rFonts w:asciiTheme="minorHAnsi" w:eastAsiaTheme="minorEastAsia" w:hAnsiTheme="minorHAnsi" w:cstheme="minorBidi"/>
              <w:noProof/>
              <w:color w:val="auto"/>
            </w:rPr>
          </w:pPr>
          <w:hyperlink w:anchor="_Toc233682941" w:history="1">
            <w:r w:rsidRPr="006F0A76">
              <w:rPr>
                <w:rStyle w:val="Hiperligao"/>
                <w:noProof/>
              </w:rPr>
              <w:t>Sistemas de proteção</w:t>
            </w:r>
            <w:r>
              <w:rPr>
                <w:noProof/>
                <w:webHidden/>
              </w:rPr>
              <w:tab/>
            </w:r>
            <w:r>
              <w:rPr>
                <w:noProof/>
                <w:webHidden/>
              </w:rPr>
              <w:fldChar w:fldCharType="begin"/>
            </w:r>
            <w:r>
              <w:rPr>
                <w:noProof/>
                <w:webHidden/>
              </w:rPr>
              <w:instrText xml:space="preserve"> PAGEREF _Toc233682941 \h </w:instrText>
            </w:r>
            <w:r>
              <w:rPr>
                <w:noProof/>
                <w:webHidden/>
              </w:rPr>
            </w:r>
            <w:r>
              <w:rPr>
                <w:noProof/>
                <w:webHidden/>
              </w:rPr>
              <w:fldChar w:fldCharType="separate"/>
            </w:r>
            <w:r>
              <w:rPr>
                <w:noProof/>
                <w:webHidden/>
              </w:rPr>
              <w:t>31</w:t>
            </w:r>
            <w:r>
              <w:rPr>
                <w:noProof/>
                <w:webHidden/>
              </w:rPr>
              <w:fldChar w:fldCharType="end"/>
            </w:r>
          </w:hyperlink>
        </w:p>
        <w:p w14:paraId="3162DBC2" w14:textId="6551404F" w:rsidR="002B24BA" w:rsidRDefault="002B24BA">
          <w:pPr>
            <w:pStyle w:val="ndice3"/>
            <w:tabs>
              <w:tab w:val="right" w:leader="dot" w:pos="8779"/>
            </w:tabs>
            <w:rPr>
              <w:rFonts w:asciiTheme="minorHAnsi" w:eastAsiaTheme="minorEastAsia" w:hAnsiTheme="minorHAnsi" w:cstheme="minorBidi"/>
              <w:noProof/>
              <w:color w:val="auto"/>
            </w:rPr>
          </w:pPr>
          <w:hyperlink w:anchor="_Toc233682942" w:history="1">
            <w:r w:rsidRPr="006F0A76">
              <w:rPr>
                <w:rStyle w:val="Hiperligao"/>
                <w:noProof/>
              </w:rPr>
              <w:t>Artigo 26.º</w:t>
            </w:r>
            <w:r>
              <w:rPr>
                <w:noProof/>
                <w:webHidden/>
              </w:rPr>
              <w:tab/>
            </w:r>
            <w:r>
              <w:rPr>
                <w:noProof/>
                <w:webHidden/>
              </w:rPr>
              <w:fldChar w:fldCharType="begin"/>
            </w:r>
            <w:r>
              <w:rPr>
                <w:noProof/>
                <w:webHidden/>
              </w:rPr>
              <w:instrText xml:space="preserve"> PAGEREF _Toc233682942 \h </w:instrText>
            </w:r>
            <w:r>
              <w:rPr>
                <w:noProof/>
                <w:webHidden/>
              </w:rPr>
            </w:r>
            <w:r>
              <w:rPr>
                <w:noProof/>
                <w:webHidden/>
              </w:rPr>
              <w:fldChar w:fldCharType="separate"/>
            </w:r>
            <w:r>
              <w:rPr>
                <w:noProof/>
                <w:webHidden/>
              </w:rPr>
              <w:t>31</w:t>
            </w:r>
            <w:r>
              <w:rPr>
                <w:noProof/>
                <w:webHidden/>
              </w:rPr>
              <w:fldChar w:fldCharType="end"/>
            </w:r>
          </w:hyperlink>
        </w:p>
        <w:p w14:paraId="38955DF2" w14:textId="6B40F662" w:rsidR="002B24BA" w:rsidRDefault="002B24BA">
          <w:pPr>
            <w:pStyle w:val="ndice3"/>
            <w:tabs>
              <w:tab w:val="right" w:leader="dot" w:pos="8779"/>
            </w:tabs>
            <w:rPr>
              <w:rFonts w:asciiTheme="minorHAnsi" w:eastAsiaTheme="minorEastAsia" w:hAnsiTheme="minorHAnsi" w:cstheme="minorBidi"/>
              <w:noProof/>
              <w:color w:val="auto"/>
            </w:rPr>
          </w:pPr>
          <w:hyperlink w:anchor="_Toc233682943" w:history="1">
            <w:r w:rsidRPr="006F0A76">
              <w:rPr>
                <w:rStyle w:val="Hiperligao"/>
                <w:noProof/>
              </w:rPr>
              <w:t>Segurança de pessoas, animais e bens</w:t>
            </w:r>
            <w:r>
              <w:rPr>
                <w:noProof/>
                <w:webHidden/>
              </w:rPr>
              <w:tab/>
            </w:r>
            <w:r>
              <w:rPr>
                <w:noProof/>
                <w:webHidden/>
              </w:rPr>
              <w:fldChar w:fldCharType="begin"/>
            </w:r>
            <w:r>
              <w:rPr>
                <w:noProof/>
                <w:webHidden/>
              </w:rPr>
              <w:instrText xml:space="preserve"> PAGEREF _Toc233682943 \h </w:instrText>
            </w:r>
            <w:r>
              <w:rPr>
                <w:noProof/>
                <w:webHidden/>
              </w:rPr>
            </w:r>
            <w:r>
              <w:rPr>
                <w:noProof/>
                <w:webHidden/>
              </w:rPr>
              <w:fldChar w:fldCharType="separate"/>
            </w:r>
            <w:r>
              <w:rPr>
                <w:noProof/>
                <w:webHidden/>
              </w:rPr>
              <w:t>31</w:t>
            </w:r>
            <w:r>
              <w:rPr>
                <w:noProof/>
                <w:webHidden/>
              </w:rPr>
              <w:fldChar w:fldCharType="end"/>
            </w:r>
          </w:hyperlink>
        </w:p>
        <w:p w14:paraId="5541D6CB" w14:textId="41C89824" w:rsidR="002B24BA" w:rsidRDefault="002B24BA">
          <w:pPr>
            <w:pStyle w:val="ndice3"/>
            <w:tabs>
              <w:tab w:val="right" w:leader="dot" w:pos="8779"/>
            </w:tabs>
            <w:rPr>
              <w:rFonts w:asciiTheme="minorHAnsi" w:eastAsiaTheme="minorEastAsia" w:hAnsiTheme="minorHAnsi" w:cstheme="minorBidi"/>
              <w:noProof/>
              <w:color w:val="auto"/>
            </w:rPr>
          </w:pPr>
          <w:hyperlink w:anchor="_Toc233682944" w:history="1">
            <w:r w:rsidRPr="006F0A76">
              <w:rPr>
                <w:rStyle w:val="Hiperligao"/>
                <w:noProof/>
              </w:rPr>
              <w:t>Artigo 27.º</w:t>
            </w:r>
            <w:r>
              <w:rPr>
                <w:noProof/>
                <w:webHidden/>
              </w:rPr>
              <w:tab/>
            </w:r>
            <w:r>
              <w:rPr>
                <w:noProof/>
                <w:webHidden/>
              </w:rPr>
              <w:fldChar w:fldCharType="begin"/>
            </w:r>
            <w:r>
              <w:rPr>
                <w:noProof/>
                <w:webHidden/>
              </w:rPr>
              <w:instrText xml:space="preserve"> PAGEREF _Toc233682944 \h </w:instrText>
            </w:r>
            <w:r>
              <w:rPr>
                <w:noProof/>
                <w:webHidden/>
              </w:rPr>
            </w:r>
            <w:r>
              <w:rPr>
                <w:noProof/>
                <w:webHidden/>
              </w:rPr>
              <w:fldChar w:fldCharType="separate"/>
            </w:r>
            <w:r>
              <w:rPr>
                <w:noProof/>
                <w:webHidden/>
              </w:rPr>
              <w:t>31</w:t>
            </w:r>
            <w:r>
              <w:rPr>
                <w:noProof/>
                <w:webHidden/>
              </w:rPr>
              <w:fldChar w:fldCharType="end"/>
            </w:r>
          </w:hyperlink>
        </w:p>
        <w:p w14:paraId="59DA0755" w14:textId="4BD31185" w:rsidR="002B24BA" w:rsidRDefault="002B24BA">
          <w:pPr>
            <w:pStyle w:val="ndice3"/>
            <w:tabs>
              <w:tab w:val="right" w:leader="dot" w:pos="8779"/>
            </w:tabs>
            <w:rPr>
              <w:rFonts w:asciiTheme="minorHAnsi" w:eastAsiaTheme="minorEastAsia" w:hAnsiTheme="minorHAnsi" w:cstheme="minorBidi"/>
              <w:noProof/>
              <w:color w:val="auto"/>
            </w:rPr>
          </w:pPr>
          <w:hyperlink w:anchor="_Toc233682945" w:history="1">
            <w:r w:rsidRPr="006F0A76">
              <w:rPr>
                <w:rStyle w:val="Hiperligao"/>
                <w:noProof/>
              </w:rPr>
              <w:t>Tratadores</w:t>
            </w:r>
            <w:r>
              <w:rPr>
                <w:noProof/>
                <w:webHidden/>
              </w:rPr>
              <w:tab/>
            </w:r>
            <w:r>
              <w:rPr>
                <w:noProof/>
                <w:webHidden/>
              </w:rPr>
              <w:fldChar w:fldCharType="begin"/>
            </w:r>
            <w:r>
              <w:rPr>
                <w:noProof/>
                <w:webHidden/>
              </w:rPr>
              <w:instrText xml:space="preserve"> PAGEREF _Toc233682945 \h </w:instrText>
            </w:r>
            <w:r>
              <w:rPr>
                <w:noProof/>
                <w:webHidden/>
              </w:rPr>
            </w:r>
            <w:r>
              <w:rPr>
                <w:noProof/>
                <w:webHidden/>
              </w:rPr>
              <w:fldChar w:fldCharType="separate"/>
            </w:r>
            <w:r>
              <w:rPr>
                <w:noProof/>
                <w:webHidden/>
              </w:rPr>
              <w:t>31</w:t>
            </w:r>
            <w:r>
              <w:rPr>
                <w:noProof/>
                <w:webHidden/>
              </w:rPr>
              <w:fldChar w:fldCharType="end"/>
            </w:r>
          </w:hyperlink>
        </w:p>
        <w:p w14:paraId="1C581CB3" w14:textId="5D27C5C4" w:rsidR="002B24BA" w:rsidRDefault="002B24BA">
          <w:pPr>
            <w:pStyle w:val="ndice3"/>
            <w:tabs>
              <w:tab w:val="right" w:leader="dot" w:pos="8779"/>
            </w:tabs>
            <w:rPr>
              <w:rFonts w:asciiTheme="minorHAnsi" w:eastAsiaTheme="minorEastAsia" w:hAnsiTheme="minorHAnsi" w:cstheme="minorBidi"/>
              <w:noProof/>
              <w:color w:val="auto"/>
            </w:rPr>
          </w:pPr>
          <w:hyperlink w:anchor="_Toc233682946" w:history="1">
            <w:r w:rsidRPr="006F0A76">
              <w:rPr>
                <w:rStyle w:val="Hiperligao"/>
                <w:bCs/>
                <w:noProof/>
              </w:rPr>
              <w:t>Artigo 28.º</w:t>
            </w:r>
            <w:r>
              <w:rPr>
                <w:noProof/>
                <w:webHidden/>
              </w:rPr>
              <w:tab/>
            </w:r>
            <w:r>
              <w:rPr>
                <w:noProof/>
                <w:webHidden/>
              </w:rPr>
              <w:fldChar w:fldCharType="begin"/>
            </w:r>
            <w:r>
              <w:rPr>
                <w:noProof/>
                <w:webHidden/>
              </w:rPr>
              <w:instrText xml:space="preserve"> PAGEREF _Toc233682946 \h </w:instrText>
            </w:r>
            <w:r>
              <w:rPr>
                <w:noProof/>
                <w:webHidden/>
              </w:rPr>
            </w:r>
            <w:r>
              <w:rPr>
                <w:noProof/>
                <w:webHidden/>
              </w:rPr>
              <w:fldChar w:fldCharType="separate"/>
            </w:r>
            <w:r>
              <w:rPr>
                <w:noProof/>
                <w:webHidden/>
              </w:rPr>
              <w:t>32</w:t>
            </w:r>
            <w:r>
              <w:rPr>
                <w:noProof/>
                <w:webHidden/>
              </w:rPr>
              <w:fldChar w:fldCharType="end"/>
            </w:r>
          </w:hyperlink>
        </w:p>
        <w:p w14:paraId="7B51CA2D" w14:textId="39ED5503" w:rsidR="002B24BA" w:rsidRDefault="002B24BA">
          <w:pPr>
            <w:pStyle w:val="ndice3"/>
            <w:tabs>
              <w:tab w:val="right" w:leader="dot" w:pos="8779"/>
            </w:tabs>
            <w:rPr>
              <w:rFonts w:asciiTheme="minorHAnsi" w:eastAsiaTheme="minorEastAsia" w:hAnsiTheme="minorHAnsi" w:cstheme="minorBidi"/>
              <w:noProof/>
              <w:color w:val="auto"/>
            </w:rPr>
          </w:pPr>
          <w:hyperlink w:anchor="_Toc233682947" w:history="1">
            <w:r w:rsidRPr="006F0A76">
              <w:rPr>
                <w:rStyle w:val="Hiperligao"/>
                <w:bCs/>
                <w:noProof/>
              </w:rPr>
              <w:t>Formação</w:t>
            </w:r>
            <w:r>
              <w:rPr>
                <w:noProof/>
                <w:webHidden/>
              </w:rPr>
              <w:tab/>
            </w:r>
            <w:r>
              <w:rPr>
                <w:noProof/>
                <w:webHidden/>
              </w:rPr>
              <w:fldChar w:fldCharType="begin"/>
            </w:r>
            <w:r>
              <w:rPr>
                <w:noProof/>
                <w:webHidden/>
              </w:rPr>
              <w:instrText xml:space="preserve"> PAGEREF _Toc233682947 \h </w:instrText>
            </w:r>
            <w:r>
              <w:rPr>
                <w:noProof/>
                <w:webHidden/>
              </w:rPr>
            </w:r>
            <w:r>
              <w:rPr>
                <w:noProof/>
                <w:webHidden/>
              </w:rPr>
              <w:fldChar w:fldCharType="separate"/>
            </w:r>
            <w:r>
              <w:rPr>
                <w:noProof/>
                <w:webHidden/>
              </w:rPr>
              <w:t>32</w:t>
            </w:r>
            <w:r>
              <w:rPr>
                <w:noProof/>
                <w:webHidden/>
              </w:rPr>
              <w:fldChar w:fldCharType="end"/>
            </w:r>
          </w:hyperlink>
        </w:p>
        <w:p w14:paraId="0BC627AC" w14:textId="07180D1E" w:rsidR="002B24BA" w:rsidRDefault="002B24BA">
          <w:pPr>
            <w:pStyle w:val="ndice3"/>
            <w:tabs>
              <w:tab w:val="right" w:leader="dot" w:pos="8779"/>
            </w:tabs>
            <w:rPr>
              <w:rFonts w:asciiTheme="minorHAnsi" w:eastAsiaTheme="minorEastAsia" w:hAnsiTheme="minorHAnsi" w:cstheme="minorBidi"/>
              <w:noProof/>
              <w:color w:val="auto"/>
            </w:rPr>
          </w:pPr>
          <w:hyperlink w:anchor="_Toc233682948" w:history="1">
            <w:r w:rsidRPr="006F0A76">
              <w:rPr>
                <w:rStyle w:val="Hiperligao"/>
                <w:noProof/>
              </w:rPr>
              <w:t>Artigo 29.º Visitas de aconselhamento sobre bem-estar animal</w:t>
            </w:r>
            <w:r>
              <w:rPr>
                <w:noProof/>
                <w:webHidden/>
              </w:rPr>
              <w:tab/>
            </w:r>
            <w:r>
              <w:rPr>
                <w:noProof/>
                <w:webHidden/>
              </w:rPr>
              <w:fldChar w:fldCharType="begin"/>
            </w:r>
            <w:r>
              <w:rPr>
                <w:noProof/>
                <w:webHidden/>
              </w:rPr>
              <w:instrText xml:space="preserve"> PAGEREF _Toc233682948 \h </w:instrText>
            </w:r>
            <w:r>
              <w:rPr>
                <w:noProof/>
                <w:webHidden/>
              </w:rPr>
            </w:r>
            <w:r>
              <w:rPr>
                <w:noProof/>
                <w:webHidden/>
              </w:rPr>
              <w:fldChar w:fldCharType="separate"/>
            </w:r>
            <w:r>
              <w:rPr>
                <w:noProof/>
                <w:webHidden/>
              </w:rPr>
              <w:t>32</w:t>
            </w:r>
            <w:r>
              <w:rPr>
                <w:noProof/>
                <w:webHidden/>
              </w:rPr>
              <w:fldChar w:fldCharType="end"/>
            </w:r>
          </w:hyperlink>
        </w:p>
        <w:p w14:paraId="4BECA6C2" w14:textId="06247DD3" w:rsidR="002B24BA" w:rsidRDefault="002B24BA">
          <w:pPr>
            <w:pStyle w:val="ndice3"/>
            <w:tabs>
              <w:tab w:val="right" w:leader="dot" w:pos="8779"/>
            </w:tabs>
            <w:rPr>
              <w:rFonts w:asciiTheme="minorHAnsi" w:eastAsiaTheme="minorEastAsia" w:hAnsiTheme="minorHAnsi" w:cstheme="minorBidi"/>
              <w:noProof/>
              <w:color w:val="auto"/>
            </w:rPr>
          </w:pPr>
          <w:hyperlink w:anchor="_Toc233682949" w:history="1">
            <w:r w:rsidRPr="006F0A76">
              <w:rPr>
                <w:rStyle w:val="Hiperligao"/>
                <w:noProof/>
              </w:rPr>
              <w:t>Artigo 30.º</w:t>
            </w:r>
            <w:r>
              <w:rPr>
                <w:noProof/>
                <w:webHidden/>
              </w:rPr>
              <w:tab/>
            </w:r>
            <w:r>
              <w:rPr>
                <w:noProof/>
                <w:webHidden/>
              </w:rPr>
              <w:fldChar w:fldCharType="begin"/>
            </w:r>
            <w:r>
              <w:rPr>
                <w:noProof/>
                <w:webHidden/>
              </w:rPr>
              <w:instrText xml:space="preserve"> PAGEREF _Toc233682949 \h </w:instrText>
            </w:r>
            <w:r>
              <w:rPr>
                <w:noProof/>
                <w:webHidden/>
              </w:rPr>
            </w:r>
            <w:r>
              <w:rPr>
                <w:noProof/>
                <w:webHidden/>
              </w:rPr>
              <w:fldChar w:fldCharType="separate"/>
            </w:r>
            <w:r>
              <w:rPr>
                <w:noProof/>
                <w:webHidden/>
              </w:rPr>
              <w:t>33</w:t>
            </w:r>
            <w:r>
              <w:rPr>
                <w:noProof/>
                <w:webHidden/>
              </w:rPr>
              <w:fldChar w:fldCharType="end"/>
            </w:r>
          </w:hyperlink>
        </w:p>
        <w:p w14:paraId="50C63FEF" w14:textId="13F0768B" w:rsidR="002B24BA" w:rsidRDefault="002B24BA">
          <w:pPr>
            <w:pStyle w:val="ndice3"/>
            <w:tabs>
              <w:tab w:val="right" w:leader="dot" w:pos="8779"/>
            </w:tabs>
            <w:rPr>
              <w:rFonts w:asciiTheme="minorHAnsi" w:eastAsiaTheme="minorEastAsia" w:hAnsiTheme="minorHAnsi" w:cstheme="minorBidi"/>
              <w:noProof/>
              <w:color w:val="auto"/>
            </w:rPr>
          </w:pPr>
          <w:hyperlink w:anchor="_Toc233682950" w:history="1">
            <w:r w:rsidRPr="006F0A76">
              <w:rPr>
                <w:rStyle w:val="Hiperligao"/>
                <w:noProof/>
              </w:rPr>
              <w:t>Manutenção de registos</w:t>
            </w:r>
            <w:r>
              <w:rPr>
                <w:noProof/>
                <w:webHidden/>
              </w:rPr>
              <w:tab/>
            </w:r>
            <w:r>
              <w:rPr>
                <w:noProof/>
                <w:webHidden/>
              </w:rPr>
              <w:fldChar w:fldCharType="begin"/>
            </w:r>
            <w:r>
              <w:rPr>
                <w:noProof/>
                <w:webHidden/>
              </w:rPr>
              <w:instrText xml:space="preserve"> PAGEREF _Toc233682950 \h </w:instrText>
            </w:r>
            <w:r>
              <w:rPr>
                <w:noProof/>
                <w:webHidden/>
              </w:rPr>
            </w:r>
            <w:r>
              <w:rPr>
                <w:noProof/>
                <w:webHidden/>
              </w:rPr>
              <w:fldChar w:fldCharType="separate"/>
            </w:r>
            <w:r>
              <w:rPr>
                <w:noProof/>
                <w:webHidden/>
              </w:rPr>
              <w:t>33</w:t>
            </w:r>
            <w:r>
              <w:rPr>
                <w:noProof/>
                <w:webHidden/>
              </w:rPr>
              <w:fldChar w:fldCharType="end"/>
            </w:r>
          </w:hyperlink>
        </w:p>
        <w:p w14:paraId="608F9D66" w14:textId="2A8B452A" w:rsidR="002B24BA" w:rsidRDefault="002B24BA">
          <w:pPr>
            <w:pStyle w:val="ndice3"/>
            <w:tabs>
              <w:tab w:val="right" w:leader="dot" w:pos="8779"/>
            </w:tabs>
            <w:rPr>
              <w:rFonts w:asciiTheme="minorHAnsi" w:eastAsiaTheme="minorEastAsia" w:hAnsiTheme="minorHAnsi" w:cstheme="minorBidi"/>
              <w:noProof/>
              <w:color w:val="auto"/>
            </w:rPr>
          </w:pPr>
          <w:hyperlink w:anchor="_Toc233682951" w:history="1">
            <w:r w:rsidRPr="006F0A76">
              <w:rPr>
                <w:rStyle w:val="Hiperligao"/>
                <w:bCs/>
                <w:noProof/>
              </w:rPr>
              <w:t>Artigo 31.º</w:t>
            </w:r>
            <w:r>
              <w:rPr>
                <w:noProof/>
                <w:webHidden/>
              </w:rPr>
              <w:tab/>
            </w:r>
            <w:r>
              <w:rPr>
                <w:noProof/>
                <w:webHidden/>
              </w:rPr>
              <w:fldChar w:fldCharType="begin"/>
            </w:r>
            <w:r>
              <w:rPr>
                <w:noProof/>
                <w:webHidden/>
              </w:rPr>
              <w:instrText xml:space="preserve"> PAGEREF _Toc233682951 \h </w:instrText>
            </w:r>
            <w:r>
              <w:rPr>
                <w:noProof/>
                <w:webHidden/>
              </w:rPr>
            </w:r>
            <w:r>
              <w:rPr>
                <w:noProof/>
                <w:webHidden/>
              </w:rPr>
              <w:fldChar w:fldCharType="separate"/>
            </w:r>
            <w:r>
              <w:rPr>
                <w:noProof/>
                <w:webHidden/>
              </w:rPr>
              <w:t>34</w:t>
            </w:r>
            <w:r>
              <w:rPr>
                <w:noProof/>
                <w:webHidden/>
              </w:rPr>
              <w:fldChar w:fldCharType="end"/>
            </w:r>
          </w:hyperlink>
        </w:p>
        <w:p w14:paraId="00962947" w14:textId="7946975C" w:rsidR="002B24BA" w:rsidRDefault="002B24BA">
          <w:pPr>
            <w:pStyle w:val="ndice3"/>
            <w:tabs>
              <w:tab w:val="right" w:leader="dot" w:pos="8779"/>
            </w:tabs>
            <w:rPr>
              <w:rFonts w:asciiTheme="minorHAnsi" w:eastAsiaTheme="minorEastAsia" w:hAnsiTheme="minorHAnsi" w:cstheme="minorBidi"/>
              <w:noProof/>
              <w:color w:val="auto"/>
            </w:rPr>
          </w:pPr>
          <w:hyperlink w:anchor="_Toc233682952" w:history="1">
            <w:r w:rsidRPr="006F0A76">
              <w:rPr>
                <w:rStyle w:val="Hiperligao"/>
                <w:bCs/>
                <w:noProof/>
              </w:rPr>
              <w:t>Condições particulares para a manutenção de cães e gatos</w:t>
            </w:r>
            <w:r>
              <w:rPr>
                <w:noProof/>
                <w:webHidden/>
              </w:rPr>
              <w:tab/>
            </w:r>
            <w:r>
              <w:rPr>
                <w:noProof/>
                <w:webHidden/>
              </w:rPr>
              <w:fldChar w:fldCharType="begin"/>
            </w:r>
            <w:r>
              <w:rPr>
                <w:noProof/>
                <w:webHidden/>
              </w:rPr>
              <w:instrText xml:space="preserve"> PAGEREF _Toc233682952 \h </w:instrText>
            </w:r>
            <w:r>
              <w:rPr>
                <w:noProof/>
                <w:webHidden/>
              </w:rPr>
            </w:r>
            <w:r>
              <w:rPr>
                <w:noProof/>
                <w:webHidden/>
              </w:rPr>
              <w:fldChar w:fldCharType="separate"/>
            </w:r>
            <w:r>
              <w:rPr>
                <w:noProof/>
                <w:webHidden/>
              </w:rPr>
              <w:t>34</w:t>
            </w:r>
            <w:r>
              <w:rPr>
                <w:noProof/>
                <w:webHidden/>
              </w:rPr>
              <w:fldChar w:fldCharType="end"/>
            </w:r>
          </w:hyperlink>
        </w:p>
        <w:p w14:paraId="1BBA2664" w14:textId="6AFF727E" w:rsidR="002B24BA" w:rsidRDefault="002B24BA">
          <w:pPr>
            <w:pStyle w:val="ndice2"/>
            <w:tabs>
              <w:tab w:val="right" w:leader="dot" w:pos="8779"/>
            </w:tabs>
            <w:rPr>
              <w:rFonts w:asciiTheme="minorHAnsi" w:eastAsiaTheme="minorEastAsia" w:hAnsiTheme="minorHAnsi" w:cstheme="minorBidi"/>
              <w:noProof/>
              <w:color w:val="auto"/>
            </w:rPr>
          </w:pPr>
          <w:hyperlink w:anchor="_Toc233682953" w:history="1">
            <w:r w:rsidRPr="006F0A76">
              <w:rPr>
                <w:rStyle w:val="Hiperligao"/>
                <w:noProof/>
              </w:rPr>
              <w:t>SUBSECÇÃO II</w:t>
            </w:r>
            <w:r>
              <w:rPr>
                <w:noProof/>
                <w:webHidden/>
              </w:rPr>
              <w:tab/>
            </w:r>
            <w:r>
              <w:rPr>
                <w:noProof/>
                <w:webHidden/>
              </w:rPr>
              <w:fldChar w:fldCharType="begin"/>
            </w:r>
            <w:r>
              <w:rPr>
                <w:noProof/>
                <w:webHidden/>
              </w:rPr>
              <w:instrText xml:space="preserve"> PAGEREF _Toc233682953 \h </w:instrText>
            </w:r>
            <w:r>
              <w:rPr>
                <w:noProof/>
                <w:webHidden/>
              </w:rPr>
            </w:r>
            <w:r>
              <w:rPr>
                <w:noProof/>
                <w:webHidden/>
              </w:rPr>
              <w:fldChar w:fldCharType="separate"/>
            </w:r>
            <w:r>
              <w:rPr>
                <w:noProof/>
                <w:webHidden/>
              </w:rPr>
              <w:t>34</w:t>
            </w:r>
            <w:r>
              <w:rPr>
                <w:noProof/>
                <w:webHidden/>
              </w:rPr>
              <w:fldChar w:fldCharType="end"/>
            </w:r>
          </w:hyperlink>
        </w:p>
        <w:p w14:paraId="4F5F9A81" w14:textId="56D3BF91" w:rsidR="002B24BA" w:rsidRDefault="002B24BA">
          <w:pPr>
            <w:pStyle w:val="ndice2"/>
            <w:tabs>
              <w:tab w:val="right" w:leader="dot" w:pos="8779"/>
            </w:tabs>
            <w:rPr>
              <w:rFonts w:asciiTheme="minorHAnsi" w:eastAsiaTheme="minorEastAsia" w:hAnsiTheme="minorHAnsi" w:cstheme="minorBidi"/>
              <w:noProof/>
              <w:color w:val="auto"/>
            </w:rPr>
          </w:pPr>
          <w:hyperlink w:anchor="_Toc233682954" w:history="1">
            <w:r w:rsidRPr="006F0A76">
              <w:rPr>
                <w:rStyle w:val="Hiperligao"/>
                <w:noProof/>
              </w:rPr>
              <w:t>Condições especiais para os alojamentos de reprodução, criação, manutenção e venda de animais de companhia</w:t>
            </w:r>
            <w:r>
              <w:rPr>
                <w:noProof/>
                <w:webHidden/>
              </w:rPr>
              <w:tab/>
            </w:r>
            <w:r>
              <w:rPr>
                <w:noProof/>
                <w:webHidden/>
              </w:rPr>
              <w:fldChar w:fldCharType="begin"/>
            </w:r>
            <w:r>
              <w:rPr>
                <w:noProof/>
                <w:webHidden/>
              </w:rPr>
              <w:instrText xml:space="preserve"> PAGEREF _Toc233682954 \h </w:instrText>
            </w:r>
            <w:r>
              <w:rPr>
                <w:noProof/>
                <w:webHidden/>
              </w:rPr>
            </w:r>
            <w:r>
              <w:rPr>
                <w:noProof/>
                <w:webHidden/>
              </w:rPr>
              <w:fldChar w:fldCharType="separate"/>
            </w:r>
            <w:r>
              <w:rPr>
                <w:noProof/>
                <w:webHidden/>
              </w:rPr>
              <w:t>34</w:t>
            </w:r>
            <w:r>
              <w:rPr>
                <w:noProof/>
                <w:webHidden/>
              </w:rPr>
              <w:fldChar w:fldCharType="end"/>
            </w:r>
          </w:hyperlink>
        </w:p>
        <w:p w14:paraId="21B7137B" w14:textId="1B36E5C1" w:rsidR="002B24BA" w:rsidRDefault="002B24BA">
          <w:pPr>
            <w:pStyle w:val="ndice3"/>
            <w:tabs>
              <w:tab w:val="right" w:leader="dot" w:pos="8779"/>
            </w:tabs>
            <w:rPr>
              <w:rFonts w:asciiTheme="minorHAnsi" w:eastAsiaTheme="minorEastAsia" w:hAnsiTheme="minorHAnsi" w:cstheme="minorBidi"/>
              <w:noProof/>
              <w:color w:val="auto"/>
            </w:rPr>
          </w:pPr>
          <w:hyperlink w:anchor="_Toc233682955" w:history="1">
            <w:r w:rsidRPr="006F0A76">
              <w:rPr>
                <w:rStyle w:val="Hiperligao"/>
                <w:noProof/>
              </w:rPr>
              <w:t>Artigo 32.º</w:t>
            </w:r>
            <w:r>
              <w:rPr>
                <w:noProof/>
                <w:webHidden/>
              </w:rPr>
              <w:tab/>
            </w:r>
            <w:r>
              <w:rPr>
                <w:noProof/>
                <w:webHidden/>
              </w:rPr>
              <w:fldChar w:fldCharType="begin"/>
            </w:r>
            <w:r>
              <w:rPr>
                <w:noProof/>
                <w:webHidden/>
              </w:rPr>
              <w:instrText xml:space="preserve"> PAGEREF _Toc233682955 \h </w:instrText>
            </w:r>
            <w:r>
              <w:rPr>
                <w:noProof/>
                <w:webHidden/>
              </w:rPr>
            </w:r>
            <w:r>
              <w:rPr>
                <w:noProof/>
                <w:webHidden/>
              </w:rPr>
              <w:fldChar w:fldCharType="separate"/>
            </w:r>
            <w:r>
              <w:rPr>
                <w:noProof/>
                <w:webHidden/>
              </w:rPr>
              <w:t>34</w:t>
            </w:r>
            <w:r>
              <w:rPr>
                <w:noProof/>
                <w:webHidden/>
              </w:rPr>
              <w:fldChar w:fldCharType="end"/>
            </w:r>
          </w:hyperlink>
        </w:p>
        <w:p w14:paraId="077311EE" w14:textId="6AAD387E" w:rsidR="002B24BA" w:rsidRDefault="002B24BA">
          <w:pPr>
            <w:pStyle w:val="ndice3"/>
            <w:tabs>
              <w:tab w:val="right" w:leader="dot" w:pos="8779"/>
            </w:tabs>
            <w:rPr>
              <w:rFonts w:asciiTheme="minorHAnsi" w:eastAsiaTheme="minorEastAsia" w:hAnsiTheme="minorHAnsi" w:cstheme="minorBidi"/>
              <w:noProof/>
              <w:color w:val="auto"/>
            </w:rPr>
          </w:pPr>
          <w:hyperlink w:anchor="_Toc233682956" w:history="1">
            <w:r w:rsidRPr="006F0A76">
              <w:rPr>
                <w:rStyle w:val="Hiperligao"/>
                <w:noProof/>
              </w:rPr>
              <w:t>Das estratégias de reprodução</w:t>
            </w:r>
            <w:r>
              <w:rPr>
                <w:noProof/>
                <w:webHidden/>
              </w:rPr>
              <w:tab/>
            </w:r>
            <w:r>
              <w:rPr>
                <w:noProof/>
                <w:webHidden/>
              </w:rPr>
              <w:fldChar w:fldCharType="begin"/>
            </w:r>
            <w:r>
              <w:rPr>
                <w:noProof/>
                <w:webHidden/>
              </w:rPr>
              <w:instrText xml:space="preserve"> PAGEREF _Toc233682956 \h </w:instrText>
            </w:r>
            <w:r>
              <w:rPr>
                <w:noProof/>
                <w:webHidden/>
              </w:rPr>
            </w:r>
            <w:r>
              <w:rPr>
                <w:noProof/>
                <w:webHidden/>
              </w:rPr>
              <w:fldChar w:fldCharType="separate"/>
            </w:r>
            <w:r>
              <w:rPr>
                <w:noProof/>
                <w:webHidden/>
              </w:rPr>
              <w:t>34</w:t>
            </w:r>
            <w:r>
              <w:rPr>
                <w:noProof/>
                <w:webHidden/>
              </w:rPr>
              <w:fldChar w:fldCharType="end"/>
            </w:r>
          </w:hyperlink>
        </w:p>
        <w:p w14:paraId="64838C6F" w14:textId="1DF61873" w:rsidR="002B24BA" w:rsidRDefault="002B24BA">
          <w:pPr>
            <w:pStyle w:val="ndice3"/>
            <w:tabs>
              <w:tab w:val="right" w:leader="dot" w:pos="8779"/>
            </w:tabs>
            <w:rPr>
              <w:rFonts w:asciiTheme="minorHAnsi" w:eastAsiaTheme="minorEastAsia" w:hAnsiTheme="minorHAnsi" w:cstheme="minorBidi"/>
              <w:noProof/>
              <w:color w:val="auto"/>
            </w:rPr>
          </w:pPr>
          <w:hyperlink w:anchor="_Toc233682957" w:history="1">
            <w:r w:rsidRPr="006F0A76">
              <w:rPr>
                <w:rStyle w:val="Hiperligao"/>
                <w:noProof/>
              </w:rPr>
              <w:t>Artigo 33.º</w:t>
            </w:r>
            <w:r>
              <w:rPr>
                <w:noProof/>
                <w:webHidden/>
              </w:rPr>
              <w:tab/>
            </w:r>
            <w:r>
              <w:rPr>
                <w:noProof/>
                <w:webHidden/>
              </w:rPr>
              <w:fldChar w:fldCharType="begin"/>
            </w:r>
            <w:r>
              <w:rPr>
                <w:noProof/>
                <w:webHidden/>
              </w:rPr>
              <w:instrText xml:space="preserve"> PAGEREF _Toc233682957 \h </w:instrText>
            </w:r>
            <w:r>
              <w:rPr>
                <w:noProof/>
                <w:webHidden/>
              </w:rPr>
            </w:r>
            <w:r>
              <w:rPr>
                <w:noProof/>
                <w:webHidden/>
              </w:rPr>
              <w:fldChar w:fldCharType="separate"/>
            </w:r>
            <w:r>
              <w:rPr>
                <w:noProof/>
                <w:webHidden/>
              </w:rPr>
              <w:t>35</w:t>
            </w:r>
            <w:r>
              <w:rPr>
                <w:noProof/>
                <w:webHidden/>
              </w:rPr>
              <w:fldChar w:fldCharType="end"/>
            </w:r>
          </w:hyperlink>
        </w:p>
        <w:p w14:paraId="25AF6846" w14:textId="08F8E565" w:rsidR="002B24BA" w:rsidRDefault="002B24BA">
          <w:pPr>
            <w:pStyle w:val="ndice3"/>
            <w:tabs>
              <w:tab w:val="right" w:leader="dot" w:pos="8779"/>
            </w:tabs>
            <w:rPr>
              <w:rFonts w:asciiTheme="minorHAnsi" w:eastAsiaTheme="minorEastAsia" w:hAnsiTheme="minorHAnsi" w:cstheme="minorBidi"/>
              <w:noProof/>
              <w:color w:val="auto"/>
            </w:rPr>
          </w:pPr>
          <w:hyperlink w:anchor="_Toc233682958" w:history="1">
            <w:r w:rsidRPr="006F0A76">
              <w:rPr>
                <w:rStyle w:val="Hiperligao"/>
                <w:noProof/>
              </w:rPr>
              <w:t>Instalações</w:t>
            </w:r>
            <w:r>
              <w:rPr>
                <w:noProof/>
                <w:webHidden/>
              </w:rPr>
              <w:tab/>
            </w:r>
            <w:r>
              <w:rPr>
                <w:noProof/>
                <w:webHidden/>
              </w:rPr>
              <w:fldChar w:fldCharType="begin"/>
            </w:r>
            <w:r>
              <w:rPr>
                <w:noProof/>
                <w:webHidden/>
              </w:rPr>
              <w:instrText xml:space="preserve"> PAGEREF _Toc233682958 \h </w:instrText>
            </w:r>
            <w:r>
              <w:rPr>
                <w:noProof/>
                <w:webHidden/>
              </w:rPr>
            </w:r>
            <w:r>
              <w:rPr>
                <w:noProof/>
                <w:webHidden/>
              </w:rPr>
              <w:fldChar w:fldCharType="separate"/>
            </w:r>
            <w:r>
              <w:rPr>
                <w:noProof/>
                <w:webHidden/>
              </w:rPr>
              <w:t>35</w:t>
            </w:r>
            <w:r>
              <w:rPr>
                <w:noProof/>
                <w:webHidden/>
              </w:rPr>
              <w:fldChar w:fldCharType="end"/>
            </w:r>
          </w:hyperlink>
        </w:p>
        <w:p w14:paraId="55401920" w14:textId="3DBE6ACD" w:rsidR="002B24BA" w:rsidRDefault="002B24BA">
          <w:pPr>
            <w:pStyle w:val="ndice3"/>
            <w:tabs>
              <w:tab w:val="right" w:leader="dot" w:pos="8779"/>
            </w:tabs>
            <w:rPr>
              <w:rFonts w:asciiTheme="minorHAnsi" w:eastAsiaTheme="minorEastAsia" w:hAnsiTheme="minorHAnsi" w:cstheme="minorBidi"/>
              <w:noProof/>
              <w:color w:val="auto"/>
            </w:rPr>
          </w:pPr>
          <w:hyperlink w:anchor="_Toc233682959" w:history="1">
            <w:r w:rsidRPr="006F0A76">
              <w:rPr>
                <w:rStyle w:val="Hiperligao"/>
                <w:noProof/>
              </w:rPr>
              <w:t>Artigo 34.º</w:t>
            </w:r>
            <w:r>
              <w:rPr>
                <w:noProof/>
                <w:webHidden/>
              </w:rPr>
              <w:tab/>
            </w:r>
            <w:r>
              <w:rPr>
                <w:noProof/>
                <w:webHidden/>
              </w:rPr>
              <w:fldChar w:fldCharType="begin"/>
            </w:r>
            <w:r>
              <w:rPr>
                <w:noProof/>
                <w:webHidden/>
              </w:rPr>
              <w:instrText xml:space="preserve"> PAGEREF _Toc233682959 \h </w:instrText>
            </w:r>
            <w:r>
              <w:rPr>
                <w:noProof/>
                <w:webHidden/>
              </w:rPr>
            </w:r>
            <w:r>
              <w:rPr>
                <w:noProof/>
                <w:webHidden/>
              </w:rPr>
              <w:fldChar w:fldCharType="separate"/>
            </w:r>
            <w:r>
              <w:rPr>
                <w:noProof/>
                <w:webHidden/>
              </w:rPr>
              <w:t>36</w:t>
            </w:r>
            <w:r>
              <w:rPr>
                <w:noProof/>
                <w:webHidden/>
              </w:rPr>
              <w:fldChar w:fldCharType="end"/>
            </w:r>
          </w:hyperlink>
        </w:p>
        <w:p w14:paraId="1710B659" w14:textId="16DD6CEB" w:rsidR="002B24BA" w:rsidRDefault="002B24BA">
          <w:pPr>
            <w:pStyle w:val="ndice3"/>
            <w:tabs>
              <w:tab w:val="right" w:leader="dot" w:pos="8779"/>
            </w:tabs>
            <w:rPr>
              <w:rFonts w:asciiTheme="minorHAnsi" w:eastAsiaTheme="minorEastAsia" w:hAnsiTheme="minorHAnsi" w:cstheme="minorBidi"/>
              <w:noProof/>
              <w:color w:val="auto"/>
            </w:rPr>
          </w:pPr>
          <w:hyperlink w:anchor="_Toc233682960" w:history="1">
            <w:r w:rsidRPr="006F0A76">
              <w:rPr>
                <w:rStyle w:val="Hiperligao"/>
                <w:noProof/>
              </w:rPr>
              <w:t>Venda nos estabelecimentos de criação</w:t>
            </w:r>
            <w:r>
              <w:rPr>
                <w:noProof/>
                <w:webHidden/>
              </w:rPr>
              <w:tab/>
            </w:r>
            <w:r>
              <w:rPr>
                <w:noProof/>
                <w:webHidden/>
              </w:rPr>
              <w:fldChar w:fldCharType="begin"/>
            </w:r>
            <w:r>
              <w:rPr>
                <w:noProof/>
                <w:webHidden/>
              </w:rPr>
              <w:instrText xml:space="preserve"> PAGEREF _Toc233682960 \h </w:instrText>
            </w:r>
            <w:r>
              <w:rPr>
                <w:noProof/>
                <w:webHidden/>
              </w:rPr>
            </w:r>
            <w:r>
              <w:rPr>
                <w:noProof/>
                <w:webHidden/>
              </w:rPr>
              <w:fldChar w:fldCharType="separate"/>
            </w:r>
            <w:r>
              <w:rPr>
                <w:noProof/>
                <w:webHidden/>
              </w:rPr>
              <w:t>36</w:t>
            </w:r>
            <w:r>
              <w:rPr>
                <w:noProof/>
                <w:webHidden/>
              </w:rPr>
              <w:fldChar w:fldCharType="end"/>
            </w:r>
          </w:hyperlink>
        </w:p>
        <w:p w14:paraId="77302003" w14:textId="19CA3A4A" w:rsidR="002B24BA" w:rsidRDefault="002B24BA">
          <w:pPr>
            <w:pStyle w:val="ndice3"/>
            <w:tabs>
              <w:tab w:val="right" w:leader="dot" w:pos="8779"/>
            </w:tabs>
            <w:rPr>
              <w:rFonts w:asciiTheme="minorHAnsi" w:eastAsiaTheme="minorEastAsia" w:hAnsiTheme="minorHAnsi" w:cstheme="minorBidi"/>
              <w:noProof/>
              <w:color w:val="auto"/>
            </w:rPr>
          </w:pPr>
          <w:hyperlink w:anchor="_Toc233682961" w:history="1">
            <w:r w:rsidRPr="006F0A76">
              <w:rPr>
                <w:rStyle w:val="Hiperligao"/>
                <w:noProof/>
              </w:rPr>
              <w:t>Artigo 35.º</w:t>
            </w:r>
            <w:r>
              <w:rPr>
                <w:noProof/>
                <w:webHidden/>
              </w:rPr>
              <w:tab/>
            </w:r>
            <w:r>
              <w:rPr>
                <w:noProof/>
                <w:webHidden/>
              </w:rPr>
              <w:fldChar w:fldCharType="begin"/>
            </w:r>
            <w:r>
              <w:rPr>
                <w:noProof/>
                <w:webHidden/>
              </w:rPr>
              <w:instrText xml:space="preserve"> PAGEREF _Toc233682961 \h </w:instrText>
            </w:r>
            <w:r>
              <w:rPr>
                <w:noProof/>
                <w:webHidden/>
              </w:rPr>
            </w:r>
            <w:r>
              <w:rPr>
                <w:noProof/>
                <w:webHidden/>
              </w:rPr>
              <w:fldChar w:fldCharType="separate"/>
            </w:r>
            <w:r>
              <w:rPr>
                <w:noProof/>
                <w:webHidden/>
              </w:rPr>
              <w:t>36</w:t>
            </w:r>
            <w:r>
              <w:rPr>
                <w:noProof/>
                <w:webHidden/>
              </w:rPr>
              <w:fldChar w:fldCharType="end"/>
            </w:r>
          </w:hyperlink>
        </w:p>
        <w:p w14:paraId="0C490F53" w14:textId="503745DB" w:rsidR="002B24BA" w:rsidRDefault="002B24BA">
          <w:pPr>
            <w:pStyle w:val="ndice3"/>
            <w:tabs>
              <w:tab w:val="right" w:leader="dot" w:pos="8779"/>
            </w:tabs>
            <w:rPr>
              <w:rFonts w:asciiTheme="minorHAnsi" w:eastAsiaTheme="minorEastAsia" w:hAnsiTheme="minorHAnsi" w:cstheme="minorBidi"/>
              <w:noProof/>
              <w:color w:val="auto"/>
            </w:rPr>
          </w:pPr>
          <w:hyperlink w:anchor="_Toc233682962" w:history="1">
            <w:r w:rsidRPr="006F0A76">
              <w:rPr>
                <w:rStyle w:val="Hiperligao"/>
                <w:noProof/>
              </w:rPr>
              <w:t>Condições particulares para a manutenção de pequenos roedores e coelhos</w:t>
            </w:r>
            <w:r>
              <w:rPr>
                <w:noProof/>
                <w:webHidden/>
              </w:rPr>
              <w:tab/>
            </w:r>
            <w:r>
              <w:rPr>
                <w:noProof/>
                <w:webHidden/>
              </w:rPr>
              <w:fldChar w:fldCharType="begin"/>
            </w:r>
            <w:r>
              <w:rPr>
                <w:noProof/>
                <w:webHidden/>
              </w:rPr>
              <w:instrText xml:space="preserve"> PAGEREF _Toc233682962 \h </w:instrText>
            </w:r>
            <w:r>
              <w:rPr>
                <w:noProof/>
                <w:webHidden/>
              </w:rPr>
            </w:r>
            <w:r>
              <w:rPr>
                <w:noProof/>
                <w:webHidden/>
              </w:rPr>
              <w:fldChar w:fldCharType="separate"/>
            </w:r>
            <w:r>
              <w:rPr>
                <w:noProof/>
                <w:webHidden/>
              </w:rPr>
              <w:t>36</w:t>
            </w:r>
            <w:r>
              <w:rPr>
                <w:noProof/>
                <w:webHidden/>
              </w:rPr>
              <w:fldChar w:fldCharType="end"/>
            </w:r>
          </w:hyperlink>
        </w:p>
        <w:p w14:paraId="69DD9CEB" w14:textId="089ECD62" w:rsidR="002B24BA" w:rsidRDefault="002B24BA">
          <w:pPr>
            <w:pStyle w:val="ndice3"/>
            <w:tabs>
              <w:tab w:val="right" w:leader="dot" w:pos="8779"/>
            </w:tabs>
            <w:rPr>
              <w:rFonts w:asciiTheme="minorHAnsi" w:eastAsiaTheme="minorEastAsia" w:hAnsiTheme="minorHAnsi" w:cstheme="minorBidi"/>
              <w:noProof/>
              <w:color w:val="auto"/>
            </w:rPr>
          </w:pPr>
          <w:hyperlink w:anchor="_Toc233682963" w:history="1">
            <w:r w:rsidRPr="006F0A76">
              <w:rPr>
                <w:rStyle w:val="Hiperligao"/>
                <w:noProof/>
              </w:rPr>
              <w:t>Artigo 36.º</w:t>
            </w:r>
            <w:r>
              <w:rPr>
                <w:noProof/>
                <w:webHidden/>
              </w:rPr>
              <w:tab/>
            </w:r>
            <w:r>
              <w:rPr>
                <w:noProof/>
                <w:webHidden/>
              </w:rPr>
              <w:fldChar w:fldCharType="begin"/>
            </w:r>
            <w:r>
              <w:rPr>
                <w:noProof/>
                <w:webHidden/>
              </w:rPr>
              <w:instrText xml:space="preserve"> PAGEREF _Toc233682963 \h </w:instrText>
            </w:r>
            <w:r>
              <w:rPr>
                <w:noProof/>
                <w:webHidden/>
              </w:rPr>
            </w:r>
            <w:r>
              <w:rPr>
                <w:noProof/>
                <w:webHidden/>
              </w:rPr>
              <w:fldChar w:fldCharType="separate"/>
            </w:r>
            <w:r>
              <w:rPr>
                <w:noProof/>
                <w:webHidden/>
              </w:rPr>
              <w:t>36</w:t>
            </w:r>
            <w:r>
              <w:rPr>
                <w:noProof/>
                <w:webHidden/>
              </w:rPr>
              <w:fldChar w:fldCharType="end"/>
            </w:r>
          </w:hyperlink>
        </w:p>
        <w:p w14:paraId="75D9E54B" w14:textId="7960C113" w:rsidR="002B24BA" w:rsidRDefault="002B24BA">
          <w:pPr>
            <w:pStyle w:val="ndice3"/>
            <w:tabs>
              <w:tab w:val="right" w:leader="dot" w:pos="8779"/>
            </w:tabs>
            <w:rPr>
              <w:rFonts w:asciiTheme="minorHAnsi" w:eastAsiaTheme="minorEastAsia" w:hAnsiTheme="minorHAnsi" w:cstheme="minorBidi"/>
              <w:noProof/>
              <w:color w:val="auto"/>
            </w:rPr>
          </w:pPr>
          <w:hyperlink w:anchor="_Toc233682964" w:history="1">
            <w:r w:rsidRPr="006F0A76">
              <w:rPr>
                <w:rStyle w:val="Hiperligao"/>
                <w:noProof/>
              </w:rPr>
              <w:t>Condições particulares para a manutenção de aves</w:t>
            </w:r>
            <w:r>
              <w:rPr>
                <w:noProof/>
                <w:webHidden/>
              </w:rPr>
              <w:tab/>
            </w:r>
            <w:r>
              <w:rPr>
                <w:noProof/>
                <w:webHidden/>
              </w:rPr>
              <w:fldChar w:fldCharType="begin"/>
            </w:r>
            <w:r>
              <w:rPr>
                <w:noProof/>
                <w:webHidden/>
              </w:rPr>
              <w:instrText xml:space="preserve"> PAGEREF _Toc233682964 \h </w:instrText>
            </w:r>
            <w:r>
              <w:rPr>
                <w:noProof/>
                <w:webHidden/>
              </w:rPr>
            </w:r>
            <w:r>
              <w:rPr>
                <w:noProof/>
                <w:webHidden/>
              </w:rPr>
              <w:fldChar w:fldCharType="separate"/>
            </w:r>
            <w:r>
              <w:rPr>
                <w:noProof/>
                <w:webHidden/>
              </w:rPr>
              <w:t>36</w:t>
            </w:r>
            <w:r>
              <w:rPr>
                <w:noProof/>
                <w:webHidden/>
              </w:rPr>
              <w:fldChar w:fldCharType="end"/>
            </w:r>
          </w:hyperlink>
        </w:p>
        <w:p w14:paraId="433E6D1A" w14:textId="01302195" w:rsidR="002B24BA" w:rsidRDefault="002B24BA">
          <w:pPr>
            <w:pStyle w:val="ndice3"/>
            <w:tabs>
              <w:tab w:val="right" w:leader="dot" w:pos="8779"/>
            </w:tabs>
            <w:rPr>
              <w:rFonts w:asciiTheme="minorHAnsi" w:eastAsiaTheme="minorEastAsia" w:hAnsiTheme="minorHAnsi" w:cstheme="minorBidi"/>
              <w:noProof/>
              <w:color w:val="auto"/>
            </w:rPr>
          </w:pPr>
          <w:hyperlink w:anchor="_Toc233682965" w:history="1">
            <w:r w:rsidRPr="006F0A76">
              <w:rPr>
                <w:rStyle w:val="Hiperligao"/>
                <w:noProof/>
              </w:rPr>
              <w:t>Artigo 37.º</w:t>
            </w:r>
            <w:r>
              <w:rPr>
                <w:noProof/>
                <w:webHidden/>
              </w:rPr>
              <w:tab/>
            </w:r>
            <w:r>
              <w:rPr>
                <w:noProof/>
                <w:webHidden/>
              </w:rPr>
              <w:fldChar w:fldCharType="begin"/>
            </w:r>
            <w:r>
              <w:rPr>
                <w:noProof/>
                <w:webHidden/>
              </w:rPr>
              <w:instrText xml:space="preserve"> PAGEREF _Toc233682965 \h </w:instrText>
            </w:r>
            <w:r>
              <w:rPr>
                <w:noProof/>
                <w:webHidden/>
              </w:rPr>
            </w:r>
            <w:r>
              <w:rPr>
                <w:noProof/>
                <w:webHidden/>
              </w:rPr>
              <w:fldChar w:fldCharType="separate"/>
            </w:r>
            <w:r>
              <w:rPr>
                <w:noProof/>
                <w:webHidden/>
              </w:rPr>
              <w:t>38</w:t>
            </w:r>
            <w:r>
              <w:rPr>
                <w:noProof/>
                <w:webHidden/>
              </w:rPr>
              <w:fldChar w:fldCharType="end"/>
            </w:r>
          </w:hyperlink>
        </w:p>
        <w:p w14:paraId="4CEC45DA" w14:textId="3EA17068" w:rsidR="002B24BA" w:rsidRDefault="002B24BA">
          <w:pPr>
            <w:pStyle w:val="ndice3"/>
            <w:tabs>
              <w:tab w:val="right" w:leader="dot" w:pos="8779"/>
            </w:tabs>
            <w:rPr>
              <w:rFonts w:asciiTheme="minorHAnsi" w:eastAsiaTheme="minorEastAsia" w:hAnsiTheme="minorHAnsi" w:cstheme="minorBidi"/>
              <w:noProof/>
              <w:color w:val="auto"/>
            </w:rPr>
          </w:pPr>
          <w:hyperlink w:anchor="_Toc233682966" w:history="1">
            <w:r w:rsidRPr="006F0A76">
              <w:rPr>
                <w:rStyle w:val="Hiperligao"/>
                <w:noProof/>
              </w:rPr>
              <w:t>Condições particulares para a manutenção de répteis</w:t>
            </w:r>
            <w:r>
              <w:rPr>
                <w:noProof/>
                <w:webHidden/>
              </w:rPr>
              <w:tab/>
            </w:r>
            <w:r>
              <w:rPr>
                <w:noProof/>
                <w:webHidden/>
              </w:rPr>
              <w:fldChar w:fldCharType="begin"/>
            </w:r>
            <w:r>
              <w:rPr>
                <w:noProof/>
                <w:webHidden/>
              </w:rPr>
              <w:instrText xml:space="preserve"> PAGEREF _Toc233682966 \h </w:instrText>
            </w:r>
            <w:r>
              <w:rPr>
                <w:noProof/>
                <w:webHidden/>
              </w:rPr>
            </w:r>
            <w:r>
              <w:rPr>
                <w:noProof/>
                <w:webHidden/>
              </w:rPr>
              <w:fldChar w:fldCharType="separate"/>
            </w:r>
            <w:r>
              <w:rPr>
                <w:noProof/>
                <w:webHidden/>
              </w:rPr>
              <w:t>38</w:t>
            </w:r>
            <w:r>
              <w:rPr>
                <w:noProof/>
                <w:webHidden/>
              </w:rPr>
              <w:fldChar w:fldCharType="end"/>
            </w:r>
          </w:hyperlink>
        </w:p>
        <w:p w14:paraId="1F409A02" w14:textId="18FDDCFD" w:rsidR="002B24BA" w:rsidRDefault="002B24BA">
          <w:pPr>
            <w:pStyle w:val="ndice3"/>
            <w:tabs>
              <w:tab w:val="right" w:leader="dot" w:pos="8779"/>
            </w:tabs>
            <w:rPr>
              <w:rFonts w:asciiTheme="minorHAnsi" w:eastAsiaTheme="minorEastAsia" w:hAnsiTheme="minorHAnsi" w:cstheme="minorBidi"/>
              <w:noProof/>
              <w:color w:val="auto"/>
            </w:rPr>
          </w:pPr>
          <w:hyperlink w:anchor="_Toc233682967" w:history="1">
            <w:r w:rsidRPr="006F0A76">
              <w:rPr>
                <w:rStyle w:val="Hiperligao"/>
                <w:noProof/>
              </w:rPr>
              <w:t>Artigo 38.º</w:t>
            </w:r>
            <w:r>
              <w:rPr>
                <w:noProof/>
                <w:webHidden/>
              </w:rPr>
              <w:tab/>
            </w:r>
            <w:r>
              <w:rPr>
                <w:noProof/>
                <w:webHidden/>
              </w:rPr>
              <w:fldChar w:fldCharType="begin"/>
            </w:r>
            <w:r>
              <w:rPr>
                <w:noProof/>
                <w:webHidden/>
              </w:rPr>
              <w:instrText xml:space="preserve"> PAGEREF _Toc233682967 \h </w:instrText>
            </w:r>
            <w:r>
              <w:rPr>
                <w:noProof/>
                <w:webHidden/>
              </w:rPr>
            </w:r>
            <w:r>
              <w:rPr>
                <w:noProof/>
                <w:webHidden/>
              </w:rPr>
              <w:fldChar w:fldCharType="separate"/>
            </w:r>
            <w:r>
              <w:rPr>
                <w:noProof/>
                <w:webHidden/>
              </w:rPr>
              <w:t>39</w:t>
            </w:r>
            <w:r>
              <w:rPr>
                <w:noProof/>
                <w:webHidden/>
              </w:rPr>
              <w:fldChar w:fldCharType="end"/>
            </w:r>
          </w:hyperlink>
        </w:p>
        <w:p w14:paraId="0C610217" w14:textId="32A0BD90" w:rsidR="002B24BA" w:rsidRDefault="002B24BA">
          <w:pPr>
            <w:pStyle w:val="ndice3"/>
            <w:tabs>
              <w:tab w:val="right" w:leader="dot" w:pos="8779"/>
            </w:tabs>
            <w:rPr>
              <w:rFonts w:asciiTheme="minorHAnsi" w:eastAsiaTheme="minorEastAsia" w:hAnsiTheme="minorHAnsi" w:cstheme="minorBidi"/>
              <w:noProof/>
              <w:color w:val="auto"/>
            </w:rPr>
          </w:pPr>
          <w:hyperlink w:anchor="_Toc233682968" w:history="1">
            <w:r w:rsidRPr="006F0A76">
              <w:rPr>
                <w:rStyle w:val="Hiperligao"/>
                <w:noProof/>
              </w:rPr>
              <w:t>Condições particulares para a manutenção de anfíbios</w:t>
            </w:r>
            <w:r>
              <w:rPr>
                <w:noProof/>
                <w:webHidden/>
              </w:rPr>
              <w:tab/>
            </w:r>
            <w:r>
              <w:rPr>
                <w:noProof/>
                <w:webHidden/>
              </w:rPr>
              <w:fldChar w:fldCharType="begin"/>
            </w:r>
            <w:r>
              <w:rPr>
                <w:noProof/>
                <w:webHidden/>
              </w:rPr>
              <w:instrText xml:space="preserve"> PAGEREF _Toc233682968 \h </w:instrText>
            </w:r>
            <w:r>
              <w:rPr>
                <w:noProof/>
                <w:webHidden/>
              </w:rPr>
            </w:r>
            <w:r>
              <w:rPr>
                <w:noProof/>
                <w:webHidden/>
              </w:rPr>
              <w:fldChar w:fldCharType="separate"/>
            </w:r>
            <w:r>
              <w:rPr>
                <w:noProof/>
                <w:webHidden/>
              </w:rPr>
              <w:t>39</w:t>
            </w:r>
            <w:r>
              <w:rPr>
                <w:noProof/>
                <w:webHidden/>
              </w:rPr>
              <w:fldChar w:fldCharType="end"/>
            </w:r>
          </w:hyperlink>
        </w:p>
        <w:p w14:paraId="0099EB26" w14:textId="00FF4C58" w:rsidR="002B24BA" w:rsidRDefault="002B24BA">
          <w:pPr>
            <w:pStyle w:val="ndice3"/>
            <w:tabs>
              <w:tab w:val="right" w:leader="dot" w:pos="8779"/>
            </w:tabs>
            <w:rPr>
              <w:rFonts w:asciiTheme="minorHAnsi" w:eastAsiaTheme="minorEastAsia" w:hAnsiTheme="minorHAnsi" w:cstheme="minorBidi"/>
              <w:noProof/>
              <w:color w:val="auto"/>
            </w:rPr>
          </w:pPr>
          <w:hyperlink w:anchor="_Toc233682969" w:history="1">
            <w:r w:rsidRPr="006F0A76">
              <w:rPr>
                <w:rStyle w:val="Hiperligao"/>
                <w:noProof/>
              </w:rPr>
              <w:t>Artigo 39.º</w:t>
            </w:r>
            <w:r>
              <w:rPr>
                <w:noProof/>
                <w:webHidden/>
              </w:rPr>
              <w:tab/>
            </w:r>
            <w:r>
              <w:rPr>
                <w:noProof/>
                <w:webHidden/>
              </w:rPr>
              <w:fldChar w:fldCharType="begin"/>
            </w:r>
            <w:r>
              <w:rPr>
                <w:noProof/>
                <w:webHidden/>
              </w:rPr>
              <w:instrText xml:space="preserve"> PAGEREF _Toc233682969 \h </w:instrText>
            </w:r>
            <w:r>
              <w:rPr>
                <w:noProof/>
                <w:webHidden/>
              </w:rPr>
            </w:r>
            <w:r>
              <w:rPr>
                <w:noProof/>
                <w:webHidden/>
              </w:rPr>
              <w:fldChar w:fldCharType="separate"/>
            </w:r>
            <w:r>
              <w:rPr>
                <w:noProof/>
                <w:webHidden/>
              </w:rPr>
              <w:t>39</w:t>
            </w:r>
            <w:r>
              <w:rPr>
                <w:noProof/>
                <w:webHidden/>
              </w:rPr>
              <w:fldChar w:fldCharType="end"/>
            </w:r>
          </w:hyperlink>
        </w:p>
        <w:p w14:paraId="2BDECC86" w14:textId="4407FB9A" w:rsidR="002B24BA" w:rsidRDefault="002B24BA">
          <w:pPr>
            <w:pStyle w:val="ndice3"/>
            <w:tabs>
              <w:tab w:val="right" w:leader="dot" w:pos="8779"/>
            </w:tabs>
            <w:rPr>
              <w:rFonts w:asciiTheme="minorHAnsi" w:eastAsiaTheme="minorEastAsia" w:hAnsiTheme="minorHAnsi" w:cstheme="minorBidi"/>
              <w:noProof/>
              <w:color w:val="auto"/>
            </w:rPr>
          </w:pPr>
          <w:hyperlink w:anchor="_Toc233682970" w:history="1">
            <w:r w:rsidRPr="006F0A76">
              <w:rPr>
                <w:rStyle w:val="Hiperligao"/>
                <w:noProof/>
              </w:rPr>
              <w:t>Condições particulares para a manutenção de peixes</w:t>
            </w:r>
            <w:r>
              <w:rPr>
                <w:noProof/>
                <w:webHidden/>
              </w:rPr>
              <w:tab/>
            </w:r>
            <w:r>
              <w:rPr>
                <w:noProof/>
                <w:webHidden/>
              </w:rPr>
              <w:fldChar w:fldCharType="begin"/>
            </w:r>
            <w:r>
              <w:rPr>
                <w:noProof/>
                <w:webHidden/>
              </w:rPr>
              <w:instrText xml:space="preserve"> PAGEREF _Toc233682970 \h </w:instrText>
            </w:r>
            <w:r>
              <w:rPr>
                <w:noProof/>
                <w:webHidden/>
              </w:rPr>
            </w:r>
            <w:r>
              <w:rPr>
                <w:noProof/>
                <w:webHidden/>
              </w:rPr>
              <w:fldChar w:fldCharType="separate"/>
            </w:r>
            <w:r>
              <w:rPr>
                <w:noProof/>
                <w:webHidden/>
              </w:rPr>
              <w:t>39</w:t>
            </w:r>
            <w:r>
              <w:rPr>
                <w:noProof/>
                <w:webHidden/>
              </w:rPr>
              <w:fldChar w:fldCharType="end"/>
            </w:r>
          </w:hyperlink>
        </w:p>
        <w:p w14:paraId="1D59019B" w14:textId="6171ABBF" w:rsidR="002B24BA" w:rsidRDefault="002B24BA">
          <w:pPr>
            <w:pStyle w:val="ndice2"/>
            <w:tabs>
              <w:tab w:val="right" w:leader="dot" w:pos="8779"/>
            </w:tabs>
            <w:rPr>
              <w:rFonts w:asciiTheme="minorHAnsi" w:eastAsiaTheme="minorEastAsia" w:hAnsiTheme="minorHAnsi" w:cstheme="minorBidi"/>
              <w:noProof/>
              <w:color w:val="auto"/>
            </w:rPr>
          </w:pPr>
          <w:hyperlink w:anchor="_Toc233682971" w:history="1">
            <w:r w:rsidRPr="006F0A76">
              <w:rPr>
                <w:rStyle w:val="Hiperligao"/>
                <w:noProof/>
              </w:rPr>
              <w:t>SUBSECÇÃO III</w:t>
            </w:r>
            <w:r>
              <w:rPr>
                <w:noProof/>
                <w:webHidden/>
              </w:rPr>
              <w:tab/>
            </w:r>
            <w:r>
              <w:rPr>
                <w:noProof/>
                <w:webHidden/>
              </w:rPr>
              <w:fldChar w:fldCharType="begin"/>
            </w:r>
            <w:r>
              <w:rPr>
                <w:noProof/>
                <w:webHidden/>
              </w:rPr>
              <w:instrText xml:space="preserve"> PAGEREF _Toc233682971 \h </w:instrText>
            </w:r>
            <w:r>
              <w:rPr>
                <w:noProof/>
                <w:webHidden/>
              </w:rPr>
            </w:r>
            <w:r>
              <w:rPr>
                <w:noProof/>
                <w:webHidden/>
              </w:rPr>
              <w:fldChar w:fldCharType="separate"/>
            </w:r>
            <w:r>
              <w:rPr>
                <w:noProof/>
                <w:webHidden/>
              </w:rPr>
              <w:t>40</w:t>
            </w:r>
            <w:r>
              <w:rPr>
                <w:noProof/>
                <w:webHidden/>
              </w:rPr>
              <w:fldChar w:fldCharType="end"/>
            </w:r>
          </w:hyperlink>
        </w:p>
        <w:p w14:paraId="7A9F5CE0" w14:textId="28DEE98E" w:rsidR="002B24BA" w:rsidRDefault="002B24BA">
          <w:pPr>
            <w:pStyle w:val="ndice2"/>
            <w:tabs>
              <w:tab w:val="right" w:leader="dot" w:pos="8779"/>
            </w:tabs>
            <w:rPr>
              <w:rFonts w:asciiTheme="minorHAnsi" w:eastAsiaTheme="minorEastAsia" w:hAnsiTheme="minorHAnsi" w:cstheme="minorBidi"/>
              <w:noProof/>
              <w:color w:val="auto"/>
            </w:rPr>
          </w:pPr>
          <w:hyperlink w:anchor="_Toc233682972" w:history="1">
            <w:r w:rsidRPr="006F0A76">
              <w:rPr>
                <w:rStyle w:val="Hiperligao"/>
                <w:noProof/>
              </w:rPr>
              <w:t>Estabelecimentos, Abrigos e Centros de Recolha Oficial</w:t>
            </w:r>
            <w:r>
              <w:rPr>
                <w:noProof/>
                <w:webHidden/>
              </w:rPr>
              <w:tab/>
            </w:r>
            <w:r>
              <w:rPr>
                <w:noProof/>
                <w:webHidden/>
              </w:rPr>
              <w:fldChar w:fldCharType="begin"/>
            </w:r>
            <w:r>
              <w:rPr>
                <w:noProof/>
                <w:webHidden/>
              </w:rPr>
              <w:instrText xml:space="preserve"> PAGEREF _Toc233682972 \h </w:instrText>
            </w:r>
            <w:r>
              <w:rPr>
                <w:noProof/>
                <w:webHidden/>
              </w:rPr>
            </w:r>
            <w:r>
              <w:rPr>
                <w:noProof/>
                <w:webHidden/>
              </w:rPr>
              <w:fldChar w:fldCharType="separate"/>
            </w:r>
            <w:r>
              <w:rPr>
                <w:noProof/>
                <w:webHidden/>
              </w:rPr>
              <w:t>40</w:t>
            </w:r>
            <w:r>
              <w:rPr>
                <w:noProof/>
                <w:webHidden/>
              </w:rPr>
              <w:fldChar w:fldCharType="end"/>
            </w:r>
          </w:hyperlink>
        </w:p>
        <w:p w14:paraId="4EBB0375" w14:textId="03FDBD1B" w:rsidR="002B24BA" w:rsidRDefault="002B24BA">
          <w:pPr>
            <w:pStyle w:val="ndice3"/>
            <w:tabs>
              <w:tab w:val="right" w:leader="dot" w:pos="8779"/>
            </w:tabs>
            <w:rPr>
              <w:rFonts w:asciiTheme="minorHAnsi" w:eastAsiaTheme="minorEastAsia" w:hAnsiTheme="minorHAnsi" w:cstheme="minorBidi"/>
              <w:noProof/>
              <w:color w:val="auto"/>
            </w:rPr>
          </w:pPr>
          <w:hyperlink w:anchor="_Toc233682973" w:history="1">
            <w:r w:rsidRPr="006F0A76">
              <w:rPr>
                <w:rStyle w:val="Hiperligao"/>
                <w:noProof/>
              </w:rPr>
              <w:t>Artigo 39.º</w:t>
            </w:r>
            <w:r>
              <w:rPr>
                <w:noProof/>
                <w:webHidden/>
              </w:rPr>
              <w:tab/>
            </w:r>
            <w:r>
              <w:rPr>
                <w:noProof/>
                <w:webHidden/>
              </w:rPr>
              <w:fldChar w:fldCharType="begin"/>
            </w:r>
            <w:r>
              <w:rPr>
                <w:noProof/>
                <w:webHidden/>
              </w:rPr>
              <w:instrText xml:space="preserve"> PAGEREF _Toc233682973 \h </w:instrText>
            </w:r>
            <w:r>
              <w:rPr>
                <w:noProof/>
                <w:webHidden/>
              </w:rPr>
            </w:r>
            <w:r>
              <w:rPr>
                <w:noProof/>
                <w:webHidden/>
              </w:rPr>
              <w:fldChar w:fldCharType="separate"/>
            </w:r>
            <w:r>
              <w:rPr>
                <w:noProof/>
                <w:webHidden/>
              </w:rPr>
              <w:t>40</w:t>
            </w:r>
            <w:r>
              <w:rPr>
                <w:noProof/>
                <w:webHidden/>
              </w:rPr>
              <w:fldChar w:fldCharType="end"/>
            </w:r>
          </w:hyperlink>
        </w:p>
        <w:p w14:paraId="77808E52" w14:textId="66B6C546" w:rsidR="002B24BA" w:rsidRDefault="002B24BA">
          <w:pPr>
            <w:pStyle w:val="ndice3"/>
            <w:tabs>
              <w:tab w:val="right" w:leader="dot" w:pos="8779"/>
            </w:tabs>
            <w:rPr>
              <w:rFonts w:asciiTheme="minorHAnsi" w:eastAsiaTheme="minorEastAsia" w:hAnsiTheme="minorHAnsi" w:cstheme="minorBidi"/>
              <w:noProof/>
              <w:color w:val="auto"/>
            </w:rPr>
          </w:pPr>
          <w:hyperlink w:anchor="_Toc233682974" w:history="1">
            <w:r w:rsidRPr="006F0A76">
              <w:rPr>
                <w:rStyle w:val="Hiperligao"/>
                <w:noProof/>
              </w:rPr>
              <w:t>Instalações dos abrigos e centros de recolha oficial</w:t>
            </w:r>
            <w:r>
              <w:rPr>
                <w:noProof/>
                <w:webHidden/>
              </w:rPr>
              <w:tab/>
            </w:r>
            <w:r>
              <w:rPr>
                <w:noProof/>
                <w:webHidden/>
              </w:rPr>
              <w:fldChar w:fldCharType="begin"/>
            </w:r>
            <w:r>
              <w:rPr>
                <w:noProof/>
                <w:webHidden/>
              </w:rPr>
              <w:instrText xml:space="preserve"> PAGEREF _Toc233682974 \h </w:instrText>
            </w:r>
            <w:r>
              <w:rPr>
                <w:noProof/>
                <w:webHidden/>
              </w:rPr>
            </w:r>
            <w:r>
              <w:rPr>
                <w:noProof/>
                <w:webHidden/>
              </w:rPr>
              <w:fldChar w:fldCharType="separate"/>
            </w:r>
            <w:r>
              <w:rPr>
                <w:noProof/>
                <w:webHidden/>
              </w:rPr>
              <w:t>40</w:t>
            </w:r>
            <w:r>
              <w:rPr>
                <w:noProof/>
                <w:webHidden/>
              </w:rPr>
              <w:fldChar w:fldCharType="end"/>
            </w:r>
          </w:hyperlink>
        </w:p>
        <w:p w14:paraId="19E0D26F" w14:textId="7EA334BA" w:rsidR="002B24BA" w:rsidRDefault="002B24BA">
          <w:pPr>
            <w:pStyle w:val="ndice3"/>
            <w:tabs>
              <w:tab w:val="right" w:leader="dot" w:pos="8779"/>
            </w:tabs>
            <w:rPr>
              <w:rFonts w:asciiTheme="minorHAnsi" w:eastAsiaTheme="minorEastAsia" w:hAnsiTheme="minorHAnsi" w:cstheme="minorBidi"/>
              <w:noProof/>
              <w:color w:val="auto"/>
            </w:rPr>
          </w:pPr>
          <w:hyperlink w:anchor="_Toc233682975" w:history="1">
            <w:r w:rsidRPr="006F0A76">
              <w:rPr>
                <w:rStyle w:val="Hiperligao"/>
                <w:noProof/>
              </w:rPr>
              <w:t>Artigo 40.º</w:t>
            </w:r>
            <w:r>
              <w:rPr>
                <w:noProof/>
                <w:webHidden/>
              </w:rPr>
              <w:tab/>
            </w:r>
            <w:r>
              <w:rPr>
                <w:noProof/>
                <w:webHidden/>
              </w:rPr>
              <w:fldChar w:fldCharType="begin"/>
            </w:r>
            <w:r>
              <w:rPr>
                <w:noProof/>
                <w:webHidden/>
              </w:rPr>
              <w:instrText xml:space="preserve"> PAGEREF _Toc233682975 \h </w:instrText>
            </w:r>
            <w:r>
              <w:rPr>
                <w:noProof/>
                <w:webHidden/>
              </w:rPr>
            </w:r>
            <w:r>
              <w:rPr>
                <w:noProof/>
                <w:webHidden/>
              </w:rPr>
              <w:fldChar w:fldCharType="separate"/>
            </w:r>
            <w:r>
              <w:rPr>
                <w:noProof/>
                <w:webHidden/>
              </w:rPr>
              <w:t>41</w:t>
            </w:r>
            <w:r>
              <w:rPr>
                <w:noProof/>
                <w:webHidden/>
              </w:rPr>
              <w:fldChar w:fldCharType="end"/>
            </w:r>
          </w:hyperlink>
        </w:p>
        <w:p w14:paraId="60F59C80" w14:textId="427A0B1B" w:rsidR="002B24BA" w:rsidRDefault="002B24BA">
          <w:pPr>
            <w:pStyle w:val="ndice3"/>
            <w:tabs>
              <w:tab w:val="right" w:leader="dot" w:pos="8779"/>
            </w:tabs>
            <w:rPr>
              <w:rFonts w:asciiTheme="minorHAnsi" w:eastAsiaTheme="minorEastAsia" w:hAnsiTheme="minorHAnsi" w:cstheme="minorBidi"/>
              <w:noProof/>
              <w:color w:val="auto"/>
            </w:rPr>
          </w:pPr>
          <w:hyperlink w:anchor="_Toc233682976" w:history="1">
            <w:r w:rsidRPr="006F0A76">
              <w:rPr>
                <w:rStyle w:val="Hiperligao"/>
                <w:noProof/>
              </w:rPr>
              <w:t>Outras disposições</w:t>
            </w:r>
            <w:r>
              <w:rPr>
                <w:noProof/>
                <w:webHidden/>
              </w:rPr>
              <w:tab/>
            </w:r>
            <w:r>
              <w:rPr>
                <w:noProof/>
                <w:webHidden/>
              </w:rPr>
              <w:fldChar w:fldCharType="begin"/>
            </w:r>
            <w:r>
              <w:rPr>
                <w:noProof/>
                <w:webHidden/>
              </w:rPr>
              <w:instrText xml:space="preserve"> PAGEREF _Toc233682976 \h </w:instrText>
            </w:r>
            <w:r>
              <w:rPr>
                <w:noProof/>
                <w:webHidden/>
              </w:rPr>
            </w:r>
            <w:r>
              <w:rPr>
                <w:noProof/>
                <w:webHidden/>
              </w:rPr>
              <w:fldChar w:fldCharType="separate"/>
            </w:r>
            <w:r>
              <w:rPr>
                <w:noProof/>
                <w:webHidden/>
              </w:rPr>
              <w:t>41</w:t>
            </w:r>
            <w:r>
              <w:rPr>
                <w:noProof/>
                <w:webHidden/>
              </w:rPr>
              <w:fldChar w:fldCharType="end"/>
            </w:r>
          </w:hyperlink>
        </w:p>
        <w:p w14:paraId="4981D2D6" w14:textId="747D575C" w:rsidR="002B24BA" w:rsidRDefault="002B24BA">
          <w:pPr>
            <w:pStyle w:val="ndice3"/>
            <w:tabs>
              <w:tab w:val="right" w:leader="dot" w:pos="8779"/>
            </w:tabs>
            <w:rPr>
              <w:rFonts w:asciiTheme="minorHAnsi" w:eastAsiaTheme="minorEastAsia" w:hAnsiTheme="minorHAnsi" w:cstheme="minorBidi"/>
              <w:noProof/>
              <w:color w:val="auto"/>
            </w:rPr>
          </w:pPr>
          <w:hyperlink w:anchor="_Toc233682977" w:history="1">
            <w:r w:rsidRPr="006F0A76">
              <w:rPr>
                <w:rStyle w:val="Hiperligao"/>
                <w:noProof/>
              </w:rPr>
              <w:t>Artigo 41.º</w:t>
            </w:r>
            <w:r>
              <w:rPr>
                <w:noProof/>
                <w:webHidden/>
              </w:rPr>
              <w:tab/>
            </w:r>
            <w:r>
              <w:rPr>
                <w:noProof/>
                <w:webHidden/>
              </w:rPr>
              <w:fldChar w:fldCharType="begin"/>
            </w:r>
            <w:r>
              <w:rPr>
                <w:noProof/>
                <w:webHidden/>
              </w:rPr>
              <w:instrText xml:space="preserve"> PAGEREF _Toc233682977 \h </w:instrText>
            </w:r>
            <w:r>
              <w:rPr>
                <w:noProof/>
                <w:webHidden/>
              </w:rPr>
            </w:r>
            <w:r>
              <w:rPr>
                <w:noProof/>
                <w:webHidden/>
              </w:rPr>
              <w:fldChar w:fldCharType="separate"/>
            </w:r>
            <w:r>
              <w:rPr>
                <w:noProof/>
                <w:webHidden/>
              </w:rPr>
              <w:t>41</w:t>
            </w:r>
            <w:r>
              <w:rPr>
                <w:noProof/>
                <w:webHidden/>
              </w:rPr>
              <w:fldChar w:fldCharType="end"/>
            </w:r>
          </w:hyperlink>
        </w:p>
        <w:p w14:paraId="14822AA5" w14:textId="557CC9E7" w:rsidR="002B24BA" w:rsidRDefault="002B24BA">
          <w:pPr>
            <w:pStyle w:val="ndice3"/>
            <w:tabs>
              <w:tab w:val="right" w:leader="dot" w:pos="8779"/>
            </w:tabs>
            <w:rPr>
              <w:rFonts w:asciiTheme="minorHAnsi" w:eastAsiaTheme="minorEastAsia" w:hAnsiTheme="minorHAnsi" w:cstheme="minorBidi"/>
              <w:noProof/>
              <w:color w:val="auto"/>
            </w:rPr>
          </w:pPr>
          <w:hyperlink w:anchor="_Toc233682978" w:history="1">
            <w:r w:rsidRPr="006F0A76">
              <w:rPr>
                <w:rStyle w:val="Hiperligao"/>
                <w:noProof/>
              </w:rPr>
              <w:t>Lares de acolhimento</w:t>
            </w:r>
            <w:r>
              <w:rPr>
                <w:noProof/>
                <w:webHidden/>
              </w:rPr>
              <w:tab/>
            </w:r>
            <w:r>
              <w:rPr>
                <w:noProof/>
                <w:webHidden/>
              </w:rPr>
              <w:fldChar w:fldCharType="begin"/>
            </w:r>
            <w:r>
              <w:rPr>
                <w:noProof/>
                <w:webHidden/>
              </w:rPr>
              <w:instrText xml:space="preserve"> PAGEREF _Toc233682978 \h </w:instrText>
            </w:r>
            <w:r>
              <w:rPr>
                <w:noProof/>
                <w:webHidden/>
              </w:rPr>
            </w:r>
            <w:r>
              <w:rPr>
                <w:noProof/>
                <w:webHidden/>
              </w:rPr>
              <w:fldChar w:fldCharType="separate"/>
            </w:r>
            <w:r>
              <w:rPr>
                <w:noProof/>
                <w:webHidden/>
              </w:rPr>
              <w:t>41</w:t>
            </w:r>
            <w:r>
              <w:rPr>
                <w:noProof/>
                <w:webHidden/>
              </w:rPr>
              <w:fldChar w:fldCharType="end"/>
            </w:r>
          </w:hyperlink>
        </w:p>
        <w:p w14:paraId="60AAB9AE" w14:textId="4105E6E5" w:rsidR="002B24BA" w:rsidRDefault="002B24BA">
          <w:pPr>
            <w:pStyle w:val="ndice2"/>
            <w:tabs>
              <w:tab w:val="right" w:leader="dot" w:pos="8779"/>
            </w:tabs>
            <w:rPr>
              <w:rFonts w:asciiTheme="minorHAnsi" w:eastAsiaTheme="minorEastAsia" w:hAnsiTheme="minorHAnsi" w:cstheme="minorBidi"/>
              <w:noProof/>
              <w:color w:val="auto"/>
            </w:rPr>
          </w:pPr>
          <w:hyperlink w:anchor="_Toc233682979" w:history="1">
            <w:r w:rsidRPr="006F0A76">
              <w:rPr>
                <w:rStyle w:val="Hiperligao"/>
                <w:noProof/>
              </w:rPr>
              <w:t>SECÇÃO II</w:t>
            </w:r>
            <w:r>
              <w:rPr>
                <w:noProof/>
                <w:webHidden/>
              </w:rPr>
              <w:tab/>
            </w:r>
            <w:r>
              <w:rPr>
                <w:noProof/>
                <w:webHidden/>
              </w:rPr>
              <w:fldChar w:fldCharType="begin"/>
            </w:r>
            <w:r>
              <w:rPr>
                <w:noProof/>
                <w:webHidden/>
              </w:rPr>
              <w:instrText xml:space="preserve"> PAGEREF _Toc233682979 \h </w:instrText>
            </w:r>
            <w:r>
              <w:rPr>
                <w:noProof/>
                <w:webHidden/>
              </w:rPr>
            </w:r>
            <w:r>
              <w:rPr>
                <w:noProof/>
                <w:webHidden/>
              </w:rPr>
              <w:fldChar w:fldCharType="separate"/>
            </w:r>
            <w:r>
              <w:rPr>
                <w:noProof/>
                <w:webHidden/>
              </w:rPr>
              <w:t>42</w:t>
            </w:r>
            <w:r>
              <w:rPr>
                <w:noProof/>
                <w:webHidden/>
              </w:rPr>
              <w:fldChar w:fldCharType="end"/>
            </w:r>
          </w:hyperlink>
        </w:p>
        <w:p w14:paraId="10A23BD4" w14:textId="7C672C11" w:rsidR="002B24BA" w:rsidRDefault="002B24BA">
          <w:pPr>
            <w:pStyle w:val="ndice2"/>
            <w:tabs>
              <w:tab w:val="right" w:leader="dot" w:pos="8779"/>
            </w:tabs>
            <w:rPr>
              <w:rFonts w:asciiTheme="minorHAnsi" w:eastAsiaTheme="minorEastAsia" w:hAnsiTheme="minorHAnsi" w:cstheme="minorBidi"/>
              <w:noProof/>
              <w:color w:val="auto"/>
            </w:rPr>
          </w:pPr>
          <w:hyperlink w:anchor="_Toc233682980" w:history="1">
            <w:r w:rsidRPr="006F0A76">
              <w:rPr>
                <w:rStyle w:val="Hiperligao"/>
                <w:noProof/>
              </w:rPr>
              <w:t>Autorização dos estabelecimentos</w:t>
            </w:r>
            <w:r>
              <w:rPr>
                <w:noProof/>
                <w:webHidden/>
              </w:rPr>
              <w:tab/>
            </w:r>
            <w:r>
              <w:rPr>
                <w:noProof/>
                <w:webHidden/>
              </w:rPr>
              <w:fldChar w:fldCharType="begin"/>
            </w:r>
            <w:r>
              <w:rPr>
                <w:noProof/>
                <w:webHidden/>
              </w:rPr>
              <w:instrText xml:space="preserve"> PAGEREF _Toc233682980 \h </w:instrText>
            </w:r>
            <w:r>
              <w:rPr>
                <w:noProof/>
                <w:webHidden/>
              </w:rPr>
            </w:r>
            <w:r>
              <w:rPr>
                <w:noProof/>
                <w:webHidden/>
              </w:rPr>
              <w:fldChar w:fldCharType="separate"/>
            </w:r>
            <w:r>
              <w:rPr>
                <w:noProof/>
                <w:webHidden/>
              </w:rPr>
              <w:t>42</w:t>
            </w:r>
            <w:r>
              <w:rPr>
                <w:noProof/>
                <w:webHidden/>
              </w:rPr>
              <w:fldChar w:fldCharType="end"/>
            </w:r>
          </w:hyperlink>
        </w:p>
        <w:p w14:paraId="3ADDF1E8" w14:textId="6D094BE9" w:rsidR="002B24BA" w:rsidRDefault="002B24BA">
          <w:pPr>
            <w:pStyle w:val="ndice3"/>
            <w:tabs>
              <w:tab w:val="right" w:leader="dot" w:pos="8779"/>
            </w:tabs>
            <w:rPr>
              <w:rFonts w:asciiTheme="minorHAnsi" w:eastAsiaTheme="minorEastAsia" w:hAnsiTheme="minorHAnsi" w:cstheme="minorBidi"/>
              <w:noProof/>
              <w:color w:val="auto"/>
            </w:rPr>
          </w:pPr>
          <w:hyperlink w:anchor="_Toc233682981" w:history="1">
            <w:r w:rsidRPr="006F0A76">
              <w:rPr>
                <w:rStyle w:val="Hiperligao"/>
                <w:noProof/>
              </w:rPr>
              <w:t>Artigo 42.º</w:t>
            </w:r>
            <w:r>
              <w:rPr>
                <w:noProof/>
                <w:webHidden/>
              </w:rPr>
              <w:tab/>
            </w:r>
            <w:r>
              <w:rPr>
                <w:noProof/>
                <w:webHidden/>
              </w:rPr>
              <w:fldChar w:fldCharType="begin"/>
            </w:r>
            <w:r>
              <w:rPr>
                <w:noProof/>
                <w:webHidden/>
              </w:rPr>
              <w:instrText xml:space="preserve"> PAGEREF _Toc233682981 \h </w:instrText>
            </w:r>
            <w:r>
              <w:rPr>
                <w:noProof/>
                <w:webHidden/>
              </w:rPr>
            </w:r>
            <w:r>
              <w:rPr>
                <w:noProof/>
                <w:webHidden/>
              </w:rPr>
              <w:fldChar w:fldCharType="separate"/>
            </w:r>
            <w:r>
              <w:rPr>
                <w:noProof/>
                <w:webHidden/>
              </w:rPr>
              <w:t>42</w:t>
            </w:r>
            <w:r>
              <w:rPr>
                <w:noProof/>
                <w:webHidden/>
              </w:rPr>
              <w:fldChar w:fldCharType="end"/>
            </w:r>
          </w:hyperlink>
        </w:p>
        <w:p w14:paraId="6F962C77" w14:textId="00F195BA" w:rsidR="002B24BA" w:rsidRDefault="002B24BA">
          <w:pPr>
            <w:pStyle w:val="ndice3"/>
            <w:tabs>
              <w:tab w:val="right" w:leader="dot" w:pos="8779"/>
            </w:tabs>
            <w:rPr>
              <w:rFonts w:asciiTheme="minorHAnsi" w:eastAsiaTheme="minorEastAsia" w:hAnsiTheme="minorHAnsi" w:cstheme="minorBidi"/>
              <w:noProof/>
              <w:color w:val="auto"/>
            </w:rPr>
          </w:pPr>
          <w:hyperlink w:anchor="_Toc233682982" w:history="1">
            <w:r w:rsidRPr="006F0A76">
              <w:rPr>
                <w:rStyle w:val="Hiperligao"/>
                <w:noProof/>
              </w:rPr>
              <w:t>Procedimento para o exercício da atividade de exploração de estabelecimentos</w:t>
            </w:r>
            <w:r>
              <w:rPr>
                <w:noProof/>
                <w:webHidden/>
              </w:rPr>
              <w:tab/>
            </w:r>
            <w:r>
              <w:rPr>
                <w:noProof/>
                <w:webHidden/>
              </w:rPr>
              <w:fldChar w:fldCharType="begin"/>
            </w:r>
            <w:r>
              <w:rPr>
                <w:noProof/>
                <w:webHidden/>
              </w:rPr>
              <w:instrText xml:space="preserve"> PAGEREF _Toc233682982 \h </w:instrText>
            </w:r>
            <w:r>
              <w:rPr>
                <w:noProof/>
                <w:webHidden/>
              </w:rPr>
            </w:r>
            <w:r>
              <w:rPr>
                <w:noProof/>
                <w:webHidden/>
              </w:rPr>
              <w:fldChar w:fldCharType="separate"/>
            </w:r>
            <w:r>
              <w:rPr>
                <w:noProof/>
                <w:webHidden/>
              </w:rPr>
              <w:t>42</w:t>
            </w:r>
            <w:r>
              <w:rPr>
                <w:noProof/>
                <w:webHidden/>
              </w:rPr>
              <w:fldChar w:fldCharType="end"/>
            </w:r>
          </w:hyperlink>
        </w:p>
        <w:p w14:paraId="6F34D39A" w14:textId="3FE8BD94" w:rsidR="002B24BA" w:rsidRDefault="002B24BA">
          <w:pPr>
            <w:pStyle w:val="ndice3"/>
            <w:tabs>
              <w:tab w:val="right" w:leader="dot" w:pos="8779"/>
            </w:tabs>
            <w:rPr>
              <w:rFonts w:asciiTheme="minorHAnsi" w:eastAsiaTheme="minorEastAsia" w:hAnsiTheme="minorHAnsi" w:cstheme="minorBidi"/>
              <w:noProof/>
              <w:color w:val="auto"/>
            </w:rPr>
          </w:pPr>
          <w:hyperlink w:anchor="_Toc233682983" w:history="1">
            <w:r w:rsidRPr="006F0A76">
              <w:rPr>
                <w:rStyle w:val="Hiperligao"/>
                <w:noProof/>
              </w:rPr>
              <w:t>Artigo 43.º</w:t>
            </w:r>
            <w:r>
              <w:rPr>
                <w:noProof/>
                <w:webHidden/>
              </w:rPr>
              <w:tab/>
            </w:r>
            <w:r>
              <w:rPr>
                <w:noProof/>
                <w:webHidden/>
              </w:rPr>
              <w:fldChar w:fldCharType="begin"/>
            </w:r>
            <w:r>
              <w:rPr>
                <w:noProof/>
                <w:webHidden/>
              </w:rPr>
              <w:instrText xml:space="preserve"> PAGEREF _Toc233682983 \h </w:instrText>
            </w:r>
            <w:r>
              <w:rPr>
                <w:noProof/>
                <w:webHidden/>
              </w:rPr>
            </w:r>
            <w:r>
              <w:rPr>
                <w:noProof/>
                <w:webHidden/>
              </w:rPr>
              <w:fldChar w:fldCharType="separate"/>
            </w:r>
            <w:r>
              <w:rPr>
                <w:noProof/>
                <w:webHidden/>
              </w:rPr>
              <w:t>43</w:t>
            </w:r>
            <w:r>
              <w:rPr>
                <w:noProof/>
                <w:webHidden/>
              </w:rPr>
              <w:fldChar w:fldCharType="end"/>
            </w:r>
          </w:hyperlink>
        </w:p>
        <w:p w14:paraId="58A6BD3F" w14:textId="2F2430DC" w:rsidR="002B24BA" w:rsidRDefault="002B24BA">
          <w:pPr>
            <w:pStyle w:val="ndice3"/>
            <w:tabs>
              <w:tab w:val="right" w:leader="dot" w:pos="8779"/>
            </w:tabs>
            <w:rPr>
              <w:rFonts w:asciiTheme="minorHAnsi" w:eastAsiaTheme="minorEastAsia" w:hAnsiTheme="minorHAnsi" w:cstheme="minorBidi"/>
              <w:noProof/>
              <w:color w:val="auto"/>
            </w:rPr>
          </w:pPr>
          <w:hyperlink w:anchor="_Toc233682984" w:history="1">
            <w:r w:rsidRPr="006F0A76">
              <w:rPr>
                <w:rStyle w:val="Hiperligao"/>
                <w:noProof/>
              </w:rPr>
              <w:t>Médico-veterinário responsável pelo alojamento</w:t>
            </w:r>
            <w:r>
              <w:rPr>
                <w:noProof/>
                <w:webHidden/>
              </w:rPr>
              <w:tab/>
            </w:r>
            <w:r>
              <w:rPr>
                <w:noProof/>
                <w:webHidden/>
              </w:rPr>
              <w:fldChar w:fldCharType="begin"/>
            </w:r>
            <w:r>
              <w:rPr>
                <w:noProof/>
                <w:webHidden/>
              </w:rPr>
              <w:instrText xml:space="preserve"> PAGEREF _Toc233682984 \h </w:instrText>
            </w:r>
            <w:r>
              <w:rPr>
                <w:noProof/>
                <w:webHidden/>
              </w:rPr>
            </w:r>
            <w:r>
              <w:rPr>
                <w:noProof/>
                <w:webHidden/>
              </w:rPr>
              <w:fldChar w:fldCharType="separate"/>
            </w:r>
            <w:r>
              <w:rPr>
                <w:noProof/>
                <w:webHidden/>
              </w:rPr>
              <w:t>43</w:t>
            </w:r>
            <w:r>
              <w:rPr>
                <w:noProof/>
                <w:webHidden/>
              </w:rPr>
              <w:fldChar w:fldCharType="end"/>
            </w:r>
          </w:hyperlink>
        </w:p>
        <w:p w14:paraId="0FB6EEEF" w14:textId="513EB811" w:rsidR="002B24BA" w:rsidRDefault="002B24BA">
          <w:pPr>
            <w:pStyle w:val="ndice3"/>
            <w:tabs>
              <w:tab w:val="right" w:leader="dot" w:pos="8779"/>
            </w:tabs>
            <w:rPr>
              <w:rFonts w:asciiTheme="minorHAnsi" w:eastAsiaTheme="minorEastAsia" w:hAnsiTheme="minorHAnsi" w:cstheme="minorBidi"/>
              <w:noProof/>
              <w:color w:val="auto"/>
            </w:rPr>
          </w:pPr>
          <w:hyperlink w:anchor="_Toc233682985" w:history="1">
            <w:r w:rsidRPr="006F0A76">
              <w:rPr>
                <w:rStyle w:val="Hiperligao"/>
                <w:noProof/>
              </w:rPr>
              <w:t>Artigo 44.º</w:t>
            </w:r>
            <w:r>
              <w:rPr>
                <w:noProof/>
                <w:webHidden/>
              </w:rPr>
              <w:tab/>
            </w:r>
            <w:r>
              <w:rPr>
                <w:noProof/>
                <w:webHidden/>
              </w:rPr>
              <w:fldChar w:fldCharType="begin"/>
            </w:r>
            <w:r>
              <w:rPr>
                <w:noProof/>
                <w:webHidden/>
              </w:rPr>
              <w:instrText xml:space="preserve"> PAGEREF _Toc233682985 \h </w:instrText>
            </w:r>
            <w:r>
              <w:rPr>
                <w:noProof/>
                <w:webHidden/>
              </w:rPr>
            </w:r>
            <w:r>
              <w:rPr>
                <w:noProof/>
                <w:webHidden/>
              </w:rPr>
              <w:fldChar w:fldCharType="separate"/>
            </w:r>
            <w:r>
              <w:rPr>
                <w:noProof/>
                <w:webHidden/>
              </w:rPr>
              <w:t>44</w:t>
            </w:r>
            <w:r>
              <w:rPr>
                <w:noProof/>
                <w:webHidden/>
              </w:rPr>
              <w:fldChar w:fldCharType="end"/>
            </w:r>
          </w:hyperlink>
        </w:p>
        <w:p w14:paraId="77F90084" w14:textId="175EC275" w:rsidR="002B24BA" w:rsidRDefault="002B24BA">
          <w:pPr>
            <w:pStyle w:val="ndice3"/>
            <w:tabs>
              <w:tab w:val="right" w:leader="dot" w:pos="8779"/>
            </w:tabs>
            <w:rPr>
              <w:rFonts w:asciiTheme="minorHAnsi" w:eastAsiaTheme="minorEastAsia" w:hAnsiTheme="minorHAnsi" w:cstheme="minorBidi"/>
              <w:noProof/>
              <w:color w:val="auto"/>
            </w:rPr>
          </w:pPr>
          <w:hyperlink w:anchor="_Toc233682986" w:history="1">
            <w:r w:rsidRPr="006F0A76">
              <w:rPr>
                <w:rStyle w:val="Hiperligao"/>
                <w:noProof/>
              </w:rPr>
              <w:t>Mera comunicação prévia</w:t>
            </w:r>
            <w:r>
              <w:rPr>
                <w:noProof/>
                <w:webHidden/>
              </w:rPr>
              <w:tab/>
            </w:r>
            <w:r>
              <w:rPr>
                <w:noProof/>
                <w:webHidden/>
              </w:rPr>
              <w:fldChar w:fldCharType="begin"/>
            </w:r>
            <w:r>
              <w:rPr>
                <w:noProof/>
                <w:webHidden/>
              </w:rPr>
              <w:instrText xml:space="preserve"> PAGEREF _Toc233682986 \h </w:instrText>
            </w:r>
            <w:r>
              <w:rPr>
                <w:noProof/>
                <w:webHidden/>
              </w:rPr>
            </w:r>
            <w:r>
              <w:rPr>
                <w:noProof/>
                <w:webHidden/>
              </w:rPr>
              <w:fldChar w:fldCharType="separate"/>
            </w:r>
            <w:r>
              <w:rPr>
                <w:noProof/>
                <w:webHidden/>
              </w:rPr>
              <w:t>44</w:t>
            </w:r>
            <w:r>
              <w:rPr>
                <w:noProof/>
                <w:webHidden/>
              </w:rPr>
              <w:fldChar w:fldCharType="end"/>
            </w:r>
          </w:hyperlink>
        </w:p>
        <w:p w14:paraId="2695C2EA" w14:textId="00C39683" w:rsidR="002B24BA" w:rsidRDefault="002B24BA">
          <w:pPr>
            <w:pStyle w:val="ndice3"/>
            <w:tabs>
              <w:tab w:val="right" w:leader="dot" w:pos="8779"/>
            </w:tabs>
            <w:rPr>
              <w:rFonts w:asciiTheme="minorHAnsi" w:eastAsiaTheme="minorEastAsia" w:hAnsiTheme="minorHAnsi" w:cstheme="minorBidi"/>
              <w:noProof/>
              <w:color w:val="auto"/>
            </w:rPr>
          </w:pPr>
          <w:hyperlink w:anchor="_Toc233682987" w:history="1">
            <w:r w:rsidRPr="006F0A76">
              <w:rPr>
                <w:rStyle w:val="Hiperligao"/>
                <w:noProof/>
              </w:rPr>
              <w:t>Artigo 45.º</w:t>
            </w:r>
            <w:r>
              <w:rPr>
                <w:noProof/>
                <w:webHidden/>
              </w:rPr>
              <w:tab/>
            </w:r>
            <w:r>
              <w:rPr>
                <w:noProof/>
                <w:webHidden/>
              </w:rPr>
              <w:fldChar w:fldCharType="begin"/>
            </w:r>
            <w:r>
              <w:rPr>
                <w:noProof/>
                <w:webHidden/>
              </w:rPr>
              <w:instrText xml:space="preserve"> PAGEREF _Toc233682987 \h </w:instrText>
            </w:r>
            <w:r>
              <w:rPr>
                <w:noProof/>
                <w:webHidden/>
              </w:rPr>
            </w:r>
            <w:r>
              <w:rPr>
                <w:noProof/>
                <w:webHidden/>
              </w:rPr>
              <w:fldChar w:fldCharType="separate"/>
            </w:r>
            <w:r>
              <w:rPr>
                <w:noProof/>
                <w:webHidden/>
              </w:rPr>
              <w:t>44</w:t>
            </w:r>
            <w:r>
              <w:rPr>
                <w:noProof/>
                <w:webHidden/>
              </w:rPr>
              <w:fldChar w:fldCharType="end"/>
            </w:r>
          </w:hyperlink>
        </w:p>
        <w:p w14:paraId="5A634154" w14:textId="2B59493F" w:rsidR="002B24BA" w:rsidRDefault="002B24BA">
          <w:pPr>
            <w:pStyle w:val="ndice3"/>
            <w:tabs>
              <w:tab w:val="right" w:leader="dot" w:pos="8779"/>
            </w:tabs>
            <w:rPr>
              <w:rFonts w:asciiTheme="minorHAnsi" w:eastAsiaTheme="minorEastAsia" w:hAnsiTheme="minorHAnsi" w:cstheme="minorBidi"/>
              <w:noProof/>
              <w:color w:val="auto"/>
            </w:rPr>
          </w:pPr>
          <w:hyperlink w:anchor="_Toc233682988" w:history="1">
            <w:r w:rsidRPr="006F0A76">
              <w:rPr>
                <w:rStyle w:val="Hiperligao"/>
                <w:noProof/>
              </w:rPr>
              <w:t>Permissão administrativa</w:t>
            </w:r>
            <w:r>
              <w:rPr>
                <w:noProof/>
                <w:webHidden/>
              </w:rPr>
              <w:tab/>
            </w:r>
            <w:r>
              <w:rPr>
                <w:noProof/>
                <w:webHidden/>
              </w:rPr>
              <w:fldChar w:fldCharType="begin"/>
            </w:r>
            <w:r>
              <w:rPr>
                <w:noProof/>
                <w:webHidden/>
              </w:rPr>
              <w:instrText xml:space="preserve"> PAGEREF _Toc233682988 \h </w:instrText>
            </w:r>
            <w:r>
              <w:rPr>
                <w:noProof/>
                <w:webHidden/>
              </w:rPr>
            </w:r>
            <w:r>
              <w:rPr>
                <w:noProof/>
                <w:webHidden/>
              </w:rPr>
              <w:fldChar w:fldCharType="separate"/>
            </w:r>
            <w:r>
              <w:rPr>
                <w:noProof/>
                <w:webHidden/>
              </w:rPr>
              <w:t>44</w:t>
            </w:r>
            <w:r>
              <w:rPr>
                <w:noProof/>
                <w:webHidden/>
              </w:rPr>
              <w:fldChar w:fldCharType="end"/>
            </w:r>
          </w:hyperlink>
        </w:p>
        <w:p w14:paraId="2CCE27CE" w14:textId="2BE3C841" w:rsidR="002B24BA" w:rsidRDefault="002B24BA">
          <w:pPr>
            <w:pStyle w:val="ndice3"/>
            <w:tabs>
              <w:tab w:val="right" w:leader="dot" w:pos="8779"/>
            </w:tabs>
            <w:rPr>
              <w:rFonts w:asciiTheme="minorHAnsi" w:eastAsiaTheme="minorEastAsia" w:hAnsiTheme="minorHAnsi" w:cstheme="minorBidi"/>
              <w:noProof/>
              <w:color w:val="auto"/>
            </w:rPr>
          </w:pPr>
          <w:hyperlink w:anchor="_Toc233682989" w:history="1">
            <w:r w:rsidRPr="006F0A76">
              <w:rPr>
                <w:rStyle w:val="Hiperligao"/>
                <w:noProof/>
              </w:rPr>
              <w:t>Artigo 46.º</w:t>
            </w:r>
            <w:r>
              <w:rPr>
                <w:noProof/>
                <w:webHidden/>
              </w:rPr>
              <w:tab/>
            </w:r>
            <w:r>
              <w:rPr>
                <w:noProof/>
                <w:webHidden/>
              </w:rPr>
              <w:fldChar w:fldCharType="begin"/>
            </w:r>
            <w:r>
              <w:rPr>
                <w:noProof/>
                <w:webHidden/>
              </w:rPr>
              <w:instrText xml:space="preserve"> PAGEREF _Toc233682989 \h </w:instrText>
            </w:r>
            <w:r>
              <w:rPr>
                <w:noProof/>
                <w:webHidden/>
              </w:rPr>
            </w:r>
            <w:r>
              <w:rPr>
                <w:noProof/>
                <w:webHidden/>
              </w:rPr>
              <w:fldChar w:fldCharType="separate"/>
            </w:r>
            <w:r>
              <w:rPr>
                <w:noProof/>
                <w:webHidden/>
              </w:rPr>
              <w:t>45</w:t>
            </w:r>
            <w:r>
              <w:rPr>
                <w:noProof/>
                <w:webHidden/>
              </w:rPr>
              <w:fldChar w:fldCharType="end"/>
            </w:r>
          </w:hyperlink>
        </w:p>
        <w:p w14:paraId="7BD9E013" w14:textId="2151E3F3" w:rsidR="002B24BA" w:rsidRDefault="002B24BA">
          <w:pPr>
            <w:pStyle w:val="ndice3"/>
            <w:tabs>
              <w:tab w:val="right" w:leader="dot" w:pos="8779"/>
            </w:tabs>
            <w:rPr>
              <w:rFonts w:asciiTheme="minorHAnsi" w:eastAsiaTheme="minorEastAsia" w:hAnsiTheme="minorHAnsi" w:cstheme="minorBidi"/>
              <w:noProof/>
              <w:color w:val="auto"/>
            </w:rPr>
          </w:pPr>
          <w:hyperlink w:anchor="_Toc233682990" w:history="1">
            <w:r w:rsidRPr="006F0A76">
              <w:rPr>
                <w:rStyle w:val="Hiperligao"/>
                <w:noProof/>
              </w:rPr>
              <w:t>Instrução do processo de permissão administrativa</w:t>
            </w:r>
            <w:r>
              <w:rPr>
                <w:noProof/>
                <w:webHidden/>
              </w:rPr>
              <w:tab/>
            </w:r>
            <w:r>
              <w:rPr>
                <w:noProof/>
                <w:webHidden/>
              </w:rPr>
              <w:fldChar w:fldCharType="begin"/>
            </w:r>
            <w:r>
              <w:rPr>
                <w:noProof/>
                <w:webHidden/>
              </w:rPr>
              <w:instrText xml:space="preserve"> PAGEREF _Toc233682990 \h </w:instrText>
            </w:r>
            <w:r>
              <w:rPr>
                <w:noProof/>
                <w:webHidden/>
              </w:rPr>
            </w:r>
            <w:r>
              <w:rPr>
                <w:noProof/>
                <w:webHidden/>
              </w:rPr>
              <w:fldChar w:fldCharType="separate"/>
            </w:r>
            <w:r>
              <w:rPr>
                <w:noProof/>
                <w:webHidden/>
              </w:rPr>
              <w:t>45</w:t>
            </w:r>
            <w:r>
              <w:rPr>
                <w:noProof/>
                <w:webHidden/>
              </w:rPr>
              <w:fldChar w:fldCharType="end"/>
            </w:r>
          </w:hyperlink>
        </w:p>
        <w:p w14:paraId="70763BB9" w14:textId="43F1C21A" w:rsidR="002B24BA" w:rsidRDefault="002B24BA">
          <w:pPr>
            <w:pStyle w:val="ndice3"/>
            <w:tabs>
              <w:tab w:val="right" w:leader="dot" w:pos="8779"/>
            </w:tabs>
            <w:rPr>
              <w:rFonts w:asciiTheme="minorHAnsi" w:eastAsiaTheme="minorEastAsia" w:hAnsiTheme="minorHAnsi" w:cstheme="minorBidi"/>
              <w:noProof/>
              <w:color w:val="auto"/>
            </w:rPr>
          </w:pPr>
          <w:hyperlink w:anchor="_Toc233682991" w:history="1">
            <w:r w:rsidRPr="006F0A76">
              <w:rPr>
                <w:rStyle w:val="Hiperligao"/>
                <w:noProof/>
              </w:rPr>
              <w:t>Artigo 47.º</w:t>
            </w:r>
            <w:r>
              <w:rPr>
                <w:noProof/>
                <w:webHidden/>
              </w:rPr>
              <w:tab/>
            </w:r>
            <w:r>
              <w:rPr>
                <w:noProof/>
                <w:webHidden/>
              </w:rPr>
              <w:fldChar w:fldCharType="begin"/>
            </w:r>
            <w:r>
              <w:rPr>
                <w:noProof/>
                <w:webHidden/>
              </w:rPr>
              <w:instrText xml:space="preserve"> PAGEREF _Toc233682991 \h </w:instrText>
            </w:r>
            <w:r>
              <w:rPr>
                <w:noProof/>
                <w:webHidden/>
              </w:rPr>
            </w:r>
            <w:r>
              <w:rPr>
                <w:noProof/>
                <w:webHidden/>
              </w:rPr>
              <w:fldChar w:fldCharType="separate"/>
            </w:r>
            <w:r>
              <w:rPr>
                <w:noProof/>
                <w:webHidden/>
              </w:rPr>
              <w:t>46</w:t>
            </w:r>
            <w:r>
              <w:rPr>
                <w:noProof/>
                <w:webHidden/>
              </w:rPr>
              <w:fldChar w:fldCharType="end"/>
            </w:r>
          </w:hyperlink>
        </w:p>
        <w:p w14:paraId="02DE2E1C" w14:textId="7DACAD0B" w:rsidR="002B24BA" w:rsidRDefault="002B24BA">
          <w:pPr>
            <w:pStyle w:val="ndice3"/>
            <w:tabs>
              <w:tab w:val="right" w:leader="dot" w:pos="8779"/>
            </w:tabs>
            <w:rPr>
              <w:rFonts w:asciiTheme="minorHAnsi" w:eastAsiaTheme="minorEastAsia" w:hAnsiTheme="minorHAnsi" w:cstheme="minorBidi"/>
              <w:noProof/>
              <w:color w:val="auto"/>
            </w:rPr>
          </w:pPr>
          <w:hyperlink w:anchor="_Toc233682992" w:history="1">
            <w:r w:rsidRPr="006F0A76">
              <w:rPr>
                <w:rStyle w:val="Hiperligao"/>
                <w:noProof/>
              </w:rPr>
              <w:t>Decisão</w:t>
            </w:r>
            <w:r>
              <w:rPr>
                <w:noProof/>
                <w:webHidden/>
              </w:rPr>
              <w:tab/>
            </w:r>
            <w:r>
              <w:rPr>
                <w:noProof/>
                <w:webHidden/>
              </w:rPr>
              <w:fldChar w:fldCharType="begin"/>
            </w:r>
            <w:r>
              <w:rPr>
                <w:noProof/>
                <w:webHidden/>
              </w:rPr>
              <w:instrText xml:space="preserve"> PAGEREF _Toc233682992 \h </w:instrText>
            </w:r>
            <w:r>
              <w:rPr>
                <w:noProof/>
                <w:webHidden/>
              </w:rPr>
            </w:r>
            <w:r>
              <w:rPr>
                <w:noProof/>
                <w:webHidden/>
              </w:rPr>
              <w:fldChar w:fldCharType="separate"/>
            </w:r>
            <w:r>
              <w:rPr>
                <w:noProof/>
                <w:webHidden/>
              </w:rPr>
              <w:t>46</w:t>
            </w:r>
            <w:r>
              <w:rPr>
                <w:noProof/>
                <w:webHidden/>
              </w:rPr>
              <w:fldChar w:fldCharType="end"/>
            </w:r>
          </w:hyperlink>
        </w:p>
        <w:p w14:paraId="209B8C11" w14:textId="58296FC2" w:rsidR="002B24BA" w:rsidRDefault="002B24BA">
          <w:pPr>
            <w:pStyle w:val="ndice3"/>
            <w:tabs>
              <w:tab w:val="right" w:leader="dot" w:pos="8779"/>
            </w:tabs>
            <w:rPr>
              <w:rFonts w:asciiTheme="minorHAnsi" w:eastAsiaTheme="minorEastAsia" w:hAnsiTheme="minorHAnsi" w:cstheme="minorBidi"/>
              <w:noProof/>
              <w:color w:val="auto"/>
            </w:rPr>
          </w:pPr>
          <w:hyperlink w:anchor="_Toc233682993" w:history="1">
            <w:r w:rsidRPr="006F0A76">
              <w:rPr>
                <w:rStyle w:val="Hiperligao"/>
                <w:noProof/>
              </w:rPr>
              <w:t>Artigo 48.º</w:t>
            </w:r>
            <w:r>
              <w:rPr>
                <w:noProof/>
                <w:webHidden/>
              </w:rPr>
              <w:tab/>
            </w:r>
            <w:r>
              <w:rPr>
                <w:noProof/>
                <w:webHidden/>
              </w:rPr>
              <w:fldChar w:fldCharType="begin"/>
            </w:r>
            <w:r>
              <w:rPr>
                <w:noProof/>
                <w:webHidden/>
              </w:rPr>
              <w:instrText xml:space="preserve"> PAGEREF _Toc233682993 \h </w:instrText>
            </w:r>
            <w:r>
              <w:rPr>
                <w:noProof/>
                <w:webHidden/>
              </w:rPr>
            </w:r>
            <w:r>
              <w:rPr>
                <w:noProof/>
                <w:webHidden/>
              </w:rPr>
              <w:fldChar w:fldCharType="separate"/>
            </w:r>
            <w:r>
              <w:rPr>
                <w:noProof/>
                <w:webHidden/>
              </w:rPr>
              <w:t>47</w:t>
            </w:r>
            <w:r>
              <w:rPr>
                <w:noProof/>
                <w:webHidden/>
              </w:rPr>
              <w:fldChar w:fldCharType="end"/>
            </w:r>
          </w:hyperlink>
        </w:p>
        <w:p w14:paraId="0A591BE2" w14:textId="53AE6E66" w:rsidR="002B24BA" w:rsidRDefault="002B24BA">
          <w:pPr>
            <w:pStyle w:val="ndice3"/>
            <w:tabs>
              <w:tab w:val="right" w:leader="dot" w:pos="8779"/>
            </w:tabs>
            <w:rPr>
              <w:rFonts w:asciiTheme="minorHAnsi" w:eastAsiaTheme="minorEastAsia" w:hAnsiTheme="minorHAnsi" w:cstheme="minorBidi"/>
              <w:noProof/>
              <w:color w:val="auto"/>
            </w:rPr>
          </w:pPr>
          <w:hyperlink w:anchor="_Toc233682994" w:history="1">
            <w:r w:rsidRPr="006F0A76">
              <w:rPr>
                <w:rStyle w:val="Hiperligao"/>
                <w:noProof/>
              </w:rPr>
              <w:t>Divulgação dos estabelecimentos</w:t>
            </w:r>
            <w:r>
              <w:rPr>
                <w:noProof/>
                <w:webHidden/>
              </w:rPr>
              <w:tab/>
            </w:r>
            <w:r>
              <w:rPr>
                <w:noProof/>
                <w:webHidden/>
              </w:rPr>
              <w:fldChar w:fldCharType="begin"/>
            </w:r>
            <w:r>
              <w:rPr>
                <w:noProof/>
                <w:webHidden/>
              </w:rPr>
              <w:instrText xml:space="preserve"> PAGEREF _Toc233682994 \h </w:instrText>
            </w:r>
            <w:r>
              <w:rPr>
                <w:noProof/>
                <w:webHidden/>
              </w:rPr>
            </w:r>
            <w:r>
              <w:rPr>
                <w:noProof/>
                <w:webHidden/>
              </w:rPr>
              <w:fldChar w:fldCharType="separate"/>
            </w:r>
            <w:r>
              <w:rPr>
                <w:noProof/>
                <w:webHidden/>
              </w:rPr>
              <w:t>47</w:t>
            </w:r>
            <w:r>
              <w:rPr>
                <w:noProof/>
                <w:webHidden/>
              </w:rPr>
              <w:fldChar w:fldCharType="end"/>
            </w:r>
          </w:hyperlink>
        </w:p>
        <w:p w14:paraId="178F5DF5" w14:textId="2E393F64" w:rsidR="002B24BA" w:rsidRDefault="002B24BA">
          <w:pPr>
            <w:pStyle w:val="ndice2"/>
            <w:tabs>
              <w:tab w:val="right" w:leader="dot" w:pos="8779"/>
            </w:tabs>
            <w:rPr>
              <w:rFonts w:asciiTheme="minorHAnsi" w:eastAsiaTheme="minorEastAsia" w:hAnsiTheme="minorHAnsi" w:cstheme="minorBidi"/>
              <w:noProof/>
              <w:color w:val="auto"/>
            </w:rPr>
          </w:pPr>
          <w:hyperlink w:anchor="_Toc233682995" w:history="1">
            <w:r w:rsidRPr="006F0A76">
              <w:rPr>
                <w:rStyle w:val="Hiperligao"/>
                <w:bCs/>
                <w:noProof/>
              </w:rPr>
              <w:t>SUBSECÇÃO II</w:t>
            </w:r>
            <w:r>
              <w:rPr>
                <w:noProof/>
                <w:webHidden/>
              </w:rPr>
              <w:tab/>
            </w:r>
            <w:r>
              <w:rPr>
                <w:noProof/>
                <w:webHidden/>
              </w:rPr>
              <w:fldChar w:fldCharType="begin"/>
            </w:r>
            <w:r>
              <w:rPr>
                <w:noProof/>
                <w:webHidden/>
              </w:rPr>
              <w:instrText xml:space="preserve"> PAGEREF _Toc233682995 \h </w:instrText>
            </w:r>
            <w:r>
              <w:rPr>
                <w:noProof/>
                <w:webHidden/>
              </w:rPr>
            </w:r>
            <w:r>
              <w:rPr>
                <w:noProof/>
                <w:webHidden/>
              </w:rPr>
              <w:fldChar w:fldCharType="separate"/>
            </w:r>
            <w:r>
              <w:rPr>
                <w:noProof/>
                <w:webHidden/>
              </w:rPr>
              <w:t>47</w:t>
            </w:r>
            <w:r>
              <w:rPr>
                <w:noProof/>
                <w:webHidden/>
              </w:rPr>
              <w:fldChar w:fldCharType="end"/>
            </w:r>
          </w:hyperlink>
        </w:p>
        <w:p w14:paraId="721443F6" w14:textId="23F6A8FA" w:rsidR="002B24BA" w:rsidRDefault="002B24BA">
          <w:pPr>
            <w:pStyle w:val="ndice2"/>
            <w:tabs>
              <w:tab w:val="right" w:leader="dot" w:pos="8779"/>
            </w:tabs>
            <w:rPr>
              <w:rFonts w:asciiTheme="minorHAnsi" w:eastAsiaTheme="minorEastAsia" w:hAnsiTheme="minorHAnsi" w:cstheme="minorBidi"/>
              <w:noProof/>
              <w:color w:val="auto"/>
            </w:rPr>
          </w:pPr>
          <w:hyperlink w:anchor="_Toc233682996" w:history="1">
            <w:r w:rsidRPr="006F0A76">
              <w:rPr>
                <w:rStyle w:val="Hiperligao"/>
                <w:bCs/>
                <w:noProof/>
              </w:rPr>
              <w:t>Alteração, suspensão e encerramento dos estabelecimentos</w:t>
            </w:r>
            <w:r>
              <w:rPr>
                <w:noProof/>
                <w:webHidden/>
              </w:rPr>
              <w:tab/>
            </w:r>
            <w:r>
              <w:rPr>
                <w:noProof/>
                <w:webHidden/>
              </w:rPr>
              <w:fldChar w:fldCharType="begin"/>
            </w:r>
            <w:r>
              <w:rPr>
                <w:noProof/>
                <w:webHidden/>
              </w:rPr>
              <w:instrText xml:space="preserve"> PAGEREF _Toc233682996 \h </w:instrText>
            </w:r>
            <w:r>
              <w:rPr>
                <w:noProof/>
                <w:webHidden/>
              </w:rPr>
            </w:r>
            <w:r>
              <w:rPr>
                <w:noProof/>
                <w:webHidden/>
              </w:rPr>
              <w:fldChar w:fldCharType="separate"/>
            </w:r>
            <w:r>
              <w:rPr>
                <w:noProof/>
                <w:webHidden/>
              </w:rPr>
              <w:t>47</w:t>
            </w:r>
            <w:r>
              <w:rPr>
                <w:noProof/>
                <w:webHidden/>
              </w:rPr>
              <w:fldChar w:fldCharType="end"/>
            </w:r>
          </w:hyperlink>
        </w:p>
        <w:p w14:paraId="0E802AE8" w14:textId="221C0749" w:rsidR="002B24BA" w:rsidRDefault="002B24BA">
          <w:pPr>
            <w:pStyle w:val="ndice3"/>
            <w:tabs>
              <w:tab w:val="right" w:leader="dot" w:pos="8779"/>
            </w:tabs>
            <w:rPr>
              <w:rFonts w:asciiTheme="minorHAnsi" w:eastAsiaTheme="minorEastAsia" w:hAnsiTheme="minorHAnsi" w:cstheme="minorBidi"/>
              <w:noProof/>
              <w:color w:val="auto"/>
            </w:rPr>
          </w:pPr>
          <w:hyperlink w:anchor="_Toc233682997" w:history="1">
            <w:r w:rsidRPr="006F0A76">
              <w:rPr>
                <w:rStyle w:val="Hiperligao"/>
                <w:noProof/>
              </w:rPr>
              <w:t>Artigo 49.º</w:t>
            </w:r>
            <w:r>
              <w:rPr>
                <w:noProof/>
                <w:webHidden/>
              </w:rPr>
              <w:tab/>
            </w:r>
            <w:r>
              <w:rPr>
                <w:noProof/>
                <w:webHidden/>
              </w:rPr>
              <w:fldChar w:fldCharType="begin"/>
            </w:r>
            <w:r>
              <w:rPr>
                <w:noProof/>
                <w:webHidden/>
              </w:rPr>
              <w:instrText xml:space="preserve"> PAGEREF _Toc233682997 \h </w:instrText>
            </w:r>
            <w:r>
              <w:rPr>
                <w:noProof/>
                <w:webHidden/>
              </w:rPr>
            </w:r>
            <w:r>
              <w:rPr>
                <w:noProof/>
                <w:webHidden/>
              </w:rPr>
              <w:fldChar w:fldCharType="separate"/>
            </w:r>
            <w:r>
              <w:rPr>
                <w:noProof/>
                <w:webHidden/>
              </w:rPr>
              <w:t>47</w:t>
            </w:r>
            <w:r>
              <w:rPr>
                <w:noProof/>
                <w:webHidden/>
              </w:rPr>
              <w:fldChar w:fldCharType="end"/>
            </w:r>
          </w:hyperlink>
        </w:p>
        <w:p w14:paraId="65FAC78B" w14:textId="29E23EE2" w:rsidR="002B24BA" w:rsidRDefault="002B24BA">
          <w:pPr>
            <w:pStyle w:val="ndice3"/>
            <w:tabs>
              <w:tab w:val="right" w:leader="dot" w:pos="8779"/>
            </w:tabs>
            <w:rPr>
              <w:rFonts w:asciiTheme="minorHAnsi" w:eastAsiaTheme="minorEastAsia" w:hAnsiTheme="minorHAnsi" w:cstheme="minorBidi"/>
              <w:noProof/>
              <w:color w:val="auto"/>
            </w:rPr>
          </w:pPr>
          <w:hyperlink w:anchor="_Toc233682998" w:history="1">
            <w:r w:rsidRPr="006F0A76">
              <w:rPr>
                <w:rStyle w:val="Hiperligao"/>
                <w:noProof/>
              </w:rPr>
              <w:t>Alteração de funcionamento dos estabelecimentos</w:t>
            </w:r>
            <w:r>
              <w:rPr>
                <w:noProof/>
                <w:webHidden/>
              </w:rPr>
              <w:tab/>
            </w:r>
            <w:r>
              <w:rPr>
                <w:noProof/>
                <w:webHidden/>
              </w:rPr>
              <w:fldChar w:fldCharType="begin"/>
            </w:r>
            <w:r>
              <w:rPr>
                <w:noProof/>
                <w:webHidden/>
              </w:rPr>
              <w:instrText xml:space="preserve"> PAGEREF _Toc233682998 \h </w:instrText>
            </w:r>
            <w:r>
              <w:rPr>
                <w:noProof/>
                <w:webHidden/>
              </w:rPr>
            </w:r>
            <w:r>
              <w:rPr>
                <w:noProof/>
                <w:webHidden/>
              </w:rPr>
              <w:fldChar w:fldCharType="separate"/>
            </w:r>
            <w:r>
              <w:rPr>
                <w:noProof/>
                <w:webHidden/>
              </w:rPr>
              <w:t>47</w:t>
            </w:r>
            <w:r>
              <w:rPr>
                <w:noProof/>
                <w:webHidden/>
              </w:rPr>
              <w:fldChar w:fldCharType="end"/>
            </w:r>
          </w:hyperlink>
        </w:p>
        <w:p w14:paraId="60C6015A" w14:textId="16127FDB" w:rsidR="002B24BA" w:rsidRDefault="002B24BA">
          <w:pPr>
            <w:pStyle w:val="ndice3"/>
            <w:tabs>
              <w:tab w:val="right" w:leader="dot" w:pos="8779"/>
            </w:tabs>
            <w:rPr>
              <w:rFonts w:asciiTheme="minorHAnsi" w:eastAsiaTheme="minorEastAsia" w:hAnsiTheme="minorHAnsi" w:cstheme="minorBidi"/>
              <w:noProof/>
              <w:color w:val="auto"/>
            </w:rPr>
          </w:pPr>
          <w:hyperlink w:anchor="_Toc233682999" w:history="1">
            <w:r w:rsidRPr="006F0A76">
              <w:rPr>
                <w:rStyle w:val="Hiperligao"/>
                <w:noProof/>
              </w:rPr>
              <w:t>Artigo 50.º</w:t>
            </w:r>
            <w:r>
              <w:rPr>
                <w:noProof/>
                <w:webHidden/>
              </w:rPr>
              <w:tab/>
            </w:r>
            <w:r>
              <w:rPr>
                <w:noProof/>
                <w:webHidden/>
              </w:rPr>
              <w:fldChar w:fldCharType="begin"/>
            </w:r>
            <w:r>
              <w:rPr>
                <w:noProof/>
                <w:webHidden/>
              </w:rPr>
              <w:instrText xml:space="preserve"> PAGEREF _Toc233682999 \h </w:instrText>
            </w:r>
            <w:r>
              <w:rPr>
                <w:noProof/>
                <w:webHidden/>
              </w:rPr>
            </w:r>
            <w:r>
              <w:rPr>
                <w:noProof/>
                <w:webHidden/>
              </w:rPr>
              <w:fldChar w:fldCharType="separate"/>
            </w:r>
            <w:r>
              <w:rPr>
                <w:noProof/>
                <w:webHidden/>
              </w:rPr>
              <w:t>48</w:t>
            </w:r>
            <w:r>
              <w:rPr>
                <w:noProof/>
                <w:webHidden/>
              </w:rPr>
              <w:fldChar w:fldCharType="end"/>
            </w:r>
          </w:hyperlink>
        </w:p>
        <w:p w14:paraId="272EBC14" w14:textId="7B7E3D57" w:rsidR="002B24BA" w:rsidRDefault="002B24BA">
          <w:pPr>
            <w:pStyle w:val="ndice3"/>
            <w:tabs>
              <w:tab w:val="right" w:leader="dot" w:pos="8779"/>
            </w:tabs>
            <w:rPr>
              <w:rFonts w:asciiTheme="minorHAnsi" w:eastAsiaTheme="minorEastAsia" w:hAnsiTheme="minorHAnsi" w:cstheme="minorBidi"/>
              <w:noProof/>
              <w:color w:val="auto"/>
            </w:rPr>
          </w:pPr>
          <w:hyperlink w:anchor="_Toc233683000" w:history="1">
            <w:r w:rsidRPr="006F0A76">
              <w:rPr>
                <w:rStyle w:val="Hiperligao"/>
                <w:noProof/>
              </w:rPr>
              <w:t>Suspensão de atividade e encerramento dos estabelecimentos</w:t>
            </w:r>
            <w:r>
              <w:rPr>
                <w:noProof/>
                <w:webHidden/>
              </w:rPr>
              <w:tab/>
            </w:r>
            <w:r>
              <w:rPr>
                <w:noProof/>
                <w:webHidden/>
              </w:rPr>
              <w:fldChar w:fldCharType="begin"/>
            </w:r>
            <w:r>
              <w:rPr>
                <w:noProof/>
                <w:webHidden/>
              </w:rPr>
              <w:instrText xml:space="preserve"> PAGEREF _Toc233683000 \h </w:instrText>
            </w:r>
            <w:r>
              <w:rPr>
                <w:noProof/>
                <w:webHidden/>
              </w:rPr>
            </w:r>
            <w:r>
              <w:rPr>
                <w:noProof/>
                <w:webHidden/>
              </w:rPr>
              <w:fldChar w:fldCharType="separate"/>
            </w:r>
            <w:r>
              <w:rPr>
                <w:noProof/>
                <w:webHidden/>
              </w:rPr>
              <w:t>48</w:t>
            </w:r>
            <w:r>
              <w:rPr>
                <w:noProof/>
                <w:webHidden/>
              </w:rPr>
              <w:fldChar w:fldCharType="end"/>
            </w:r>
          </w:hyperlink>
        </w:p>
        <w:p w14:paraId="46F211B3" w14:textId="7D65DDA2" w:rsidR="002B24BA" w:rsidRDefault="002B24BA">
          <w:pPr>
            <w:pStyle w:val="ndice3"/>
            <w:tabs>
              <w:tab w:val="right" w:leader="dot" w:pos="8779"/>
            </w:tabs>
            <w:rPr>
              <w:rFonts w:asciiTheme="minorHAnsi" w:eastAsiaTheme="minorEastAsia" w:hAnsiTheme="minorHAnsi" w:cstheme="minorBidi"/>
              <w:noProof/>
              <w:color w:val="auto"/>
            </w:rPr>
          </w:pPr>
          <w:hyperlink w:anchor="_Toc233683001" w:history="1">
            <w:r w:rsidRPr="006F0A76">
              <w:rPr>
                <w:rStyle w:val="Hiperligao"/>
                <w:noProof/>
              </w:rPr>
              <w:t>Artigo 51.º</w:t>
            </w:r>
            <w:r>
              <w:rPr>
                <w:noProof/>
                <w:webHidden/>
              </w:rPr>
              <w:tab/>
            </w:r>
            <w:r>
              <w:rPr>
                <w:noProof/>
                <w:webHidden/>
              </w:rPr>
              <w:fldChar w:fldCharType="begin"/>
            </w:r>
            <w:r>
              <w:rPr>
                <w:noProof/>
                <w:webHidden/>
              </w:rPr>
              <w:instrText xml:space="preserve"> PAGEREF _Toc233683001 \h </w:instrText>
            </w:r>
            <w:r>
              <w:rPr>
                <w:noProof/>
                <w:webHidden/>
              </w:rPr>
            </w:r>
            <w:r>
              <w:rPr>
                <w:noProof/>
                <w:webHidden/>
              </w:rPr>
              <w:fldChar w:fldCharType="separate"/>
            </w:r>
            <w:r>
              <w:rPr>
                <w:noProof/>
                <w:webHidden/>
              </w:rPr>
              <w:t>49</w:t>
            </w:r>
            <w:r>
              <w:rPr>
                <w:noProof/>
                <w:webHidden/>
              </w:rPr>
              <w:fldChar w:fldCharType="end"/>
            </w:r>
          </w:hyperlink>
        </w:p>
        <w:p w14:paraId="4F9DCFFA" w14:textId="0E04C6DE" w:rsidR="002B24BA" w:rsidRDefault="002B24BA">
          <w:pPr>
            <w:pStyle w:val="ndice3"/>
            <w:tabs>
              <w:tab w:val="right" w:leader="dot" w:pos="8779"/>
            </w:tabs>
            <w:rPr>
              <w:rFonts w:asciiTheme="minorHAnsi" w:eastAsiaTheme="minorEastAsia" w:hAnsiTheme="minorHAnsi" w:cstheme="minorBidi"/>
              <w:noProof/>
              <w:color w:val="auto"/>
            </w:rPr>
          </w:pPr>
          <w:hyperlink w:anchor="_Toc233683002" w:history="1">
            <w:r w:rsidRPr="006F0A76">
              <w:rPr>
                <w:rStyle w:val="Hiperligao"/>
                <w:noProof/>
              </w:rPr>
              <w:t>Permissão de reabertura após suspensão da atividade</w:t>
            </w:r>
            <w:r>
              <w:rPr>
                <w:noProof/>
                <w:webHidden/>
              </w:rPr>
              <w:tab/>
            </w:r>
            <w:r>
              <w:rPr>
                <w:noProof/>
                <w:webHidden/>
              </w:rPr>
              <w:fldChar w:fldCharType="begin"/>
            </w:r>
            <w:r>
              <w:rPr>
                <w:noProof/>
                <w:webHidden/>
              </w:rPr>
              <w:instrText xml:space="preserve"> PAGEREF _Toc233683002 \h </w:instrText>
            </w:r>
            <w:r>
              <w:rPr>
                <w:noProof/>
                <w:webHidden/>
              </w:rPr>
            </w:r>
            <w:r>
              <w:rPr>
                <w:noProof/>
                <w:webHidden/>
              </w:rPr>
              <w:fldChar w:fldCharType="separate"/>
            </w:r>
            <w:r>
              <w:rPr>
                <w:noProof/>
                <w:webHidden/>
              </w:rPr>
              <w:t>49</w:t>
            </w:r>
            <w:r>
              <w:rPr>
                <w:noProof/>
                <w:webHidden/>
              </w:rPr>
              <w:fldChar w:fldCharType="end"/>
            </w:r>
          </w:hyperlink>
        </w:p>
        <w:p w14:paraId="74407C63" w14:textId="0DCA5F16" w:rsidR="002B24BA" w:rsidRDefault="002B24BA">
          <w:pPr>
            <w:pStyle w:val="ndice3"/>
            <w:tabs>
              <w:tab w:val="right" w:leader="dot" w:pos="8779"/>
            </w:tabs>
            <w:rPr>
              <w:rFonts w:asciiTheme="minorHAnsi" w:eastAsiaTheme="minorEastAsia" w:hAnsiTheme="minorHAnsi" w:cstheme="minorBidi"/>
              <w:noProof/>
              <w:color w:val="auto"/>
            </w:rPr>
          </w:pPr>
          <w:hyperlink w:anchor="_Toc233683003" w:history="1">
            <w:r w:rsidRPr="006F0A76">
              <w:rPr>
                <w:rStyle w:val="Hiperligao"/>
                <w:bCs/>
                <w:noProof/>
              </w:rPr>
              <w:t>Artigo 52.º</w:t>
            </w:r>
            <w:r>
              <w:rPr>
                <w:noProof/>
                <w:webHidden/>
              </w:rPr>
              <w:tab/>
            </w:r>
            <w:r>
              <w:rPr>
                <w:noProof/>
                <w:webHidden/>
              </w:rPr>
              <w:fldChar w:fldCharType="begin"/>
            </w:r>
            <w:r>
              <w:rPr>
                <w:noProof/>
                <w:webHidden/>
              </w:rPr>
              <w:instrText xml:space="preserve"> PAGEREF _Toc233683003 \h </w:instrText>
            </w:r>
            <w:r>
              <w:rPr>
                <w:noProof/>
                <w:webHidden/>
              </w:rPr>
            </w:r>
            <w:r>
              <w:rPr>
                <w:noProof/>
                <w:webHidden/>
              </w:rPr>
              <w:fldChar w:fldCharType="separate"/>
            </w:r>
            <w:r>
              <w:rPr>
                <w:noProof/>
                <w:webHidden/>
              </w:rPr>
              <w:t>49</w:t>
            </w:r>
            <w:r>
              <w:rPr>
                <w:noProof/>
                <w:webHidden/>
              </w:rPr>
              <w:fldChar w:fldCharType="end"/>
            </w:r>
          </w:hyperlink>
        </w:p>
        <w:p w14:paraId="68F0E89C" w14:textId="6F3FCB33" w:rsidR="002B24BA" w:rsidRDefault="002B24BA">
          <w:pPr>
            <w:pStyle w:val="ndice3"/>
            <w:tabs>
              <w:tab w:val="right" w:leader="dot" w:pos="8779"/>
            </w:tabs>
            <w:rPr>
              <w:rFonts w:asciiTheme="minorHAnsi" w:eastAsiaTheme="minorEastAsia" w:hAnsiTheme="minorHAnsi" w:cstheme="minorBidi"/>
              <w:noProof/>
              <w:color w:val="auto"/>
            </w:rPr>
          </w:pPr>
          <w:hyperlink w:anchor="_Toc233683004" w:history="1">
            <w:r w:rsidRPr="006F0A76">
              <w:rPr>
                <w:rStyle w:val="Hiperligao"/>
                <w:bCs/>
                <w:noProof/>
              </w:rPr>
              <w:t>Divulgação da suspensão de atividade, do encerramento e da reabertura de alojamento</w:t>
            </w:r>
            <w:r>
              <w:rPr>
                <w:noProof/>
                <w:webHidden/>
              </w:rPr>
              <w:tab/>
            </w:r>
            <w:r>
              <w:rPr>
                <w:noProof/>
                <w:webHidden/>
              </w:rPr>
              <w:fldChar w:fldCharType="begin"/>
            </w:r>
            <w:r>
              <w:rPr>
                <w:noProof/>
                <w:webHidden/>
              </w:rPr>
              <w:instrText xml:space="preserve"> PAGEREF _Toc233683004 \h </w:instrText>
            </w:r>
            <w:r>
              <w:rPr>
                <w:noProof/>
                <w:webHidden/>
              </w:rPr>
            </w:r>
            <w:r>
              <w:rPr>
                <w:noProof/>
                <w:webHidden/>
              </w:rPr>
              <w:fldChar w:fldCharType="separate"/>
            </w:r>
            <w:r>
              <w:rPr>
                <w:noProof/>
                <w:webHidden/>
              </w:rPr>
              <w:t>49</w:t>
            </w:r>
            <w:r>
              <w:rPr>
                <w:noProof/>
                <w:webHidden/>
              </w:rPr>
              <w:fldChar w:fldCharType="end"/>
            </w:r>
          </w:hyperlink>
        </w:p>
        <w:p w14:paraId="7D18923E" w14:textId="671B8418" w:rsidR="002B24BA" w:rsidRDefault="002B24BA">
          <w:pPr>
            <w:pStyle w:val="ndice3"/>
            <w:tabs>
              <w:tab w:val="right" w:leader="dot" w:pos="8779"/>
            </w:tabs>
            <w:rPr>
              <w:rFonts w:asciiTheme="minorHAnsi" w:eastAsiaTheme="minorEastAsia" w:hAnsiTheme="minorHAnsi" w:cstheme="minorBidi"/>
              <w:noProof/>
              <w:color w:val="auto"/>
            </w:rPr>
          </w:pPr>
          <w:hyperlink w:anchor="_Toc233683005" w:history="1">
            <w:r w:rsidRPr="006F0A76">
              <w:rPr>
                <w:rStyle w:val="Hiperligao"/>
                <w:noProof/>
              </w:rPr>
              <w:t>Artigo 53.º</w:t>
            </w:r>
            <w:r>
              <w:rPr>
                <w:noProof/>
                <w:webHidden/>
              </w:rPr>
              <w:tab/>
            </w:r>
            <w:r>
              <w:rPr>
                <w:noProof/>
                <w:webHidden/>
              </w:rPr>
              <w:fldChar w:fldCharType="begin"/>
            </w:r>
            <w:r>
              <w:rPr>
                <w:noProof/>
                <w:webHidden/>
              </w:rPr>
              <w:instrText xml:space="preserve"> PAGEREF _Toc233683005 \h </w:instrText>
            </w:r>
            <w:r>
              <w:rPr>
                <w:noProof/>
                <w:webHidden/>
              </w:rPr>
            </w:r>
            <w:r>
              <w:rPr>
                <w:noProof/>
                <w:webHidden/>
              </w:rPr>
              <w:fldChar w:fldCharType="separate"/>
            </w:r>
            <w:r>
              <w:rPr>
                <w:noProof/>
                <w:webHidden/>
              </w:rPr>
              <w:t>49</w:t>
            </w:r>
            <w:r>
              <w:rPr>
                <w:noProof/>
                <w:webHidden/>
              </w:rPr>
              <w:fldChar w:fldCharType="end"/>
            </w:r>
          </w:hyperlink>
        </w:p>
        <w:p w14:paraId="32AF521B" w14:textId="22894873" w:rsidR="002B24BA" w:rsidRDefault="002B24BA">
          <w:pPr>
            <w:pStyle w:val="ndice3"/>
            <w:tabs>
              <w:tab w:val="right" w:leader="dot" w:pos="8779"/>
            </w:tabs>
            <w:rPr>
              <w:rFonts w:asciiTheme="minorHAnsi" w:eastAsiaTheme="minorEastAsia" w:hAnsiTheme="minorHAnsi" w:cstheme="minorBidi"/>
              <w:noProof/>
              <w:color w:val="auto"/>
            </w:rPr>
          </w:pPr>
          <w:hyperlink w:anchor="_Toc233683006" w:history="1">
            <w:r w:rsidRPr="006F0A76">
              <w:rPr>
                <w:rStyle w:val="Hiperligao"/>
                <w:noProof/>
              </w:rPr>
              <w:t>Reconhecimento mútuo</w:t>
            </w:r>
            <w:r>
              <w:rPr>
                <w:noProof/>
                <w:webHidden/>
              </w:rPr>
              <w:tab/>
            </w:r>
            <w:r>
              <w:rPr>
                <w:noProof/>
                <w:webHidden/>
              </w:rPr>
              <w:fldChar w:fldCharType="begin"/>
            </w:r>
            <w:r>
              <w:rPr>
                <w:noProof/>
                <w:webHidden/>
              </w:rPr>
              <w:instrText xml:space="preserve"> PAGEREF _Toc233683006 \h </w:instrText>
            </w:r>
            <w:r>
              <w:rPr>
                <w:noProof/>
                <w:webHidden/>
              </w:rPr>
            </w:r>
            <w:r>
              <w:rPr>
                <w:noProof/>
                <w:webHidden/>
              </w:rPr>
              <w:fldChar w:fldCharType="separate"/>
            </w:r>
            <w:r>
              <w:rPr>
                <w:noProof/>
                <w:webHidden/>
              </w:rPr>
              <w:t>49</w:t>
            </w:r>
            <w:r>
              <w:rPr>
                <w:noProof/>
                <w:webHidden/>
              </w:rPr>
              <w:fldChar w:fldCharType="end"/>
            </w:r>
          </w:hyperlink>
        </w:p>
        <w:p w14:paraId="0AED99C6" w14:textId="1A5B7C82" w:rsidR="002B24BA" w:rsidRDefault="002B24BA">
          <w:pPr>
            <w:pStyle w:val="ndice3"/>
            <w:tabs>
              <w:tab w:val="right" w:leader="dot" w:pos="8779"/>
            </w:tabs>
            <w:rPr>
              <w:rFonts w:asciiTheme="minorHAnsi" w:eastAsiaTheme="minorEastAsia" w:hAnsiTheme="minorHAnsi" w:cstheme="minorBidi"/>
              <w:noProof/>
              <w:color w:val="auto"/>
            </w:rPr>
          </w:pPr>
          <w:hyperlink w:anchor="_Toc233683007" w:history="1">
            <w:r w:rsidRPr="006F0A76">
              <w:rPr>
                <w:rStyle w:val="Hiperligao"/>
                <w:noProof/>
              </w:rPr>
              <w:t>Artigo 54.º</w:t>
            </w:r>
            <w:r>
              <w:rPr>
                <w:noProof/>
                <w:webHidden/>
              </w:rPr>
              <w:tab/>
            </w:r>
            <w:r>
              <w:rPr>
                <w:noProof/>
                <w:webHidden/>
              </w:rPr>
              <w:fldChar w:fldCharType="begin"/>
            </w:r>
            <w:r>
              <w:rPr>
                <w:noProof/>
                <w:webHidden/>
              </w:rPr>
              <w:instrText xml:space="preserve"> PAGEREF _Toc233683007 \h </w:instrText>
            </w:r>
            <w:r>
              <w:rPr>
                <w:noProof/>
                <w:webHidden/>
              </w:rPr>
            </w:r>
            <w:r>
              <w:rPr>
                <w:noProof/>
                <w:webHidden/>
              </w:rPr>
              <w:fldChar w:fldCharType="separate"/>
            </w:r>
            <w:r>
              <w:rPr>
                <w:noProof/>
                <w:webHidden/>
              </w:rPr>
              <w:t>50</w:t>
            </w:r>
            <w:r>
              <w:rPr>
                <w:noProof/>
                <w:webHidden/>
              </w:rPr>
              <w:fldChar w:fldCharType="end"/>
            </w:r>
          </w:hyperlink>
        </w:p>
        <w:p w14:paraId="5830EABD" w14:textId="7CD35FA5" w:rsidR="002B24BA" w:rsidRDefault="002B24BA">
          <w:pPr>
            <w:pStyle w:val="ndice3"/>
            <w:tabs>
              <w:tab w:val="right" w:leader="dot" w:pos="8779"/>
            </w:tabs>
            <w:rPr>
              <w:rFonts w:asciiTheme="minorHAnsi" w:eastAsiaTheme="minorEastAsia" w:hAnsiTheme="minorHAnsi" w:cstheme="minorBidi"/>
              <w:noProof/>
              <w:color w:val="auto"/>
            </w:rPr>
          </w:pPr>
          <w:hyperlink w:anchor="_Toc233683008" w:history="1">
            <w:r w:rsidRPr="006F0A76">
              <w:rPr>
                <w:rStyle w:val="Hiperligao"/>
                <w:noProof/>
              </w:rPr>
              <w:t>Acesso ao estabelecimento</w:t>
            </w:r>
            <w:r>
              <w:rPr>
                <w:noProof/>
                <w:webHidden/>
              </w:rPr>
              <w:tab/>
            </w:r>
            <w:r>
              <w:rPr>
                <w:noProof/>
                <w:webHidden/>
              </w:rPr>
              <w:fldChar w:fldCharType="begin"/>
            </w:r>
            <w:r>
              <w:rPr>
                <w:noProof/>
                <w:webHidden/>
              </w:rPr>
              <w:instrText xml:space="preserve"> PAGEREF _Toc233683008 \h </w:instrText>
            </w:r>
            <w:r>
              <w:rPr>
                <w:noProof/>
                <w:webHidden/>
              </w:rPr>
            </w:r>
            <w:r>
              <w:rPr>
                <w:noProof/>
                <w:webHidden/>
              </w:rPr>
              <w:fldChar w:fldCharType="separate"/>
            </w:r>
            <w:r>
              <w:rPr>
                <w:noProof/>
                <w:webHidden/>
              </w:rPr>
              <w:t>50</w:t>
            </w:r>
            <w:r>
              <w:rPr>
                <w:noProof/>
                <w:webHidden/>
              </w:rPr>
              <w:fldChar w:fldCharType="end"/>
            </w:r>
          </w:hyperlink>
        </w:p>
        <w:p w14:paraId="67AA3C22" w14:textId="0244BD24" w:rsidR="002B24BA" w:rsidRDefault="002B24BA">
          <w:pPr>
            <w:pStyle w:val="ndice3"/>
            <w:tabs>
              <w:tab w:val="right" w:leader="dot" w:pos="8779"/>
            </w:tabs>
            <w:rPr>
              <w:rFonts w:asciiTheme="minorHAnsi" w:eastAsiaTheme="minorEastAsia" w:hAnsiTheme="minorHAnsi" w:cstheme="minorBidi"/>
              <w:noProof/>
              <w:color w:val="auto"/>
            </w:rPr>
          </w:pPr>
          <w:hyperlink w:anchor="_Toc233683009" w:history="1">
            <w:r w:rsidRPr="006F0A76">
              <w:rPr>
                <w:rStyle w:val="Hiperligao"/>
                <w:noProof/>
              </w:rPr>
              <w:t>Artigo 55.º</w:t>
            </w:r>
            <w:r>
              <w:rPr>
                <w:noProof/>
                <w:webHidden/>
              </w:rPr>
              <w:tab/>
            </w:r>
            <w:r>
              <w:rPr>
                <w:noProof/>
                <w:webHidden/>
              </w:rPr>
              <w:fldChar w:fldCharType="begin"/>
            </w:r>
            <w:r>
              <w:rPr>
                <w:noProof/>
                <w:webHidden/>
              </w:rPr>
              <w:instrText xml:space="preserve"> PAGEREF _Toc233683009 \h </w:instrText>
            </w:r>
            <w:r>
              <w:rPr>
                <w:noProof/>
                <w:webHidden/>
              </w:rPr>
            </w:r>
            <w:r>
              <w:rPr>
                <w:noProof/>
                <w:webHidden/>
              </w:rPr>
              <w:fldChar w:fldCharType="separate"/>
            </w:r>
            <w:r>
              <w:rPr>
                <w:noProof/>
                <w:webHidden/>
              </w:rPr>
              <w:t>50</w:t>
            </w:r>
            <w:r>
              <w:rPr>
                <w:noProof/>
                <w:webHidden/>
              </w:rPr>
              <w:fldChar w:fldCharType="end"/>
            </w:r>
          </w:hyperlink>
        </w:p>
        <w:p w14:paraId="08D1DEA3" w14:textId="28C3AD69" w:rsidR="002B24BA" w:rsidRDefault="002B24BA">
          <w:pPr>
            <w:pStyle w:val="ndice3"/>
            <w:tabs>
              <w:tab w:val="right" w:leader="dot" w:pos="8779"/>
            </w:tabs>
            <w:rPr>
              <w:rFonts w:asciiTheme="minorHAnsi" w:eastAsiaTheme="minorEastAsia" w:hAnsiTheme="minorHAnsi" w:cstheme="minorBidi"/>
              <w:noProof/>
              <w:color w:val="auto"/>
            </w:rPr>
          </w:pPr>
          <w:hyperlink w:anchor="_Toc233683010" w:history="1">
            <w:r w:rsidRPr="006F0A76">
              <w:rPr>
                <w:rStyle w:val="Hiperligao"/>
                <w:noProof/>
              </w:rPr>
              <w:t>Taxas</w:t>
            </w:r>
            <w:r>
              <w:rPr>
                <w:noProof/>
                <w:webHidden/>
              </w:rPr>
              <w:tab/>
            </w:r>
            <w:r>
              <w:rPr>
                <w:noProof/>
                <w:webHidden/>
              </w:rPr>
              <w:fldChar w:fldCharType="begin"/>
            </w:r>
            <w:r>
              <w:rPr>
                <w:noProof/>
                <w:webHidden/>
              </w:rPr>
              <w:instrText xml:space="preserve"> PAGEREF _Toc233683010 \h </w:instrText>
            </w:r>
            <w:r>
              <w:rPr>
                <w:noProof/>
                <w:webHidden/>
              </w:rPr>
            </w:r>
            <w:r>
              <w:rPr>
                <w:noProof/>
                <w:webHidden/>
              </w:rPr>
              <w:fldChar w:fldCharType="separate"/>
            </w:r>
            <w:r>
              <w:rPr>
                <w:noProof/>
                <w:webHidden/>
              </w:rPr>
              <w:t>50</w:t>
            </w:r>
            <w:r>
              <w:rPr>
                <w:noProof/>
                <w:webHidden/>
              </w:rPr>
              <w:fldChar w:fldCharType="end"/>
            </w:r>
          </w:hyperlink>
        </w:p>
        <w:p w14:paraId="7656D779" w14:textId="3D005760" w:rsidR="002B24BA" w:rsidRDefault="002B24BA">
          <w:pPr>
            <w:pStyle w:val="ndice2"/>
            <w:tabs>
              <w:tab w:val="right" w:leader="dot" w:pos="8779"/>
            </w:tabs>
            <w:rPr>
              <w:rFonts w:asciiTheme="minorHAnsi" w:eastAsiaTheme="minorEastAsia" w:hAnsiTheme="minorHAnsi" w:cstheme="minorBidi"/>
              <w:noProof/>
              <w:color w:val="auto"/>
            </w:rPr>
          </w:pPr>
          <w:hyperlink w:anchor="_Toc233683011" w:history="1">
            <w:r w:rsidRPr="006F0A76">
              <w:rPr>
                <w:rStyle w:val="Hiperligao"/>
                <w:noProof/>
              </w:rPr>
              <w:t>CAPÍTULO V</w:t>
            </w:r>
            <w:r>
              <w:rPr>
                <w:noProof/>
                <w:webHidden/>
              </w:rPr>
              <w:tab/>
            </w:r>
            <w:r>
              <w:rPr>
                <w:noProof/>
                <w:webHidden/>
              </w:rPr>
              <w:fldChar w:fldCharType="begin"/>
            </w:r>
            <w:r>
              <w:rPr>
                <w:noProof/>
                <w:webHidden/>
              </w:rPr>
              <w:instrText xml:space="preserve"> PAGEREF _Toc233683011 \h </w:instrText>
            </w:r>
            <w:r>
              <w:rPr>
                <w:noProof/>
                <w:webHidden/>
              </w:rPr>
            </w:r>
            <w:r>
              <w:rPr>
                <w:noProof/>
                <w:webHidden/>
              </w:rPr>
              <w:fldChar w:fldCharType="separate"/>
            </w:r>
            <w:r>
              <w:rPr>
                <w:noProof/>
                <w:webHidden/>
              </w:rPr>
              <w:t>50</w:t>
            </w:r>
            <w:r>
              <w:rPr>
                <w:noProof/>
                <w:webHidden/>
              </w:rPr>
              <w:fldChar w:fldCharType="end"/>
            </w:r>
          </w:hyperlink>
        </w:p>
        <w:p w14:paraId="7C952900" w14:textId="0DF2D377" w:rsidR="002B24BA" w:rsidRDefault="002B24BA">
          <w:pPr>
            <w:pStyle w:val="ndice2"/>
            <w:tabs>
              <w:tab w:val="right" w:leader="dot" w:pos="8779"/>
            </w:tabs>
            <w:rPr>
              <w:rFonts w:asciiTheme="minorHAnsi" w:eastAsiaTheme="minorEastAsia" w:hAnsiTheme="minorHAnsi" w:cstheme="minorBidi"/>
              <w:noProof/>
              <w:color w:val="auto"/>
            </w:rPr>
          </w:pPr>
          <w:hyperlink w:anchor="_Toc233683012" w:history="1">
            <w:r w:rsidRPr="006F0A76">
              <w:rPr>
                <w:rStyle w:val="Hiperligao"/>
                <w:noProof/>
              </w:rPr>
              <w:t>Alimentação, maneio e transporte</w:t>
            </w:r>
            <w:r>
              <w:rPr>
                <w:noProof/>
                <w:webHidden/>
              </w:rPr>
              <w:tab/>
            </w:r>
            <w:r>
              <w:rPr>
                <w:noProof/>
                <w:webHidden/>
              </w:rPr>
              <w:fldChar w:fldCharType="begin"/>
            </w:r>
            <w:r>
              <w:rPr>
                <w:noProof/>
                <w:webHidden/>
              </w:rPr>
              <w:instrText xml:space="preserve"> PAGEREF _Toc233683012 \h </w:instrText>
            </w:r>
            <w:r>
              <w:rPr>
                <w:noProof/>
                <w:webHidden/>
              </w:rPr>
            </w:r>
            <w:r>
              <w:rPr>
                <w:noProof/>
                <w:webHidden/>
              </w:rPr>
              <w:fldChar w:fldCharType="separate"/>
            </w:r>
            <w:r>
              <w:rPr>
                <w:noProof/>
                <w:webHidden/>
              </w:rPr>
              <w:t>50</w:t>
            </w:r>
            <w:r>
              <w:rPr>
                <w:noProof/>
                <w:webHidden/>
              </w:rPr>
              <w:fldChar w:fldCharType="end"/>
            </w:r>
          </w:hyperlink>
        </w:p>
        <w:p w14:paraId="0152E282" w14:textId="255F3319" w:rsidR="002B24BA" w:rsidRDefault="002B24BA">
          <w:pPr>
            <w:pStyle w:val="ndice3"/>
            <w:tabs>
              <w:tab w:val="right" w:leader="dot" w:pos="8779"/>
            </w:tabs>
            <w:rPr>
              <w:rFonts w:asciiTheme="minorHAnsi" w:eastAsiaTheme="minorEastAsia" w:hAnsiTheme="minorHAnsi" w:cstheme="minorBidi"/>
              <w:noProof/>
              <w:color w:val="auto"/>
            </w:rPr>
          </w:pPr>
          <w:hyperlink w:anchor="_Toc233683013" w:history="1">
            <w:r w:rsidRPr="006F0A76">
              <w:rPr>
                <w:rStyle w:val="Hiperligao"/>
                <w:noProof/>
              </w:rPr>
              <w:t>Artigo 56.º</w:t>
            </w:r>
            <w:r>
              <w:rPr>
                <w:noProof/>
                <w:webHidden/>
              </w:rPr>
              <w:tab/>
            </w:r>
            <w:r>
              <w:rPr>
                <w:noProof/>
                <w:webHidden/>
              </w:rPr>
              <w:fldChar w:fldCharType="begin"/>
            </w:r>
            <w:r>
              <w:rPr>
                <w:noProof/>
                <w:webHidden/>
              </w:rPr>
              <w:instrText xml:space="preserve"> PAGEREF _Toc233683013 \h </w:instrText>
            </w:r>
            <w:r>
              <w:rPr>
                <w:noProof/>
                <w:webHidden/>
              </w:rPr>
            </w:r>
            <w:r>
              <w:rPr>
                <w:noProof/>
                <w:webHidden/>
              </w:rPr>
              <w:fldChar w:fldCharType="separate"/>
            </w:r>
            <w:r>
              <w:rPr>
                <w:noProof/>
                <w:webHidden/>
              </w:rPr>
              <w:t>51</w:t>
            </w:r>
            <w:r>
              <w:rPr>
                <w:noProof/>
                <w:webHidden/>
              </w:rPr>
              <w:fldChar w:fldCharType="end"/>
            </w:r>
          </w:hyperlink>
        </w:p>
        <w:p w14:paraId="63C8524B" w14:textId="11D78D4F" w:rsidR="002B24BA" w:rsidRDefault="002B24BA">
          <w:pPr>
            <w:pStyle w:val="ndice3"/>
            <w:tabs>
              <w:tab w:val="right" w:leader="dot" w:pos="8779"/>
            </w:tabs>
            <w:rPr>
              <w:rFonts w:asciiTheme="minorHAnsi" w:eastAsiaTheme="minorEastAsia" w:hAnsiTheme="minorHAnsi" w:cstheme="minorBidi"/>
              <w:noProof/>
              <w:color w:val="auto"/>
            </w:rPr>
          </w:pPr>
          <w:hyperlink w:anchor="_Toc233683014" w:history="1">
            <w:r w:rsidRPr="006F0A76">
              <w:rPr>
                <w:rStyle w:val="Hiperligao"/>
                <w:noProof/>
              </w:rPr>
              <w:t>Transporte de animais</w:t>
            </w:r>
            <w:r>
              <w:rPr>
                <w:noProof/>
                <w:webHidden/>
              </w:rPr>
              <w:tab/>
            </w:r>
            <w:r>
              <w:rPr>
                <w:noProof/>
                <w:webHidden/>
              </w:rPr>
              <w:fldChar w:fldCharType="begin"/>
            </w:r>
            <w:r>
              <w:rPr>
                <w:noProof/>
                <w:webHidden/>
              </w:rPr>
              <w:instrText xml:space="preserve"> PAGEREF _Toc233683014 \h </w:instrText>
            </w:r>
            <w:r>
              <w:rPr>
                <w:noProof/>
                <w:webHidden/>
              </w:rPr>
            </w:r>
            <w:r>
              <w:rPr>
                <w:noProof/>
                <w:webHidden/>
              </w:rPr>
              <w:fldChar w:fldCharType="separate"/>
            </w:r>
            <w:r>
              <w:rPr>
                <w:noProof/>
                <w:webHidden/>
              </w:rPr>
              <w:t>51</w:t>
            </w:r>
            <w:r>
              <w:rPr>
                <w:noProof/>
                <w:webHidden/>
              </w:rPr>
              <w:fldChar w:fldCharType="end"/>
            </w:r>
          </w:hyperlink>
        </w:p>
        <w:p w14:paraId="1709E283" w14:textId="71B91108" w:rsidR="002B24BA" w:rsidRDefault="002B24BA">
          <w:pPr>
            <w:pStyle w:val="ndice3"/>
            <w:tabs>
              <w:tab w:val="right" w:leader="dot" w:pos="8779"/>
            </w:tabs>
            <w:rPr>
              <w:rFonts w:asciiTheme="minorHAnsi" w:eastAsiaTheme="minorEastAsia" w:hAnsiTheme="minorHAnsi" w:cstheme="minorBidi"/>
              <w:noProof/>
              <w:color w:val="auto"/>
            </w:rPr>
          </w:pPr>
          <w:hyperlink w:anchor="_Toc233683015" w:history="1">
            <w:r w:rsidRPr="006F0A76">
              <w:rPr>
                <w:rStyle w:val="Hiperligao"/>
                <w:noProof/>
              </w:rPr>
              <w:t>Artigo 57.º</w:t>
            </w:r>
            <w:r>
              <w:rPr>
                <w:noProof/>
                <w:webHidden/>
              </w:rPr>
              <w:tab/>
            </w:r>
            <w:r>
              <w:rPr>
                <w:noProof/>
                <w:webHidden/>
              </w:rPr>
              <w:fldChar w:fldCharType="begin"/>
            </w:r>
            <w:r>
              <w:rPr>
                <w:noProof/>
                <w:webHidden/>
              </w:rPr>
              <w:instrText xml:space="preserve"> PAGEREF _Toc233683015 \h </w:instrText>
            </w:r>
            <w:r>
              <w:rPr>
                <w:noProof/>
                <w:webHidden/>
              </w:rPr>
            </w:r>
            <w:r>
              <w:rPr>
                <w:noProof/>
                <w:webHidden/>
              </w:rPr>
              <w:fldChar w:fldCharType="separate"/>
            </w:r>
            <w:r>
              <w:rPr>
                <w:noProof/>
                <w:webHidden/>
              </w:rPr>
              <w:t>51</w:t>
            </w:r>
            <w:r>
              <w:rPr>
                <w:noProof/>
                <w:webHidden/>
              </w:rPr>
              <w:fldChar w:fldCharType="end"/>
            </w:r>
          </w:hyperlink>
        </w:p>
        <w:p w14:paraId="714383AB" w14:textId="24147607" w:rsidR="002B24BA" w:rsidRDefault="002B24BA">
          <w:pPr>
            <w:pStyle w:val="ndice3"/>
            <w:tabs>
              <w:tab w:val="right" w:leader="dot" w:pos="8779"/>
            </w:tabs>
            <w:rPr>
              <w:rFonts w:asciiTheme="minorHAnsi" w:eastAsiaTheme="minorEastAsia" w:hAnsiTheme="minorHAnsi" w:cstheme="minorBidi"/>
              <w:noProof/>
              <w:color w:val="auto"/>
            </w:rPr>
          </w:pPr>
          <w:hyperlink w:anchor="_Toc233683016" w:history="1">
            <w:r w:rsidRPr="006F0A76">
              <w:rPr>
                <w:rStyle w:val="Hiperligao"/>
                <w:noProof/>
              </w:rPr>
              <w:t>Maneio</w:t>
            </w:r>
            <w:r>
              <w:rPr>
                <w:noProof/>
                <w:webHidden/>
              </w:rPr>
              <w:tab/>
            </w:r>
            <w:r>
              <w:rPr>
                <w:noProof/>
                <w:webHidden/>
              </w:rPr>
              <w:fldChar w:fldCharType="begin"/>
            </w:r>
            <w:r>
              <w:rPr>
                <w:noProof/>
                <w:webHidden/>
              </w:rPr>
              <w:instrText xml:space="preserve"> PAGEREF _Toc233683016 \h </w:instrText>
            </w:r>
            <w:r>
              <w:rPr>
                <w:noProof/>
                <w:webHidden/>
              </w:rPr>
            </w:r>
            <w:r>
              <w:rPr>
                <w:noProof/>
                <w:webHidden/>
              </w:rPr>
              <w:fldChar w:fldCharType="separate"/>
            </w:r>
            <w:r>
              <w:rPr>
                <w:noProof/>
                <w:webHidden/>
              </w:rPr>
              <w:t>51</w:t>
            </w:r>
            <w:r>
              <w:rPr>
                <w:noProof/>
                <w:webHidden/>
              </w:rPr>
              <w:fldChar w:fldCharType="end"/>
            </w:r>
          </w:hyperlink>
        </w:p>
        <w:p w14:paraId="461F2D48" w14:textId="73EE89A6" w:rsidR="002B24BA" w:rsidRDefault="002B24BA">
          <w:pPr>
            <w:pStyle w:val="ndice3"/>
            <w:tabs>
              <w:tab w:val="right" w:leader="dot" w:pos="8779"/>
            </w:tabs>
            <w:rPr>
              <w:rFonts w:asciiTheme="minorHAnsi" w:eastAsiaTheme="minorEastAsia" w:hAnsiTheme="minorHAnsi" w:cstheme="minorBidi"/>
              <w:noProof/>
              <w:color w:val="auto"/>
            </w:rPr>
          </w:pPr>
          <w:hyperlink w:anchor="_Toc233683017" w:history="1">
            <w:r w:rsidRPr="006F0A76">
              <w:rPr>
                <w:rStyle w:val="Hiperligao"/>
                <w:bCs/>
                <w:noProof/>
              </w:rPr>
              <w:t>Artigo 58.º</w:t>
            </w:r>
            <w:r>
              <w:rPr>
                <w:noProof/>
                <w:webHidden/>
              </w:rPr>
              <w:tab/>
            </w:r>
            <w:r>
              <w:rPr>
                <w:noProof/>
                <w:webHidden/>
              </w:rPr>
              <w:fldChar w:fldCharType="begin"/>
            </w:r>
            <w:r>
              <w:rPr>
                <w:noProof/>
                <w:webHidden/>
              </w:rPr>
              <w:instrText xml:space="preserve"> PAGEREF _Toc233683017 \h </w:instrText>
            </w:r>
            <w:r>
              <w:rPr>
                <w:noProof/>
                <w:webHidden/>
              </w:rPr>
            </w:r>
            <w:r>
              <w:rPr>
                <w:noProof/>
                <w:webHidden/>
              </w:rPr>
              <w:fldChar w:fldCharType="separate"/>
            </w:r>
            <w:r>
              <w:rPr>
                <w:noProof/>
                <w:webHidden/>
              </w:rPr>
              <w:t>52</w:t>
            </w:r>
            <w:r>
              <w:rPr>
                <w:noProof/>
                <w:webHidden/>
              </w:rPr>
              <w:fldChar w:fldCharType="end"/>
            </w:r>
          </w:hyperlink>
        </w:p>
        <w:p w14:paraId="35190E3B" w14:textId="6CA8BF64" w:rsidR="002B24BA" w:rsidRDefault="002B24BA">
          <w:pPr>
            <w:pStyle w:val="ndice3"/>
            <w:tabs>
              <w:tab w:val="right" w:leader="dot" w:pos="8779"/>
            </w:tabs>
            <w:rPr>
              <w:rFonts w:asciiTheme="minorHAnsi" w:eastAsiaTheme="minorEastAsia" w:hAnsiTheme="minorHAnsi" w:cstheme="minorBidi"/>
              <w:noProof/>
              <w:color w:val="auto"/>
            </w:rPr>
          </w:pPr>
          <w:hyperlink w:anchor="_Toc233683018" w:history="1">
            <w:r w:rsidRPr="006F0A76">
              <w:rPr>
                <w:rStyle w:val="Hiperligao"/>
                <w:bCs/>
                <w:noProof/>
              </w:rPr>
              <w:t>Higiene</w:t>
            </w:r>
            <w:r>
              <w:rPr>
                <w:noProof/>
                <w:webHidden/>
              </w:rPr>
              <w:tab/>
            </w:r>
            <w:r>
              <w:rPr>
                <w:noProof/>
                <w:webHidden/>
              </w:rPr>
              <w:fldChar w:fldCharType="begin"/>
            </w:r>
            <w:r>
              <w:rPr>
                <w:noProof/>
                <w:webHidden/>
              </w:rPr>
              <w:instrText xml:space="preserve"> PAGEREF _Toc233683018 \h </w:instrText>
            </w:r>
            <w:r>
              <w:rPr>
                <w:noProof/>
                <w:webHidden/>
              </w:rPr>
            </w:r>
            <w:r>
              <w:rPr>
                <w:noProof/>
                <w:webHidden/>
              </w:rPr>
              <w:fldChar w:fldCharType="separate"/>
            </w:r>
            <w:r>
              <w:rPr>
                <w:noProof/>
                <w:webHidden/>
              </w:rPr>
              <w:t>52</w:t>
            </w:r>
            <w:r>
              <w:rPr>
                <w:noProof/>
                <w:webHidden/>
              </w:rPr>
              <w:fldChar w:fldCharType="end"/>
            </w:r>
          </w:hyperlink>
        </w:p>
        <w:p w14:paraId="1D43B691" w14:textId="011DE2C7" w:rsidR="002B24BA" w:rsidRDefault="002B24BA">
          <w:pPr>
            <w:pStyle w:val="ndice3"/>
            <w:tabs>
              <w:tab w:val="right" w:leader="dot" w:pos="8779"/>
            </w:tabs>
            <w:rPr>
              <w:rFonts w:asciiTheme="minorHAnsi" w:eastAsiaTheme="minorEastAsia" w:hAnsiTheme="minorHAnsi" w:cstheme="minorBidi"/>
              <w:noProof/>
              <w:color w:val="auto"/>
            </w:rPr>
          </w:pPr>
          <w:hyperlink w:anchor="_Toc233683019" w:history="1">
            <w:r w:rsidRPr="006F0A76">
              <w:rPr>
                <w:rStyle w:val="Hiperligao"/>
                <w:noProof/>
              </w:rPr>
              <w:t>Artigo 59.º</w:t>
            </w:r>
            <w:r>
              <w:rPr>
                <w:noProof/>
                <w:webHidden/>
              </w:rPr>
              <w:tab/>
            </w:r>
            <w:r>
              <w:rPr>
                <w:noProof/>
                <w:webHidden/>
              </w:rPr>
              <w:fldChar w:fldCharType="begin"/>
            </w:r>
            <w:r>
              <w:rPr>
                <w:noProof/>
                <w:webHidden/>
              </w:rPr>
              <w:instrText xml:space="preserve"> PAGEREF _Toc233683019 \h </w:instrText>
            </w:r>
            <w:r>
              <w:rPr>
                <w:noProof/>
                <w:webHidden/>
              </w:rPr>
            </w:r>
            <w:r>
              <w:rPr>
                <w:noProof/>
                <w:webHidden/>
              </w:rPr>
              <w:fldChar w:fldCharType="separate"/>
            </w:r>
            <w:r>
              <w:rPr>
                <w:noProof/>
                <w:webHidden/>
              </w:rPr>
              <w:t>53</w:t>
            </w:r>
            <w:r>
              <w:rPr>
                <w:noProof/>
                <w:webHidden/>
              </w:rPr>
              <w:fldChar w:fldCharType="end"/>
            </w:r>
          </w:hyperlink>
        </w:p>
        <w:p w14:paraId="49BF96F1" w14:textId="565AC95F" w:rsidR="002B24BA" w:rsidRDefault="002B24BA">
          <w:pPr>
            <w:pStyle w:val="ndice3"/>
            <w:tabs>
              <w:tab w:val="right" w:leader="dot" w:pos="8779"/>
            </w:tabs>
            <w:rPr>
              <w:rFonts w:asciiTheme="minorHAnsi" w:eastAsiaTheme="minorEastAsia" w:hAnsiTheme="minorHAnsi" w:cstheme="minorBidi"/>
              <w:noProof/>
              <w:color w:val="auto"/>
            </w:rPr>
          </w:pPr>
          <w:hyperlink w:anchor="_Toc233683020" w:history="1">
            <w:r w:rsidRPr="006F0A76">
              <w:rPr>
                <w:rStyle w:val="Hiperligao"/>
                <w:noProof/>
              </w:rPr>
              <w:t xml:space="preserve">Cuidados de saúde animal </w:t>
            </w:r>
            <w:r w:rsidRPr="006F0A76">
              <w:rPr>
                <w:rStyle w:val="Hiperligao"/>
                <w:i/>
                <w:iCs/>
                <w:noProof/>
              </w:rPr>
              <w:t>(Operadores)</w:t>
            </w:r>
            <w:r>
              <w:rPr>
                <w:noProof/>
                <w:webHidden/>
              </w:rPr>
              <w:tab/>
            </w:r>
            <w:r>
              <w:rPr>
                <w:noProof/>
                <w:webHidden/>
              </w:rPr>
              <w:fldChar w:fldCharType="begin"/>
            </w:r>
            <w:r>
              <w:rPr>
                <w:noProof/>
                <w:webHidden/>
              </w:rPr>
              <w:instrText xml:space="preserve"> PAGEREF _Toc233683020 \h </w:instrText>
            </w:r>
            <w:r>
              <w:rPr>
                <w:noProof/>
                <w:webHidden/>
              </w:rPr>
            </w:r>
            <w:r>
              <w:rPr>
                <w:noProof/>
                <w:webHidden/>
              </w:rPr>
              <w:fldChar w:fldCharType="separate"/>
            </w:r>
            <w:r>
              <w:rPr>
                <w:noProof/>
                <w:webHidden/>
              </w:rPr>
              <w:t>53</w:t>
            </w:r>
            <w:r>
              <w:rPr>
                <w:noProof/>
                <w:webHidden/>
              </w:rPr>
              <w:fldChar w:fldCharType="end"/>
            </w:r>
          </w:hyperlink>
        </w:p>
        <w:p w14:paraId="560E7337" w14:textId="431326AE" w:rsidR="002B24BA" w:rsidRDefault="002B24BA">
          <w:pPr>
            <w:pStyle w:val="ndice2"/>
            <w:tabs>
              <w:tab w:val="right" w:leader="dot" w:pos="8779"/>
            </w:tabs>
            <w:rPr>
              <w:rFonts w:asciiTheme="minorHAnsi" w:eastAsiaTheme="minorEastAsia" w:hAnsiTheme="minorHAnsi" w:cstheme="minorBidi"/>
              <w:noProof/>
              <w:color w:val="auto"/>
            </w:rPr>
          </w:pPr>
          <w:hyperlink w:anchor="_Toc233683021" w:history="1">
            <w:r w:rsidRPr="006F0A76">
              <w:rPr>
                <w:rStyle w:val="Hiperligao"/>
                <w:noProof/>
              </w:rPr>
              <w:t>CAPÍTULO VI</w:t>
            </w:r>
            <w:r>
              <w:rPr>
                <w:noProof/>
                <w:webHidden/>
              </w:rPr>
              <w:tab/>
            </w:r>
            <w:r>
              <w:rPr>
                <w:noProof/>
                <w:webHidden/>
              </w:rPr>
              <w:fldChar w:fldCharType="begin"/>
            </w:r>
            <w:r>
              <w:rPr>
                <w:noProof/>
                <w:webHidden/>
              </w:rPr>
              <w:instrText xml:space="preserve"> PAGEREF _Toc233683021 \h </w:instrText>
            </w:r>
            <w:r>
              <w:rPr>
                <w:noProof/>
                <w:webHidden/>
              </w:rPr>
            </w:r>
            <w:r>
              <w:rPr>
                <w:noProof/>
                <w:webHidden/>
              </w:rPr>
              <w:fldChar w:fldCharType="separate"/>
            </w:r>
            <w:r>
              <w:rPr>
                <w:noProof/>
                <w:webHidden/>
              </w:rPr>
              <w:t>53</w:t>
            </w:r>
            <w:r>
              <w:rPr>
                <w:noProof/>
                <w:webHidden/>
              </w:rPr>
              <w:fldChar w:fldCharType="end"/>
            </w:r>
          </w:hyperlink>
        </w:p>
        <w:p w14:paraId="0366F2C1" w14:textId="64E54580" w:rsidR="002B24BA" w:rsidRDefault="002B24BA">
          <w:pPr>
            <w:pStyle w:val="ndice2"/>
            <w:tabs>
              <w:tab w:val="right" w:leader="dot" w:pos="8779"/>
            </w:tabs>
            <w:rPr>
              <w:rFonts w:asciiTheme="minorHAnsi" w:eastAsiaTheme="minorEastAsia" w:hAnsiTheme="minorHAnsi" w:cstheme="minorBidi"/>
              <w:noProof/>
              <w:color w:val="auto"/>
            </w:rPr>
          </w:pPr>
          <w:hyperlink w:anchor="_Toc233683022" w:history="1">
            <w:r w:rsidRPr="006F0A76">
              <w:rPr>
                <w:rStyle w:val="Hiperligao"/>
                <w:noProof/>
              </w:rPr>
              <w:t>Meios de contenção</w:t>
            </w:r>
            <w:r>
              <w:rPr>
                <w:noProof/>
                <w:webHidden/>
              </w:rPr>
              <w:tab/>
            </w:r>
            <w:r>
              <w:rPr>
                <w:noProof/>
                <w:webHidden/>
              </w:rPr>
              <w:fldChar w:fldCharType="begin"/>
            </w:r>
            <w:r>
              <w:rPr>
                <w:noProof/>
                <w:webHidden/>
              </w:rPr>
              <w:instrText xml:space="preserve"> PAGEREF _Toc233683022 \h </w:instrText>
            </w:r>
            <w:r>
              <w:rPr>
                <w:noProof/>
                <w:webHidden/>
              </w:rPr>
            </w:r>
            <w:r>
              <w:rPr>
                <w:noProof/>
                <w:webHidden/>
              </w:rPr>
              <w:fldChar w:fldCharType="separate"/>
            </w:r>
            <w:r>
              <w:rPr>
                <w:noProof/>
                <w:webHidden/>
              </w:rPr>
              <w:t>53</w:t>
            </w:r>
            <w:r>
              <w:rPr>
                <w:noProof/>
                <w:webHidden/>
              </w:rPr>
              <w:fldChar w:fldCharType="end"/>
            </w:r>
          </w:hyperlink>
        </w:p>
        <w:p w14:paraId="1F7B8D90" w14:textId="2E092E78" w:rsidR="002B24BA" w:rsidRDefault="002B24BA">
          <w:pPr>
            <w:pStyle w:val="ndice3"/>
            <w:tabs>
              <w:tab w:val="right" w:leader="dot" w:pos="8779"/>
            </w:tabs>
            <w:rPr>
              <w:rFonts w:asciiTheme="minorHAnsi" w:eastAsiaTheme="minorEastAsia" w:hAnsiTheme="minorHAnsi" w:cstheme="minorBidi"/>
              <w:noProof/>
              <w:color w:val="auto"/>
            </w:rPr>
          </w:pPr>
          <w:hyperlink w:anchor="_Toc233683023" w:history="1">
            <w:r w:rsidRPr="006F0A76">
              <w:rPr>
                <w:rStyle w:val="Hiperligao"/>
                <w:noProof/>
              </w:rPr>
              <w:t>Artigo 60.º</w:t>
            </w:r>
            <w:r>
              <w:rPr>
                <w:noProof/>
                <w:webHidden/>
              </w:rPr>
              <w:tab/>
            </w:r>
            <w:r>
              <w:rPr>
                <w:noProof/>
                <w:webHidden/>
              </w:rPr>
              <w:fldChar w:fldCharType="begin"/>
            </w:r>
            <w:r>
              <w:rPr>
                <w:noProof/>
                <w:webHidden/>
              </w:rPr>
              <w:instrText xml:space="preserve"> PAGEREF _Toc233683023 \h </w:instrText>
            </w:r>
            <w:r>
              <w:rPr>
                <w:noProof/>
                <w:webHidden/>
              </w:rPr>
            </w:r>
            <w:r>
              <w:rPr>
                <w:noProof/>
                <w:webHidden/>
              </w:rPr>
              <w:fldChar w:fldCharType="separate"/>
            </w:r>
            <w:r>
              <w:rPr>
                <w:noProof/>
                <w:webHidden/>
              </w:rPr>
              <w:t>53</w:t>
            </w:r>
            <w:r>
              <w:rPr>
                <w:noProof/>
                <w:webHidden/>
              </w:rPr>
              <w:fldChar w:fldCharType="end"/>
            </w:r>
          </w:hyperlink>
        </w:p>
        <w:p w14:paraId="61F290AC" w14:textId="44231523" w:rsidR="002B24BA" w:rsidRDefault="002B24BA">
          <w:pPr>
            <w:pStyle w:val="ndice3"/>
            <w:tabs>
              <w:tab w:val="right" w:leader="dot" w:pos="8779"/>
            </w:tabs>
            <w:rPr>
              <w:rFonts w:asciiTheme="minorHAnsi" w:eastAsiaTheme="minorEastAsia" w:hAnsiTheme="minorHAnsi" w:cstheme="minorBidi"/>
              <w:noProof/>
              <w:color w:val="auto"/>
            </w:rPr>
          </w:pPr>
          <w:hyperlink w:anchor="_Toc233683024" w:history="1">
            <w:r w:rsidRPr="006F0A76">
              <w:rPr>
                <w:rStyle w:val="Hiperligao"/>
                <w:noProof/>
              </w:rPr>
              <w:t>Obrigatoriedade do uso de coleira ou peitoral e trela ou açaimo</w:t>
            </w:r>
            <w:r>
              <w:rPr>
                <w:noProof/>
                <w:webHidden/>
              </w:rPr>
              <w:tab/>
            </w:r>
            <w:r>
              <w:rPr>
                <w:noProof/>
                <w:webHidden/>
              </w:rPr>
              <w:fldChar w:fldCharType="begin"/>
            </w:r>
            <w:r>
              <w:rPr>
                <w:noProof/>
                <w:webHidden/>
              </w:rPr>
              <w:instrText xml:space="preserve"> PAGEREF _Toc233683024 \h </w:instrText>
            </w:r>
            <w:r>
              <w:rPr>
                <w:noProof/>
                <w:webHidden/>
              </w:rPr>
            </w:r>
            <w:r>
              <w:rPr>
                <w:noProof/>
                <w:webHidden/>
              </w:rPr>
              <w:fldChar w:fldCharType="separate"/>
            </w:r>
            <w:r>
              <w:rPr>
                <w:noProof/>
                <w:webHidden/>
              </w:rPr>
              <w:t>53</w:t>
            </w:r>
            <w:r>
              <w:rPr>
                <w:noProof/>
                <w:webHidden/>
              </w:rPr>
              <w:fldChar w:fldCharType="end"/>
            </w:r>
          </w:hyperlink>
        </w:p>
        <w:p w14:paraId="31A4FBA4" w14:textId="3350F73D" w:rsidR="002B24BA" w:rsidRDefault="002B24BA">
          <w:pPr>
            <w:pStyle w:val="ndice2"/>
            <w:tabs>
              <w:tab w:val="right" w:leader="dot" w:pos="8779"/>
            </w:tabs>
            <w:rPr>
              <w:rFonts w:asciiTheme="minorHAnsi" w:eastAsiaTheme="minorEastAsia" w:hAnsiTheme="minorHAnsi" w:cstheme="minorBidi"/>
              <w:noProof/>
              <w:color w:val="auto"/>
            </w:rPr>
          </w:pPr>
          <w:hyperlink w:anchor="_Toc233683025" w:history="1">
            <w:r w:rsidRPr="006F0A76">
              <w:rPr>
                <w:rStyle w:val="Hiperligao"/>
                <w:noProof/>
              </w:rPr>
              <w:t>CAPÍTULO VII</w:t>
            </w:r>
            <w:r>
              <w:rPr>
                <w:noProof/>
                <w:webHidden/>
              </w:rPr>
              <w:tab/>
            </w:r>
            <w:r>
              <w:rPr>
                <w:noProof/>
                <w:webHidden/>
              </w:rPr>
              <w:fldChar w:fldCharType="begin"/>
            </w:r>
            <w:r>
              <w:rPr>
                <w:noProof/>
                <w:webHidden/>
              </w:rPr>
              <w:instrText xml:space="preserve"> PAGEREF _Toc233683025 \h </w:instrText>
            </w:r>
            <w:r>
              <w:rPr>
                <w:noProof/>
                <w:webHidden/>
              </w:rPr>
            </w:r>
            <w:r>
              <w:rPr>
                <w:noProof/>
                <w:webHidden/>
              </w:rPr>
              <w:fldChar w:fldCharType="separate"/>
            </w:r>
            <w:r>
              <w:rPr>
                <w:noProof/>
                <w:webHidden/>
              </w:rPr>
              <w:t>54</w:t>
            </w:r>
            <w:r>
              <w:rPr>
                <w:noProof/>
                <w:webHidden/>
              </w:rPr>
              <w:fldChar w:fldCharType="end"/>
            </w:r>
          </w:hyperlink>
        </w:p>
        <w:p w14:paraId="21567E4C" w14:textId="0EE78F78" w:rsidR="002B24BA" w:rsidRDefault="002B24BA">
          <w:pPr>
            <w:pStyle w:val="ndice2"/>
            <w:tabs>
              <w:tab w:val="right" w:leader="dot" w:pos="8779"/>
            </w:tabs>
            <w:rPr>
              <w:rFonts w:asciiTheme="minorHAnsi" w:eastAsiaTheme="minorEastAsia" w:hAnsiTheme="minorHAnsi" w:cstheme="minorBidi"/>
              <w:noProof/>
              <w:color w:val="auto"/>
            </w:rPr>
          </w:pPr>
          <w:hyperlink w:anchor="_Toc233683026" w:history="1">
            <w:r w:rsidRPr="006F0A76">
              <w:rPr>
                <w:rStyle w:val="Hiperligao"/>
                <w:noProof/>
              </w:rPr>
              <w:t>Intervenções cirúrgicas e mutilações</w:t>
            </w:r>
            <w:r>
              <w:rPr>
                <w:noProof/>
                <w:webHidden/>
              </w:rPr>
              <w:tab/>
            </w:r>
            <w:r>
              <w:rPr>
                <w:noProof/>
                <w:webHidden/>
              </w:rPr>
              <w:fldChar w:fldCharType="begin"/>
            </w:r>
            <w:r>
              <w:rPr>
                <w:noProof/>
                <w:webHidden/>
              </w:rPr>
              <w:instrText xml:space="preserve"> PAGEREF _Toc233683026 \h </w:instrText>
            </w:r>
            <w:r>
              <w:rPr>
                <w:noProof/>
                <w:webHidden/>
              </w:rPr>
            </w:r>
            <w:r>
              <w:rPr>
                <w:noProof/>
                <w:webHidden/>
              </w:rPr>
              <w:fldChar w:fldCharType="separate"/>
            </w:r>
            <w:r>
              <w:rPr>
                <w:noProof/>
                <w:webHidden/>
              </w:rPr>
              <w:t>54</w:t>
            </w:r>
            <w:r>
              <w:rPr>
                <w:noProof/>
                <w:webHidden/>
              </w:rPr>
              <w:fldChar w:fldCharType="end"/>
            </w:r>
          </w:hyperlink>
        </w:p>
        <w:p w14:paraId="0E37FA89" w14:textId="5E408ACF" w:rsidR="002B24BA" w:rsidRDefault="002B24BA">
          <w:pPr>
            <w:pStyle w:val="ndice3"/>
            <w:tabs>
              <w:tab w:val="right" w:leader="dot" w:pos="8779"/>
            </w:tabs>
            <w:rPr>
              <w:rFonts w:asciiTheme="minorHAnsi" w:eastAsiaTheme="minorEastAsia" w:hAnsiTheme="minorHAnsi" w:cstheme="minorBidi"/>
              <w:noProof/>
              <w:color w:val="auto"/>
            </w:rPr>
          </w:pPr>
          <w:hyperlink w:anchor="_Toc233683027" w:history="1">
            <w:r w:rsidRPr="006F0A76">
              <w:rPr>
                <w:rStyle w:val="Hiperligao"/>
                <w:noProof/>
              </w:rPr>
              <w:t>Artigo 61.º</w:t>
            </w:r>
            <w:r>
              <w:rPr>
                <w:noProof/>
                <w:webHidden/>
              </w:rPr>
              <w:tab/>
            </w:r>
            <w:r>
              <w:rPr>
                <w:noProof/>
                <w:webHidden/>
              </w:rPr>
              <w:fldChar w:fldCharType="begin"/>
            </w:r>
            <w:r>
              <w:rPr>
                <w:noProof/>
                <w:webHidden/>
              </w:rPr>
              <w:instrText xml:space="preserve"> PAGEREF _Toc233683027 \h </w:instrText>
            </w:r>
            <w:r>
              <w:rPr>
                <w:noProof/>
                <w:webHidden/>
              </w:rPr>
            </w:r>
            <w:r>
              <w:rPr>
                <w:noProof/>
                <w:webHidden/>
              </w:rPr>
              <w:fldChar w:fldCharType="separate"/>
            </w:r>
            <w:r>
              <w:rPr>
                <w:noProof/>
                <w:webHidden/>
              </w:rPr>
              <w:t>54</w:t>
            </w:r>
            <w:r>
              <w:rPr>
                <w:noProof/>
                <w:webHidden/>
              </w:rPr>
              <w:fldChar w:fldCharType="end"/>
            </w:r>
          </w:hyperlink>
        </w:p>
        <w:p w14:paraId="149313D8" w14:textId="1EAE745E" w:rsidR="002B24BA" w:rsidRDefault="002B24BA">
          <w:pPr>
            <w:pStyle w:val="ndice3"/>
            <w:tabs>
              <w:tab w:val="right" w:leader="dot" w:pos="8779"/>
            </w:tabs>
            <w:rPr>
              <w:rFonts w:asciiTheme="minorHAnsi" w:eastAsiaTheme="minorEastAsia" w:hAnsiTheme="minorHAnsi" w:cstheme="minorBidi"/>
              <w:noProof/>
              <w:color w:val="auto"/>
            </w:rPr>
          </w:pPr>
          <w:hyperlink w:anchor="_Toc233683028" w:history="1">
            <w:r w:rsidRPr="006F0A76">
              <w:rPr>
                <w:rStyle w:val="Hiperligao"/>
                <w:noProof/>
              </w:rPr>
              <w:t>Intervenções cirúrgicas</w:t>
            </w:r>
            <w:r>
              <w:rPr>
                <w:noProof/>
                <w:webHidden/>
              </w:rPr>
              <w:tab/>
            </w:r>
            <w:r>
              <w:rPr>
                <w:noProof/>
                <w:webHidden/>
              </w:rPr>
              <w:fldChar w:fldCharType="begin"/>
            </w:r>
            <w:r>
              <w:rPr>
                <w:noProof/>
                <w:webHidden/>
              </w:rPr>
              <w:instrText xml:space="preserve"> PAGEREF _Toc233683028 \h </w:instrText>
            </w:r>
            <w:r>
              <w:rPr>
                <w:noProof/>
                <w:webHidden/>
              </w:rPr>
            </w:r>
            <w:r>
              <w:rPr>
                <w:noProof/>
                <w:webHidden/>
              </w:rPr>
              <w:fldChar w:fldCharType="separate"/>
            </w:r>
            <w:r>
              <w:rPr>
                <w:noProof/>
                <w:webHidden/>
              </w:rPr>
              <w:t>54</w:t>
            </w:r>
            <w:r>
              <w:rPr>
                <w:noProof/>
                <w:webHidden/>
              </w:rPr>
              <w:fldChar w:fldCharType="end"/>
            </w:r>
          </w:hyperlink>
        </w:p>
        <w:p w14:paraId="696CF02D" w14:textId="614F2B60" w:rsidR="002B24BA" w:rsidRDefault="002B24BA">
          <w:pPr>
            <w:pStyle w:val="ndice3"/>
            <w:tabs>
              <w:tab w:val="right" w:leader="dot" w:pos="8779"/>
            </w:tabs>
            <w:rPr>
              <w:rFonts w:asciiTheme="minorHAnsi" w:eastAsiaTheme="minorEastAsia" w:hAnsiTheme="minorHAnsi" w:cstheme="minorBidi"/>
              <w:noProof/>
              <w:color w:val="auto"/>
            </w:rPr>
          </w:pPr>
          <w:hyperlink w:anchor="_Toc233683029" w:history="1">
            <w:r w:rsidRPr="006F0A76">
              <w:rPr>
                <w:rStyle w:val="Hiperligao"/>
                <w:noProof/>
              </w:rPr>
              <w:t>Artigo 62.º</w:t>
            </w:r>
            <w:r>
              <w:rPr>
                <w:noProof/>
                <w:webHidden/>
              </w:rPr>
              <w:tab/>
            </w:r>
            <w:r>
              <w:rPr>
                <w:noProof/>
                <w:webHidden/>
              </w:rPr>
              <w:fldChar w:fldCharType="begin"/>
            </w:r>
            <w:r>
              <w:rPr>
                <w:noProof/>
                <w:webHidden/>
              </w:rPr>
              <w:instrText xml:space="preserve"> PAGEREF _Toc233683029 \h </w:instrText>
            </w:r>
            <w:r>
              <w:rPr>
                <w:noProof/>
                <w:webHidden/>
              </w:rPr>
            </w:r>
            <w:r>
              <w:rPr>
                <w:noProof/>
                <w:webHidden/>
              </w:rPr>
              <w:fldChar w:fldCharType="separate"/>
            </w:r>
            <w:r>
              <w:rPr>
                <w:noProof/>
                <w:webHidden/>
              </w:rPr>
              <w:t>54</w:t>
            </w:r>
            <w:r>
              <w:rPr>
                <w:noProof/>
                <w:webHidden/>
              </w:rPr>
              <w:fldChar w:fldCharType="end"/>
            </w:r>
          </w:hyperlink>
        </w:p>
        <w:p w14:paraId="1346DCB8" w14:textId="6F8BF9C0" w:rsidR="002B24BA" w:rsidRDefault="002B24BA">
          <w:pPr>
            <w:pStyle w:val="ndice3"/>
            <w:tabs>
              <w:tab w:val="right" w:leader="dot" w:pos="8779"/>
            </w:tabs>
            <w:rPr>
              <w:rFonts w:asciiTheme="minorHAnsi" w:eastAsiaTheme="minorEastAsia" w:hAnsiTheme="minorHAnsi" w:cstheme="minorBidi"/>
              <w:noProof/>
              <w:color w:val="auto"/>
            </w:rPr>
          </w:pPr>
          <w:hyperlink w:anchor="_Toc233683030" w:history="1">
            <w:r w:rsidRPr="006F0A76">
              <w:rPr>
                <w:rStyle w:val="Hiperligao"/>
                <w:noProof/>
              </w:rPr>
              <w:t>Mutilações</w:t>
            </w:r>
            <w:r>
              <w:rPr>
                <w:noProof/>
                <w:webHidden/>
              </w:rPr>
              <w:tab/>
            </w:r>
            <w:r>
              <w:rPr>
                <w:noProof/>
                <w:webHidden/>
              </w:rPr>
              <w:fldChar w:fldCharType="begin"/>
            </w:r>
            <w:r>
              <w:rPr>
                <w:noProof/>
                <w:webHidden/>
              </w:rPr>
              <w:instrText xml:space="preserve"> PAGEREF _Toc233683030 \h </w:instrText>
            </w:r>
            <w:r>
              <w:rPr>
                <w:noProof/>
                <w:webHidden/>
              </w:rPr>
            </w:r>
            <w:r>
              <w:rPr>
                <w:noProof/>
                <w:webHidden/>
              </w:rPr>
              <w:fldChar w:fldCharType="separate"/>
            </w:r>
            <w:r>
              <w:rPr>
                <w:noProof/>
                <w:webHidden/>
              </w:rPr>
              <w:t>54</w:t>
            </w:r>
            <w:r>
              <w:rPr>
                <w:noProof/>
                <w:webHidden/>
              </w:rPr>
              <w:fldChar w:fldCharType="end"/>
            </w:r>
          </w:hyperlink>
        </w:p>
        <w:p w14:paraId="208E47AD" w14:textId="5E9F7CAA" w:rsidR="002B24BA" w:rsidRDefault="002B24BA">
          <w:pPr>
            <w:pStyle w:val="ndice2"/>
            <w:tabs>
              <w:tab w:val="right" w:leader="dot" w:pos="8779"/>
            </w:tabs>
            <w:rPr>
              <w:rFonts w:asciiTheme="minorHAnsi" w:eastAsiaTheme="minorEastAsia" w:hAnsiTheme="minorHAnsi" w:cstheme="minorBidi"/>
              <w:noProof/>
              <w:color w:val="auto"/>
            </w:rPr>
          </w:pPr>
          <w:hyperlink w:anchor="_Toc233683031" w:history="1">
            <w:r w:rsidRPr="006F0A76">
              <w:rPr>
                <w:rStyle w:val="Hiperligao"/>
                <w:noProof/>
              </w:rPr>
              <w:t>CAPÍTULO VIII</w:t>
            </w:r>
            <w:r>
              <w:rPr>
                <w:noProof/>
                <w:webHidden/>
              </w:rPr>
              <w:tab/>
            </w:r>
            <w:r>
              <w:rPr>
                <w:noProof/>
                <w:webHidden/>
              </w:rPr>
              <w:fldChar w:fldCharType="begin"/>
            </w:r>
            <w:r>
              <w:rPr>
                <w:noProof/>
                <w:webHidden/>
              </w:rPr>
              <w:instrText xml:space="preserve"> PAGEREF _Toc233683031 \h </w:instrText>
            </w:r>
            <w:r>
              <w:rPr>
                <w:noProof/>
                <w:webHidden/>
              </w:rPr>
            </w:r>
            <w:r>
              <w:rPr>
                <w:noProof/>
                <w:webHidden/>
              </w:rPr>
              <w:fldChar w:fldCharType="separate"/>
            </w:r>
            <w:r>
              <w:rPr>
                <w:noProof/>
                <w:webHidden/>
              </w:rPr>
              <w:t>55</w:t>
            </w:r>
            <w:r>
              <w:rPr>
                <w:noProof/>
                <w:webHidden/>
              </w:rPr>
              <w:fldChar w:fldCharType="end"/>
            </w:r>
          </w:hyperlink>
        </w:p>
        <w:p w14:paraId="0D60809B" w14:textId="36685F48" w:rsidR="002B24BA" w:rsidRDefault="002B24BA">
          <w:pPr>
            <w:pStyle w:val="ndice2"/>
            <w:tabs>
              <w:tab w:val="right" w:leader="dot" w:pos="8779"/>
            </w:tabs>
            <w:rPr>
              <w:rFonts w:asciiTheme="minorHAnsi" w:eastAsiaTheme="minorEastAsia" w:hAnsiTheme="minorHAnsi" w:cstheme="minorBidi"/>
              <w:noProof/>
              <w:color w:val="auto"/>
            </w:rPr>
          </w:pPr>
          <w:hyperlink w:anchor="_Toc233683032" w:history="1">
            <w:r w:rsidRPr="006F0A76">
              <w:rPr>
                <w:rStyle w:val="Hiperligao"/>
                <w:noProof/>
              </w:rPr>
              <w:t>Registo e identificação e Sistemas de Informação</w:t>
            </w:r>
            <w:r>
              <w:rPr>
                <w:noProof/>
                <w:webHidden/>
              </w:rPr>
              <w:tab/>
            </w:r>
            <w:r>
              <w:rPr>
                <w:noProof/>
                <w:webHidden/>
              </w:rPr>
              <w:fldChar w:fldCharType="begin"/>
            </w:r>
            <w:r>
              <w:rPr>
                <w:noProof/>
                <w:webHidden/>
              </w:rPr>
              <w:instrText xml:space="preserve"> PAGEREF _Toc233683032 \h </w:instrText>
            </w:r>
            <w:r>
              <w:rPr>
                <w:noProof/>
                <w:webHidden/>
              </w:rPr>
            </w:r>
            <w:r>
              <w:rPr>
                <w:noProof/>
                <w:webHidden/>
              </w:rPr>
              <w:fldChar w:fldCharType="separate"/>
            </w:r>
            <w:r>
              <w:rPr>
                <w:noProof/>
                <w:webHidden/>
              </w:rPr>
              <w:t>55</w:t>
            </w:r>
            <w:r>
              <w:rPr>
                <w:noProof/>
                <w:webHidden/>
              </w:rPr>
              <w:fldChar w:fldCharType="end"/>
            </w:r>
          </w:hyperlink>
        </w:p>
        <w:p w14:paraId="4A327C18" w14:textId="194AD641" w:rsidR="002B24BA" w:rsidRDefault="002B24BA">
          <w:pPr>
            <w:pStyle w:val="ndice2"/>
            <w:tabs>
              <w:tab w:val="right" w:leader="dot" w:pos="8779"/>
            </w:tabs>
            <w:rPr>
              <w:rFonts w:asciiTheme="minorHAnsi" w:eastAsiaTheme="minorEastAsia" w:hAnsiTheme="minorHAnsi" w:cstheme="minorBidi"/>
              <w:noProof/>
              <w:color w:val="auto"/>
            </w:rPr>
          </w:pPr>
          <w:hyperlink w:anchor="_Toc233683033" w:history="1">
            <w:r w:rsidRPr="006F0A76">
              <w:rPr>
                <w:rStyle w:val="Hiperligao"/>
                <w:noProof/>
              </w:rPr>
              <w:t>SECÇÃO I</w:t>
            </w:r>
            <w:r>
              <w:rPr>
                <w:noProof/>
                <w:webHidden/>
              </w:rPr>
              <w:tab/>
            </w:r>
            <w:r>
              <w:rPr>
                <w:noProof/>
                <w:webHidden/>
              </w:rPr>
              <w:fldChar w:fldCharType="begin"/>
            </w:r>
            <w:r>
              <w:rPr>
                <w:noProof/>
                <w:webHidden/>
              </w:rPr>
              <w:instrText xml:space="preserve"> PAGEREF _Toc233683033 \h </w:instrText>
            </w:r>
            <w:r>
              <w:rPr>
                <w:noProof/>
                <w:webHidden/>
              </w:rPr>
            </w:r>
            <w:r>
              <w:rPr>
                <w:noProof/>
                <w:webHidden/>
              </w:rPr>
              <w:fldChar w:fldCharType="separate"/>
            </w:r>
            <w:r>
              <w:rPr>
                <w:noProof/>
                <w:webHidden/>
              </w:rPr>
              <w:t>55</w:t>
            </w:r>
            <w:r>
              <w:rPr>
                <w:noProof/>
                <w:webHidden/>
              </w:rPr>
              <w:fldChar w:fldCharType="end"/>
            </w:r>
          </w:hyperlink>
        </w:p>
        <w:p w14:paraId="0DCF90FE" w14:textId="0FBCD480" w:rsidR="002B24BA" w:rsidRDefault="002B24BA">
          <w:pPr>
            <w:pStyle w:val="ndice2"/>
            <w:tabs>
              <w:tab w:val="right" w:leader="dot" w:pos="8779"/>
            </w:tabs>
            <w:rPr>
              <w:rFonts w:asciiTheme="minorHAnsi" w:eastAsiaTheme="minorEastAsia" w:hAnsiTheme="minorHAnsi" w:cstheme="minorBidi"/>
              <w:noProof/>
              <w:color w:val="auto"/>
            </w:rPr>
          </w:pPr>
          <w:hyperlink w:anchor="_Toc233683034" w:history="1">
            <w:r w:rsidRPr="006F0A76">
              <w:rPr>
                <w:rStyle w:val="Hiperligao"/>
                <w:noProof/>
              </w:rPr>
              <w:t>Registo no Sistema de Informação de Animais de Companhia (SIAC)</w:t>
            </w:r>
            <w:r>
              <w:rPr>
                <w:noProof/>
                <w:webHidden/>
              </w:rPr>
              <w:tab/>
            </w:r>
            <w:r>
              <w:rPr>
                <w:noProof/>
                <w:webHidden/>
              </w:rPr>
              <w:fldChar w:fldCharType="begin"/>
            </w:r>
            <w:r>
              <w:rPr>
                <w:noProof/>
                <w:webHidden/>
              </w:rPr>
              <w:instrText xml:space="preserve"> PAGEREF _Toc233683034 \h </w:instrText>
            </w:r>
            <w:r>
              <w:rPr>
                <w:noProof/>
                <w:webHidden/>
              </w:rPr>
            </w:r>
            <w:r>
              <w:rPr>
                <w:noProof/>
                <w:webHidden/>
              </w:rPr>
              <w:fldChar w:fldCharType="separate"/>
            </w:r>
            <w:r>
              <w:rPr>
                <w:noProof/>
                <w:webHidden/>
              </w:rPr>
              <w:t>55</w:t>
            </w:r>
            <w:r>
              <w:rPr>
                <w:noProof/>
                <w:webHidden/>
              </w:rPr>
              <w:fldChar w:fldCharType="end"/>
            </w:r>
          </w:hyperlink>
        </w:p>
        <w:p w14:paraId="6EFA25CE" w14:textId="22B6C531" w:rsidR="002B24BA" w:rsidRDefault="002B24BA">
          <w:pPr>
            <w:pStyle w:val="ndice3"/>
            <w:tabs>
              <w:tab w:val="right" w:leader="dot" w:pos="8779"/>
            </w:tabs>
            <w:rPr>
              <w:rFonts w:asciiTheme="minorHAnsi" w:eastAsiaTheme="minorEastAsia" w:hAnsiTheme="minorHAnsi" w:cstheme="minorBidi"/>
              <w:noProof/>
              <w:color w:val="auto"/>
            </w:rPr>
          </w:pPr>
          <w:hyperlink w:anchor="_Toc233683035" w:history="1">
            <w:r w:rsidRPr="006F0A76">
              <w:rPr>
                <w:rStyle w:val="Hiperligao"/>
                <w:noProof/>
              </w:rPr>
              <w:t>Artigo 63.º</w:t>
            </w:r>
            <w:r>
              <w:rPr>
                <w:noProof/>
                <w:webHidden/>
              </w:rPr>
              <w:tab/>
            </w:r>
            <w:r>
              <w:rPr>
                <w:noProof/>
                <w:webHidden/>
              </w:rPr>
              <w:fldChar w:fldCharType="begin"/>
            </w:r>
            <w:r>
              <w:rPr>
                <w:noProof/>
                <w:webHidden/>
              </w:rPr>
              <w:instrText xml:space="preserve"> PAGEREF _Toc233683035 \h </w:instrText>
            </w:r>
            <w:r>
              <w:rPr>
                <w:noProof/>
                <w:webHidden/>
              </w:rPr>
            </w:r>
            <w:r>
              <w:rPr>
                <w:noProof/>
                <w:webHidden/>
              </w:rPr>
              <w:fldChar w:fldCharType="separate"/>
            </w:r>
            <w:r>
              <w:rPr>
                <w:noProof/>
                <w:webHidden/>
              </w:rPr>
              <w:t>55</w:t>
            </w:r>
            <w:r>
              <w:rPr>
                <w:noProof/>
                <w:webHidden/>
              </w:rPr>
              <w:fldChar w:fldCharType="end"/>
            </w:r>
          </w:hyperlink>
        </w:p>
        <w:p w14:paraId="0D893F42" w14:textId="17A83952" w:rsidR="002B24BA" w:rsidRDefault="002B24BA">
          <w:pPr>
            <w:pStyle w:val="ndice3"/>
            <w:tabs>
              <w:tab w:val="right" w:leader="dot" w:pos="8779"/>
            </w:tabs>
            <w:rPr>
              <w:rFonts w:asciiTheme="minorHAnsi" w:eastAsiaTheme="minorEastAsia" w:hAnsiTheme="minorHAnsi" w:cstheme="minorBidi"/>
              <w:noProof/>
              <w:color w:val="auto"/>
            </w:rPr>
          </w:pPr>
          <w:hyperlink w:anchor="_Toc233683036" w:history="1">
            <w:r w:rsidRPr="006F0A76">
              <w:rPr>
                <w:rStyle w:val="Hiperligao"/>
                <w:rFonts w:eastAsia="Calibri"/>
                <w:noProof/>
              </w:rPr>
              <w:t>Sistema de Informação de Animais de Companhia</w:t>
            </w:r>
            <w:r>
              <w:rPr>
                <w:noProof/>
                <w:webHidden/>
              </w:rPr>
              <w:tab/>
            </w:r>
            <w:r>
              <w:rPr>
                <w:noProof/>
                <w:webHidden/>
              </w:rPr>
              <w:fldChar w:fldCharType="begin"/>
            </w:r>
            <w:r>
              <w:rPr>
                <w:noProof/>
                <w:webHidden/>
              </w:rPr>
              <w:instrText xml:space="preserve"> PAGEREF _Toc233683036 \h </w:instrText>
            </w:r>
            <w:r>
              <w:rPr>
                <w:noProof/>
                <w:webHidden/>
              </w:rPr>
            </w:r>
            <w:r>
              <w:rPr>
                <w:noProof/>
                <w:webHidden/>
              </w:rPr>
              <w:fldChar w:fldCharType="separate"/>
            </w:r>
            <w:r>
              <w:rPr>
                <w:noProof/>
                <w:webHidden/>
              </w:rPr>
              <w:t>55</w:t>
            </w:r>
            <w:r>
              <w:rPr>
                <w:noProof/>
                <w:webHidden/>
              </w:rPr>
              <w:fldChar w:fldCharType="end"/>
            </w:r>
          </w:hyperlink>
        </w:p>
        <w:p w14:paraId="654C7E59" w14:textId="76277DC2" w:rsidR="002B24BA" w:rsidRDefault="002B24BA">
          <w:pPr>
            <w:pStyle w:val="ndice3"/>
            <w:tabs>
              <w:tab w:val="right" w:leader="dot" w:pos="8779"/>
            </w:tabs>
            <w:rPr>
              <w:rFonts w:asciiTheme="minorHAnsi" w:eastAsiaTheme="minorEastAsia" w:hAnsiTheme="minorHAnsi" w:cstheme="minorBidi"/>
              <w:noProof/>
              <w:color w:val="auto"/>
            </w:rPr>
          </w:pPr>
          <w:hyperlink w:anchor="_Toc233683037" w:history="1">
            <w:r w:rsidRPr="006F0A76">
              <w:rPr>
                <w:rStyle w:val="Hiperligao"/>
                <w:noProof/>
              </w:rPr>
              <w:t>Artigo 64.º</w:t>
            </w:r>
            <w:r>
              <w:rPr>
                <w:noProof/>
                <w:webHidden/>
              </w:rPr>
              <w:tab/>
            </w:r>
            <w:r>
              <w:rPr>
                <w:noProof/>
                <w:webHidden/>
              </w:rPr>
              <w:fldChar w:fldCharType="begin"/>
            </w:r>
            <w:r>
              <w:rPr>
                <w:noProof/>
                <w:webHidden/>
              </w:rPr>
              <w:instrText xml:space="preserve"> PAGEREF _Toc233683037 \h </w:instrText>
            </w:r>
            <w:r>
              <w:rPr>
                <w:noProof/>
                <w:webHidden/>
              </w:rPr>
            </w:r>
            <w:r>
              <w:rPr>
                <w:noProof/>
                <w:webHidden/>
              </w:rPr>
              <w:fldChar w:fldCharType="separate"/>
            </w:r>
            <w:r>
              <w:rPr>
                <w:noProof/>
                <w:webHidden/>
              </w:rPr>
              <w:t>57</w:t>
            </w:r>
            <w:r>
              <w:rPr>
                <w:noProof/>
                <w:webHidden/>
              </w:rPr>
              <w:fldChar w:fldCharType="end"/>
            </w:r>
          </w:hyperlink>
        </w:p>
        <w:p w14:paraId="4297FF16" w14:textId="66883DFD" w:rsidR="002B24BA" w:rsidRDefault="002B24BA">
          <w:pPr>
            <w:pStyle w:val="ndice3"/>
            <w:tabs>
              <w:tab w:val="right" w:leader="dot" w:pos="8779"/>
            </w:tabs>
            <w:rPr>
              <w:rFonts w:asciiTheme="minorHAnsi" w:eastAsiaTheme="minorEastAsia" w:hAnsiTheme="minorHAnsi" w:cstheme="minorBidi"/>
              <w:noProof/>
              <w:color w:val="auto"/>
            </w:rPr>
          </w:pPr>
          <w:hyperlink w:anchor="_Toc233683038" w:history="1">
            <w:r w:rsidRPr="006F0A76">
              <w:rPr>
                <w:rStyle w:val="Hiperligao"/>
                <w:rFonts w:eastAsia="Calibri"/>
                <w:noProof/>
              </w:rPr>
              <w:t>Manual de Procedimentos</w:t>
            </w:r>
            <w:r>
              <w:rPr>
                <w:noProof/>
                <w:webHidden/>
              </w:rPr>
              <w:tab/>
            </w:r>
            <w:r>
              <w:rPr>
                <w:noProof/>
                <w:webHidden/>
              </w:rPr>
              <w:fldChar w:fldCharType="begin"/>
            </w:r>
            <w:r>
              <w:rPr>
                <w:noProof/>
                <w:webHidden/>
              </w:rPr>
              <w:instrText xml:space="preserve"> PAGEREF _Toc233683038 \h </w:instrText>
            </w:r>
            <w:r>
              <w:rPr>
                <w:noProof/>
                <w:webHidden/>
              </w:rPr>
            </w:r>
            <w:r>
              <w:rPr>
                <w:noProof/>
                <w:webHidden/>
              </w:rPr>
              <w:fldChar w:fldCharType="separate"/>
            </w:r>
            <w:r>
              <w:rPr>
                <w:noProof/>
                <w:webHidden/>
              </w:rPr>
              <w:t>57</w:t>
            </w:r>
            <w:r>
              <w:rPr>
                <w:noProof/>
                <w:webHidden/>
              </w:rPr>
              <w:fldChar w:fldCharType="end"/>
            </w:r>
          </w:hyperlink>
        </w:p>
        <w:p w14:paraId="5C21D844" w14:textId="22224A2B" w:rsidR="002B24BA" w:rsidRDefault="002B24BA">
          <w:pPr>
            <w:pStyle w:val="ndice3"/>
            <w:tabs>
              <w:tab w:val="right" w:leader="dot" w:pos="8779"/>
            </w:tabs>
            <w:rPr>
              <w:rFonts w:asciiTheme="minorHAnsi" w:eastAsiaTheme="minorEastAsia" w:hAnsiTheme="minorHAnsi" w:cstheme="minorBidi"/>
              <w:noProof/>
              <w:color w:val="auto"/>
            </w:rPr>
          </w:pPr>
          <w:hyperlink w:anchor="_Toc233683039" w:history="1">
            <w:r w:rsidRPr="006F0A76">
              <w:rPr>
                <w:rStyle w:val="Hiperligao"/>
                <w:noProof/>
              </w:rPr>
              <w:t>Artigo 65.º</w:t>
            </w:r>
            <w:r>
              <w:rPr>
                <w:noProof/>
                <w:webHidden/>
              </w:rPr>
              <w:tab/>
            </w:r>
            <w:r>
              <w:rPr>
                <w:noProof/>
                <w:webHidden/>
              </w:rPr>
              <w:fldChar w:fldCharType="begin"/>
            </w:r>
            <w:r>
              <w:rPr>
                <w:noProof/>
                <w:webHidden/>
              </w:rPr>
              <w:instrText xml:space="preserve"> PAGEREF _Toc233683039 \h </w:instrText>
            </w:r>
            <w:r>
              <w:rPr>
                <w:noProof/>
                <w:webHidden/>
              </w:rPr>
            </w:r>
            <w:r>
              <w:rPr>
                <w:noProof/>
                <w:webHidden/>
              </w:rPr>
              <w:fldChar w:fldCharType="separate"/>
            </w:r>
            <w:r>
              <w:rPr>
                <w:noProof/>
                <w:webHidden/>
              </w:rPr>
              <w:t>57</w:t>
            </w:r>
            <w:r>
              <w:rPr>
                <w:noProof/>
                <w:webHidden/>
              </w:rPr>
              <w:fldChar w:fldCharType="end"/>
            </w:r>
          </w:hyperlink>
        </w:p>
        <w:p w14:paraId="19728A6A" w14:textId="2035CC09" w:rsidR="002B24BA" w:rsidRDefault="002B24BA">
          <w:pPr>
            <w:pStyle w:val="ndice3"/>
            <w:tabs>
              <w:tab w:val="right" w:leader="dot" w:pos="8779"/>
            </w:tabs>
            <w:rPr>
              <w:rFonts w:asciiTheme="minorHAnsi" w:eastAsiaTheme="minorEastAsia" w:hAnsiTheme="minorHAnsi" w:cstheme="minorBidi"/>
              <w:noProof/>
              <w:color w:val="auto"/>
            </w:rPr>
          </w:pPr>
          <w:hyperlink w:anchor="_Toc233683040" w:history="1">
            <w:r w:rsidRPr="006F0A76">
              <w:rPr>
                <w:rStyle w:val="Hiperligao"/>
                <w:rFonts w:eastAsia="Calibri"/>
                <w:noProof/>
              </w:rPr>
              <w:t>Obrigação da Identificação</w:t>
            </w:r>
            <w:r>
              <w:rPr>
                <w:noProof/>
                <w:webHidden/>
              </w:rPr>
              <w:tab/>
            </w:r>
            <w:r>
              <w:rPr>
                <w:noProof/>
                <w:webHidden/>
              </w:rPr>
              <w:fldChar w:fldCharType="begin"/>
            </w:r>
            <w:r>
              <w:rPr>
                <w:noProof/>
                <w:webHidden/>
              </w:rPr>
              <w:instrText xml:space="preserve"> PAGEREF _Toc233683040 \h </w:instrText>
            </w:r>
            <w:r>
              <w:rPr>
                <w:noProof/>
                <w:webHidden/>
              </w:rPr>
            </w:r>
            <w:r>
              <w:rPr>
                <w:noProof/>
                <w:webHidden/>
              </w:rPr>
              <w:fldChar w:fldCharType="separate"/>
            </w:r>
            <w:r>
              <w:rPr>
                <w:noProof/>
                <w:webHidden/>
              </w:rPr>
              <w:t>57</w:t>
            </w:r>
            <w:r>
              <w:rPr>
                <w:noProof/>
                <w:webHidden/>
              </w:rPr>
              <w:fldChar w:fldCharType="end"/>
            </w:r>
          </w:hyperlink>
        </w:p>
        <w:p w14:paraId="5A34B296" w14:textId="3CE781E9" w:rsidR="002B24BA" w:rsidRDefault="002B24BA">
          <w:pPr>
            <w:pStyle w:val="ndice3"/>
            <w:tabs>
              <w:tab w:val="right" w:leader="dot" w:pos="8779"/>
            </w:tabs>
            <w:rPr>
              <w:rFonts w:asciiTheme="minorHAnsi" w:eastAsiaTheme="minorEastAsia" w:hAnsiTheme="minorHAnsi" w:cstheme="minorBidi"/>
              <w:noProof/>
              <w:color w:val="auto"/>
            </w:rPr>
          </w:pPr>
          <w:hyperlink w:anchor="_Toc233683041" w:history="1">
            <w:r w:rsidRPr="006F0A76">
              <w:rPr>
                <w:rStyle w:val="Hiperligao"/>
                <w:noProof/>
              </w:rPr>
              <w:t>Artigo 66.º</w:t>
            </w:r>
            <w:r>
              <w:rPr>
                <w:noProof/>
                <w:webHidden/>
              </w:rPr>
              <w:tab/>
            </w:r>
            <w:r>
              <w:rPr>
                <w:noProof/>
                <w:webHidden/>
              </w:rPr>
              <w:fldChar w:fldCharType="begin"/>
            </w:r>
            <w:r>
              <w:rPr>
                <w:noProof/>
                <w:webHidden/>
              </w:rPr>
              <w:instrText xml:space="preserve"> PAGEREF _Toc233683041 \h </w:instrText>
            </w:r>
            <w:r>
              <w:rPr>
                <w:noProof/>
                <w:webHidden/>
              </w:rPr>
            </w:r>
            <w:r>
              <w:rPr>
                <w:noProof/>
                <w:webHidden/>
              </w:rPr>
              <w:fldChar w:fldCharType="separate"/>
            </w:r>
            <w:r>
              <w:rPr>
                <w:noProof/>
                <w:webHidden/>
              </w:rPr>
              <w:t>58</w:t>
            </w:r>
            <w:r>
              <w:rPr>
                <w:noProof/>
                <w:webHidden/>
              </w:rPr>
              <w:fldChar w:fldCharType="end"/>
            </w:r>
          </w:hyperlink>
        </w:p>
        <w:p w14:paraId="32B41988" w14:textId="0C3153A1" w:rsidR="002B24BA" w:rsidRDefault="002B24BA">
          <w:pPr>
            <w:pStyle w:val="ndice3"/>
            <w:tabs>
              <w:tab w:val="right" w:leader="dot" w:pos="8779"/>
            </w:tabs>
            <w:rPr>
              <w:rFonts w:asciiTheme="minorHAnsi" w:eastAsiaTheme="minorEastAsia" w:hAnsiTheme="minorHAnsi" w:cstheme="minorBidi"/>
              <w:noProof/>
              <w:color w:val="auto"/>
            </w:rPr>
          </w:pPr>
          <w:hyperlink w:anchor="_Toc233683042" w:history="1">
            <w:r w:rsidRPr="006F0A76">
              <w:rPr>
                <w:rStyle w:val="Hiperligao"/>
                <w:rFonts w:eastAsia="Calibri"/>
                <w:noProof/>
              </w:rPr>
              <w:t>Cumprimento da Identificação</w:t>
            </w:r>
            <w:r>
              <w:rPr>
                <w:noProof/>
                <w:webHidden/>
              </w:rPr>
              <w:tab/>
            </w:r>
            <w:r>
              <w:rPr>
                <w:noProof/>
                <w:webHidden/>
              </w:rPr>
              <w:fldChar w:fldCharType="begin"/>
            </w:r>
            <w:r>
              <w:rPr>
                <w:noProof/>
                <w:webHidden/>
              </w:rPr>
              <w:instrText xml:space="preserve"> PAGEREF _Toc233683042 \h </w:instrText>
            </w:r>
            <w:r>
              <w:rPr>
                <w:noProof/>
                <w:webHidden/>
              </w:rPr>
            </w:r>
            <w:r>
              <w:rPr>
                <w:noProof/>
                <w:webHidden/>
              </w:rPr>
              <w:fldChar w:fldCharType="separate"/>
            </w:r>
            <w:r>
              <w:rPr>
                <w:noProof/>
                <w:webHidden/>
              </w:rPr>
              <w:t>58</w:t>
            </w:r>
            <w:r>
              <w:rPr>
                <w:noProof/>
                <w:webHidden/>
              </w:rPr>
              <w:fldChar w:fldCharType="end"/>
            </w:r>
          </w:hyperlink>
        </w:p>
        <w:p w14:paraId="4244459B" w14:textId="5A0DBA15" w:rsidR="002B24BA" w:rsidRDefault="002B24BA">
          <w:pPr>
            <w:pStyle w:val="ndice3"/>
            <w:tabs>
              <w:tab w:val="right" w:leader="dot" w:pos="8779"/>
            </w:tabs>
            <w:rPr>
              <w:rFonts w:asciiTheme="minorHAnsi" w:eastAsiaTheme="minorEastAsia" w:hAnsiTheme="minorHAnsi" w:cstheme="minorBidi"/>
              <w:noProof/>
              <w:color w:val="auto"/>
            </w:rPr>
          </w:pPr>
          <w:hyperlink w:anchor="_Toc233683043" w:history="1">
            <w:r w:rsidRPr="006F0A76">
              <w:rPr>
                <w:rStyle w:val="Hiperligao"/>
                <w:noProof/>
              </w:rPr>
              <w:t>Artigo 67.º</w:t>
            </w:r>
            <w:r>
              <w:rPr>
                <w:noProof/>
                <w:webHidden/>
              </w:rPr>
              <w:tab/>
            </w:r>
            <w:r>
              <w:rPr>
                <w:noProof/>
                <w:webHidden/>
              </w:rPr>
              <w:fldChar w:fldCharType="begin"/>
            </w:r>
            <w:r>
              <w:rPr>
                <w:noProof/>
                <w:webHidden/>
              </w:rPr>
              <w:instrText xml:space="preserve"> PAGEREF _Toc233683043 \h </w:instrText>
            </w:r>
            <w:r>
              <w:rPr>
                <w:noProof/>
                <w:webHidden/>
              </w:rPr>
            </w:r>
            <w:r>
              <w:rPr>
                <w:noProof/>
                <w:webHidden/>
              </w:rPr>
              <w:fldChar w:fldCharType="separate"/>
            </w:r>
            <w:r>
              <w:rPr>
                <w:noProof/>
                <w:webHidden/>
              </w:rPr>
              <w:t>58</w:t>
            </w:r>
            <w:r>
              <w:rPr>
                <w:noProof/>
                <w:webHidden/>
              </w:rPr>
              <w:fldChar w:fldCharType="end"/>
            </w:r>
          </w:hyperlink>
        </w:p>
        <w:p w14:paraId="502F24EC" w14:textId="6C715F4F" w:rsidR="002B24BA" w:rsidRDefault="002B24BA">
          <w:pPr>
            <w:pStyle w:val="ndice3"/>
            <w:tabs>
              <w:tab w:val="right" w:leader="dot" w:pos="8779"/>
            </w:tabs>
            <w:rPr>
              <w:rFonts w:asciiTheme="minorHAnsi" w:eastAsiaTheme="minorEastAsia" w:hAnsiTheme="minorHAnsi" w:cstheme="minorBidi"/>
              <w:noProof/>
              <w:color w:val="auto"/>
            </w:rPr>
          </w:pPr>
          <w:hyperlink w:anchor="_Toc233683044" w:history="1">
            <w:r w:rsidRPr="006F0A76">
              <w:rPr>
                <w:rStyle w:val="Hiperligao"/>
                <w:rFonts w:eastAsia="Calibri"/>
                <w:noProof/>
              </w:rPr>
              <w:t>Métodos de Marcação</w:t>
            </w:r>
            <w:r>
              <w:rPr>
                <w:noProof/>
                <w:webHidden/>
              </w:rPr>
              <w:tab/>
            </w:r>
            <w:r>
              <w:rPr>
                <w:noProof/>
                <w:webHidden/>
              </w:rPr>
              <w:fldChar w:fldCharType="begin"/>
            </w:r>
            <w:r>
              <w:rPr>
                <w:noProof/>
                <w:webHidden/>
              </w:rPr>
              <w:instrText xml:space="preserve"> PAGEREF _Toc233683044 \h </w:instrText>
            </w:r>
            <w:r>
              <w:rPr>
                <w:noProof/>
                <w:webHidden/>
              </w:rPr>
            </w:r>
            <w:r>
              <w:rPr>
                <w:noProof/>
                <w:webHidden/>
              </w:rPr>
              <w:fldChar w:fldCharType="separate"/>
            </w:r>
            <w:r>
              <w:rPr>
                <w:noProof/>
                <w:webHidden/>
              </w:rPr>
              <w:t>58</w:t>
            </w:r>
            <w:r>
              <w:rPr>
                <w:noProof/>
                <w:webHidden/>
              </w:rPr>
              <w:fldChar w:fldCharType="end"/>
            </w:r>
          </w:hyperlink>
        </w:p>
        <w:p w14:paraId="3BA854DD" w14:textId="57659B2F" w:rsidR="002B24BA" w:rsidRDefault="002B24BA">
          <w:pPr>
            <w:pStyle w:val="ndice3"/>
            <w:tabs>
              <w:tab w:val="right" w:leader="dot" w:pos="8779"/>
            </w:tabs>
            <w:rPr>
              <w:rFonts w:asciiTheme="minorHAnsi" w:eastAsiaTheme="minorEastAsia" w:hAnsiTheme="minorHAnsi" w:cstheme="minorBidi"/>
              <w:noProof/>
              <w:color w:val="auto"/>
            </w:rPr>
          </w:pPr>
          <w:hyperlink w:anchor="_Toc233683045" w:history="1">
            <w:r w:rsidRPr="006F0A76">
              <w:rPr>
                <w:rStyle w:val="Hiperligao"/>
                <w:noProof/>
              </w:rPr>
              <w:t>Artigo 68.º</w:t>
            </w:r>
            <w:r>
              <w:rPr>
                <w:noProof/>
                <w:webHidden/>
              </w:rPr>
              <w:tab/>
            </w:r>
            <w:r>
              <w:rPr>
                <w:noProof/>
                <w:webHidden/>
              </w:rPr>
              <w:fldChar w:fldCharType="begin"/>
            </w:r>
            <w:r>
              <w:rPr>
                <w:noProof/>
                <w:webHidden/>
              </w:rPr>
              <w:instrText xml:space="preserve"> PAGEREF _Toc233683045 \h </w:instrText>
            </w:r>
            <w:r>
              <w:rPr>
                <w:noProof/>
                <w:webHidden/>
              </w:rPr>
            </w:r>
            <w:r>
              <w:rPr>
                <w:noProof/>
                <w:webHidden/>
              </w:rPr>
              <w:fldChar w:fldCharType="separate"/>
            </w:r>
            <w:r>
              <w:rPr>
                <w:noProof/>
                <w:webHidden/>
              </w:rPr>
              <w:t>59</w:t>
            </w:r>
            <w:r>
              <w:rPr>
                <w:noProof/>
                <w:webHidden/>
              </w:rPr>
              <w:fldChar w:fldCharType="end"/>
            </w:r>
          </w:hyperlink>
        </w:p>
        <w:p w14:paraId="43CC880A" w14:textId="2FC76388" w:rsidR="002B24BA" w:rsidRDefault="002B24BA">
          <w:pPr>
            <w:pStyle w:val="ndice3"/>
            <w:tabs>
              <w:tab w:val="right" w:leader="dot" w:pos="8779"/>
            </w:tabs>
            <w:rPr>
              <w:rFonts w:asciiTheme="minorHAnsi" w:eastAsiaTheme="minorEastAsia" w:hAnsiTheme="minorHAnsi" w:cstheme="minorBidi"/>
              <w:noProof/>
              <w:color w:val="auto"/>
            </w:rPr>
          </w:pPr>
          <w:hyperlink w:anchor="_Toc233683046" w:history="1">
            <w:r w:rsidRPr="006F0A76">
              <w:rPr>
                <w:rStyle w:val="Hiperligao"/>
                <w:noProof/>
              </w:rPr>
              <w:t>Colocação no Mercado de Dispositivos de identificação</w:t>
            </w:r>
            <w:r>
              <w:rPr>
                <w:noProof/>
                <w:webHidden/>
              </w:rPr>
              <w:tab/>
            </w:r>
            <w:r>
              <w:rPr>
                <w:noProof/>
                <w:webHidden/>
              </w:rPr>
              <w:fldChar w:fldCharType="begin"/>
            </w:r>
            <w:r>
              <w:rPr>
                <w:noProof/>
                <w:webHidden/>
              </w:rPr>
              <w:instrText xml:space="preserve"> PAGEREF _Toc233683046 \h </w:instrText>
            </w:r>
            <w:r>
              <w:rPr>
                <w:noProof/>
                <w:webHidden/>
              </w:rPr>
            </w:r>
            <w:r>
              <w:rPr>
                <w:noProof/>
                <w:webHidden/>
              </w:rPr>
              <w:fldChar w:fldCharType="separate"/>
            </w:r>
            <w:r>
              <w:rPr>
                <w:noProof/>
                <w:webHidden/>
              </w:rPr>
              <w:t>59</w:t>
            </w:r>
            <w:r>
              <w:rPr>
                <w:noProof/>
                <w:webHidden/>
              </w:rPr>
              <w:fldChar w:fldCharType="end"/>
            </w:r>
          </w:hyperlink>
        </w:p>
        <w:p w14:paraId="188BB4BD" w14:textId="75895ADB" w:rsidR="002B24BA" w:rsidRDefault="002B24BA">
          <w:pPr>
            <w:pStyle w:val="ndice3"/>
            <w:tabs>
              <w:tab w:val="right" w:leader="dot" w:pos="8779"/>
            </w:tabs>
            <w:rPr>
              <w:rFonts w:asciiTheme="minorHAnsi" w:eastAsiaTheme="minorEastAsia" w:hAnsiTheme="minorHAnsi" w:cstheme="minorBidi"/>
              <w:noProof/>
              <w:color w:val="auto"/>
            </w:rPr>
          </w:pPr>
          <w:hyperlink w:anchor="_Toc233683047" w:history="1">
            <w:r w:rsidRPr="006F0A76">
              <w:rPr>
                <w:rStyle w:val="Hiperligao"/>
                <w:rFonts w:eastAsia="Calibri"/>
                <w:noProof/>
              </w:rPr>
              <w:t>Artigo 69.º</w:t>
            </w:r>
            <w:r>
              <w:rPr>
                <w:noProof/>
                <w:webHidden/>
              </w:rPr>
              <w:tab/>
            </w:r>
            <w:r>
              <w:rPr>
                <w:noProof/>
                <w:webHidden/>
              </w:rPr>
              <w:fldChar w:fldCharType="begin"/>
            </w:r>
            <w:r>
              <w:rPr>
                <w:noProof/>
                <w:webHidden/>
              </w:rPr>
              <w:instrText xml:space="preserve"> PAGEREF _Toc233683047 \h </w:instrText>
            </w:r>
            <w:r>
              <w:rPr>
                <w:noProof/>
                <w:webHidden/>
              </w:rPr>
            </w:r>
            <w:r>
              <w:rPr>
                <w:noProof/>
                <w:webHidden/>
              </w:rPr>
              <w:fldChar w:fldCharType="separate"/>
            </w:r>
            <w:r>
              <w:rPr>
                <w:noProof/>
                <w:webHidden/>
              </w:rPr>
              <w:t>60</w:t>
            </w:r>
            <w:r>
              <w:rPr>
                <w:noProof/>
                <w:webHidden/>
              </w:rPr>
              <w:fldChar w:fldCharType="end"/>
            </w:r>
          </w:hyperlink>
        </w:p>
        <w:p w14:paraId="42A1669D" w14:textId="1AEE4651" w:rsidR="002B24BA" w:rsidRDefault="002B24BA">
          <w:pPr>
            <w:pStyle w:val="ndice3"/>
            <w:tabs>
              <w:tab w:val="right" w:leader="dot" w:pos="8779"/>
            </w:tabs>
            <w:rPr>
              <w:rFonts w:asciiTheme="minorHAnsi" w:eastAsiaTheme="minorEastAsia" w:hAnsiTheme="minorHAnsi" w:cstheme="minorBidi"/>
              <w:noProof/>
              <w:color w:val="auto"/>
            </w:rPr>
          </w:pPr>
          <w:hyperlink w:anchor="_Toc233683048" w:history="1">
            <w:r w:rsidRPr="006F0A76">
              <w:rPr>
                <w:rStyle w:val="Hiperligao"/>
                <w:rFonts w:eastAsia="Calibri"/>
                <w:noProof/>
              </w:rPr>
              <w:t>Registo no Sistema de Informação de Animais de Companhia (SIAC)</w:t>
            </w:r>
            <w:r>
              <w:rPr>
                <w:noProof/>
                <w:webHidden/>
              </w:rPr>
              <w:tab/>
            </w:r>
            <w:r>
              <w:rPr>
                <w:noProof/>
                <w:webHidden/>
              </w:rPr>
              <w:fldChar w:fldCharType="begin"/>
            </w:r>
            <w:r>
              <w:rPr>
                <w:noProof/>
                <w:webHidden/>
              </w:rPr>
              <w:instrText xml:space="preserve"> PAGEREF _Toc233683048 \h </w:instrText>
            </w:r>
            <w:r>
              <w:rPr>
                <w:noProof/>
                <w:webHidden/>
              </w:rPr>
            </w:r>
            <w:r>
              <w:rPr>
                <w:noProof/>
                <w:webHidden/>
              </w:rPr>
              <w:fldChar w:fldCharType="separate"/>
            </w:r>
            <w:r>
              <w:rPr>
                <w:noProof/>
                <w:webHidden/>
              </w:rPr>
              <w:t>60</w:t>
            </w:r>
            <w:r>
              <w:rPr>
                <w:noProof/>
                <w:webHidden/>
              </w:rPr>
              <w:fldChar w:fldCharType="end"/>
            </w:r>
          </w:hyperlink>
        </w:p>
        <w:p w14:paraId="44EA7877" w14:textId="6FA196B6" w:rsidR="002B24BA" w:rsidRDefault="002B24BA">
          <w:pPr>
            <w:pStyle w:val="ndice3"/>
            <w:tabs>
              <w:tab w:val="right" w:leader="dot" w:pos="8779"/>
            </w:tabs>
            <w:rPr>
              <w:rFonts w:asciiTheme="minorHAnsi" w:eastAsiaTheme="minorEastAsia" w:hAnsiTheme="minorHAnsi" w:cstheme="minorBidi"/>
              <w:noProof/>
              <w:color w:val="auto"/>
            </w:rPr>
          </w:pPr>
          <w:hyperlink w:anchor="_Toc233683049" w:history="1">
            <w:r w:rsidRPr="006F0A76">
              <w:rPr>
                <w:rStyle w:val="Hiperligao"/>
                <w:noProof/>
              </w:rPr>
              <w:t>Artigo 70.º</w:t>
            </w:r>
            <w:r>
              <w:rPr>
                <w:noProof/>
                <w:webHidden/>
              </w:rPr>
              <w:tab/>
            </w:r>
            <w:r>
              <w:rPr>
                <w:noProof/>
                <w:webHidden/>
              </w:rPr>
              <w:fldChar w:fldCharType="begin"/>
            </w:r>
            <w:r>
              <w:rPr>
                <w:noProof/>
                <w:webHidden/>
              </w:rPr>
              <w:instrText xml:space="preserve"> PAGEREF _Toc233683049 \h </w:instrText>
            </w:r>
            <w:r>
              <w:rPr>
                <w:noProof/>
                <w:webHidden/>
              </w:rPr>
            </w:r>
            <w:r>
              <w:rPr>
                <w:noProof/>
                <w:webHidden/>
              </w:rPr>
              <w:fldChar w:fldCharType="separate"/>
            </w:r>
            <w:r>
              <w:rPr>
                <w:noProof/>
                <w:webHidden/>
              </w:rPr>
              <w:t>61</w:t>
            </w:r>
            <w:r>
              <w:rPr>
                <w:noProof/>
                <w:webHidden/>
              </w:rPr>
              <w:fldChar w:fldCharType="end"/>
            </w:r>
          </w:hyperlink>
        </w:p>
        <w:p w14:paraId="721C487E" w14:textId="4D14C279" w:rsidR="002B24BA" w:rsidRDefault="002B24BA">
          <w:pPr>
            <w:pStyle w:val="ndice3"/>
            <w:tabs>
              <w:tab w:val="right" w:leader="dot" w:pos="8779"/>
            </w:tabs>
            <w:rPr>
              <w:rFonts w:asciiTheme="minorHAnsi" w:eastAsiaTheme="minorEastAsia" w:hAnsiTheme="minorHAnsi" w:cstheme="minorBidi"/>
              <w:noProof/>
              <w:color w:val="auto"/>
            </w:rPr>
          </w:pPr>
          <w:hyperlink w:anchor="_Toc233683050" w:history="1">
            <w:r w:rsidRPr="006F0A76">
              <w:rPr>
                <w:rStyle w:val="Hiperligao"/>
                <w:noProof/>
              </w:rPr>
              <w:t>Situações especiais de registo</w:t>
            </w:r>
            <w:r>
              <w:rPr>
                <w:noProof/>
                <w:webHidden/>
              </w:rPr>
              <w:tab/>
            </w:r>
            <w:r>
              <w:rPr>
                <w:noProof/>
                <w:webHidden/>
              </w:rPr>
              <w:fldChar w:fldCharType="begin"/>
            </w:r>
            <w:r>
              <w:rPr>
                <w:noProof/>
                <w:webHidden/>
              </w:rPr>
              <w:instrText xml:space="preserve"> PAGEREF _Toc233683050 \h </w:instrText>
            </w:r>
            <w:r>
              <w:rPr>
                <w:noProof/>
                <w:webHidden/>
              </w:rPr>
            </w:r>
            <w:r>
              <w:rPr>
                <w:noProof/>
                <w:webHidden/>
              </w:rPr>
              <w:fldChar w:fldCharType="separate"/>
            </w:r>
            <w:r>
              <w:rPr>
                <w:noProof/>
                <w:webHidden/>
              </w:rPr>
              <w:t>61</w:t>
            </w:r>
            <w:r>
              <w:rPr>
                <w:noProof/>
                <w:webHidden/>
              </w:rPr>
              <w:fldChar w:fldCharType="end"/>
            </w:r>
          </w:hyperlink>
        </w:p>
        <w:p w14:paraId="4215ECC1" w14:textId="23F01366" w:rsidR="002B24BA" w:rsidRDefault="002B24BA">
          <w:pPr>
            <w:pStyle w:val="ndice3"/>
            <w:tabs>
              <w:tab w:val="right" w:leader="dot" w:pos="8779"/>
            </w:tabs>
            <w:rPr>
              <w:rFonts w:asciiTheme="minorHAnsi" w:eastAsiaTheme="minorEastAsia" w:hAnsiTheme="minorHAnsi" w:cstheme="minorBidi"/>
              <w:noProof/>
              <w:color w:val="auto"/>
            </w:rPr>
          </w:pPr>
          <w:hyperlink w:anchor="_Toc233683051" w:history="1">
            <w:r w:rsidRPr="006F0A76">
              <w:rPr>
                <w:rStyle w:val="Hiperligao"/>
                <w:noProof/>
              </w:rPr>
              <w:t>Artigo 71.º</w:t>
            </w:r>
            <w:r>
              <w:rPr>
                <w:noProof/>
                <w:webHidden/>
              </w:rPr>
              <w:tab/>
            </w:r>
            <w:r>
              <w:rPr>
                <w:noProof/>
                <w:webHidden/>
              </w:rPr>
              <w:fldChar w:fldCharType="begin"/>
            </w:r>
            <w:r>
              <w:rPr>
                <w:noProof/>
                <w:webHidden/>
              </w:rPr>
              <w:instrText xml:space="preserve"> PAGEREF _Toc233683051 \h </w:instrText>
            </w:r>
            <w:r>
              <w:rPr>
                <w:noProof/>
                <w:webHidden/>
              </w:rPr>
            </w:r>
            <w:r>
              <w:rPr>
                <w:noProof/>
                <w:webHidden/>
              </w:rPr>
              <w:fldChar w:fldCharType="separate"/>
            </w:r>
            <w:r>
              <w:rPr>
                <w:noProof/>
                <w:webHidden/>
              </w:rPr>
              <w:t>63</w:t>
            </w:r>
            <w:r>
              <w:rPr>
                <w:noProof/>
                <w:webHidden/>
              </w:rPr>
              <w:fldChar w:fldCharType="end"/>
            </w:r>
          </w:hyperlink>
        </w:p>
        <w:p w14:paraId="5E288001" w14:textId="3EF481AC" w:rsidR="002B24BA" w:rsidRDefault="002B24BA">
          <w:pPr>
            <w:pStyle w:val="ndice3"/>
            <w:tabs>
              <w:tab w:val="right" w:leader="dot" w:pos="8779"/>
            </w:tabs>
            <w:rPr>
              <w:rFonts w:asciiTheme="minorHAnsi" w:eastAsiaTheme="minorEastAsia" w:hAnsiTheme="minorHAnsi" w:cstheme="minorBidi"/>
              <w:noProof/>
              <w:color w:val="auto"/>
            </w:rPr>
          </w:pPr>
          <w:hyperlink w:anchor="_Toc233683052" w:history="1">
            <w:r w:rsidRPr="006F0A76">
              <w:rPr>
                <w:rStyle w:val="Hiperligao"/>
                <w:noProof/>
              </w:rPr>
              <w:t>Documento de Identificação do Animal de Companhia</w:t>
            </w:r>
            <w:r>
              <w:rPr>
                <w:noProof/>
                <w:webHidden/>
              </w:rPr>
              <w:tab/>
            </w:r>
            <w:r>
              <w:rPr>
                <w:noProof/>
                <w:webHidden/>
              </w:rPr>
              <w:fldChar w:fldCharType="begin"/>
            </w:r>
            <w:r>
              <w:rPr>
                <w:noProof/>
                <w:webHidden/>
              </w:rPr>
              <w:instrText xml:space="preserve"> PAGEREF _Toc233683052 \h </w:instrText>
            </w:r>
            <w:r>
              <w:rPr>
                <w:noProof/>
                <w:webHidden/>
              </w:rPr>
            </w:r>
            <w:r>
              <w:rPr>
                <w:noProof/>
                <w:webHidden/>
              </w:rPr>
              <w:fldChar w:fldCharType="separate"/>
            </w:r>
            <w:r>
              <w:rPr>
                <w:noProof/>
                <w:webHidden/>
              </w:rPr>
              <w:t>63</w:t>
            </w:r>
            <w:r>
              <w:rPr>
                <w:noProof/>
                <w:webHidden/>
              </w:rPr>
              <w:fldChar w:fldCharType="end"/>
            </w:r>
          </w:hyperlink>
        </w:p>
        <w:p w14:paraId="52C382AD" w14:textId="64204A6F" w:rsidR="002B24BA" w:rsidRDefault="002B24BA">
          <w:pPr>
            <w:pStyle w:val="ndice3"/>
            <w:tabs>
              <w:tab w:val="right" w:leader="dot" w:pos="8779"/>
            </w:tabs>
            <w:rPr>
              <w:rFonts w:asciiTheme="minorHAnsi" w:eastAsiaTheme="minorEastAsia" w:hAnsiTheme="minorHAnsi" w:cstheme="minorBidi"/>
              <w:noProof/>
              <w:color w:val="auto"/>
            </w:rPr>
          </w:pPr>
          <w:hyperlink w:anchor="_Toc233683053" w:history="1">
            <w:r w:rsidRPr="006F0A76">
              <w:rPr>
                <w:rStyle w:val="Hiperligao"/>
                <w:noProof/>
              </w:rPr>
              <w:t>Artigo 72.º</w:t>
            </w:r>
            <w:r>
              <w:rPr>
                <w:noProof/>
                <w:webHidden/>
              </w:rPr>
              <w:tab/>
            </w:r>
            <w:r>
              <w:rPr>
                <w:noProof/>
                <w:webHidden/>
              </w:rPr>
              <w:fldChar w:fldCharType="begin"/>
            </w:r>
            <w:r>
              <w:rPr>
                <w:noProof/>
                <w:webHidden/>
              </w:rPr>
              <w:instrText xml:space="preserve"> PAGEREF _Toc233683053 \h </w:instrText>
            </w:r>
            <w:r>
              <w:rPr>
                <w:noProof/>
                <w:webHidden/>
              </w:rPr>
            </w:r>
            <w:r>
              <w:rPr>
                <w:noProof/>
                <w:webHidden/>
              </w:rPr>
              <w:fldChar w:fldCharType="separate"/>
            </w:r>
            <w:r>
              <w:rPr>
                <w:noProof/>
                <w:webHidden/>
              </w:rPr>
              <w:t>63</w:t>
            </w:r>
            <w:r>
              <w:rPr>
                <w:noProof/>
                <w:webHidden/>
              </w:rPr>
              <w:fldChar w:fldCharType="end"/>
            </w:r>
          </w:hyperlink>
        </w:p>
        <w:p w14:paraId="3178F84C" w14:textId="030176D5" w:rsidR="002B24BA" w:rsidRDefault="002B24BA">
          <w:pPr>
            <w:pStyle w:val="ndice3"/>
            <w:tabs>
              <w:tab w:val="right" w:leader="dot" w:pos="8779"/>
            </w:tabs>
            <w:rPr>
              <w:rFonts w:asciiTheme="minorHAnsi" w:eastAsiaTheme="minorEastAsia" w:hAnsiTheme="minorHAnsi" w:cstheme="minorBidi"/>
              <w:noProof/>
              <w:color w:val="auto"/>
            </w:rPr>
          </w:pPr>
          <w:hyperlink w:anchor="_Toc233683054" w:history="1">
            <w:r w:rsidRPr="006F0A76">
              <w:rPr>
                <w:rStyle w:val="Hiperligao"/>
                <w:noProof/>
              </w:rPr>
              <w:t>Registo de profilaxias médicas e outras intervenções</w:t>
            </w:r>
            <w:r>
              <w:rPr>
                <w:noProof/>
                <w:webHidden/>
              </w:rPr>
              <w:tab/>
            </w:r>
            <w:r>
              <w:rPr>
                <w:noProof/>
                <w:webHidden/>
              </w:rPr>
              <w:fldChar w:fldCharType="begin"/>
            </w:r>
            <w:r>
              <w:rPr>
                <w:noProof/>
                <w:webHidden/>
              </w:rPr>
              <w:instrText xml:space="preserve"> PAGEREF _Toc233683054 \h </w:instrText>
            </w:r>
            <w:r>
              <w:rPr>
                <w:noProof/>
                <w:webHidden/>
              </w:rPr>
            </w:r>
            <w:r>
              <w:rPr>
                <w:noProof/>
                <w:webHidden/>
              </w:rPr>
              <w:fldChar w:fldCharType="separate"/>
            </w:r>
            <w:r>
              <w:rPr>
                <w:noProof/>
                <w:webHidden/>
              </w:rPr>
              <w:t>63</w:t>
            </w:r>
            <w:r>
              <w:rPr>
                <w:noProof/>
                <w:webHidden/>
              </w:rPr>
              <w:fldChar w:fldCharType="end"/>
            </w:r>
          </w:hyperlink>
        </w:p>
        <w:p w14:paraId="08DA4019" w14:textId="1628B792" w:rsidR="002B24BA" w:rsidRDefault="002B24BA">
          <w:pPr>
            <w:pStyle w:val="ndice3"/>
            <w:tabs>
              <w:tab w:val="right" w:leader="dot" w:pos="8779"/>
            </w:tabs>
            <w:rPr>
              <w:rFonts w:asciiTheme="minorHAnsi" w:eastAsiaTheme="minorEastAsia" w:hAnsiTheme="minorHAnsi" w:cstheme="minorBidi"/>
              <w:noProof/>
              <w:color w:val="auto"/>
            </w:rPr>
          </w:pPr>
          <w:hyperlink w:anchor="_Toc233683055" w:history="1">
            <w:r w:rsidRPr="006F0A76">
              <w:rPr>
                <w:rStyle w:val="Hiperligao"/>
                <w:noProof/>
              </w:rPr>
              <w:t>Artigo 73.º</w:t>
            </w:r>
            <w:r>
              <w:rPr>
                <w:noProof/>
                <w:webHidden/>
              </w:rPr>
              <w:tab/>
            </w:r>
            <w:r>
              <w:rPr>
                <w:noProof/>
                <w:webHidden/>
              </w:rPr>
              <w:fldChar w:fldCharType="begin"/>
            </w:r>
            <w:r>
              <w:rPr>
                <w:noProof/>
                <w:webHidden/>
              </w:rPr>
              <w:instrText xml:space="preserve"> PAGEREF _Toc233683055 \h </w:instrText>
            </w:r>
            <w:r>
              <w:rPr>
                <w:noProof/>
                <w:webHidden/>
              </w:rPr>
            </w:r>
            <w:r>
              <w:rPr>
                <w:noProof/>
                <w:webHidden/>
              </w:rPr>
              <w:fldChar w:fldCharType="separate"/>
            </w:r>
            <w:r>
              <w:rPr>
                <w:noProof/>
                <w:webHidden/>
              </w:rPr>
              <w:t>64</w:t>
            </w:r>
            <w:r>
              <w:rPr>
                <w:noProof/>
                <w:webHidden/>
              </w:rPr>
              <w:fldChar w:fldCharType="end"/>
            </w:r>
          </w:hyperlink>
        </w:p>
        <w:p w14:paraId="37D9B34F" w14:textId="16539149" w:rsidR="002B24BA" w:rsidRDefault="002B24BA">
          <w:pPr>
            <w:pStyle w:val="ndice3"/>
            <w:tabs>
              <w:tab w:val="right" w:leader="dot" w:pos="8779"/>
            </w:tabs>
            <w:rPr>
              <w:rFonts w:asciiTheme="minorHAnsi" w:eastAsiaTheme="minorEastAsia" w:hAnsiTheme="minorHAnsi" w:cstheme="minorBidi"/>
              <w:noProof/>
              <w:color w:val="auto"/>
            </w:rPr>
          </w:pPr>
          <w:hyperlink w:anchor="_Toc233683056" w:history="1">
            <w:r w:rsidRPr="006F0A76">
              <w:rPr>
                <w:rStyle w:val="Hiperligao"/>
                <w:noProof/>
              </w:rPr>
              <w:t>Alterações ao registo</w:t>
            </w:r>
            <w:r>
              <w:rPr>
                <w:noProof/>
                <w:webHidden/>
              </w:rPr>
              <w:tab/>
            </w:r>
            <w:r>
              <w:rPr>
                <w:noProof/>
                <w:webHidden/>
              </w:rPr>
              <w:fldChar w:fldCharType="begin"/>
            </w:r>
            <w:r>
              <w:rPr>
                <w:noProof/>
                <w:webHidden/>
              </w:rPr>
              <w:instrText xml:space="preserve"> PAGEREF _Toc233683056 \h </w:instrText>
            </w:r>
            <w:r>
              <w:rPr>
                <w:noProof/>
                <w:webHidden/>
              </w:rPr>
            </w:r>
            <w:r>
              <w:rPr>
                <w:noProof/>
                <w:webHidden/>
              </w:rPr>
              <w:fldChar w:fldCharType="separate"/>
            </w:r>
            <w:r>
              <w:rPr>
                <w:noProof/>
                <w:webHidden/>
              </w:rPr>
              <w:t>64</w:t>
            </w:r>
            <w:r>
              <w:rPr>
                <w:noProof/>
                <w:webHidden/>
              </w:rPr>
              <w:fldChar w:fldCharType="end"/>
            </w:r>
          </w:hyperlink>
        </w:p>
        <w:p w14:paraId="35C0A854" w14:textId="5CD061E1" w:rsidR="002B24BA" w:rsidRDefault="002B24BA">
          <w:pPr>
            <w:pStyle w:val="ndice3"/>
            <w:tabs>
              <w:tab w:val="right" w:leader="dot" w:pos="8779"/>
            </w:tabs>
            <w:rPr>
              <w:rFonts w:asciiTheme="minorHAnsi" w:eastAsiaTheme="minorEastAsia" w:hAnsiTheme="minorHAnsi" w:cstheme="minorBidi"/>
              <w:noProof/>
              <w:color w:val="auto"/>
            </w:rPr>
          </w:pPr>
          <w:hyperlink w:anchor="_Toc233683057" w:history="1">
            <w:r w:rsidRPr="006F0A76">
              <w:rPr>
                <w:rStyle w:val="Hiperligao"/>
                <w:noProof/>
              </w:rPr>
              <w:t>Artigo 74.º</w:t>
            </w:r>
            <w:r>
              <w:rPr>
                <w:noProof/>
                <w:webHidden/>
              </w:rPr>
              <w:tab/>
            </w:r>
            <w:r>
              <w:rPr>
                <w:noProof/>
                <w:webHidden/>
              </w:rPr>
              <w:fldChar w:fldCharType="begin"/>
            </w:r>
            <w:r>
              <w:rPr>
                <w:noProof/>
                <w:webHidden/>
              </w:rPr>
              <w:instrText xml:space="preserve"> PAGEREF _Toc233683057 \h </w:instrText>
            </w:r>
            <w:r>
              <w:rPr>
                <w:noProof/>
                <w:webHidden/>
              </w:rPr>
            </w:r>
            <w:r>
              <w:rPr>
                <w:noProof/>
                <w:webHidden/>
              </w:rPr>
              <w:fldChar w:fldCharType="separate"/>
            </w:r>
            <w:r>
              <w:rPr>
                <w:noProof/>
                <w:webHidden/>
              </w:rPr>
              <w:t>65</w:t>
            </w:r>
            <w:r>
              <w:rPr>
                <w:noProof/>
                <w:webHidden/>
              </w:rPr>
              <w:fldChar w:fldCharType="end"/>
            </w:r>
          </w:hyperlink>
        </w:p>
        <w:p w14:paraId="3B06750F" w14:textId="7A70D993" w:rsidR="002B24BA" w:rsidRDefault="002B24BA">
          <w:pPr>
            <w:pStyle w:val="ndice3"/>
            <w:tabs>
              <w:tab w:val="right" w:leader="dot" w:pos="8779"/>
            </w:tabs>
            <w:rPr>
              <w:rFonts w:asciiTheme="minorHAnsi" w:eastAsiaTheme="minorEastAsia" w:hAnsiTheme="minorHAnsi" w:cstheme="minorBidi"/>
              <w:noProof/>
              <w:color w:val="auto"/>
            </w:rPr>
          </w:pPr>
          <w:hyperlink w:anchor="_Toc233683058" w:history="1">
            <w:r w:rsidRPr="006F0A76">
              <w:rPr>
                <w:rStyle w:val="Hiperligao"/>
                <w:noProof/>
              </w:rPr>
              <w:t>Deslocação dos animais</w:t>
            </w:r>
            <w:r>
              <w:rPr>
                <w:noProof/>
                <w:webHidden/>
              </w:rPr>
              <w:tab/>
            </w:r>
            <w:r>
              <w:rPr>
                <w:noProof/>
                <w:webHidden/>
              </w:rPr>
              <w:fldChar w:fldCharType="begin"/>
            </w:r>
            <w:r>
              <w:rPr>
                <w:noProof/>
                <w:webHidden/>
              </w:rPr>
              <w:instrText xml:space="preserve"> PAGEREF _Toc233683058 \h </w:instrText>
            </w:r>
            <w:r>
              <w:rPr>
                <w:noProof/>
                <w:webHidden/>
              </w:rPr>
            </w:r>
            <w:r>
              <w:rPr>
                <w:noProof/>
                <w:webHidden/>
              </w:rPr>
              <w:fldChar w:fldCharType="separate"/>
            </w:r>
            <w:r>
              <w:rPr>
                <w:noProof/>
                <w:webHidden/>
              </w:rPr>
              <w:t>65</w:t>
            </w:r>
            <w:r>
              <w:rPr>
                <w:noProof/>
                <w:webHidden/>
              </w:rPr>
              <w:fldChar w:fldCharType="end"/>
            </w:r>
          </w:hyperlink>
        </w:p>
        <w:p w14:paraId="01C5926D" w14:textId="0069DE15" w:rsidR="002B24BA" w:rsidRDefault="002B24BA">
          <w:pPr>
            <w:pStyle w:val="ndice3"/>
            <w:tabs>
              <w:tab w:val="right" w:leader="dot" w:pos="8779"/>
            </w:tabs>
            <w:rPr>
              <w:rFonts w:asciiTheme="minorHAnsi" w:eastAsiaTheme="minorEastAsia" w:hAnsiTheme="minorHAnsi" w:cstheme="minorBidi"/>
              <w:noProof/>
              <w:color w:val="auto"/>
            </w:rPr>
          </w:pPr>
          <w:hyperlink w:anchor="_Toc233683059" w:history="1">
            <w:r w:rsidRPr="006F0A76">
              <w:rPr>
                <w:rStyle w:val="Hiperligao"/>
                <w:rFonts w:eastAsia="Calibri"/>
                <w:noProof/>
              </w:rPr>
              <w:t>Artigo 75.º</w:t>
            </w:r>
            <w:r>
              <w:rPr>
                <w:noProof/>
                <w:webHidden/>
              </w:rPr>
              <w:tab/>
            </w:r>
            <w:r>
              <w:rPr>
                <w:noProof/>
                <w:webHidden/>
              </w:rPr>
              <w:fldChar w:fldCharType="begin"/>
            </w:r>
            <w:r>
              <w:rPr>
                <w:noProof/>
                <w:webHidden/>
              </w:rPr>
              <w:instrText xml:space="preserve"> PAGEREF _Toc233683059 \h </w:instrText>
            </w:r>
            <w:r>
              <w:rPr>
                <w:noProof/>
                <w:webHidden/>
              </w:rPr>
            </w:r>
            <w:r>
              <w:rPr>
                <w:noProof/>
                <w:webHidden/>
              </w:rPr>
              <w:fldChar w:fldCharType="separate"/>
            </w:r>
            <w:r>
              <w:rPr>
                <w:noProof/>
                <w:webHidden/>
              </w:rPr>
              <w:t>66</w:t>
            </w:r>
            <w:r>
              <w:rPr>
                <w:noProof/>
                <w:webHidden/>
              </w:rPr>
              <w:fldChar w:fldCharType="end"/>
            </w:r>
          </w:hyperlink>
        </w:p>
        <w:p w14:paraId="138F0823" w14:textId="66A0F0E7" w:rsidR="002B24BA" w:rsidRDefault="002B24BA">
          <w:pPr>
            <w:pStyle w:val="ndice3"/>
            <w:tabs>
              <w:tab w:val="right" w:leader="dot" w:pos="8779"/>
            </w:tabs>
            <w:rPr>
              <w:rFonts w:asciiTheme="minorHAnsi" w:eastAsiaTheme="minorEastAsia" w:hAnsiTheme="minorHAnsi" w:cstheme="minorBidi"/>
              <w:noProof/>
              <w:color w:val="auto"/>
            </w:rPr>
          </w:pPr>
          <w:hyperlink w:anchor="_Toc233683060" w:history="1">
            <w:r w:rsidRPr="006F0A76">
              <w:rPr>
                <w:rStyle w:val="Hiperligao"/>
                <w:rFonts w:eastAsia="Calibri"/>
                <w:noProof/>
              </w:rPr>
              <w:t>Deveres do médico-veterinário</w:t>
            </w:r>
            <w:r>
              <w:rPr>
                <w:noProof/>
                <w:webHidden/>
              </w:rPr>
              <w:tab/>
            </w:r>
            <w:r>
              <w:rPr>
                <w:noProof/>
                <w:webHidden/>
              </w:rPr>
              <w:fldChar w:fldCharType="begin"/>
            </w:r>
            <w:r>
              <w:rPr>
                <w:noProof/>
                <w:webHidden/>
              </w:rPr>
              <w:instrText xml:space="preserve"> PAGEREF _Toc233683060 \h </w:instrText>
            </w:r>
            <w:r>
              <w:rPr>
                <w:noProof/>
                <w:webHidden/>
              </w:rPr>
            </w:r>
            <w:r>
              <w:rPr>
                <w:noProof/>
                <w:webHidden/>
              </w:rPr>
              <w:fldChar w:fldCharType="separate"/>
            </w:r>
            <w:r>
              <w:rPr>
                <w:noProof/>
                <w:webHidden/>
              </w:rPr>
              <w:t>66</w:t>
            </w:r>
            <w:r>
              <w:rPr>
                <w:noProof/>
                <w:webHidden/>
              </w:rPr>
              <w:fldChar w:fldCharType="end"/>
            </w:r>
          </w:hyperlink>
        </w:p>
        <w:p w14:paraId="7137E475" w14:textId="0269CC6C" w:rsidR="002B24BA" w:rsidRDefault="002B24BA">
          <w:pPr>
            <w:pStyle w:val="ndice3"/>
            <w:tabs>
              <w:tab w:val="right" w:leader="dot" w:pos="8779"/>
            </w:tabs>
            <w:rPr>
              <w:rFonts w:asciiTheme="minorHAnsi" w:eastAsiaTheme="minorEastAsia" w:hAnsiTheme="minorHAnsi" w:cstheme="minorBidi"/>
              <w:noProof/>
              <w:color w:val="auto"/>
            </w:rPr>
          </w:pPr>
          <w:hyperlink w:anchor="_Toc233683061" w:history="1">
            <w:r w:rsidRPr="006F0A76">
              <w:rPr>
                <w:rStyle w:val="Hiperligao"/>
                <w:noProof/>
              </w:rPr>
              <w:t>Artigo 76.º</w:t>
            </w:r>
            <w:r>
              <w:rPr>
                <w:noProof/>
                <w:webHidden/>
              </w:rPr>
              <w:tab/>
            </w:r>
            <w:r>
              <w:rPr>
                <w:noProof/>
                <w:webHidden/>
              </w:rPr>
              <w:fldChar w:fldCharType="begin"/>
            </w:r>
            <w:r>
              <w:rPr>
                <w:noProof/>
                <w:webHidden/>
              </w:rPr>
              <w:instrText xml:space="preserve"> PAGEREF _Toc233683061 \h </w:instrText>
            </w:r>
            <w:r>
              <w:rPr>
                <w:noProof/>
                <w:webHidden/>
              </w:rPr>
            </w:r>
            <w:r>
              <w:rPr>
                <w:noProof/>
                <w:webHidden/>
              </w:rPr>
              <w:fldChar w:fldCharType="separate"/>
            </w:r>
            <w:r>
              <w:rPr>
                <w:noProof/>
                <w:webHidden/>
              </w:rPr>
              <w:t>66</w:t>
            </w:r>
            <w:r>
              <w:rPr>
                <w:noProof/>
                <w:webHidden/>
              </w:rPr>
              <w:fldChar w:fldCharType="end"/>
            </w:r>
          </w:hyperlink>
        </w:p>
        <w:p w14:paraId="084440C3" w14:textId="7055BB04" w:rsidR="002B24BA" w:rsidRDefault="002B24BA">
          <w:pPr>
            <w:pStyle w:val="ndice3"/>
            <w:tabs>
              <w:tab w:val="right" w:leader="dot" w:pos="8779"/>
            </w:tabs>
            <w:rPr>
              <w:rFonts w:asciiTheme="minorHAnsi" w:eastAsiaTheme="minorEastAsia" w:hAnsiTheme="minorHAnsi" w:cstheme="minorBidi"/>
              <w:noProof/>
              <w:color w:val="auto"/>
            </w:rPr>
          </w:pPr>
          <w:hyperlink w:anchor="_Toc233683062" w:history="1">
            <w:r w:rsidRPr="006F0A76">
              <w:rPr>
                <w:rStyle w:val="Hiperligao"/>
                <w:noProof/>
              </w:rPr>
              <w:t>Deveres do titular</w:t>
            </w:r>
            <w:r>
              <w:rPr>
                <w:noProof/>
                <w:webHidden/>
              </w:rPr>
              <w:tab/>
            </w:r>
            <w:r>
              <w:rPr>
                <w:noProof/>
                <w:webHidden/>
              </w:rPr>
              <w:fldChar w:fldCharType="begin"/>
            </w:r>
            <w:r>
              <w:rPr>
                <w:noProof/>
                <w:webHidden/>
              </w:rPr>
              <w:instrText xml:space="preserve"> PAGEREF _Toc233683062 \h </w:instrText>
            </w:r>
            <w:r>
              <w:rPr>
                <w:noProof/>
                <w:webHidden/>
              </w:rPr>
            </w:r>
            <w:r>
              <w:rPr>
                <w:noProof/>
                <w:webHidden/>
              </w:rPr>
              <w:fldChar w:fldCharType="separate"/>
            </w:r>
            <w:r>
              <w:rPr>
                <w:noProof/>
                <w:webHidden/>
              </w:rPr>
              <w:t>66</w:t>
            </w:r>
            <w:r>
              <w:rPr>
                <w:noProof/>
                <w:webHidden/>
              </w:rPr>
              <w:fldChar w:fldCharType="end"/>
            </w:r>
          </w:hyperlink>
        </w:p>
        <w:p w14:paraId="3D752DD1" w14:textId="76650FC6" w:rsidR="002B24BA" w:rsidRDefault="002B24BA">
          <w:pPr>
            <w:pStyle w:val="ndice3"/>
            <w:tabs>
              <w:tab w:val="right" w:leader="dot" w:pos="8779"/>
            </w:tabs>
            <w:rPr>
              <w:rFonts w:asciiTheme="minorHAnsi" w:eastAsiaTheme="minorEastAsia" w:hAnsiTheme="minorHAnsi" w:cstheme="minorBidi"/>
              <w:noProof/>
              <w:color w:val="auto"/>
            </w:rPr>
          </w:pPr>
          <w:hyperlink w:anchor="_Toc233683063" w:history="1">
            <w:r w:rsidRPr="006F0A76">
              <w:rPr>
                <w:rStyle w:val="Hiperligao"/>
                <w:noProof/>
              </w:rPr>
              <w:t>Artigo 77.º</w:t>
            </w:r>
            <w:r>
              <w:rPr>
                <w:noProof/>
                <w:webHidden/>
              </w:rPr>
              <w:tab/>
            </w:r>
            <w:r>
              <w:rPr>
                <w:noProof/>
                <w:webHidden/>
              </w:rPr>
              <w:fldChar w:fldCharType="begin"/>
            </w:r>
            <w:r>
              <w:rPr>
                <w:noProof/>
                <w:webHidden/>
              </w:rPr>
              <w:instrText xml:space="preserve"> PAGEREF _Toc233683063 \h </w:instrText>
            </w:r>
            <w:r>
              <w:rPr>
                <w:noProof/>
                <w:webHidden/>
              </w:rPr>
            </w:r>
            <w:r>
              <w:rPr>
                <w:noProof/>
                <w:webHidden/>
              </w:rPr>
              <w:fldChar w:fldCharType="separate"/>
            </w:r>
            <w:r>
              <w:rPr>
                <w:noProof/>
                <w:webHidden/>
              </w:rPr>
              <w:t>67</w:t>
            </w:r>
            <w:r>
              <w:rPr>
                <w:noProof/>
                <w:webHidden/>
              </w:rPr>
              <w:fldChar w:fldCharType="end"/>
            </w:r>
          </w:hyperlink>
        </w:p>
        <w:p w14:paraId="536B6E83" w14:textId="102A5CD3" w:rsidR="002B24BA" w:rsidRDefault="002B24BA">
          <w:pPr>
            <w:pStyle w:val="ndice3"/>
            <w:tabs>
              <w:tab w:val="right" w:leader="dot" w:pos="8779"/>
            </w:tabs>
            <w:rPr>
              <w:rFonts w:asciiTheme="minorHAnsi" w:eastAsiaTheme="minorEastAsia" w:hAnsiTheme="minorHAnsi" w:cstheme="minorBidi"/>
              <w:noProof/>
              <w:color w:val="auto"/>
            </w:rPr>
          </w:pPr>
          <w:hyperlink w:anchor="_Toc233683064" w:history="1">
            <w:r w:rsidRPr="006F0A76">
              <w:rPr>
                <w:rStyle w:val="Hiperligao"/>
                <w:noProof/>
              </w:rPr>
              <w:t>Conservação de dados</w:t>
            </w:r>
            <w:r>
              <w:rPr>
                <w:noProof/>
                <w:webHidden/>
              </w:rPr>
              <w:tab/>
            </w:r>
            <w:r>
              <w:rPr>
                <w:noProof/>
                <w:webHidden/>
              </w:rPr>
              <w:fldChar w:fldCharType="begin"/>
            </w:r>
            <w:r>
              <w:rPr>
                <w:noProof/>
                <w:webHidden/>
              </w:rPr>
              <w:instrText xml:space="preserve"> PAGEREF _Toc233683064 \h </w:instrText>
            </w:r>
            <w:r>
              <w:rPr>
                <w:noProof/>
                <w:webHidden/>
              </w:rPr>
            </w:r>
            <w:r>
              <w:rPr>
                <w:noProof/>
                <w:webHidden/>
              </w:rPr>
              <w:fldChar w:fldCharType="separate"/>
            </w:r>
            <w:r>
              <w:rPr>
                <w:noProof/>
                <w:webHidden/>
              </w:rPr>
              <w:t>67</w:t>
            </w:r>
            <w:r>
              <w:rPr>
                <w:noProof/>
                <w:webHidden/>
              </w:rPr>
              <w:fldChar w:fldCharType="end"/>
            </w:r>
          </w:hyperlink>
        </w:p>
        <w:p w14:paraId="5B7B6B49" w14:textId="2B885283" w:rsidR="002B24BA" w:rsidRDefault="002B24BA">
          <w:pPr>
            <w:pStyle w:val="ndice2"/>
            <w:tabs>
              <w:tab w:val="right" w:leader="dot" w:pos="8779"/>
            </w:tabs>
            <w:rPr>
              <w:rFonts w:asciiTheme="minorHAnsi" w:eastAsiaTheme="minorEastAsia" w:hAnsiTheme="minorHAnsi" w:cstheme="minorBidi"/>
              <w:noProof/>
              <w:color w:val="auto"/>
            </w:rPr>
          </w:pPr>
          <w:hyperlink w:anchor="_Toc233683065" w:history="1">
            <w:r w:rsidRPr="006F0A76">
              <w:rPr>
                <w:rStyle w:val="Hiperligao"/>
                <w:noProof/>
              </w:rPr>
              <w:t>SECCÇÃO II</w:t>
            </w:r>
            <w:r>
              <w:rPr>
                <w:noProof/>
                <w:webHidden/>
              </w:rPr>
              <w:tab/>
            </w:r>
            <w:r>
              <w:rPr>
                <w:noProof/>
                <w:webHidden/>
              </w:rPr>
              <w:fldChar w:fldCharType="begin"/>
            </w:r>
            <w:r>
              <w:rPr>
                <w:noProof/>
                <w:webHidden/>
              </w:rPr>
              <w:instrText xml:space="preserve"> PAGEREF _Toc233683065 \h </w:instrText>
            </w:r>
            <w:r>
              <w:rPr>
                <w:noProof/>
                <w:webHidden/>
              </w:rPr>
            </w:r>
            <w:r>
              <w:rPr>
                <w:noProof/>
                <w:webHidden/>
              </w:rPr>
              <w:fldChar w:fldCharType="separate"/>
            </w:r>
            <w:r>
              <w:rPr>
                <w:noProof/>
                <w:webHidden/>
              </w:rPr>
              <w:t>67</w:t>
            </w:r>
            <w:r>
              <w:rPr>
                <w:noProof/>
                <w:webHidden/>
              </w:rPr>
              <w:fldChar w:fldCharType="end"/>
            </w:r>
          </w:hyperlink>
        </w:p>
        <w:p w14:paraId="28CFA53D" w14:textId="475CCE8A" w:rsidR="002B24BA" w:rsidRDefault="002B24BA">
          <w:pPr>
            <w:pStyle w:val="ndice2"/>
            <w:tabs>
              <w:tab w:val="right" w:leader="dot" w:pos="8779"/>
            </w:tabs>
            <w:rPr>
              <w:rFonts w:asciiTheme="minorHAnsi" w:eastAsiaTheme="minorEastAsia" w:hAnsiTheme="minorHAnsi" w:cstheme="minorBidi"/>
              <w:noProof/>
              <w:color w:val="auto"/>
            </w:rPr>
          </w:pPr>
          <w:hyperlink w:anchor="_Toc233683066" w:history="1">
            <w:r w:rsidRPr="006F0A76">
              <w:rPr>
                <w:rStyle w:val="Hiperligao"/>
                <w:noProof/>
              </w:rPr>
              <w:t>FINANCIAMENTO DO SISTEMA</w:t>
            </w:r>
            <w:r>
              <w:rPr>
                <w:noProof/>
                <w:webHidden/>
              </w:rPr>
              <w:tab/>
            </w:r>
            <w:r>
              <w:rPr>
                <w:noProof/>
                <w:webHidden/>
              </w:rPr>
              <w:fldChar w:fldCharType="begin"/>
            </w:r>
            <w:r>
              <w:rPr>
                <w:noProof/>
                <w:webHidden/>
              </w:rPr>
              <w:instrText xml:space="preserve"> PAGEREF _Toc233683066 \h </w:instrText>
            </w:r>
            <w:r>
              <w:rPr>
                <w:noProof/>
                <w:webHidden/>
              </w:rPr>
            </w:r>
            <w:r>
              <w:rPr>
                <w:noProof/>
                <w:webHidden/>
              </w:rPr>
              <w:fldChar w:fldCharType="separate"/>
            </w:r>
            <w:r>
              <w:rPr>
                <w:noProof/>
                <w:webHidden/>
              </w:rPr>
              <w:t>67</w:t>
            </w:r>
            <w:r>
              <w:rPr>
                <w:noProof/>
                <w:webHidden/>
              </w:rPr>
              <w:fldChar w:fldCharType="end"/>
            </w:r>
          </w:hyperlink>
        </w:p>
        <w:p w14:paraId="4102E735" w14:textId="2F85FDCF" w:rsidR="002B24BA" w:rsidRDefault="002B24BA">
          <w:pPr>
            <w:pStyle w:val="ndice3"/>
            <w:tabs>
              <w:tab w:val="right" w:leader="dot" w:pos="8779"/>
            </w:tabs>
            <w:rPr>
              <w:rFonts w:asciiTheme="minorHAnsi" w:eastAsiaTheme="minorEastAsia" w:hAnsiTheme="minorHAnsi" w:cstheme="minorBidi"/>
              <w:noProof/>
              <w:color w:val="auto"/>
            </w:rPr>
          </w:pPr>
          <w:hyperlink w:anchor="_Toc233683067" w:history="1">
            <w:r w:rsidRPr="006F0A76">
              <w:rPr>
                <w:rStyle w:val="Hiperligao"/>
                <w:noProof/>
              </w:rPr>
              <w:t>Artigo 78.º</w:t>
            </w:r>
            <w:r>
              <w:rPr>
                <w:noProof/>
                <w:webHidden/>
              </w:rPr>
              <w:tab/>
            </w:r>
            <w:r>
              <w:rPr>
                <w:noProof/>
                <w:webHidden/>
              </w:rPr>
              <w:fldChar w:fldCharType="begin"/>
            </w:r>
            <w:r>
              <w:rPr>
                <w:noProof/>
                <w:webHidden/>
              </w:rPr>
              <w:instrText xml:space="preserve"> PAGEREF _Toc233683067 \h </w:instrText>
            </w:r>
            <w:r>
              <w:rPr>
                <w:noProof/>
                <w:webHidden/>
              </w:rPr>
            </w:r>
            <w:r>
              <w:rPr>
                <w:noProof/>
                <w:webHidden/>
              </w:rPr>
              <w:fldChar w:fldCharType="separate"/>
            </w:r>
            <w:r>
              <w:rPr>
                <w:noProof/>
                <w:webHidden/>
              </w:rPr>
              <w:t>67</w:t>
            </w:r>
            <w:r>
              <w:rPr>
                <w:noProof/>
                <w:webHidden/>
              </w:rPr>
              <w:fldChar w:fldCharType="end"/>
            </w:r>
          </w:hyperlink>
        </w:p>
        <w:p w14:paraId="276CB220" w14:textId="7BA4DE58" w:rsidR="002B24BA" w:rsidRDefault="002B24BA">
          <w:pPr>
            <w:pStyle w:val="ndice3"/>
            <w:tabs>
              <w:tab w:val="right" w:leader="dot" w:pos="8779"/>
            </w:tabs>
            <w:rPr>
              <w:rFonts w:asciiTheme="minorHAnsi" w:eastAsiaTheme="minorEastAsia" w:hAnsiTheme="minorHAnsi" w:cstheme="minorBidi"/>
              <w:noProof/>
              <w:color w:val="auto"/>
            </w:rPr>
          </w:pPr>
          <w:hyperlink w:anchor="_Toc233683068" w:history="1">
            <w:r w:rsidRPr="006F0A76">
              <w:rPr>
                <w:rStyle w:val="Hiperligao"/>
                <w:noProof/>
              </w:rPr>
              <w:t>Taxa de registo SIAC</w:t>
            </w:r>
            <w:r>
              <w:rPr>
                <w:noProof/>
                <w:webHidden/>
              </w:rPr>
              <w:tab/>
            </w:r>
            <w:r>
              <w:rPr>
                <w:noProof/>
                <w:webHidden/>
              </w:rPr>
              <w:fldChar w:fldCharType="begin"/>
            </w:r>
            <w:r>
              <w:rPr>
                <w:noProof/>
                <w:webHidden/>
              </w:rPr>
              <w:instrText xml:space="preserve"> PAGEREF _Toc233683068 \h </w:instrText>
            </w:r>
            <w:r>
              <w:rPr>
                <w:noProof/>
                <w:webHidden/>
              </w:rPr>
            </w:r>
            <w:r>
              <w:rPr>
                <w:noProof/>
                <w:webHidden/>
              </w:rPr>
              <w:fldChar w:fldCharType="separate"/>
            </w:r>
            <w:r>
              <w:rPr>
                <w:noProof/>
                <w:webHidden/>
              </w:rPr>
              <w:t>67</w:t>
            </w:r>
            <w:r>
              <w:rPr>
                <w:noProof/>
                <w:webHidden/>
              </w:rPr>
              <w:fldChar w:fldCharType="end"/>
            </w:r>
          </w:hyperlink>
        </w:p>
        <w:p w14:paraId="0FFA2F40" w14:textId="4614BC0A" w:rsidR="002B24BA" w:rsidRDefault="002B24BA">
          <w:pPr>
            <w:pStyle w:val="ndice3"/>
            <w:tabs>
              <w:tab w:val="right" w:leader="dot" w:pos="8779"/>
            </w:tabs>
            <w:rPr>
              <w:rFonts w:asciiTheme="minorHAnsi" w:eastAsiaTheme="minorEastAsia" w:hAnsiTheme="minorHAnsi" w:cstheme="minorBidi"/>
              <w:noProof/>
              <w:color w:val="auto"/>
            </w:rPr>
          </w:pPr>
          <w:hyperlink w:anchor="_Toc233683069" w:history="1">
            <w:r w:rsidRPr="006F0A76">
              <w:rPr>
                <w:rStyle w:val="Hiperligao"/>
                <w:rFonts w:eastAsia="Calibri"/>
                <w:noProof/>
              </w:rPr>
              <w:t>Artigo 79.º</w:t>
            </w:r>
            <w:r>
              <w:rPr>
                <w:noProof/>
                <w:webHidden/>
              </w:rPr>
              <w:tab/>
            </w:r>
            <w:r>
              <w:rPr>
                <w:noProof/>
                <w:webHidden/>
              </w:rPr>
              <w:fldChar w:fldCharType="begin"/>
            </w:r>
            <w:r>
              <w:rPr>
                <w:noProof/>
                <w:webHidden/>
              </w:rPr>
              <w:instrText xml:space="preserve"> PAGEREF _Toc233683069 \h </w:instrText>
            </w:r>
            <w:r>
              <w:rPr>
                <w:noProof/>
                <w:webHidden/>
              </w:rPr>
            </w:r>
            <w:r>
              <w:rPr>
                <w:noProof/>
                <w:webHidden/>
              </w:rPr>
              <w:fldChar w:fldCharType="separate"/>
            </w:r>
            <w:r>
              <w:rPr>
                <w:noProof/>
                <w:webHidden/>
              </w:rPr>
              <w:t>69</w:t>
            </w:r>
            <w:r>
              <w:rPr>
                <w:noProof/>
                <w:webHidden/>
              </w:rPr>
              <w:fldChar w:fldCharType="end"/>
            </w:r>
          </w:hyperlink>
        </w:p>
        <w:p w14:paraId="0BF35184" w14:textId="27320091" w:rsidR="002B24BA" w:rsidRDefault="002B24BA">
          <w:pPr>
            <w:pStyle w:val="ndice3"/>
            <w:tabs>
              <w:tab w:val="right" w:leader="dot" w:pos="8779"/>
            </w:tabs>
            <w:rPr>
              <w:rFonts w:asciiTheme="minorHAnsi" w:eastAsiaTheme="minorEastAsia" w:hAnsiTheme="minorHAnsi" w:cstheme="minorBidi"/>
              <w:noProof/>
              <w:color w:val="auto"/>
            </w:rPr>
          </w:pPr>
          <w:hyperlink w:anchor="_Toc233683070" w:history="1">
            <w:r w:rsidRPr="006F0A76">
              <w:rPr>
                <w:rStyle w:val="Hiperligao"/>
                <w:rFonts w:eastAsia="Calibri"/>
                <w:noProof/>
              </w:rPr>
              <w:t>Licença de cães e articulação com o Sistema de Informação de Animais de Companhia</w:t>
            </w:r>
            <w:r>
              <w:rPr>
                <w:noProof/>
                <w:webHidden/>
              </w:rPr>
              <w:tab/>
            </w:r>
            <w:r>
              <w:rPr>
                <w:noProof/>
                <w:webHidden/>
              </w:rPr>
              <w:fldChar w:fldCharType="begin"/>
            </w:r>
            <w:r>
              <w:rPr>
                <w:noProof/>
                <w:webHidden/>
              </w:rPr>
              <w:instrText xml:space="preserve"> PAGEREF _Toc233683070 \h </w:instrText>
            </w:r>
            <w:r>
              <w:rPr>
                <w:noProof/>
                <w:webHidden/>
              </w:rPr>
            </w:r>
            <w:r>
              <w:rPr>
                <w:noProof/>
                <w:webHidden/>
              </w:rPr>
              <w:fldChar w:fldCharType="separate"/>
            </w:r>
            <w:r>
              <w:rPr>
                <w:noProof/>
                <w:webHidden/>
              </w:rPr>
              <w:t>69</w:t>
            </w:r>
            <w:r>
              <w:rPr>
                <w:noProof/>
                <w:webHidden/>
              </w:rPr>
              <w:fldChar w:fldCharType="end"/>
            </w:r>
          </w:hyperlink>
        </w:p>
        <w:p w14:paraId="108AEF53" w14:textId="4444532A" w:rsidR="002B24BA" w:rsidRDefault="002B24BA">
          <w:pPr>
            <w:pStyle w:val="ndice3"/>
            <w:tabs>
              <w:tab w:val="right" w:leader="dot" w:pos="8779"/>
            </w:tabs>
            <w:rPr>
              <w:rFonts w:asciiTheme="minorHAnsi" w:eastAsiaTheme="minorEastAsia" w:hAnsiTheme="minorHAnsi" w:cstheme="minorBidi"/>
              <w:noProof/>
              <w:color w:val="auto"/>
            </w:rPr>
          </w:pPr>
          <w:hyperlink w:anchor="_Toc233683071" w:history="1">
            <w:r w:rsidRPr="006F0A76">
              <w:rPr>
                <w:rStyle w:val="Hiperligao"/>
                <w:noProof/>
              </w:rPr>
              <w:t>Artigo 80.º</w:t>
            </w:r>
            <w:r>
              <w:rPr>
                <w:noProof/>
                <w:webHidden/>
              </w:rPr>
              <w:tab/>
            </w:r>
            <w:r>
              <w:rPr>
                <w:noProof/>
                <w:webHidden/>
              </w:rPr>
              <w:fldChar w:fldCharType="begin"/>
            </w:r>
            <w:r>
              <w:rPr>
                <w:noProof/>
                <w:webHidden/>
              </w:rPr>
              <w:instrText xml:space="preserve"> PAGEREF _Toc233683071 \h </w:instrText>
            </w:r>
            <w:r>
              <w:rPr>
                <w:noProof/>
                <w:webHidden/>
              </w:rPr>
            </w:r>
            <w:r>
              <w:rPr>
                <w:noProof/>
                <w:webHidden/>
              </w:rPr>
              <w:fldChar w:fldCharType="separate"/>
            </w:r>
            <w:r>
              <w:rPr>
                <w:noProof/>
                <w:webHidden/>
              </w:rPr>
              <w:t>71</w:t>
            </w:r>
            <w:r>
              <w:rPr>
                <w:noProof/>
                <w:webHidden/>
              </w:rPr>
              <w:fldChar w:fldCharType="end"/>
            </w:r>
          </w:hyperlink>
        </w:p>
        <w:p w14:paraId="3D0C09BC" w14:textId="43158E3C" w:rsidR="002B24BA" w:rsidRDefault="002B24BA">
          <w:pPr>
            <w:pStyle w:val="ndice3"/>
            <w:tabs>
              <w:tab w:val="right" w:leader="dot" w:pos="8779"/>
            </w:tabs>
            <w:rPr>
              <w:rFonts w:asciiTheme="minorHAnsi" w:eastAsiaTheme="minorEastAsia" w:hAnsiTheme="minorHAnsi" w:cstheme="minorBidi"/>
              <w:noProof/>
              <w:color w:val="auto"/>
            </w:rPr>
          </w:pPr>
          <w:hyperlink w:anchor="_Toc233683072" w:history="1">
            <w:r w:rsidRPr="006F0A76">
              <w:rPr>
                <w:rStyle w:val="Hiperligao"/>
                <w:noProof/>
              </w:rPr>
              <w:t>Regime de Gestão e Registo de Animais de Companhia (CRO e IAZ)</w:t>
            </w:r>
            <w:r>
              <w:rPr>
                <w:noProof/>
                <w:webHidden/>
              </w:rPr>
              <w:tab/>
            </w:r>
            <w:r>
              <w:rPr>
                <w:noProof/>
                <w:webHidden/>
              </w:rPr>
              <w:fldChar w:fldCharType="begin"/>
            </w:r>
            <w:r>
              <w:rPr>
                <w:noProof/>
                <w:webHidden/>
              </w:rPr>
              <w:instrText xml:space="preserve"> PAGEREF _Toc233683072 \h </w:instrText>
            </w:r>
            <w:r>
              <w:rPr>
                <w:noProof/>
                <w:webHidden/>
              </w:rPr>
            </w:r>
            <w:r>
              <w:rPr>
                <w:noProof/>
                <w:webHidden/>
              </w:rPr>
              <w:fldChar w:fldCharType="separate"/>
            </w:r>
            <w:r>
              <w:rPr>
                <w:noProof/>
                <w:webHidden/>
              </w:rPr>
              <w:t>71</w:t>
            </w:r>
            <w:r>
              <w:rPr>
                <w:noProof/>
                <w:webHidden/>
              </w:rPr>
              <w:fldChar w:fldCharType="end"/>
            </w:r>
          </w:hyperlink>
        </w:p>
        <w:p w14:paraId="11DE4F2F" w14:textId="35AA2FF1" w:rsidR="002B24BA" w:rsidRDefault="002B24BA">
          <w:pPr>
            <w:pStyle w:val="ndice2"/>
            <w:tabs>
              <w:tab w:val="right" w:leader="dot" w:pos="8779"/>
            </w:tabs>
            <w:rPr>
              <w:rFonts w:asciiTheme="minorHAnsi" w:eastAsiaTheme="minorEastAsia" w:hAnsiTheme="minorHAnsi" w:cstheme="minorBidi"/>
              <w:noProof/>
              <w:color w:val="auto"/>
            </w:rPr>
          </w:pPr>
          <w:hyperlink w:anchor="_Toc233683073" w:history="1">
            <w:r w:rsidRPr="006F0A76">
              <w:rPr>
                <w:rStyle w:val="Hiperligao"/>
                <w:strike/>
                <w:noProof/>
              </w:rPr>
              <w:t>SUBSECÇÃO</w:t>
            </w:r>
            <w:r>
              <w:rPr>
                <w:noProof/>
                <w:webHidden/>
              </w:rPr>
              <w:tab/>
            </w:r>
            <w:r>
              <w:rPr>
                <w:noProof/>
                <w:webHidden/>
              </w:rPr>
              <w:fldChar w:fldCharType="begin"/>
            </w:r>
            <w:r>
              <w:rPr>
                <w:noProof/>
                <w:webHidden/>
              </w:rPr>
              <w:instrText xml:space="preserve"> PAGEREF _Toc233683073 \h </w:instrText>
            </w:r>
            <w:r>
              <w:rPr>
                <w:noProof/>
                <w:webHidden/>
              </w:rPr>
            </w:r>
            <w:r>
              <w:rPr>
                <w:noProof/>
                <w:webHidden/>
              </w:rPr>
              <w:fldChar w:fldCharType="separate"/>
            </w:r>
            <w:r>
              <w:rPr>
                <w:noProof/>
                <w:webHidden/>
              </w:rPr>
              <w:t>72</w:t>
            </w:r>
            <w:r>
              <w:rPr>
                <w:noProof/>
                <w:webHidden/>
              </w:rPr>
              <w:fldChar w:fldCharType="end"/>
            </w:r>
          </w:hyperlink>
        </w:p>
        <w:p w14:paraId="18908868" w14:textId="18B37212" w:rsidR="002B24BA" w:rsidRDefault="002B24BA">
          <w:pPr>
            <w:pStyle w:val="ndice2"/>
            <w:tabs>
              <w:tab w:val="right" w:leader="dot" w:pos="8779"/>
            </w:tabs>
            <w:rPr>
              <w:rFonts w:asciiTheme="minorHAnsi" w:eastAsiaTheme="minorEastAsia" w:hAnsiTheme="minorHAnsi" w:cstheme="minorBidi"/>
              <w:noProof/>
              <w:color w:val="auto"/>
            </w:rPr>
          </w:pPr>
          <w:hyperlink w:anchor="_Toc233683074" w:history="1">
            <w:r w:rsidRPr="006F0A76">
              <w:rPr>
                <w:rStyle w:val="Hiperligao"/>
                <w:strike/>
                <w:noProof/>
              </w:rPr>
              <w:t>PLATAFORMA NACIONAL DE REGISTO DOS ALOJAMENTOS – SIAC.</w:t>
            </w:r>
            <w:r>
              <w:rPr>
                <w:noProof/>
                <w:webHidden/>
              </w:rPr>
              <w:tab/>
            </w:r>
            <w:r>
              <w:rPr>
                <w:noProof/>
                <w:webHidden/>
              </w:rPr>
              <w:fldChar w:fldCharType="begin"/>
            </w:r>
            <w:r>
              <w:rPr>
                <w:noProof/>
                <w:webHidden/>
              </w:rPr>
              <w:instrText xml:space="preserve"> PAGEREF _Toc233683074 \h </w:instrText>
            </w:r>
            <w:r>
              <w:rPr>
                <w:noProof/>
                <w:webHidden/>
              </w:rPr>
            </w:r>
            <w:r>
              <w:rPr>
                <w:noProof/>
                <w:webHidden/>
              </w:rPr>
              <w:fldChar w:fldCharType="separate"/>
            </w:r>
            <w:r>
              <w:rPr>
                <w:noProof/>
                <w:webHidden/>
              </w:rPr>
              <w:t>72</w:t>
            </w:r>
            <w:r>
              <w:rPr>
                <w:noProof/>
                <w:webHidden/>
              </w:rPr>
              <w:fldChar w:fldCharType="end"/>
            </w:r>
          </w:hyperlink>
        </w:p>
        <w:p w14:paraId="7BCDB872" w14:textId="2AE88C50" w:rsidR="002B24BA" w:rsidRDefault="002B24BA">
          <w:pPr>
            <w:pStyle w:val="ndice3"/>
            <w:tabs>
              <w:tab w:val="right" w:leader="dot" w:pos="8779"/>
            </w:tabs>
            <w:rPr>
              <w:rFonts w:asciiTheme="minorHAnsi" w:eastAsiaTheme="minorEastAsia" w:hAnsiTheme="minorHAnsi" w:cstheme="minorBidi"/>
              <w:noProof/>
              <w:color w:val="auto"/>
            </w:rPr>
          </w:pPr>
          <w:hyperlink w:anchor="_Toc233683075" w:history="1">
            <w:r w:rsidRPr="006F0A76">
              <w:rPr>
                <w:rStyle w:val="Hiperligao"/>
                <w:strike/>
                <w:noProof/>
              </w:rPr>
              <w:t>Artigo 81.º</w:t>
            </w:r>
            <w:r>
              <w:rPr>
                <w:noProof/>
                <w:webHidden/>
              </w:rPr>
              <w:tab/>
            </w:r>
            <w:r>
              <w:rPr>
                <w:noProof/>
                <w:webHidden/>
              </w:rPr>
              <w:fldChar w:fldCharType="begin"/>
            </w:r>
            <w:r>
              <w:rPr>
                <w:noProof/>
                <w:webHidden/>
              </w:rPr>
              <w:instrText xml:space="preserve"> PAGEREF _Toc233683075 \h </w:instrText>
            </w:r>
            <w:r>
              <w:rPr>
                <w:noProof/>
                <w:webHidden/>
              </w:rPr>
            </w:r>
            <w:r>
              <w:rPr>
                <w:noProof/>
                <w:webHidden/>
              </w:rPr>
              <w:fldChar w:fldCharType="separate"/>
            </w:r>
            <w:r>
              <w:rPr>
                <w:noProof/>
                <w:webHidden/>
              </w:rPr>
              <w:t>72</w:t>
            </w:r>
            <w:r>
              <w:rPr>
                <w:noProof/>
                <w:webHidden/>
              </w:rPr>
              <w:fldChar w:fldCharType="end"/>
            </w:r>
          </w:hyperlink>
        </w:p>
        <w:p w14:paraId="1E29F63C" w14:textId="71C0D514" w:rsidR="002B24BA" w:rsidRDefault="002B24BA">
          <w:pPr>
            <w:pStyle w:val="ndice3"/>
            <w:tabs>
              <w:tab w:val="right" w:leader="dot" w:pos="8779"/>
            </w:tabs>
            <w:rPr>
              <w:rFonts w:asciiTheme="minorHAnsi" w:eastAsiaTheme="minorEastAsia" w:hAnsiTheme="minorHAnsi" w:cstheme="minorBidi"/>
              <w:noProof/>
              <w:color w:val="auto"/>
            </w:rPr>
          </w:pPr>
          <w:hyperlink w:anchor="_Toc233683076" w:history="1">
            <w:r w:rsidRPr="006F0A76">
              <w:rPr>
                <w:rStyle w:val="Hiperligao"/>
                <w:strike/>
                <w:noProof/>
              </w:rPr>
              <w:t>Plataforma Nacional de Adoção de Animais de Companhia</w:t>
            </w:r>
            <w:r>
              <w:rPr>
                <w:noProof/>
                <w:webHidden/>
              </w:rPr>
              <w:tab/>
            </w:r>
            <w:r>
              <w:rPr>
                <w:noProof/>
                <w:webHidden/>
              </w:rPr>
              <w:fldChar w:fldCharType="begin"/>
            </w:r>
            <w:r>
              <w:rPr>
                <w:noProof/>
                <w:webHidden/>
              </w:rPr>
              <w:instrText xml:space="preserve"> PAGEREF _Toc233683076 \h </w:instrText>
            </w:r>
            <w:r>
              <w:rPr>
                <w:noProof/>
                <w:webHidden/>
              </w:rPr>
            </w:r>
            <w:r>
              <w:rPr>
                <w:noProof/>
                <w:webHidden/>
              </w:rPr>
              <w:fldChar w:fldCharType="separate"/>
            </w:r>
            <w:r>
              <w:rPr>
                <w:noProof/>
                <w:webHidden/>
              </w:rPr>
              <w:t>72</w:t>
            </w:r>
            <w:r>
              <w:rPr>
                <w:noProof/>
                <w:webHidden/>
              </w:rPr>
              <w:fldChar w:fldCharType="end"/>
            </w:r>
          </w:hyperlink>
        </w:p>
        <w:p w14:paraId="4AD82959" w14:textId="650114EA" w:rsidR="002B24BA" w:rsidRDefault="002B24BA">
          <w:pPr>
            <w:pStyle w:val="ndice2"/>
            <w:tabs>
              <w:tab w:val="right" w:leader="dot" w:pos="8779"/>
            </w:tabs>
            <w:rPr>
              <w:rFonts w:asciiTheme="minorHAnsi" w:eastAsiaTheme="minorEastAsia" w:hAnsiTheme="minorHAnsi" w:cstheme="minorBidi"/>
              <w:noProof/>
              <w:color w:val="auto"/>
            </w:rPr>
          </w:pPr>
          <w:hyperlink w:anchor="_Toc233683077" w:history="1">
            <w:r w:rsidRPr="006F0A76">
              <w:rPr>
                <w:rStyle w:val="Hiperligao"/>
                <w:noProof/>
              </w:rPr>
              <w:t>CAPÍTULO IX</w:t>
            </w:r>
            <w:r>
              <w:rPr>
                <w:noProof/>
                <w:webHidden/>
              </w:rPr>
              <w:tab/>
            </w:r>
            <w:r>
              <w:rPr>
                <w:noProof/>
                <w:webHidden/>
              </w:rPr>
              <w:fldChar w:fldCharType="begin"/>
            </w:r>
            <w:r>
              <w:rPr>
                <w:noProof/>
                <w:webHidden/>
              </w:rPr>
              <w:instrText xml:space="preserve"> PAGEREF _Toc233683077 \h </w:instrText>
            </w:r>
            <w:r>
              <w:rPr>
                <w:noProof/>
                <w:webHidden/>
              </w:rPr>
            </w:r>
            <w:r>
              <w:rPr>
                <w:noProof/>
                <w:webHidden/>
              </w:rPr>
              <w:fldChar w:fldCharType="separate"/>
            </w:r>
            <w:r>
              <w:rPr>
                <w:noProof/>
                <w:webHidden/>
              </w:rPr>
              <w:t>73</w:t>
            </w:r>
            <w:r>
              <w:rPr>
                <w:noProof/>
                <w:webHidden/>
              </w:rPr>
              <w:fldChar w:fldCharType="end"/>
            </w:r>
          </w:hyperlink>
        </w:p>
        <w:p w14:paraId="61B71518" w14:textId="1E2A69CA" w:rsidR="002B24BA" w:rsidRDefault="002B24BA">
          <w:pPr>
            <w:pStyle w:val="ndice2"/>
            <w:tabs>
              <w:tab w:val="right" w:leader="dot" w:pos="8779"/>
            </w:tabs>
            <w:rPr>
              <w:rFonts w:asciiTheme="minorHAnsi" w:eastAsiaTheme="minorEastAsia" w:hAnsiTheme="minorHAnsi" w:cstheme="minorBidi"/>
              <w:noProof/>
              <w:color w:val="auto"/>
            </w:rPr>
          </w:pPr>
          <w:hyperlink w:anchor="_Toc233683078" w:history="1">
            <w:r w:rsidRPr="006F0A76">
              <w:rPr>
                <w:rStyle w:val="Hiperligao"/>
                <w:noProof/>
              </w:rPr>
              <w:t>Zoonoses</w:t>
            </w:r>
            <w:r>
              <w:rPr>
                <w:noProof/>
                <w:webHidden/>
              </w:rPr>
              <w:tab/>
            </w:r>
            <w:r>
              <w:rPr>
                <w:noProof/>
                <w:webHidden/>
              </w:rPr>
              <w:fldChar w:fldCharType="begin"/>
            </w:r>
            <w:r>
              <w:rPr>
                <w:noProof/>
                <w:webHidden/>
              </w:rPr>
              <w:instrText xml:space="preserve"> PAGEREF _Toc233683078 \h </w:instrText>
            </w:r>
            <w:r>
              <w:rPr>
                <w:noProof/>
                <w:webHidden/>
              </w:rPr>
            </w:r>
            <w:r>
              <w:rPr>
                <w:noProof/>
                <w:webHidden/>
              </w:rPr>
              <w:fldChar w:fldCharType="separate"/>
            </w:r>
            <w:r>
              <w:rPr>
                <w:noProof/>
                <w:webHidden/>
              </w:rPr>
              <w:t>73</w:t>
            </w:r>
            <w:r>
              <w:rPr>
                <w:noProof/>
                <w:webHidden/>
              </w:rPr>
              <w:fldChar w:fldCharType="end"/>
            </w:r>
          </w:hyperlink>
        </w:p>
        <w:p w14:paraId="47B12AC9" w14:textId="34A421F8" w:rsidR="002B24BA" w:rsidRDefault="002B24BA">
          <w:pPr>
            <w:pStyle w:val="ndice2"/>
            <w:tabs>
              <w:tab w:val="right" w:leader="dot" w:pos="8779"/>
            </w:tabs>
            <w:rPr>
              <w:rFonts w:asciiTheme="minorHAnsi" w:eastAsiaTheme="minorEastAsia" w:hAnsiTheme="minorHAnsi" w:cstheme="minorBidi"/>
              <w:noProof/>
              <w:color w:val="auto"/>
            </w:rPr>
          </w:pPr>
          <w:hyperlink w:anchor="_Toc233683079" w:history="1">
            <w:r w:rsidRPr="006F0A76">
              <w:rPr>
                <w:rStyle w:val="Hiperligao"/>
                <w:noProof/>
              </w:rPr>
              <w:t>SECÇÃO I</w:t>
            </w:r>
            <w:r>
              <w:rPr>
                <w:noProof/>
                <w:webHidden/>
              </w:rPr>
              <w:tab/>
            </w:r>
            <w:r>
              <w:rPr>
                <w:noProof/>
                <w:webHidden/>
              </w:rPr>
              <w:fldChar w:fldCharType="begin"/>
            </w:r>
            <w:r>
              <w:rPr>
                <w:noProof/>
                <w:webHidden/>
              </w:rPr>
              <w:instrText xml:space="preserve"> PAGEREF _Toc233683079 \h </w:instrText>
            </w:r>
            <w:r>
              <w:rPr>
                <w:noProof/>
                <w:webHidden/>
              </w:rPr>
            </w:r>
            <w:r>
              <w:rPr>
                <w:noProof/>
                <w:webHidden/>
              </w:rPr>
              <w:fldChar w:fldCharType="separate"/>
            </w:r>
            <w:r>
              <w:rPr>
                <w:noProof/>
                <w:webHidden/>
              </w:rPr>
              <w:t>73</w:t>
            </w:r>
            <w:r>
              <w:rPr>
                <w:noProof/>
                <w:webHidden/>
              </w:rPr>
              <w:fldChar w:fldCharType="end"/>
            </w:r>
          </w:hyperlink>
        </w:p>
        <w:p w14:paraId="72C33E87" w14:textId="06B87D24" w:rsidR="002B24BA" w:rsidRDefault="002B24BA">
          <w:pPr>
            <w:pStyle w:val="ndice2"/>
            <w:tabs>
              <w:tab w:val="right" w:leader="dot" w:pos="8779"/>
            </w:tabs>
            <w:rPr>
              <w:rFonts w:asciiTheme="minorHAnsi" w:eastAsiaTheme="minorEastAsia" w:hAnsiTheme="minorHAnsi" w:cstheme="minorBidi"/>
              <w:noProof/>
              <w:color w:val="auto"/>
            </w:rPr>
          </w:pPr>
          <w:hyperlink w:anchor="_Toc233683080" w:history="1">
            <w:r w:rsidRPr="006F0A76">
              <w:rPr>
                <w:rStyle w:val="Hiperligao"/>
                <w:noProof/>
              </w:rPr>
              <w:t>Controlo de zoonoses</w:t>
            </w:r>
            <w:r>
              <w:rPr>
                <w:noProof/>
                <w:webHidden/>
              </w:rPr>
              <w:tab/>
            </w:r>
            <w:r>
              <w:rPr>
                <w:noProof/>
                <w:webHidden/>
              </w:rPr>
              <w:fldChar w:fldCharType="begin"/>
            </w:r>
            <w:r>
              <w:rPr>
                <w:noProof/>
                <w:webHidden/>
              </w:rPr>
              <w:instrText xml:space="preserve"> PAGEREF _Toc233683080 \h </w:instrText>
            </w:r>
            <w:r>
              <w:rPr>
                <w:noProof/>
                <w:webHidden/>
              </w:rPr>
            </w:r>
            <w:r>
              <w:rPr>
                <w:noProof/>
                <w:webHidden/>
              </w:rPr>
              <w:fldChar w:fldCharType="separate"/>
            </w:r>
            <w:r>
              <w:rPr>
                <w:noProof/>
                <w:webHidden/>
              </w:rPr>
              <w:t>73</w:t>
            </w:r>
            <w:r>
              <w:rPr>
                <w:noProof/>
                <w:webHidden/>
              </w:rPr>
              <w:fldChar w:fldCharType="end"/>
            </w:r>
          </w:hyperlink>
        </w:p>
        <w:p w14:paraId="4742B542" w14:textId="5F146E7F" w:rsidR="002B24BA" w:rsidRDefault="002B24BA">
          <w:pPr>
            <w:pStyle w:val="ndice3"/>
            <w:tabs>
              <w:tab w:val="right" w:leader="dot" w:pos="8779"/>
            </w:tabs>
            <w:rPr>
              <w:rFonts w:asciiTheme="minorHAnsi" w:eastAsiaTheme="minorEastAsia" w:hAnsiTheme="minorHAnsi" w:cstheme="minorBidi"/>
              <w:noProof/>
              <w:color w:val="auto"/>
            </w:rPr>
          </w:pPr>
          <w:hyperlink w:anchor="_Toc233683081" w:history="1">
            <w:r w:rsidRPr="006F0A76">
              <w:rPr>
                <w:rStyle w:val="Hiperligao"/>
                <w:noProof/>
              </w:rPr>
              <w:t>Artigo 81.º</w:t>
            </w:r>
            <w:r>
              <w:rPr>
                <w:noProof/>
                <w:webHidden/>
              </w:rPr>
              <w:tab/>
            </w:r>
            <w:r>
              <w:rPr>
                <w:noProof/>
                <w:webHidden/>
              </w:rPr>
              <w:fldChar w:fldCharType="begin"/>
            </w:r>
            <w:r>
              <w:rPr>
                <w:noProof/>
                <w:webHidden/>
              </w:rPr>
              <w:instrText xml:space="preserve"> PAGEREF _Toc233683081 \h </w:instrText>
            </w:r>
            <w:r>
              <w:rPr>
                <w:noProof/>
                <w:webHidden/>
              </w:rPr>
            </w:r>
            <w:r>
              <w:rPr>
                <w:noProof/>
                <w:webHidden/>
              </w:rPr>
              <w:fldChar w:fldCharType="separate"/>
            </w:r>
            <w:r>
              <w:rPr>
                <w:noProof/>
                <w:webHidden/>
              </w:rPr>
              <w:t>73</w:t>
            </w:r>
            <w:r>
              <w:rPr>
                <w:noProof/>
                <w:webHidden/>
              </w:rPr>
              <w:fldChar w:fldCharType="end"/>
            </w:r>
          </w:hyperlink>
        </w:p>
        <w:p w14:paraId="65307453" w14:textId="02923F49" w:rsidR="002B24BA" w:rsidRDefault="002B24BA">
          <w:pPr>
            <w:pStyle w:val="ndice3"/>
            <w:tabs>
              <w:tab w:val="right" w:leader="dot" w:pos="8779"/>
            </w:tabs>
            <w:rPr>
              <w:rFonts w:asciiTheme="minorHAnsi" w:eastAsiaTheme="minorEastAsia" w:hAnsiTheme="minorHAnsi" w:cstheme="minorBidi"/>
              <w:noProof/>
              <w:color w:val="auto"/>
            </w:rPr>
          </w:pPr>
          <w:hyperlink w:anchor="_Toc233683082" w:history="1">
            <w:r w:rsidRPr="006F0A76">
              <w:rPr>
                <w:rStyle w:val="Hiperligao"/>
                <w:noProof/>
              </w:rPr>
              <w:t>Programa de vigilância e controlo em animais de companhia</w:t>
            </w:r>
            <w:r>
              <w:rPr>
                <w:noProof/>
                <w:webHidden/>
              </w:rPr>
              <w:tab/>
            </w:r>
            <w:r>
              <w:rPr>
                <w:noProof/>
                <w:webHidden/>
              </w:rPr>
              <w:fldChar w:fldCharType="begin"/>
            </w:r>
            <w:r>
              <w:rPr>
                <w:noProof/>
                <w:webHidden/>
              </w:rPr>
              <w:instrText xml:space="preserve"> PAGEREF _Toc233683082 \h </w:instrText>
            </w:r>
            <w:r>
              <w:rPr>
                <w:noProof/>
                <w:webHidden/>
              </w:rPr>
            </w:r>
            <w:r>
              <w:rPr>
                <w:noProof/>
                <w:webHidden/>
              </w:rPr>
              <w:fldChar w:fldCharType="separate"/>
            </w:r>
            <w:r>
              <w:rPr>
                <w:noProof/>
                <w:webHidden/>
              </w:rPr>
              <w:t>73</w:t>
            </w:r>
            <w:r>
              <w:rPr>
                <w:noProof/>
                <w:webHidden/>
              </w:rPr>
              <w:fldChar w:fldCharType="end"/>
            </w:r>
          </w:hyperlink>
        </w:p>
        <w:p w14:paraId="0EEB7BB5" w14:textId="72CD7C42" w:rsidR="002B24BA" w:rsidRDefault="002B24BA">
          <w:pPr>
            <w:pStyle w:val="ndice2"/>
            <w:tabs>
              <w:tab w:val="right" w:leader="dot" w:pos="8779"/>
            </w:tabs>
            <w:rPr>
              <w:rFonts w:asciiTheme="minorHAnsi" w:eastAsiaTheme="minorEastAsia" w:hAnsiTheme="minorHAnsi" w:cstheme="minorBidi"/>
              <w:noProof/>
              <w:color w:val="auto"/>
            </w:rPr>
          </w:pPr>
          <w:hyperlink w:anchor="_Toc233683083" w:history="1">
            <w:r w:rsidRPr="006F0A76">
              <w:rPr>
                <w:rStyle w:val="Hiperligao"/>
                <w:noProof/>
              </w:rPr>
              <w:t>SECÇÃO II</w:t>
            </w:r>
            <w:r>
              <w:rPr>
                <w:noProof/>
                <w:webHidden/>
              </w:rPr>
              <w:tab/>
            </w:r>
            <w:r>
              <w:rPr>
                <w:noProof/>
                <w:webHidden/>
              </w:rPr>
              <w:fldChar w:fldCharType="begin"/>
            </w:r>
            <w:r>
              <w:rPr>
                <w:noProof/>
                <w:webHidden/>
              </w:rPr>
              <w:instrText xml:space="preserve"> PAGEREF _Toc233683083 \h </w:instrText>
            </w:r>
            <w:r>
              <w:rPr>
                <w:noProof/>
                <w:webHidden/>
              </w:rPr>
            </w:r>
            <w:r>
              <w:rPr>
                <w:noProof/>
                <w:webHidden/>
              </w:rPr>
              <w:fldChar w:fldCharType="separate"/>
            </w:r>
            <w:r>
              <w:rPr>
                <w:noProof/>
                <w:webHidden/>
              </w:rPr>
              <w:t>73</w:t>
            </w:r>
            <w:r>
              <w:rPr>
                <w:noProof/>
                <w:webHidden/>
              </w:rPr>
              <w:fldChar w:fldCharType="end"/>
            </w:r>
          </w:hyperlink>
        </w:p>
        <w:p w14:paraId="7AF58346" w14:textId="316A25B4" w:rsidR="002B24BA" w:rsidRDefault="002B24BA">
          <w:pPr>
            <w:pStyle w:val="ndice2"/>
            <w:tabs>
              <w:tab w:val="right" w:leader="dot" w:pos="8779"/>
            </w:tabs>
            <w:rPr>
              <w:rFonts w:asciiTheme="minorHAnsi" w:eastAsiaTheme="minorEastAsia" w:hAnsiTheme="minorHAnsi" w:cstheme="minorBidi"/>
              <w:noProof/>
              <w:color w:val="auto"/>
            </w:rPr>
          </w:pPr>
          <w:hyperlink w:anchor="_Toc233683084" w:history="1">
            <w:r w:rsidRPr="006F0A76">
              <w:rPr>
                <w:rStyle w:val="Hiperligao"/>
                <w:noProof/>
              </w:rPr>
              <w:t>Programa nacional de Prevenção da Raiva Animal e de Vigilância Epidemiológica e Controlo de outras Zoonoses em Animais de Companhia (PNPRAVECZ)</w:t>
            </w:r>
            <w:r>
              <w:rPr>
                <w:noProof/>
                <w:webHidden/>
              </w:rPr>
              <w:tab/>
            </w:r>
            <w:r>
              <w:rPr>
                <w:noProof/>
                <w:webHidden/>
              </w:rPr>
              <w:fldChar w:fldCharType="begin"/>
            </w:r>
            <w:r>
              <w:rPr>
                <w:noProof/>
                <w:webHidden/>
              </w:rPr>
              <w:instrText xml:space="preserve"> PAGEREF _Toc233683084 \h </w:instrText>
            </w:r>
            <w:r>
              <w:rPr>
                <w:noProof/>
                <w:webHidden/>
              </w:rPr>
            </w:r>
            <w:r>
              <w:rPr>
                <w:noProof/>
                <w:webHidden/>
              </w:rPr>
              <w:fldChar w:fldCharType="separate"/>
            </w:r>
            <w:r>
              <w:rPr>
                <w:noProof/>
                <w:webHidden/>
              </w:rPr>
              <w:t>73</w:t>
            </w:r>
            <w:r>
              <w:rPr>
                <w:noProof/>
                <w:webHidden/>
              </w:rPr>
              <w:fldChar w:fldCharType="end"/>
            </w:r>
          </w:hyperlink>
        </w:p>
        <w:p w14:paraId="37BA214C" w14:textId="22292F6A" w:rsidR="002B24BA" w:rsidRDefault="002B24BA">
          <w:pPr>
            <w:pStyle w:val="ndice2"/>
            <w:tabs>
              <w:tab w:val="right" w:leader="dot" w:pos="8779"/>
            </w:tabs>
            <w:rPr>
              <w:rFonts w:asciiTheme="minorHAnsi" w:eastAsiaTheme="minorEastAsia" w:hAnsiTheme="minorHAnsi" w:cstheme="minorBidi"/>
              <w:noProof/>
              <w:color w:val="auto"/>
            </w:rPr>
          </w:pPr>
          <w:hyperlink w:anchor="_Toc233683085" w:history="1">
            <w:r w:rsidRPr="006F0A76">
              <w:rPr>
                <w:rStyle w:val="Hiperligao"/>
                <w:noProof/>
              </w:rPr>
              <w:t>SUBSECÇÃO I</w:t>
            </w:r>
            <w:r>
              <w:rPr>
                <w:noProof/>
                <w:webHidden/>
              </w:rPr>
              <w:tab/>
            </w:r>
            <w:r>
              <w:rPr>
                <w:noProof/>
                <w:webHidden/>
              </w:rPr>
              <w:fldChar w:fldCharType="begin"/>
            </w:r>
            <w:r>
              <w:rPr>
                <w:noProof/>
                <w:webHidden/>
              </w:rPr>
              <w:instrText xml:space="preserve"> PAGEREF _Toc233683085 \h </w:instrText>
            </w:r>
            <w:r>
              <w:rPr>
                <w:noProof/>
                <w:webHidden/>
              </w:rPr>
            </w:r>
            <w:r>
              <w:rPr>
                <w:noProof/>
                <w:webHidden/>
              </w:rPr>
              <w:fldChar w:fldCharType="separate"/>
            </w:r>
            <w:r>
              <w:rPr>
                <w:noProof/>
                <w:webHidden/>
              </w:rPr>
              <w:t>73</w:t>
            </w:r>
            <w:r>
              <w:rPr>
                <w:noProof/>
                <w:webHidden/>
              </w:rPr>
              <w:fldChar w:fldCharType="end"/>
            </w:r>
          </w:hyperlink>
        </w:p>
        <w:p w14:paraId="7A9C26AA" w14:textId="0230C9E1" w:rsidR="002B24BA" w:rsidRDefault="002B24BA">
          <w:pPr>
            <w:pStyle w:val="ndice3"/>
            <w:tabs>
              <w:tab w:val="right" w:leader="dot" w:pos="8779"/>
            </w:tabs>
            <w:rPr>
              <w:rFonts w:asciiTheme="minorHAnsi" w:eastAsiaTheme="minorEastAsia" w:hAnsiTheme="minorHAnsi" w:cstheme="minorBidi"/>
              <w:noProof/>
              <w:color w:val="auto"/>
            </w:rPr>
          </w:pPr>
          <w:hyperlink w:anchor="_Toc233683086" w:history="1">
            <w:r w:rsidRPr="006F0A76">
              <w:rPr>
                <w:rStyle w:val="Hiperligao"/>
                <w:noProof/>
              </w:rPr>
              <w:t>Artigo 82.º</w:t>
            </w:r>
            <w:r>
              <w:rPr>
                <w:noProof/>
                <w:webHidden/>
              </w:rPr>
              <w:tab/>
            </w:r>
            <w:r>
              <w:rPr>
                <w:noProof/>
                <w:webHidden/>
              </w:rPr>
              <w:fldChar w:fldCharType="begin"/>
            </w:r>
            <w:r>
              <w:rPr>
                <w:noProof/>
                <w:webHidden/>
              </w:rPr>
              <w:instrText xml:space="preserve"> PAGEREF _Toc233683086 \h </w:instrText>
            </w:r>
            <w:r>
              <w:rPr>
                <w:noProof/>
                <w:webHidden/>
              </w:rPr>
            </w:r>
            <w:r>
              <w:rPr>
                <w:noProof/>
                <w:webHidden/>
              </w:rPr>
              <w:fldChar w:fldCharType="separate"/>
            </w:r>
            <w:r>
              <w:rPr>
                <w:noProof/>
                <w:webHidden/>
              </w:rPr>
              <w:t>74</w:t>
            </w:r>
            <w:r>
              <w:rPr>
                <w:noProof/>
                <w:webHidden/>
              </w:rPr>
              <w:fldChar w:fldCharType="end"/>
            </w:r>
          </w:hyperlink>
        </w:p>
        <w:p w14:paraId="53844197" w14:textId="147DC907" w:rsidR="002B24BA" w:rsidRDefault="002B24BA">
          <w:pPr>
            <w:pStyle w:val="ndice3"/>
            <w:tabs>
              <w:tab w:val="right" w:leader="dot" w:pos="8779"/>
            </w:tabs>
            <w:rPr>
              <w:rFonts w:asciiTheme="minorHAnsi" w:eastAsiaTheme="minorEastAsia" w:hAnsiTheme="minorHAnsi" w:cstheme="minorBidi"/>
              <w:noProof/>
              <w:color w:val="auto"/>
            </w:rPr>
          </w:pPr>
          <w:hyperlink w:anchor="_Toc233683087" w:history="1">
            <w:r w:rsidRPr="006F0A76">
              <w:rPr>
                <w:rStyle w:val="Hiperligao"/>
                <w:noProof/>
              </w:rPr>
              <w:t>Prevenção da raiva animal</w:t>
            </w:r>
            <w:r>
              <w:rPr>
                <w:noProof/>
                <w:webHidden/>
              </w:rPr>
              <w:tab/>
            </w:r>
            <w:r>
              <w:rPr>
                <w:noProof/>
                <w:webHidden/>
              </w:rPr>
              <w:fldChar w:fldCharType="begin"/>
            </w:r>
            <w:r>
              <w:rPr>
                <w:noProof/>
                <w:webHidden/>
              </w:rPr>
              <w:instrText xml:space="preserve"> PAGEREF _Toc233683087 \h </w:instrText>
            </w:r>
            <w:r>
              <w:rPr>
                <w:noProof/>
                <w:webHidden/>
              </w:rPr>
            </w:r>
            <w:r>
              <w:rPr>
                <w:noProof/>
                <w:webHidden/>
              </w:rPr>
              <w:fldChar w:fldCharType="separate"/>
            </w:r>
            <w:r>
              <w:rPr>
                <w:noProof/>
                <w:webHidden/>
              </w:rPr>
              <w:t>74</w:t>
            </w:r>
            <w:r>
              <w:rPr>
                <w:noProof/>
                <w:webHidden/>
              </w:rPr>
              <w:fldChar w:fldCharType="end"/>
            </w:r>
          </w:hyperlink>
        </w:p>
        <w:p w14:paraId="13D5252F" w14:textId="637DB074" w:rsidR="002B24BA" w:rsidRDefault="002B24BA">
          <w:pPr>
            <w:pStyle w:val="ndice2"/>
            <w:tabs>
              <w:tab w:val="right" w:leader="dot" w:pos="8779"/>
            </w:tabs>
            <w:rPr>
              <w:rFonts w:asciiTheme="minorHAnsi" w:eastAsiaTheme="minorEastAsia" w:hAnsiTheme="minorHAnsi" w:cstheme="minorBidi"/>
              <w:noProof/>
              <w:color w:val="auto"/>
            </w:rPr>
          </w:pPr>
          <w:hyperlink w:anchor="_Toc233683088" w:history="1">
            <w:r w:rsidRPr="006F0A76">
              <w:rPr>
                <w:rStyle w:val="Hiperligao"/>
                <w:noProof/>
              </w:rPr>
              <w:t>SUBSECÇÃO II</w:t>
            </w:r>
            <w:r>
              <w:rPr>
                <w:noProof/>
                <w:webHidden/>
              </w:rPr>
              <w:tab/>
            </w:r>
            <w:r>
              <w:rPr>
                <w:noProof/>
                <w:webHidden/>
              </w:rPr>
              <w:fldChar w:fldCharType="begin"/>
            </w:r>
            <w:r>
              <w:rPr>
                <w:noProof/>
                <w:webHidden/>
              </w:rPr>
              <w:instrText xml:space="preserve"> PAGEREF _Toc233683088 \h </w:instrText>
            </w:r>
            <w:r>
              <w:rPr>
                <w:noProof/>
                <w:webHidden/>
              </w:rPr>
            </w:r>
            <w:r>
              <w:rPr>
                <w:noProof/>
                <w:webHidden/>
              </w:rPr>
              <w:fldChar w:fldCharType="separate"/>
            </w:r>
            <w:r>
              <w:rPr>
                <w:noProof/>
                <w:webHidden/>
              </w:rPr>
              <w:t>74</w:t>
            </w:r>
            <w:r>
              <w:rPr>
                <w:noProof/>
                <w:webHidden/>
              </w:rPr>
              <w:fldChar w:fldCharType="end"/>
            </w:r>
          </w:hyperlink>
        </w:p>
        <w:p w14:paraId="7300420E" w14:textId="2DF326CD" w:rsidR="002B24BA" w:rsidRDefault="002B24BA">
          <w:pPr>
            <w:pStyle w:val="ndice2"/>
            <w:tabs>
              <w:tab w:val="right" w:leader="dot" w:pos="8779"/>
            </w:tabs>
            <w:rPr>
              <w:rFonts w:asciiTheme="minorHAnsi" w:eastAsiaTheme="minorEastAsia" w:hAnsiTheme="minorHAnsi" w:cstheme="minorBidi"/>
              <w:noProof/>
              <w:color w:val="auto"/>
            </w:rPr>
          </w:pPr>
          <w:hyperlink w:anchor="_Toc233683089" w:history="1">
            <w:r w:rsidRPr="006F0A76">
              <w:rPr>
                <w:rStyle w:val="Hiperligao"/>
                <w:noProof/>
              </w:rPr>
              <w:t>Controlo de outras zoonoses</w:t>
            </w:r>
            <w:r>
              <w:rPr>
                <w:noProof/>
                <w:webHidden/>
              </w:rPr>
              <w:tab/>
            </w:r>
            <w:r>
              <w:rPr>
                <w:noProof/>
                <w:webHidden/>
              </w:rPr>
              <w:fldChar w:fldCharType="begin"/>
            </w:r>
            <w:r>
              <w:rPr>
                <w:noProof/>
                <w:webHidden/>
              </w:rPr>
              <w:instrText xml:space="preserve"> PAGEREF _Toc233683089 \h </w:instrText>
            </w:r>
            <w:r>
              <w:rPr>
                <w:noProof/>
                <w:webHidden/>
              </w:rPr>
            </w:r>
            <w:r>
              <w:rPr>
                <w:noProof/>
                <w:webHidden/>
              </w:rPr>
              <w:fldChar w:fldCharType="separate"/>
            </w:r>
            <w:r>
              <w:rPr>
                <w:noProof/>
                <w:webHidden/>
              </w:rPr>
              <w:t>74</w:t>
            </w:r>
            <w:r>
              <w:rPr>
                <w:noProof/>
                <w:webHidden/>
              </w:rPr>
              <w:fldChar w:fldCharType="end"/>
            </w:r>
          </w:hyperlink>
        </w:p>
        <w:p w14:paraId="6BF305F3" w14:textId="5FF4CCBC" w:rsidR="002B24BA" w:rsidRDefault="002B24BA">
          <w:pPr>
            <w:pStyle w:val="ndice3"/>
            <w:tabs>
              <w:tab w:val="right" w:leader="dot" w:pos="8779"/>
            </w:tabs>
            <w:rPr>
              <w:rFonts w:asciiTheme="minorHAnsi" w:eastAsiaTheme="minorEastAsia" w:hAnsiTheme="minorHAnsi" w:cstheme="minorBidi"/>
              <w:noProof/>
              <w:color w:val="auto"/>
            </w:rPr>
          </w:pPr>
          <w:hyperlink w:anchor="_Toc233683090" w:history="1">
            <w:r w:rsidRPr="006F0A76">
              <w:rPr>
                <w:rStyle w:val="Hiperligao"/>
                <w:noProof/>
              </w:rPr>
              <w:t>Artigo 83.º</w:t>
            </w:r>
            <w:r>
              <w:rPr>
                <w:noProof/>
                <w:webHidden/>
              </w:rPr>
              <w:tab/>
            </w:r>
            <w:r>
              <w:rPr>
                <w:noProof/>
                <w:webHidden/>
              </w:rPr>
              <w:fldChar w:fldCharType="begin"/>
            </w:r>
            <w:r>
              <w:rPr>
                <w:noProof/>
                <w:webHidden/>
              </w:rPr>
              <w:instrText xml:space="preserve"> PAGEREF _Toc233683090 \h </w:instrText>
            </w:r>
            <w:r>
              <w:rPr>
                <w:noProof/>
                <w:webHidden/>
              </w:rPr>
            </w:r>
            <w:r>
              <w:rPr>
                <w:noProof/>
                <w:webHidden/>
              </w:rPr>
              <w:fldChar w:fldCharType="separate"/>
            </w:r>
            <w:r>
              <w:rPr>
                <w:noProof/>
                <w:webHidden/>
              </w:rPr>
              <w:t>74</w:t>
            </w:r>
            <w:r>
              <w:rPr>
                <w:noProof/>
                <w:webHidden/>
              </w:rPr>
              <w:fldChar w:fldCharType="end"/>
            </w:r>
          </w:hyperlink>
        </w:p>
        <w:p w14:paraId="653826A6" w14:textId="5AE8EE1F" w:rsidR="002B24BA" w:rsidRDefault="002B24BA">
          <w:pPr>
            <w:pStyle w:val="ndice3"/>
            <w:tabs>
              <w:tab w:val="right" w:leader="dot" w:pos="8779"/>
            </w:tabs>
            <w:rPr>
              <w:rFonts w:asciiTheme="minorHAnsi" w:eastAsiaTheme="minorEastAsia" w:hAnsiTheme="minorHAnsi" w:cstheme="minorBidi"/>
              <w:noProof/>
              <w:color w:val="auto"/>
            </w:rPr>
          </w:pPr>
          <w:hyperlink w:anchor="_Toc233683091" w:history="1">
            <w:r w:rsidRPr="006F0A76">
              <w:rPr>
                <w:rStyle w:val="Hiperligao"/>
                <w:noProof/>
              </w:rPr>
              <w:t>Vigilância epidemiológica e controlo de outras zoonoses</w:t>
            </w:r>
            <w:r>
              <w:rPr>
                <w:noProof/>
                <w:webHidden/>
              </w:rPr>
              <w:tab/>
            </w:r>
            <w:r>
              <w:rPr>
                <w:noProof/>
                <w:webHidden/>
              </w:rPr>
              <w:fldChar w:fldCharType="begin"/>
            </w:r>
            <w:r>
              <w:rPr>
                <w:noProof/>
                <w:webHidden/>
              </w:rPr>
              <w:instrText xml:space="preserve"> PAGEREF _Toc233683091 \h </w:instrText>
            </w:r>
            <w:r>
              <w:rPr>
                <w:noProof/>
                <w:webHidden/>
              </w:rPr>
            </w:r>
            <w:r>
              <w:rPr>
                <w:noProof/>
                <w:webHidden/>
              </w:rPr>
              <w:fldChar w:fldCharType="separate"/>
            </w:r>
            <w:r>
              <w:rPr>
                <w:noProof/>
                <w:webHidden/>
              </w:rPr>
              <w:t>74</w:t>
            </w:r>
            <w:r>
              <w:rPr>
                <w:noProof/>
                <w:webHidden/>
              </w:rPr>
              <w:fldChar w:fldCharType="end"/>
            </w:r>
          </w:hyperlink>
        </w:p>
        <w:p w14:paraId="362F9362" w14:textId="73773CC5" w:rsidR="002B24BA" w:rsidRDefault="002B24BA">
          <w:pPr>
            <w:pStyle w:val="ndice2"/>
            <w:tabs>
              <w:tab w:val="right" w:leader="dot" w:pos="8779"/>
            </w:tabs>
            <w:rPr>
              <w:rFonts w:asciiTheme="minorHAnsi" w:eastAsiaTheme="minorEastAsia" w:hAnsiTheme="minorHAnsi" w:cstheme="minorBidi"/>
              <w:noProof/>
              <w:color w:val="auto"/>
            </w:rPr>
          </w:pPr>
          <w:hyperlink w:anchor="_Toc233683092" w:history="1">
            <w:r w:rsidRPr="006F0A76">
              <w:rPr>
                <w:rStyle w:val="Hiperligao"/>
                <w:noProof/>
              </w:rPr>
              <w:t>CAPÍTULO X</w:t>
            </w:r>
            <w:r>
              <w:rPr>
                <w:noProof/>
                <w:webHidden/>
              </w:rPr>
              <w:tab/>
            </w:r>
            <w:r>
              <w:rPr>
                <w:noProof/>
                <w:webHidden/>
              </w:rPr>
              <w:fldChar w:fldCharType="begin"/>
            </w:r>
            <w:r>
              <w:rPr>
                <w:noProof/>
                <w:webHidden/>
              </w:rPr>
              <w:instrText xml:space="preserve"> PAGEREF _Toc233683092 \h </w:instrText>
            </w:r>
            <w:r>
              <w:rPr>
                <w:noProof/>
                <w:webHidden/>
              </w:rPr>
            </w:r>
            <w:r>
              <w:rPr>
                <w:noProof/>
                <w:webHidden/>
              </w:rPr>
              <w:fldChar w:fldCharType="separate"/>
            </w:r>
            <w:r>
              <w:rPr>
                <w:noProof/>
                <w:webHidden/>
              </w:rPr>
              <w:t>74</w:t>
            </w:r>
            <w:r>
              <w:rPr>
                <w:noProof/>
                <w:webHidden/>
              </w:rPr>
              <w:fldChar w:fldCharType="end"/>
            </w:r>
          </w:hyperlink>
        </w:p>
        <w:p w14:paraId="5A35F1B7" w14:textId="3C700DE2" w:rsidR="002B24BA" w:rsidRDefault="002B24BA">
          <w:pPr>
            <w:pStyle w:val="ndice2"/>
            <w:tabs>
              <w:tab w:val="right" w:leader="dot" w:pos="8779"/>
            </w:tabs>
            <w:rPr>
              <w:rFonts w:asciiTheme="minorHAnsi" w:eastAsiaTheme="minorEastAsia" w:hAnsiTheme="minorHAnsi" w:cstheme="minorBidi"/>
              <w:noProof/>
              <w:color w:val="auto"/>
            </w:rPr>
          </w:pPr>
          <w:hyperlink w:anchor="_Toc233683093" w:history="1">
            <w:r w:rsidRPr="006F0A76">
              <w:rPr>
                <w:rStyle w:val="Hiperligao"/>
                <w:noProof/>
              </w:rPr>
              <w:t>Gestão das populações animais</w:t>
            </w:r>
            <w:r>
              <w:rPr>
                <w:noProof/>
                <w:webHidden/>
              </w:rPr>
              <w:tab/>
            </w:r>
            <w:r>
              <w:rPr>
                <w:noProof/>
                <w:webHidden/>
              </w:rPr>
              <w:fldChar w:fldCharType="begin"/>
            </w:r>
            <w:r>
              <w:rPr>
                <w:noProof/>
                <w:webHidden/>
              </w:rPr>
              <w:instrText xml:space="preserve"> PAGEREF _Toc233683093 \h </w:instrText>
            </w:r>
            <w:r>
              <w:rPr>
                <w:noProof/>
                <w:webHidden/>
              </w:rPr>
            </w:r>
            <w:r>
              <w:rPr>
                <w:noProof/>
                <w:webHidden/>
              </w:rPr>
              <w:fldChar w:fldCharType="separate"/>
            </w:r>
            <w:r>
              <w:rPr>
                <w:noProof/>
                <w:webHidden/>
              </w:rPr>
              <w:t>74</w:t>
            </w:r>
            <w:r>
              <w:rPr>
                <w:noProof/>
                <w:webHidden/>
              </w:rPr>
              <w:fldChar w:fldCharType="end"/>
            </w:r>
          </w:hyperlink>
        </w:p>
        <w:p w14:paraId="6286CE86" w14:textId="4B95F755" w:rsidR="002B24BA" w:rsidRDefault="002B24BA">
          <w:pPr>
            <w:pStyle w:val="ndice2"/>
            <w:tabs>
              <w:tab w:val="right" w:leader="dot" w:pos="8779"/>
            </w:tabs>
            <w:rPr>
              <w:rFonts w:asciiTheme="minorHAnsi" w:eastAsiaTheme="minorEastAsia" w:hAnsiTheme="minorHAnsi" w:cstheme="minorBidi"/>
              <w:noProof/>
              <w:color w:val="auto"/>
            </w:rPr>
          </w:pPr>
          <w:hyperlink w:anchor="_Toc233683094" w:history="1">
            <w:r w:rsidRPr="006F0A76">
              <w:rPr>
                <w:rStyle w:val="Hiperligao"/>
                <w:noProof/>
              </w:rPr>
              <w:t>SECCÇÃO I</w:t>
            </w:r>
            <w:r>
              <w:rPr>
                <w:noProof/>
                <w:webHidden/>
              </w:rPr>
              <w:tab/>
            </w:r>
            <w:r>
              <w:rPr>
                <w:noProof/>
                <w:webHidden/>
              </w:rPr>
              <w:fldChar w:fldCharType="begin"/>
            </w:r>
            <w:r>
              <w:rPr>
                <w:noProof/>
                <w:webHidden/>
              </w:rPr>
              <w:instrText xml:space="preserve"> PAGEREF _Toc233683094 \h </w:instrText>
            </w:r>
            <w:r>
              <w:rPr>
                <w:noProof/>
                <w:webHidden/>
              </w:rPr>
            </w:r>
            <w:r>
              <w:rPr>
                <w:noProof/>
                <w:webHidden/>
              </w:rPr>
              <w:fldChar w:fldCharType="separate"/>
            </w:r>
            <w:r>
              <w:rPr>
                <w:noProof/>
                <w:webHidden/>
              </w:rPr>
              <w:t>74</w:t>
            </w:r>
            <w:r>
              <w:rPr>
                <w:noProof/>
                <w:webHidden/>
              </w:rPr>
              <w:fldChar w:fldCharType="end"/>
            </w:r>
          </w:hyperlink>
        </w:p>
        <w:p w14:paraId="68ADCABC" w14:textId="1B52D4AE" w:rsidR="002B24BA" w:rsidRDefault="002B24BA">
          <w:pPr>
            <w:pStyle w:val="ndice2"/>
            <w:tabs>
              <w:tab w:val="right" w:leader="dot" w:pos="8779"/>
            </w:tabs>
            <w:rPr>
              <w:rFonts w:asciiTheme="minorHAnsi" w:eastAsiaTheme="minorEastAsia" w:hAnsiTheme="minorHAnsi" w:cstheme="minorBidi"/>
              <w:noProof/>
              <w:color w:val="auto"/>
            </w:rPr>
          </w:pPr>
          <w:hyperlink w:anchor="_Toc233683095" w:history="1">
            <w:r w:rsidRPr="006F0A76">
              <w:rPr>
                <w:rStyle w:val="Hiperligao"/>
                <w:noProof/>
              </w:rPr>
              <w:t>Controlo da população animal</w:t>
            </w:r>
            <w:r>
              <w:rPr>
                <w:noProof/>
                <w:webHidden/>
              </w:rPr>
              <w:tab/>
            </w:r>
            <w:r>
              <w:rPr>
                <w:noProof/>
                <w:webHidden/>
              </w:rPr>
              <w:fldChar w:fldCharType="begin"/>
            </w:r>
            <w:r>
              <w:rPr>
                <w:noProof/>
                <w:webHidden/>
              </w:rPr>
              <w:instrText xml:space="preserve"> PAGEREF _Toc233683095 \h </w:instrText>
            </w:r>
            <w:r>
              <w:rPr>
                <w:noProof/>
                <w:webHidden/>
              </w:rPr>
            </w:r>
            <w:r>
              <w:rPr>
                <w:noProof/>
                <w:webHidden/>
              </w:rPr>
              <w:fldChar w:fldCharType="separate"/>
            </w:r>
            <w:r>
              <w:rPr>
                <w:noProof/>
                <w:webHidden/>
              </w:rPr>
              <w:t>74</w:t>
            </w:r>
            <w:r>
              <w:rPr>
                <w:noProof/>
                <w:webHidden/>
              </w:rPr>
              <w:fldChar w:fldCharType="end"/>
            </w:r>
          </w:hyperlink>
        </w:p>
        <w:p w14:paraId="6E478940" w14:textId="005E716A" w:rsidR="002B24BA" w:rsidRDefault="002B24BA">
          <w:pPr>
            <w:pStyle w:val="ndice3"/>
            <w:tabs>
              <w:tab w:val="right" w:leader="dot" w:pos="8779"/>
            </w:tabs>
            <w:rPr>
              <w:rFonts w:asciiTheme="minorHAnsi" w:eastAsiaTheme="minorEastAsia" w:hAnsiTheme="minorHAnsi" w:cstheme="minorBidi"/>
              <w:noProof/>
              <w:color w:val="auto"/>
            </w:rPr>
          </w:pPr>
          <w:hyperlink w:anchor="_Toc233683096" w:history="1">
            <w:r w:rsidRPr="006F0A76">
              <w:rPr>
                <w:rStyle w:val="Hiperligao"/>
                <w:noProof/>
              </w:rPr>
              <w:t>Artigo 84.º</w:t>
            </w:r>
            <w:r>
              <w:rPr>
                <w:noProof/>
                <w:webHidden/>
              </w:rPr>
              <w:tab/>
            </w:r>
            <w:r>
              <w:rPr>
                <w:noProof/>
                <w:webHidden/>
              </w:rPr>
              <w:fldChar w:fldCharType="begin"/>
            </w:r>
            <w:r>
              <w:rPr>
                <w:noProof/>
                <w:webHidden/>
              </w:rPr>
              <w:instrText xml:space="preserve"> PAGEREF _Toc233683096 \h </w:instrText>
            </w:r>
            <w:r>
              <w:rPr>
                <w:noProof/>
                <w:webHidden/>
              </w:rPr>
            </w:r>
            <w:r>
              <w:rPr>
                <w:noProof/>
                <w:webHidden/>
              </w:rPr>
              <w:fldChar w:fldCharType="separate"/>
            </w:r>
            <w:r>
              <w:rPr>
                <w:noProof/>
                <w:webHidden/>
              </w:rPr>
              <w:t>75</w:t>
            </w:r>
            <w:r>
              <w:rPr>
                <w:noProof/>
                <w:webHidden/>
              </w:rPr>
              <w:fldChar w:fldCharType="end"/>
            </w:r>
          </w:hyperlink>
        </w:p>
        <w:p w14:paraId="49695F39" w14:textId="0635047D" w:rsidR="002B24BA" w:rsidRDefault="002B24BA">
          <w:pPr>
            <w:pStyle w:val="ndice3"/>
            <w:tabs>
              <w:tab w:val="right" w:leader="dot" w:pos="8779"/>
            </w:tabs>
            <w:rPr>
              <w:rFonts w:asciiTheme="minorHAnsi" w:eastAsiaTheme="minorEastAsia" w:hAnsiTheme="minorHAnsi" w:cstheme="minorBidi"/>
              <w:noProof/>
              <w:color w:val="auto"/>
            </w:rPr>
          </w:pPr>
          <w:hyperlink w:anchor="_Toc233683097" w:history="1">
            <w:r w:rsidRPr="006F0A76">
              <w:rPr>
                <w:rStyle w:val="Hiperligao"/>
                <w:noProof/>
              </w:rPr>
              <w:t>Controlo ambiental</w:t>
            </w:r>
            <w:r>
              <w:rPr>
                <w:noProof/>
                <w:webHidden/>
              </w:rPr>
              <w:tab/>
            </w:r>
            <w:r>
              <w:rPr>
                <w:noProof/>
                <w:webHidden/>
              </w:rPr>
              <w:fldChar w:fldCharType="begin"/>
            </w:r>
            <w:r>
              <w:rPr>
                <w:noProof/>
                <w:webHidden/>
              </w:rPr>
              <w:instrText xml:space="preserve"> PAGEREF _Toc233683097 \h </w:instrText>
            </w:r>
            <w:r>
              <w:rPr>
                <w:noProof/>
                <w:webHidden/>
              </w:rPr>
            </w:r>
            <w:r>
              <w:rPr>
                <w:noProof/>
                <w:webHidden/>
              </w:rPr>
              <w:fldChar w:fldCharType="separate"/>
            </w:r>
            <w:r>
              <w:rPr>
                <w:noProof/>
                <w:webHidden/>
              </w:rPr>
              <w:t>75</w:t>
            </w:r>
            <w:r>
              <w:rPr>
                <w:noProof/>
                <w:webHidden/>
              </w:rPr>
              <w:fldChar w:fldCharType="end"/>
            </w:r>
          </w:hyperlink>
        </w:p>
        <w:p w14:paraId="6A76FB06" w14:textId="22143286" w:rsidR="002B24BA" w:rsidRDefault="002B24BA">
          <w:pPr>
            <w:pStyle w:val="ndice3"/>
            <w:tabs>
              <w:tab w:val="right" w:leader="dot" w:pos="8779"/>
            </w:tabs>
            <w:rPr>
              <w:rFonts w:asciiTheme="minorHAnsi" w:eastAsiaTheme="minorEastAsia" w:hAnsiTheme="minorHAnsi" w:cstheme="minorBidi"/>
              <w:noProof/>
              <w:color w:val="auto"/>
            </w:rPr>
          </w:pPr>
          <w:hyperlink w:anchor="_Toc233683098" w:history="1">
            <w:r w:rsidRPr="006F0A76">
              <w:rPr>
                <w:rStyle w:val="Hiperligao"/>
                <w:noProof/>
              </w:rPr>
              <w:t>Artigo 85.º</w:t>
            </w:r>
            <w:r>
              <w:rPr>
                <w:noProof/>
                <w:webHidden/>
              </w:rPr>
              <w:tab/>
            </w:r>
            <w:r>
              <w:rPr>
                <w:noProof/>
                <w:webHidden/>
              </w:rPr>
              <w:fldChar w:fldCharType="begin"/>
            </w:r>
            <w:r>
              <w:rPr>
                <w:noProof/>
                <w:webHidden/>
              </w:rPr>
              <w:instrText xml:space="preserve"> PAGEREF _Toc233683098 \h </w:instrText>
            </w:r>
            <w:r>
              <w:rPr>
                <w:noProof/>
                <w:webHidden/>
              </w:rPr>
            </w:r>
            <w:r>
              <w:rPr>
                <w:noProof/>
                <w:webHidden/>
              </w:rPr>
              <w:fldChar w:fldCharType="separate"/>
            </w:r>
            <w:r>
              <w:rPr>
                <w:noProof/>
                <w:webHidden/>
              </w:rPr>
              <w:t>75</w:t>
            </w:r>
            <w:r>
              <w:rPr>
                <w:noProof/>
                <w:webHidden/>
              </w:rPr>
              <w:fldChar w:fldCharType="end"/>
            </w:r>
          </w:hyperlink>
        </w:p>
        <w:p w14:paraId="718915E7" w14:textId="4EACC077" w:rsidR="002B24BA" w:rsidRDefault="002B24BA">
          <w:pPr>
            <w:pStyle w:val="ndice3"/>
            <w:tabs>
              <w:tab w:val="right" w:leader="dot" w:pos="8779"/>
            </w:tabs>
            <w:rPr>
              <w:rFonts w:asciiTheme="minorHAnsi" w:eastAsiaTheme="minorEastAsia" w:hAnsiTheme="minorHAnsi" w:cstheme="minorBidi"/>
              <w:noProof/>
              <w:color w:val="auto"/>
            </w:rPr>
          </w:pPr>
          <w:hyperlink w:anchor="_Toc233683099" w:history="1">
            <w:r w:rsidRPr="006F0A76">
              <w:rPr>
                <w:rStyle w:val="Hiperligao"/>
                <w:noProof/>
              </w:rPr>
              <w:t>Controlo das populações errantes e assilvestradas</w:t>
            </w:r>
            <w:r>
              <w:rPr>
                <w:noProof/>
                <w:webHidden/>
              </w:rPr>
              <w:tab/>
            </w:r>
            <w:r>
              <w:rPr>
                <w:noProof/>
                <w:webHidden/>
              </w:rPr>
              <w:fldChar w:fldCharType="begin"/>
            </w:r>
            <w:r>
              <w:rPr>
                <w:noProof/>
                <w:webHidden/>
              </w:rPr>
              <w:instrText xml:space="preserve"> PAGEREF _Toc233683099 \h </w:instrText>
            </w:r>
            <w:r>
              <w:rPr>
                <w:noProof/>
                <w:webHidden/>
              </w:rPr>
            </w:r>
            <w:r>
              <w:rPr>
                <w:noProof/>
                <w:webHidden/>
              </w:rPr>
              <w:fldChar w:fldCharType="separate"/>
            </w:r>
            <w:r>
              <w:rPr>
                <w:noProof/>
                <w:webHidden/>
              </w:rPr>
              <w:t>75</w:t>
            </w:r>
            <w:r>
              <w:rPr>
                <w:noProof/>
                <w:webHidden/>
              </w:rPr>
              <w:fldChar w:fldCharType="end"/>
            </w:r>
          </w:hyperlink>
        </w:p>
        <w:p w14:paraId="331A415F" w14:textId="16186E9B" w:rsidR="002B24BA" w:rsidRDefault="002B24BA">
          <w:pPr>
            <w:pStyle w:val="ndice3"/>
            <w:tabs>
              <w:tab w:val="right" w:leader="dot" w:pos="8779"/>
            </w:tabs>
            <w:rPr>
              <w:rFonts w:asciiTheme="minorHAnsi" w:eastAsiaTheme="minorEastAsia" w:hAnsiTheme="minorHAnsi" w:cstheme="minorBidi"/>
              <w:noProof/>
              <w:color w:val="auto"/>
            </w:rPr>
          </w:pPr>
          <w:hyperlink w:anchor="_Toc233683100" w:history="1">
            <w:r w:rsidRPr="006F0A76">
              <w:rPr>
                <w:rStyle w:val="Hiperligao"/>
                <w:noProof/>
              </w:rPr>
              <w:t>Artigo 86.º</w:t>
            </w:r>
            <w:r>
              <w:rPr>
                <w:noProof/>
                <w:webHidden/>
              </w:rPr>
              <w:tab/>
            </w:r>
            <w:r>
              <w:rPr>
                <w:noProof/>
                <w:webHidden/>
              </w:rPr>
              <w:fldChar w:fldCharType="begin"/>
            </w:r>
            <w:r>
              <w:rPr>
                <w:noProof/>
                <w:webHidden/>
              </w:rPr>
              <w:instrText xml:space="preserve"> PAGEREF _Toc233683100 \h </w:instrText>
            </w:r>
            <w:r>
              <w:rPr>
                <w:noProof/>
                <w:webHidden/>
              </w:rPr>
            </w:r>
            <w:r>
              <w:rPr>
                <w:noProof/>
                <w:webHidden/>
              </w:rPr>
              <w:fldChar w:fldCharType="separate"/>
            </w:r>
            <w:r>
              <w:rPr>
                <w:noProof/>
                <w:webHidden/>
              </w:rPr>
              <w:t>76</w:t>
            </w:r>
            <w:r>
              <w:rPr>
                <w:noProof/>
                <w:webHidden/>
              </w:rPr>
              <w:fldChar w:fldCharType="end"/>
            </w:r>
          </w:hyperlink>
        </w:p>
        <w:p w14:paraId="114A9622" w14:textId="4245D69F" w:rsidR="002B24BA" w:rsidRDefault="002B24BA">
          <w:pPr>
            <w:pStyle w:val="ndice3"/>
            <w:tabs>
              <w:tab w:val="right" w:leader="dot" w:pos="8779"/>
            </w:tabs>
            <w:rPr>
              <w:rFonts w:asciiTheme="minorHAnsi" w:eastAsiaTheme="minorEastAsia" w:hAnsiTheme="minorHAnsi" w:cstheme="minorBidi"/>
              <w:noProof/>
              <w:color w:val="auto"/>
            </w:rPr>
          </w:pPr>
          <w:hyperlink w:anchor="_Toc233683101" w:history="1">
            <w:r w:rsidRPr="006F0A76">
              <w:rPr>
                <w:rStyle w:val="Hiperligao"/>
                <w:noProof/>
              </w:rPr>
              <w:t>Programas de captura, esterilização e devolução ao local de origem</w:t>
            </w:r>
            <w:r>
              <w:rPr>
                <w:noProof/>
                <w:webHidden/>
              </w:rPr>
              <w:tab/>
            </w:r>
            <w:r>
              <w:rPr>
                <w:noProof/>
                <w:webHidden/>
              </w:rPr>
              <w:fldChar w:fldCharType="begin"/>
            </w:r>
            <w:r>
              <w:rPr>
                <w:noProof/>
                <w:webHidden/>
              </w:rPr>
              <w:instrText xml:space="preserve"> PAGEREF _Toc233683101 \h </w:instrText>
            </w:r>
            <w:r>
              <w:rPr>
                <w:noProof/>
                <w:webHidden/>
              </w:rPr>
            </w:r>
            <w:r>
              <w:rPr>
                <w:noProof/>
                <w:webHidden/>
              </w:rPr>
              <w:fldChar w:fldCharType="separate"/>
            </w:r>
            <w:r>
              <w:rPr>
                <w:noProof/>
                <w:webHidden/>
              </w:rPr>
              <w:t>76</w:t>
            </w:r>
            <w:r>
              <w:rPr>
                <w:noProof/>
                <w:webHidden/>
              </w:rPr>
              <w:fldChar w:fldCharType="end"/>
            </w:r>
          </w:hyperlink>
        </w:p>
        <w:p w14:paraId="756E47CD" w14:textId="29DE114B" w:rsidR="002B24BA" w:rsidRDefault="002B24BA">
          <w:pPr>
            <w:pStyle w:val="ndice3"/>
            <w:tabs>
              <w:tab w:val="right" w:leader="dot" w:pos="8779"/>
            </w:tabs>
            <w:rPr>
              <w:rFonts w:asciiTheme="minorHAnsi" w:eastAsiaTheme="minorEastAsia" w:hAnsiTheme="minorHAnsi" w:cstheme="minorBidi"/>
              <w:noProof/>
              <w:color w:val="auto"/>
            </w:rPr>
          </w:pPr>
          <w:hyperlink w:anchor="_Toc233683102" w:history="1">
            <w:r w:rsidRPr="006F0A76">
              <w:rPr>
                <w:rStyle w:val="Hiperligao"/>
                <w:noProof/>
                <w:highlight w:val="yellow"/>
              </w:rPr>
              <w:t>Artigo 87.º</w:t>
            </w:r>
            <w:r>
              <w:rPr>
                <w:noProof/>
                <w:webHidden/>
              </w:rPr>
              <w:tab/>
            </w:r>
            <w:r>
              <w:rPr>
                <w:noProof/>
                <w:webHidden/>
              </w:rPr>
              <w:fldChar w:fldCharType="begin"/>
            </w:r>
            <w:r>
              <w:rPr>
                <w:noProof/>
                <w:webHidden/>
              </w:rPr>
              <w:instrText xml:space="preserve"> PAGEREF _Toc233683102 \h </w:instrText>
            </w:r>
            <w:r>
              <w:rPr>
                <w:noProof/>
                <w:webHidden/>
              </w:rPr>
            </w:r>
            <w:r>
              <w:rPr>
                <w:noProof/>
                <w:webHidden/>
              </w:rPr>
              <w:fldChar w:fldCharType="separate"/>
            </w:r>
            <w:r>
              <w:rPr>
                <w:noProof/>
                <w:webHidden/>
              </w:rPr>
              <w:t>77</w:t>
            </w:r>
            <w:r>
              <w:rPr>
                <w:noProof/>
                <w:webHidden/>
              </w:rPr>
              <w:fldChar w:fldCharType="end"/>
            </w:r>
          </w:hyperlink>
        </w:p>
        <w:p w14:paraId="22C57F2E" w14:textId="0459F1BE" w:rsidR="002B24BA" w:rsidRDefault="002B24BA">
          <w:pPr>
            <w:pStyle w:val="ndice3"/>
            <w:tabs>
              <w:tab w:val="right" w:leader="dot" w:pos="8779"/>
            </w:tabs>
            <w:rPr>
              <w:rFonts w:asciiTheme="minorHAnsi" w:eastAsiaTheme="minorEastAsia" w:hAnsiTheme="minorHAnsi" w:cstheme="minorBidi"/>
              <w:noProof/>
              <w:color w:val="auto"/>
            </w:rPr>
          </w:pPr>
          <w:hyperlink w:anchor="_Toc233683103" w:history="1">
            <w:r w:rsidRPr="006F0A76">
              <w:rPr>
                <w:rStyle w:val="Hiperligao"/>
                <w:noProof/>
                <w:highlight w:val="yellow"/>
              </w:rPr>
              <w:t>Programa CED em prédios privados</w:t>
            </w:r>
            <w:r>
              <w:rPr>
                <w:noProof/>
                <w:webHidden/>
              </w:rPr>
              <w:tab/>
            </w:r>
            <w:r>
              <w:rPr>
                <w:noProof/>
                <w:webHidden/>
              </w:rPr>
              <w:fldChar w:fldCharType="begin"/>
            </w:r>
            <w:r>
              <w:rPr>
                <w:noProof/>
                <w:webHidden/>
              </w:rPr>
              <w:instrText xml:space="preserve"> PAGEREF _Toc233683103 \h </w:instrText>
            </w:r>
            <w:r>
              <w:rPr>
                <w:noProof/>
                <w:webHidden/>
              </w:rPr>
            </w:r>
            <w:r>
              <w:rPr>
                <w:noProof/>
                <w:webHidden/>
              </w:rPr>
              <w:fldChar w:fldCharType="separate"/>
            </w:r>
            <w:r>
              <w:rPr>
                <w:noProof/>
                <w:webHidden/>
              </w:rPr>
              <w:t>77</w:t>
            </w:r>
            <w:r>
              <w:rPr>
                <w:noProof/>
                <w:webHidden/>
              </w:rPr>
              <w:fldChar w:fldCharType="end"/>
            </w:r>
          </w:hyperlink>
        </w:p>
        <w:p w14:paraId="0DACDD5B" w14:textId="34060DBF" w:rsidR="002B24BA" w:rsidRDefault="002B24BA">
          <w:pPr>
            <w:pStyle w:val="ndice2"/>
            <w:tabs>
              <w:tab w:val="right" w:leader="dot" w:pos="8779"/>
            </w:tabs>
            <w:rPr>
              <w:rFonts w:asciiTheme="minorHAnsi" w:eastAsiaTheme="minorEastAsia" w:hAnsiTheme="minorHAnsi" w:cstheme="minorBidi"/>
              <w:noProof/>
              <w:color w:val="auto"/>
            </w:rPr>
          </w:pPr>
          <w:hyperlink w:anchor="_Toc233683104" w:history="1">
            <w:r w:rsidRPr="006F0A76">
              <w:rPr>
                <w:rStyle w:val="Hiperligao"/>
                <w:noProof/>
              </w:rPr>
              <w:t>SECÇÃO II</w:t>
            </w:r>
            <w:r>
              <w:rPr>
                <w:noProof/>
                <w:webHidden/>
              </w:rPr>
              <w:tab/>
            </w:r>
            <w:r>
              <w:rPr>
                <w:noProof/>
                <w:webHidden/>
              </w:rPr>
              <w:fldChar w:fldCharType="begin"/>
            </w:r>
            <w:r>
              <w:rPr>
                <w:noProof/>
                <w:webHidden/>
              </w:rPr>
              <w:instrText xml:space="preserve"> PAGEREF _Toc233683104 \h </w:instrText>
            </w:r>
            <w:r>
              <w:rPr>
                <w:noProof/>
                <w:webHidden/>
              </w:rPr>
            </w:r>
            <w:r>
              <w:rPr>
                <w:noProof/>
                <w:webHidden/>
              </w:rPr>
              <w:fldChar w:fldCharType="separate"/>
            </w:r>
            <w:r>
              <w:rPr>
                <w:noProof/>
                <w:webHidden/>
              </w:rPr>
              <w:t>78</w:t>
            </w:r>
            <w:r>
              <w:rPr>
                <w:noProof/>
                <w:webHidden/>
              </w:rPr>
              <w:fldChar w:fldCharType="end"/>
            </w:r>
          </w:hyperlink>
        </w:p>
        <w:p w14:paraId="3BB4B723" w14:textId="21005494" w:rsidR="002B24BA" w:rsidRDefault="002B24BA">
          <w:pPr>
            <w:pStyle w:val="ndice2"/>
            <w:tabs>
              <w:tab w:val="right" w:leader="dot" w:pos="8779"/>
            </w:tabs>
            <w:rPr>
              <w:rFonts w:asciiTheme="minorHAnsi" w:eastAsiaTheme="minorEastAsia" w:hAnsiTheme="minorHAnsi" w:cstheme="minorBidi"/>
              <w:noProof/>
              <w:color w:val="auto"/>
            </w:rPr>
          </w:pPr>
          <w:hyperlink w:anchor="_Toc233683105" w:history="1">
            <w:r w:rsidRPr="006F0A76">
              <w:rPr>
                <w:rStyle w:val="Hiperligao"/>
                <w:noProof/>
              </w:rPr>
              <w:t>Controlo da reprodução</w:t>
            </w:r>
            <w:r>
              <w:rPr>
                <w:noProof/>
                <w:webHidden/>
              </w:rPr>
              <w:tab/>
            </w:r>
            <w:r>
              <w:rPr>
                <w:noProof/>
                <w:webHidden/>
              </w:rPr>
              <w:fldChar w:fldCharType="begin"/>
            </w:r>
            <w:r>
              <w:rPr>
                <w:noProof/>
                <w:webHidden/>
              </w:rPr>
              <w:instrText xml:space="preserve"> PAGEREF _Toc233683105 \h </w:instrText>
            </w:r>
            <w:r>
              <w:rPr>
                <w:noProof/>
                <w:webHidden/>
              </w:rPr>
            </w:r>
            <w:r>
              <w:rPr>
                <w:noProof/>
                <w:webHidden/>
              </w:rPr>
              <w:fldChar w:fldCharType="separate"/>
            </w:r>
            <w:r>
              <w:rPr>
                <w:noProof/>
                <w:webHidden/>
              </w:rPr>
              <w:t>78</w:t>
            </w:r>
            <w:r>
              <w:rPr>
                <w:noProof/>
                <w:webHidden/>
              </w:rPr>
              <w:fldChar w:fldCharType="end"/>
            </w:r>
          </w:hyperlink>
        </w:p>
        <w:p w14:paraId="1EE293B5" w14:textId="77DB0847" w:rsidR="002B24BA" w:rsidRDefault="002B24BA">
          <w:pPr>
            <w:pStyle w:val="ndice3"/>
            <w:tabs>
              <w:tab w:val="right" w:leader="dot" w:pos="8779"/>
            </w:tabs>
            <w:rPr>
              <w:rFonts w:asciiTheme="minorHAnsi" w:eastAsiaTheme="minorEastAsia" w:hAnsiTheme="minorHAnsi" w:cstheme="minorBidi"/>
              <w:noProof/>
              <w:color w:val="auto"/>
            </w:rPr>
          </w:pPr>
          <w:hyperlink w:anchor="_Toc233683106" w:history="1">
            <w:r w:rsidRPr="006F0A76">
              <w:rPr>
                <w:rStyle w:val="Hiperligao"/>
                <w:noProof/>
              </w:rPr>
              <w:t>Artigo 88.º</w:t>
            </w:r>
            <w:r>
              <w:rPr>
                <w:noProof/>
                <w:webHidden/>
              </w:rPr>
              <w:tab/>
            </w:r>
            <w:r>
              <w:rPr>
                <w:noProof/>
                <w:webHidden/>
              </w:rPr>
              <w:fldChar w:fldCharType="begin"/>
            </w:r>
            <w:r>
              <w:rPr>
                <w:noProof/>
                <w:webHidden/>
              </w:rPr>
              <w:instrText xml:space="preserve"> PAGEREF _Toc233683106 \h </w:instrText>
            </w:r>
            <w:r>
              <w:rPr>
                <w:noProof/>
                <w:webHidden/>
              </w:rPr>
            </w:r>
            <w:r>
              <w:rPr>
                <w:noProof/>
                <w:webHidden/>
              </w:rPr>
              <w:fldChar w:fldCharType="separate"/>
            </w:r>
            <w:r>
              <w:rPr>
                <w:noProof/>
                <w:webHidden/>
              </w:rPr>
              <w:t>78</w:t>
            </w:r>
            <w:r>
              <w:rPr>
                <w:noProof/>
                <w:webHidden/>
              </w:rPr>
              <w:fldChar w:fldCharType="end"/>
            </w:r>
          </w:hyperlink>
        </w:p>
        <w:p w14:paraId="75493FFF" w14:textId="3C528D97" w:rsidR="002B24BA" w:rsidRDefault="002B24BA">
          <w:pPr>
            <w:pStyle w:val="ndice3"/>
            <w:tabs>
              <w:tab w:val="right" w:leader="dot" w:pos="8779"/>
            </w:tabs>
            <w:rPr>
              <w:rFonts w:asciiTheme="minorHAnsi" w:eastAsiaTheme="minorEastAsia" w:hAnsiTheme="minorHAnsi" w:cstheme="minorBidi"/>
              <w:noProof/>
              <w:color w:val="auto"/>
            </w:rPr>
          </w:pPr>
          <w:hyperlink w:anchor="_Toc233683107" w:history="1">
            <w:r w:rsidRPr="006F0A76">
              <w:rPr>
                <w:rStyle w:val="Hiperligao"/>
                <w:noProof/>
              </w:rPr>
              <w:t>Controlo da reprodução pelo titular</w:t>
            </w:r>
            <w:r>
              <w:rPr>
                <w:noProof/>
                <w:webHidden/>
              </w:rPr>
              <w:tab/>
            </w:r>
            <w:r>
              <w:rPr>
                <w:noProof/>
                <w:webHidden/>
              </w:rPr>
              <w:fldChar w:fldCharType="begin"/>
            </w:r>
            <w:r>
              <w:rPr>
                <w:noProof/>
                <w:webHidden/>
              </w:rPr>
              <w:instrText xml:space="preserve"> PAGEREF _Toc233683107 \h </w:instrText>
            </w:r>
            <w:r>
              <w:rPr>
                <w:noProof/>
                <w:webHidden/>
              </w:rPr>
            </w:r>
            <w:r>
              <w:rPr>
                <w:noProof/>
                <w:webHidden/>
              </w:rPr>
              <w:fldChar w:fldCharType="separate"/>
            </w:r>
            <w:r>
              <w:rPr>
                <w:noProof/>
                <w:webHidden/>
              </w:rPr>
              <w:t>78</w:t>
            </w:r>
            <w:r>
              <w:rPr>
                <w:noProof/>
                <w:webHidden/>
              </w:rPr>
              <w:fldChar w:fldCharType="end"/>
            </w:r>
          </w:hyperlink>
        </w:p>
        <w:p w14:paraId="16291126" w14:textId="3EF08FBD" w:rsidR="002B24BA" w:rsidRDefault="002B24BA">
          <w:pPr>
            <w:pStyle w:val="ndice3"/>
            <w:tabs>
              <w:tab w:val="right" w:leader="dot" w:pos="8779"/>
            </w:tabs>
            <w:rPr>
              <w:rFonts w:asciiTheme="minorHAnsi" w:eastAsiaTheme="minorEastAsia" w:hAnsiTheme="minorHAnsi" w:cstheme="minorBidi"/>
              <w:noProof/>
              <w:color w:val="auto"/>
            </w:rPr>
          </w:pPr>
          <w:hyperlink w:anchor="_Toc233683108" w:history="1">
            <w:r w:rsidRPr="006F0A76">
              <w:rPr>
                <w:rStyle w:val="Hiperligao"/>
                <w:noProof/>
              </w:rPr>
              <w:t>Artigo 89.º</w:t>
            </w:r>
            <w:r>
              <w:rPr>
                <w:noProof/>
                <w:webHidden/>
              </w:rPr>
              <w:tab/>
            </w:r>
            <w:r>
              <w:rPr>
                <w:noProof/>
                <w:webHidden/>
              </w:rPr>
              <w:fldChar w:fldCharType="begin"/>
            </w:r>
            <w:r>
              <w:rPr>
                <w:noProof/>
                <w:webHidden/>
              </w:rPr>
              <w:instrText xml:space="preserve"> PAGEREF _Toc233683108 \h </w:instrText>
            </w:r>
            <w:r>
              <w:rPr>
                <w:noProof/>
                <w:webHidden/>
              </w:rPr>
            </w:r>
            <w:r>
              <w:rPr>
                <w:noProof/>
                <w:webHidden/>
              </w:rPr>
              <w:fldChar w:fldCharType="separate"/>
            </w:r>
            <w:r>
              <w:rPr>
                <w:noProof/>
                <w:webHidden/>
              </w:rPr>
              <w:t>78</w:t>
            </w:r>
            <w:r>
              <w:rPr>
                <w:noProof/>
                <w:webHidden/>
              </w:rPr>
              <w:fldChar w:fldCharType="end"/>
            </w:r>
          </w:hyperlink>
        </w:p>
        <w:p w14:paraId="4083ADDB" w14:textId="4B581FF0" w:rsidR="002B24BA" w:rsidRDefault="002B24BA">
          <w:pPr>
            <w:pStyle w:val="ndice3"/>
            <w:tabs>
              <w:tab w:val="right" w:leader="dot" w:pos="8779"/>
            </w:tabs>
            <w:rPr>
              <w:rFonts w:asciiTheme="minorHAnsi" w:eastAsiaTheme="minorEastAsia" w:hAnsiTheme="minorHAnsi" w:cstheme="minorBidi"/>
              <w:noProof/>
              <w:color w:val="auto"/>
            </w:rPr>
          </w:pPr>
          <w:hyperlink w:anchor="_Toc233683109" w:history="1">
            <w:r w:rsidRPr="006F0A76">
              <w:rPr>
                <w:rStyle w:val="Hiperligao"/>
                <w:noProof/>
              </w:rPr>
              <w:t>Controlo da reprodução pelas câmaras municipais</w:t>
            </w:r>
            <w:r>
              <w:rPr>
                <w:noProof/>
                <w:webHidden/>
              </w:rPr>
              <w:tab/>
            </w:r>
            <w:r>
              <w:rPr>
                <w:noProof/>
                <w:webHidden/>
              </w:rPr>
              <w:fldChar w:fldCharType="begin"/>
            </w:r>
            <w:r>
              <w:rPr>
                <w:noProof/>
                <w:webHidden/>
              </w:rPr>
              <w:instrText xml:space="preserve"> PAGEREF _Toc233683109 \h </w:instrText>
            </w:r>
            <w:r>
              <w:rPr>
                <w:noProof/>
                <w:webHidden/>
              </w:rPr>
            </w:r>
            <w:r>
              <w:rPr>
                <w:noProof/>
                <w:webHidden/>
              </w:rPr>
              <w:fldChar w:fldCharType="separate"/>
            </w:r>
            <w:r>
              <w:rPr>
                <w:noProof/>
                <w:webHidden/>
              </w:rPr>
              <w:t>78</w:t>
            </w:r>
            <w:r>
              <w:rPr>
                <w:noProof/>
                <w:webHidden/>
              </w:rPr>
              <w:fldChar w:fldCharType="end"/>
            </w:r>
          </w:hyperlink>
        </w:p>
        <w:p w14:paraId="16B1763D" w14:textId="14A0AE2C" w:rsidR="002B24BA" w:rsidRDefault="002B24BA">
          <w:pPr>
            <w:pStyle w:val="ndice3"/>
            <w:tabs>
              <w:tab w:val="right" w:leader="dot" w:pos="8779"/>
            </w:tabs>
            <w:rPr>
              <w:rFonts w:asciiTheme="minorHAnsi" w:eastAsiaTheme="minorEastAsia" w:hAnsiTheme="minorHAnsi" w:cstheme="minorBidi"/>
              <w:noProof/>
              <w:color w:val="auto"/>
            </w:rPr>
          </w:pPr>
          <w:hyperlink w:anchor="_Toc233683110" w:history="1">
            <w:r w:rsidRPr="006F0A76">
              <w:rPr>
                <w:rStyle w:val="Hiperligao"/>
                <w:noProof/>
              </w:rPr>
              <w:t>Artigo 90.º</w:t>
            </w:r>
            <w:r>
              <w:rPr>
                <w:noProof/>
                <w:webHidden/>
              </w:rPr>
              <w:tab/>
            </w:r>
            <w:r>
              <w:rPr>
                <w:noProof/>
                <w:webHidden/>
              </w:rPr>
              <w:fldChar w:fldCharType="begin"/>
            </w:r>
            <w:r>
              <w:rPr>
                <w:noProof/>
                <w:webHidden/>
              </w:rPr>
              <w:instrText xml:space="preserve"> PAGEREF _Toc233683110 \h </w:instrText>
            </w:r>
            <w:r>
              <w:rPr>
                <w:noProof/>
                <w:webHidden/>
              </w:rPr>
            </w:r>
            <w:r>
              <w:rPr>
                <w:noProof/>
                <w:webHidden/>
              </w:rPr>
              <w:fldChar w:fldCharType="separate"/>
            </w:r>
            <w:r>
              <w:rPr>
                <w:noProof/>
                <w:webHidden/>
              </w:rPr>
              <w:t>80</w:t>
            </w:r>
            <w:r>
              <w:rPr>
                <w:noProof/>
                <w:webHidden/>
              </w:rPr>
              <w:fldChar w:fldCharType="end"/>
            </w:r>
          </w:hyperlink>
        </w:p>
        <w:p w14:paraId="3111C72C" w14:textId="74D2A72A" w:rsidR="002B24BA" w:rsidRDefault="002B24BA">
          <w:pPr>
            <w:pStyle w:val="ndice3"/>
            <w:tabs>
              <w:tab w:val="right" w:leader="dot" w:pos="8779"/>
            </w:tabs>
            <w:rPr>
              <w:rFonts w:asciiTheme="minorHAnsi" w:eastAsiaTheme="minorEastAsia" w:hAnsiTheme="minorHAnsi" w:cstheme="minorBidi"/>
              <w:noProof/>
              <w:color w:val="auto"/>
            </w:rPr>
          </w:pPr>
          <w:hyperlink w:anchor="_Toc233683111" w:history="1">
            <w:r w:rsidRPr="006F0A76">
              <w:rPr>
                <w:rStyle w:val="Hiperligao"/>
                <w:noProof/>
              </w:rPr>
              <w:t>Requisito das instalações adequadas à realização de esterilizações nos CRO</w:t>
            </w:r>
            <w:r>
              <w:rPr>
                <w:noProof/>
                <w:webHidden/>
              </w:rPr>
              <w:tab/>
            </w:r>
            <w:r>
              <w:rPr>
                <w:noProof/>
                <w:webHidden/>
              </w:rPr>
              <w:fldChar w:fldCharType="begin"/>
            </w:r>
            <w:r>
              <w:rPr>
                <w:noProof/>
                <w:webHidden/>
              </w:rPr>
              <w:instrText xml:space="preserve"> PAGEREF _Toc233683111 \h </w:instrText>
            </w:r>
            <w:r>
              <w:rPr>
                <w:noProof/>
                <w:webHidden/>
              </w:rPr>
            </w:r>
            <w:r>
              <w:rPr>
                <w:noProof/>
                <w:webHidden/>
              </w:rPr>
              <w:fldChar w:fldCharType="separate"/>
            </w:r>
            <w:r>
              <w:rPr>
                <w:noProof/>
                <w:webHidden/>
              </w:rPr>
              <w:t>80</w:t>
            </w:r>
            <w:r>
              <w:rPr>
                <w:noProof/>
                <w:webHidden/>
              </w:rPr>
              <w:fldChar w:fldCharType="end"/>
            </w:r>
          </w:hyperlink>
        </w:p>
        <w:p w14:paraId="1212A1A1" w14:textId="228905EE" w:rsidR="002B24BA" w:rsidRDefault="002B24BA">
          <w:pPr>
            <w:pStyle w:val="ndice2"/>
            <w:tabs>
              <w:tab w:val="right" w:leader="dot" w:pos="8779"/>
            </w:tabs>
            <w:rPr>
              <w:rFonts w:asciiTheme="minorHAnsi" w:eastAsiaTheme="minorEastAsia" w:hAnsiTheme="minorHAnsi" w:cstheme="minorBidi"/>
              <w:noProof/>
              <w:color w:val="auto"/>
            </w:rPr>
          </w:pPr>
          <w:hyperlink w:anchor="_Toc233683112" w:history="1">
            <w:r w:rsidRPr="006F0A76">
              <w:rPr>
                <w:rStyle w:val="Hiperligao"/>
                <w:noProof/>
              </w:rPr>
              <w:t>SECÇÃO III</w:t>
            </w:r>
            <w:r>
              <w:rPr>
                <w:noProof/>
                <w:webHidden/>
              </w:rPr>
              <w:tab/>
            </w:r>
            <w:r>
              <w:rPr>
                <w:noProof/>
                <w:webHidden/>
              </w:rPr>
              <w:fldChar w:fldCharType="begin"/>
            </w:r>
            <w:r>
              <w:rPr>
                <w:noProof/>
                <w:webHidden/>
              </w:rPr>
              <w:instrText xml:space="preserve"> PAGEREF _Toc233683112 \h </w:instrText>
            </w:r>
            <w:r>
              <w:rPr>
                <w:noProof/>
                <w:webHidden/>
              </w:rPr>
            </w:r>
            <w:r>
              <w:rPr>
                <w:noProof/>
                <w:webHidden/>
              </w:rPr>
              <w:fldChar w:fldCharType="separate"/>
            </w:r>
            <w:r>
              <w:rPr>
                <w:noProof/>
                <w:webHidden/>
              </w:rPr>
              <w:t>80</w:t>
            </w:r>
            <w:r>
              <w:rPr>
                <w:noProof/>
                <w:webHidden/>
              </w:rPr>
              <w:fldChar w:fldCharType="end"/>
            </w:r>
          </w:hyperlink>
        </w:p>
        <w:p w14:paraId="6FCF4B44" w14:textId="2F966828" w:rsidR="002B24BA" w:rsidRDefault="002B24BA">
          <w:pPr>
            <w:pStyle w:val="ndice2"/>
            <w:tabs>
              <w:tab w:val="right" w:leader="dot" w:pos="8779"/>
            </w:tabs>
            <w:rPr>
              <w:rFonts w:asciiTheme="minorHAnsi" w:eastAsiaTheme="minorEastAsia" w:hAnsiTheme="minorHAnsi" w:cstheme="minorBidi"/>
              <w:noProof/>
              <w:color w:val="auto"/>
            </w:rPr>
          </w:pPr>
          <w:hyperlink w:anchor="_Toc233683113" w:history="1">
            <w:r w:rsidRPr="006F0A76">
              <w:rPr>
                <w:rStyle w:val="Hiperligao"/>
                <w:noProof/>
              </w:rPr>
              <w:t>Captura e recolha</w:t>
            </w:r>
            <w:r>
              <w:rPr>
                <w:noProof/>
                <w:webHidden/>
              </w:rPr>
              <w:tab/>
            </w:r>
            <w:r>
              <w:rPr>
                <w:noProof/>
                <w:webHidden/>
              </w:rPr>
              <w:fldChar w:fldCharType="begin"/>
            </w:r>
            <w:r>
              <w:rPr>
                <w:noProof/>
                <w:webHidden/>
              </w:rPr>
              <w:instrText xml:space="preserve"> PAGEREF _Toc233683113 \h </w:instrText>
            </w:r>
            <w:r>
              <w:rPr>
                <w:noProof/>
                <w:webHidden/>
              </w:rPr>
            </w:r>
            <w:r>
              <w:rPr>
                <w:noProof/>
                <w:webHidden/>
              </w:rPr>
              <w:fldChar w:fldCharType="separate"/>
            </w:r>
            <w:r>
              <w:rPr>
                <w:noProof/>
                <w:webHidden/>
              </w:rPr>
              <w:t>80</w:t>
            </w:r>
            <w:r>
              <w:rPr>
                <w:noProof/>
                <w:webHidden/>
              </w:rPr>
              <w:fldChar w:fldCharType="end"/>
            </w:r>
          </w:hyperlink>
        </w:p>
        <w:p w14:paraId="7E876F3A" w14:textId="3A4E0BEE" w:rsidR="002B24BA" w:rsidRDefault="002B24BA">
          <w:pPr>
            <w:pStyle w:val="ndice3"/>
            <w:tabs>
              <w:tab w:val="right" w:leader="dot" w:pos="8779"/>
            </w:tabs>
            <w:rPr>
              <w:rFonts w:asciiTheme="minorHAnsi" w:eastAsiaTheme="minorEastAsia" w:hAnsiTheme="minorHAnsi" w:cstheme="minorBidi"/>
              <w:noProof/>
              <w:color w:val="auto"/>
            </w:rPr>
          </w:pPr>
          <w:hyperlink w:anchor="_Toc233683114" w:history="1">
            <w:r w:rsidRPr="006F0A76">
              <w:rPr>
                <w:rStyle w:val="Hiperligao"/>
                <w:noProof/>
              </w:rPr>
              <w:t>Artigo 91.º</w:t>
            </w:r>
            <w:r>
              <w:rPr>
                <w:noProof/>
                <w:webHidden/>
              </w:rPr>
              <w:tab/>
            </w:r>
            <w:r>
              <w:rPr>
                <w:noProof/>
                <w:webHidden/>
              </w:rPr>
              <w:fldChar w:fldCharType="begin"/>
            </w:r>
            <w:r>
              <w:rPr>
                <w:noProof/>
                <w:webHidden/>
              </w:rPr>
              <w:instrText xml:space="preserve"> PAGEREF _Toc233683114 \h </w:instrText>
            </w:r>
            <w:r>
              <w:rPr>
                <w:noProof/>
                <w:webHidden/>
              </w:rPr>
            </w:r>
            <w:r>
              <w:rPr>
                <w:noProof/>
                <w:webHidden/>
              </w:rPr>
              <w:fldChar w:fldCharType="separate"/>
            </w:r>
            <w:r>
              <w:rPr>
                <w:noProof/>
                <w:webHidden/>
              </w:rPr>
              <w:t>80</w:t>
            </w:r>
            <w:r>
              <w:rPr>
                <w:noProof/>
                <w:webHidden/>
              </w:rPr>
              <w:fldChar w:fldCharType="end"/>
            </w:r>
          </w:hyperlink>
        </w:p>
        <w:p w14:paraId="2CC30A45" w14:textId="47F586D2" w:rsidR="002B24BA" w:rsidRDefault="002B24BA">
          <w:pPr>
            <w:pStyle w:val="ndice3"/>
            <w:tabs>
              <w:tab w:val="right" w:leader="dot" w:pos="8779"/>
            </w:tabs>
            <w:rPr>
              <w:rFonts w:asciiTheme="minorHAnsi" w:eastAsiaTheme="minorEastAsia" w:hAnsiTheme="minorHAnsi" w:cstheme="minorBidi"/>
              <w:noProof/>
              <w:color w:val="auto"/>
            </w:rPr>
          </w:pPr>
          <w:hyperlink w:anchor="_Toc233683115" w:history="1">
            <w:r w:rsidRPr="006F0A76">
              <w:rPr>
                <w:rStyle w:val="Hiperligao"/>
                <w:noProof/>
              </w:rPr>
              <w:t>Obrigações das câmaras municipais</w:t>
            </w:r>
            <w:r>
              <w:rPr>
                <w:noProof/>
                <w:webHidden/>
              </w:rPr>
              <w:tab/>
            </w:r>
            <w:r>
              <w:rPr>
                <w:noProof/>
                <w:webHidden/>
              </w:rPr>
              <w:fldChar w:fldCharType="begin"/>
            </w:r>
            <w:r>
              <w:rPr>
                <w:noProof/>
                <w:webHidden/>
              </w:rPr>
              <w:instrText xml:space="preserve"> PAGEREF _Toc233683115 \h </w:instrText>
            </w:r>
            <w:r>
              <w:rPr>
                <w:noProof/>
                <w:webHidden/>
              </w:rPr>
            </w:r>
            <w:r>
              <w:rPr>
                <w:noProof/>
                <w:webHidden/>
              </w:rPr>
              <w:fldChar w:fldCharType="separate"/>
            </w:r>
            <w:r>
              <w:rPr>
                <w:noProof/>
                <w:webHidden/>
              </w:rPr>
              <w:t>80</w:t>
            </w:r>
            <w:r>
              <w:rPr>
                <w:noProof/>
                <w:webHidden/>
              </w:rPr>
              <w:fldChar w:fldCharType="end"/>
            </w:r>
          </w:hyperlink>
        </w:p>
        <w:p w14:paraId="516DB8D4" w14:textId="4A961479" w:rsidR="002B24BA" w:rsidRDefault="002B24BA">
          <w:pPr>
            <w:pStyle w:val="ndice3"/>
            <w:tabs>
              <w:tab w:val="right" w:leader="dot" w:pos="8779"/>
            </w:tabs>
            <w:rPr>
              <w:rFonts w:asciiTheme="minorHAnsi" w:eastAsiaTheme="minorEastAsia" w:hAnsiTheme="minorHAnsi" w:cstheme="minorBidi"/>
              <w:noProof/>
              <w:color w:val="auto"/>
            </w:rPr>
          </w:pPr>
          <w:hyperlink w:anchor="_Toc233683116" w:history="1">
            <w:r w:rsidRPr="006F0A76">
              <w:rPr>
                <w:rStyle w:val="Hiperligao"/>
                <w:noProof/>
                <w:highlight w:val="green"/>
              </w:rPr>
              <w:t>Artigo 92.º</w:t>
            </w:r>
            <w:r>
              <w:rPr>
                <w:noProof/>
                <w:webHidden/>
              </w:rPr>
              <w:tab/>
            </w:r>
            <w:r>
              <w:rPr>
                <w:noProof/>
                <w:webHidden/>
              </w:rPr>
              <w:fldChar w:fldCharType="begin"/>
            </w:r>
            <w:r>
              <w:rPr>
                <w:noProof/>
                <w:webHidden/>
              </w:rPr>
              <w:instrText xml:space="preserve"> PAGEREF _Toc233683116 \h </w:instrText>
            </w:r>
            <w:r>
              <w:rPr>
                <w:noProof/>
                <w:webHidden/>
              </w:rPr>
            </w:r>
            <w:r>
              <w:rPr>
                <w:noProof/>
                <w:webHidden/>
              </w:rPr>
              <w:fldChar w:fldCharType="separate"/>
            </w:r>
            <w:r>
              <w:rPr>
                <w:noProof/>
                <w:webHidden/>
              </w:rPr>
              <w:t>82</w:t>
            </w:r>
            <w:r>
              <w:rPr>
                <w:noProof/>
                <w:webHidden/>
              </w:rPr>
              <w:fldChar w:fldCharType="end"/>
            </w:r>
          </w:hyperlink>
        </w:p>
        <w:p w14:paraId="79588CF5" w14:textId="570349E2" w:rsidR="002B24BA" w:rsidRDefault="002B24BA">
          <w:pPr>
            <w:pStyle w:val="ndice3"/>
            <w:tabs>
              <w:tab w:val="right" w:leader="dot" w:pos="8779"/>
            </w:tabs>
            <w:rPr>
              <w:rFonts w:asciiTheme="minorHAnsi" w:eastAsiaTheme="minorEastAsia" w:hAnsiTheme="minorHAnsi" w:cstheme="minorBidi"/>
              <w:noProof/>
              <w:color w:val="auto"/>
            </w:rPr>
          </w:pPr>
          <w:hyperlink w:anchor="_Toc233683117" w:history="1">
            <w:r w:rsidRPr="006F0A76">
              <w:rPr>
                <w:rStyle w:val="Hiperligao"/>
                <w:noProof/>
                <w:highlight w:val="green"/>
              </w:rPr>
              <w:t>Registo no SIAC dos CRO e plataformas de adoção</w:t>
            </w:r>
            <w:r>
              <w:rPr>
                <w:noProof/>
                <w:webHidden/>
              </w:rPr>
              <w:tab/>
            </w:r>
            <w:r>
              <w:rPr>
                <w:noProof/>
                <w:webHidden/>
              </w:rPr>
              <w:fldChar w:fldCharType="begin"/>
            </w:r>
            <w:r>
              <w:rPr>
                <w:noProof/>
                <w:webHidden/>
              </w:rPr>
              <w:instrText xml:space="preserve"> PAGEREF _Toc233683117 \h </w:instrText>
            </w:r>
            <w:r>
              <w:rPr>
                <w:noProof/>
                <w:webHidden/>
              </w:rPr>
            </w:r>
            <w:r>
              <w:rPr>
                <w:noProof/>
                <w:webHidden/>
              </w:rPr>
              <w:fldChar w:fldCharType="separate"/>
            </w:r>
            <w:r>
              <w:rPr>
                <w:noProof/>
                <w:webHidden/>
              </w:rPr>
              <w:t>82</w:t>
            </w:r>
            <w:r>
              <w:rPr>
                <w:noProof/>
                <w:webHidden/>
              </w:rPr>
              <w:fldChar w:fldCharType="end"/>
            </w:r>
          </w:hyperlink>
        </w:p>
        <w:p w14:paraId="55247B14" w14:textId="23141576" w:rsidR="002B24BA" w:rsidRDefault="002B24BA">
          <w:pPr>
            <w:pStyle w:val="ndice3"/>
            <w:tabs>
              <w:tab w:val="right" w:leader="dot" w:pos="8779"/>
            </w:tabs>
            <w:rPr>
              <w:rFonts w:asciiTheme="minorHAnsi" w:eastAsiaTheme="minorEastAsia" w:hAnsiTheme="minorHAnsi" w:cstheme="minorBidi"/>
              <w:noProof/>
              <w:color w:val="auto"/>
            </w:rPr>
          </w:pPr>
          <w:hyperlink w:anchor="_Toc233683118" w:history="1">
            <w:r w:rsidRPr="006F0A76">
              <w:rPr>
                <w:rStyle w:val="Hiperligao"/>
                <w:noProof/>
              </w:rPr>
              <w:t>Artigo 93.º</w:t>
            </w:r>
            <w:r>
              <w:rPr>
                <w:noProof/>
                <w:webHidden/>
              </w:rPr>
              <w:tab/>
            </w:r>
            <w:r>
              <w:rPr>
                <w:noProof/>
                <w:webHidden/>
              </w:rPr>
              <w:fldChar w:fldCharType="begin"/>
            </w:r>
            <w:r>
              <w:rPr>
                <w:noProof/>
                <w:webHidden/>
              </w:rPr>
              <w:instrText xml:space="preserve"> PAGEREF _Toc233683118 \h </w:instrText>
            </w:r>
            <w:r>
              <w:rPr>
                <w:noProof/>
                <w:webHidden/>
              </w:rPr>
            </w:r>
            <w:r>
              <w:rPr>
                <w:noProof/>
                <w:webHidden/>
              </w:rPr>
              <w:fldChar w:fldCharType="separate"/>
            </w:r>
            <w:r>
              <w:rPr>
                <w:noProof/>
                <w:webHidden/>
              </w:rPr>
              <w:t>82</w:t>
            </w:r>
            <w:r>
              <w:rPr>
                <w:noProof/>
                <w:webHidden/>
              </w:rPr>
              <w:fldChar w:fldCharType="end"/>
            </w:r>
          </w:hyperlink>
        </w:p>
        <w:p w14:paraId="739293A4" w14:textId="04872F85" w:rsidR="002B24BA" w:rsidRDefault="002B24BA">
          <w:pPr>
            <w:pStyle w:val="ndice3"/>
            <w:tabs>
              <w:tab w:val="right" w:leader="dot" w:pos="8779"/>
            </w:tabs>
            <w:rPr>
              <w:rFonts w:asciiTheme="minorHAnsi" w:eastAsiaTheme="minorEastAsia" w:hAnsiTheme="minorHAnsi" w:cstheme="minorBidi"/>
              <w:noProof/>
              <w:color w:val="auto"/>
            </w:rPr>
          </w:pPr>
          <w:hyperlink w:anchor="_Toc233683119" w:history="1">
            <w:r w:rsidRPr="006F0A76">
              <w:rPr>
                <w:rStyle w:val="Hiperligao"/>
                <w:noProof/>
              </w:rPr>
              <w:t>Registo Nacional das Associações Zoófilas</w:t>
            </w:r>
            <w:r>
              <w:rPr>
                <w:noProof/>
                <w:webHidden/>
              </w:rPr>
              <w:tab/>
            </w:r>
            <w:r>
              <w:rPr>
                <w:noProof/>
                <w:webHidden/>
              </w:rPr>
              <w:fldChar w:fldCharType="begin"/>
            </w:r>
            <w:r>
              <w:rPr>
                <w:noProof/>
                <w:webHidden/>
              </w:rPr>
              <w:instrText xml:space="preserve"> PAGEREF _Toc233683119 \h </w:instrText>
            </w:r>
            <w:r>
              <w:rPr>
                <w:noProof/>
                <w:webHidden/>
              </w:rPr>
            </w:r>
            <w:r>
              <w:rPr>
                <w:noProof/>
                <w:webHidden/>
              </w:rPr>
              <w:fldChar w:fldCharType="separate"/>
            </w:r>
            <w:r>
              <w:rPr>
                <w:noProof/>
                <w:webHidden/>
              </w:rPr>
              <w:t>82</w:t>
            </w:r>
            <w:r>
              <w:rPr>
                <w:noProof/>
                <w:webHidden/>
              </w:rPr>
              <w:fldChar w:fldCharType="end"/>
            </w:r>
          </w:hyperlink>
        </w:p>
        <w:p w14:paraId="5936F190" w14:textId="39C5ACCD" w:rsidR="002B24BA" w:rsidRDefault="002B24BA">
          <w:pPr>
            <w:pStyle w:val="ndice3"/>
            <w:tabs>
              <w:tab w:val="right" w:leader="dot" w:pos="8779"/>
            </w:tabs>
            <w:rPr>
              <w:rFonts w:asciiTheme="minorHAnsi" w:eastAsiaTheme="minorEastAsia" w:hAnsiTheme="minorHAnsi" w:cstheme="minorBidi"/>
              <w:noProof/>
              <w:color w:val="auto"/>
            </w:rPr>
          </w:pPr>
          <w:hyperlink w:anchor="_Toc233683120" w:history="1">
            <w:r w:rsidRPr="006F0A76">
              <w:rPr>
                <w:rStyle w:val="Hiperligao"/>
                <w:noProof/>
              </w:rPr>
              <w:t>Artigo 94.º</w:t>
            </w:r>
            <w:r>
              <w:rPr>
                <w:noProof/>
                <w:webHidden/>
              </w:rPr>
              <w:tab/>
            </w:r>
            <w:r>
              <w:rPr>
                <w:noProof/>
                <w:webHidden/>
              </w:rPr>
              <w:fldChar w:fldCharType="begin"/>
            </w:r>
            <w:r>
              <w:rPr>
                <w:noProof/>
                <w:webHidden/>
              </w:rPr>
              <w:instrText xml:space="preserve"> PAGEREF _Toc233683120 \h </w:instrText>
            </w:r>
            <w:r>
              <w:rPr>
                <w:noProof/>
                <w:webHidden/>
              </w:rPr>
            </w:r>
            <w:r>
              <w:rPr>
                <w:noProof/>
                <w:webHidden/>
              </w:rPr>
              <w:fldChar w:fldCharType="separate"/>
            </w:r>
            <w:r>
              <w:rPr>
                <w:noProof/>
                <w:webHidden/>
              </w:rPr>
              <w:t>83</w:t>
            </w:r>
            <w:r>
              <w:rPr>
                <w:noProof/>
                <w:webHidden/>
              </w:rPr>
              <w:fldChar w:fldCharType="end"/>
            </w:r>
          </w:hyperlink>
        </w:p>
        <w:p w14:paraId="2BDE0C3D" w14:textId="0E92C9BA" w:rsidR="002B24BA" w:rsidRDefault="002B24BA">
          <w:pPr>
            <w:pStyle w:val="ndice3"/>
            <w:tabs>
              <w:tab w:val="right" w:leader="dot" w:pos="8779"/>
            </w:tabs>
            <w:rPr>
              <w:rFonts w:asciiTheme="minorHAnsi" w:eastAsiaTheme="minorEastAsia" w:hAnsiTheme="minorHAnsi" w:cstheme="minorBidi"/>
              <w:noProof/>
              <w:color w:val="auto"/>
            </w:rPr>
          </w:pPr>
          <w:hyperlink w:anchor="_Toc233683121" w:history="1">
            <w:r w:rsidRPr="006F0A76">
              <w:rPr>
                <w:rStyle w:val="Hiperligao"/>
                <w:noProof/>
              </w:rPr>
              <w:t>Centros de recolha</w:t>
            </w:r>
            <w:r>
              <w:rPr>
                <w:noProof/>
                <w:webHidden/>
              </w:rPr>
              <w:tab/>
            </w:r>
            <w:r>
              <w:rPr>
                <w:noProof/>
                <w:webHidden/>
              </w:rPr>
              <w:fldChar w:fldCharType="begin"/>
            </w:r>
            <w:r>
              <w:rPr>
                <w:noProof/>
                <w:webHidden/>
              </w:rPr>
              <w:instrText xml:space="preserve"> PAGEREF _Toc233683121 \h </w:instrText>
            </w:r>
            <w:r>
              <w:rPr>
                <w:noProof/>
                <w:webHidden/>
              </w:rPr>
            </w:r>
            <w:r>
              <w:rPr>
                <w:noProof/>
                <w:webHidden/>
              </w:rPr>
              <w:fldChar w:fldCharType="separate"/>
            </w:r>
            <w:r>
              <w:rPr>
                <w:noProof/>
                <w:webHidden/>
              </w:rPr>
              <w:t>83</w:t>
            </w:r>
            <w:r>
              <w:rPr>
                <w:noProof/>
                <w:webHidden/>
              </w:rPr>
              <w:fldChar w:fldCharType="end"/>
            </w:r>
          </w:hyperlink>
        </w:p>
        <w:p w14:paraId="00883B5C" w14:textId="4399692C" w:rsidR="002B24BA" w:rsidRDefault="002B24BA">
          <w:pPr>
            <w:pStyle w:val="ndice3"/>
            <w:tabs>
              <w:tab w:val="right" w:leader="dot" w:pos="8779"/>
            </w:tabs>
            <w:rPr>
              <w:rFonts w:asciiTheme="minorHAnsi" w:eastAsiaTheme="minorEastAsia" w:hAnsiTheme="minorHAnsi" w:cstheme="minorBidi"/>
              <w:noProof/>
              <w:color w:val="auto"/>
            </w:rPr>
          </w:pPr>
          <w:hyperlink w:anchor="_Toc233683122" w:history="1">
            <w:r w:rsidRPr="006F0A76">
              <w:rPr>
                <w:rStyle w:val="Hiperligao"/>
                <w:noProof/>
              </w:rPr>
              <w:t>Artigo 95.º</w:t>
            </w:r>
            <w:r>
              <w:rPr>
                <w:noProof/>
                <w:webHidden/>
              </w:rPr>
              <w:tab/>
            </w:r>
            <w:r>
              <w:rPr>
                <w:noProof/>
                <w:webHidden/>
              </w:rPr>
              <w:fldChar w:fldCharType="begin"/>
            </w:r>
            <w:r>
              <w:rPr>
                <w:noProof/>
                <w:webHidden/>
              </w:rPr>
              <w:instrText xml:space="preserve"> PAGEREF _Toc233683122 \h </w:instrText>
            </w:r>
            <w:r>
              <w:rPr>
                <w:noProof/>
                <w:webHidden/>
              </w:rPr>
            </w:r>
            <w:r>
              <w:rPr>
                <w:noProof/>
                <w:webHidden/>
              </w:rPr>
              <w:fldChar w:fldCharType="separate"/>
            </w:r>
            <w:r>
              <w:rPr>
                <w:noProof/>
                <w:webHidden/>
              </w:rPr>
              <w:t>84</w:t>
            </w:r>
            <w:r>
              <w:rPr>
                <w:noProof/>
                <w:webHidden/>
              </w:rPr>
              <w:fldChar w:fldCharType="end"/>
            </w:r>
          </w:hyperlink>
        </w:p>
        <w:p w14:paraId="0559D892" w14:textId="005435D4" w:rsidR="002B24BA" w:rsidRDefault="002B24BA">
          <w:pPr>
            <w:pStyle w:val="ndice3"/>
            <w:tabs>
              <w:tab w:val="right" w:leader="dot" w:pos="8779"/>
            </w:tabs>
            <w:rPr>
              <w:rFonts w:asciiTheme="minorHAnsi" w:eastAsiaTheme="minorEastAsia" w:hAnsiTheme="minorHAnsi" w:cstheme="minorBidi"/>
              <w:noProof/>
              <w:color w:val="auto"/>
            </w:rPr>
          </w:pPr>
          <w:hyperlink w:anchor="_Toc233683123" w:history="1">
            <w:r w:rsidRPr="006F0A76">
              <w:rPr>
                <w:rStyle w:val="Hiperligao"/>
                <w:noProof/>
              </w:rPr>
              <w:t>Exame clínico dos animais e período mínimo de permanência</w:t>
            </w:r>
            <w:r>
              <w:rPr>
                <w:noProof/>
                <w:webHidden/>
              </w:rPr>
              <w:tab/>
            </w:r>
            <w:r>
              <w:rPr>
                <w:noProof/>
                <w:webHidden/>
              </w:rPr>
              <w:fldChar w:fldCharType="begin"/>
            </w:r>
            <w:r>
              <w:rPr>
                <w:noProof/>
                <w:webHidden/>
              </w:rPr>
              <w:instrText xml:space="preserve"> PAGEREF _Toc233683123 \h </w:instrText>
            </w:r>
            <w:r>
              <w:rPr>
                <w:noProof/>
                <w:webHidden/>
              </w:rPr>
            </w:r>
            <w:r>
              <w:rPr>
                <w:noProof/>
                <w:webHidden/>
              </w:rPr>
              <w:fldChar w:fldCharType="separate"/>
            </w:r>
            <w:r>
              <w:rPr>
                <w:noProof/>
                <w:webHidden/>
              </w:rPr>
              <w:t>84</w:t>
            </w:r>
            <w:r>
              <w:rPr>
                <w:noProof/>
                <w:webHidden/>
              </w:rPr>
              <w:fldChar w:fldCharType="end"/>
            </w:r>
          </w:hyperlink>
        </w:p>
        <w:p w14:paraId="62D60998" w14:textId="0D97D9F7" w:rsidR="002B24BA" w:rsidRDefault="002B24BA">
          <w:pPr>
            <w:pStyle w:val="ndice3"/>
            <w:tabs>
              <w:tab w:val="right" w:leader="dot" w:pos="8779"/>
            </w:tabs>
            <w:rPr>
              <w:rFonts w:asciiTheme="minorHAnsi" w:eastAsiaTheme="minorEastAsia" w:hAnsiTheme="minorHAnsi" w:cstheme="minorBidi"/>
              <w:noProof/>
              <w:color w:val="auto"/>
            </w:rPr>
          </w:pPr>
          <w:hyperlink w:anchor="_Toc233683124" w:history="1">
            <w:r w:rsidRPr="006F0A76">
              <w:rPr>
                <w:rStyle w:val="Hiperligao"/>
                <w:noProof/>
              </w:rPr>
              <w:t>Artigo 96.º</w:t>
            </w:r>
            <w:r>
              <w:rPr>
                <w:noProof/>
                <w:webHidden/>
              </w:rPr>
              <w:tab/>
            </w:r>
            <w:r>
              <w:rPr>
                <w:noProof/>
                <w:webHidden/>
              </w:rPr>
              <w:fldChar w:fldCharType="begin"/>
            </w:r>
            <w:r>
              <w:rPr>
                <w:noProof/>
                <w:webHidden/>
              </w:rPr>
              <w:instrText xml:space="preserve"> PAGEREF _Toc233683124 \h </w:instrText>
            </w:r>
            <w:r>
              <w:rPr>
                <w:noProof/>
                <w:webHidden/>
              </w:rPr>
            </w:r>
            <w:r>
              <w:rPr>
                <w:noProof/>
                <w:webHidden/>
              </w:rPr>
              <w:fldChar w:fldCharType="separate"/>
            </w:r>
            <w:r>
              <w:rPr>
                <w:noProof/>
                <w:webHidden/>
              </w:rPr>
              <w:t>85</w:t>
            </w:r>
            <w:r>
              <w:rPr>
                <w:noProof/>
                <w:webHidden/>
              </w:rPr>
              <w:fldChar w:fldCharType="end"/>
            </w:r>
          </w:hyperlink>
        </w:p>
        <w:p w14:paraId="483AE62A" w14:textId="0DA548F2" w:rsidR="002B24BA" w:rsidRDefault="002B24BA">
          <w:pPr>
            <w:pStyle w:val="ndice3"/>
            <w:tabs>
              <w:tab w:val="right" w:leader="dot" w:pos="8779"/>
            </w:tabs>
            <w:rPr>
              <w:rFonts w:asciiTheme="minorHAnsi" w:eastAsiaTheme="minorEastAsia" w:hAnsiTheme="minorHAnsi" w:cstheme="minorBidi"/>
              <w:noProof/>
              <w:color w:val="auto"/>
            </w:rPr>
          </w:pPr>
          <w:hyperlink w:anchor="_Toc233683125" w:history="1">
            <w:r w:rsidRPr="006F0A76">
              <w:rPr>
                <w:rStyle w:val="Hiperligao"/>
                <w:noProof/>
              </w:rPr>
              <w:t>Despesas</w:t>
            </w:r>
            <w:r>
              <w:rPr>
                <w:noProof/>
                <w:webHidden/>
              </w:rPr>
              <w:tab/>
            </w:r>
            <w:r>
              <w:rPr>
                <w:noProof/>
                <w:webHidden/>
              </w:rPr>
              <w:fldChar w:fldCharType="begin"/>
            </w:r>
            <w:r>
              <w:rPr>
                <w:noProof/>
                <w:webHidden/>
              </w:rPr>
              <w:instrText xml:space="preserve"> PAGEREF _Toc233683125 \h </w:instrText>
            </w:r>
            <w:r>
              <w:rPr>
                <w:noProof/>
                <w:webHidden/>
              </w:rPr>
            </w:r>
            <w:r>
              <w:rPr>
                <w:noProof/>
                <w:webHidden/>
              </w:rPr>
              <w:fldChar w:fldCharType="separate"/>
            </w:r>
            <w:r>
              <w:rPr>
                <w:noProof/>
                <w:webHidden/>
              </w:rPr>
              <w:t>85</w:t>
            </w:r>
            <w:r>
              <w:rPr>
                <w:noProof/>
                <w:webHidden/>
              </w:rPr>
              <w:fldChar w:fldCharType="end"/>
            </w:r>
          </w:hyperlink>
        </w:p>
        <w:p w14:paraId="169CC0F6" w14:textId="33EAA31B" w:rsidR="002B24BA" w:rsidRDefault="002B24BA">
          <w:pPr>
            <w:pStyle w:val="ndice3"/>
            <w:tabs>
              <w:tab w:val="right" w:leader="dot" w:pos="8779"/>
            </w:tabs>
            <w:rPr>
              <w:rFonts w:asciiTheme="minorHAnsi" w:eastAsiaTheme="minorEastAsia" w:hAnsiTheme="minorHAnsi" w:cstheme="minorBidi"/>
              <w:noProof/>
              <w:color w:val="auto"/>
            </w:rPr>
          </w:pPr>
          <w:hyperlink w:anchor="_Toc233683126" w:history="1">
            <w:r w:rsidRPr="006F0A76">
              <w:rPr>
                <w:rStyle w:val="Hiperligao"/>
                <w:noProof/>
              </w:rPr>
              <w:t>Artigo 97.º</w:t>
            </w:r>
            <w:r>
              <w:rPr>
                <w:noProof/>
                <w:webHidden/>
              </w:rPr>
              <w:tab/>
            </w:r>
            <w:r>
              <w:rPr>
                <w:noProof/>
                <w:webHidden/>
              </w:rPr>
              <w:fldChar w:fldCharType="begin"/>
            </w:r>
            <w:r>
              <w:rPr>
                <w:noProof/>
                <w:webHidden/>
              </w:rPr>
              <w:instrText xml:space="preserve"> PAGEREF _Toc233683126 \h </w:instrText>
            </w:r>
            <w:r>
              <w:rPr>
                <w:noProof/>
                <w:webHidden/>
              </w:rPr>
            </w:r>
            <w:r>
              <w:rPr>
                <w:noProof/>
                <w:webHidden/>
              </w:rPr>
              <w:fldChar w:fldCharType="separate"/>
            </w:r>
            <w:r>
              <w:rPr>
                <w:noProof/>
                <w:webHidden/>
              </w:rPr>
              <w:t>85</w:t>
            </w:r>
            <w:r>
              <w:rPr>
                <w:noProof/>
                <w:webHidden/>
              </w:rPr>
              <w:fldChar w:fldCharType="end"/>
            </w:r>
          </w:hyperlink>
        </w:p>
        <w:p w14:paraId="16A35FD5" w14:textId="0D001C2B" w:rsidR="002B24BA" w:rsidRDefault="002B24BA">
          <w:pPr>
            <w:pStyle w:val="ndice3"/>
            <w:tabs>
              <w:tab w:val="right" w:leader="dot" w:pos="8779"/>
            </w:tabs>
            <w:rPr>
              <w:rFonts w:asciiTheme="minorHAnsi" w:eastAsiaTheme="minorEastAsia" w:hAnsiTheme="minorHAnsi" w:cstheme="minorBidi"/>
              <w:noProof/>
              <w:color w:val="auto"/>
            </w:rPr>
          </w:pPr>
          <w:hyperlink w:anchor="_Toc233683127" w:history="1">
            <w:r w:rsidRPr="006F0A76">
              <w:rPr>
                <w:rStyle w:val="Hiperligao"/>
                <w:noProof/>
              </w:rPr>
              <w:t>Captura compulsiva de animais</w:t>
            </w:r>
            <w:r>
              <w:rPr>
                <w:noProof/>
                <w:webHidden/>
              </w:rPr>
              <w:tab/>
            </w:r>
            <w:r>
              <w:rPr>
                <w:noProof/>
                <w:webHidden/>
              </w:rPr>
              <w:fldChar w:fldCharType="begin"/>
            </w:r>
            <w:r>
              <w:rPr>
                <w:noProof/>
                <w:webHidden/>
              </w:rPr>
              <w:instrText xml:space="preserve"> PAGEREF _Toc233683127 \h </w:instrText>
            </w:r>
            <w:r>
              <w:rPr>
                <w:noProof/>
                <w:webHidden/>
              </w:rPr>
            </w:r>
            <w:r>
              <w:rPr>
                <w:noProof/>
                <w:webHidden/>
              </w:rPr>
              <w:fldChar w:fldCharType="separate"/>
            </w:r>
            <w:r>
              <w:rPr>
                <w:noProof/>
                <w:webHidden/>
              </w:rPr>
              <w:t>85</w:t>
            </w:r>
            <w:r>
              <w:rPr>
                <w:noProof/>
                <w:webHidden/>
              </w:rPr>
              <w:fldChar w:fldCharType="end"/>
            </w:r>
          </w:hyperlink>
        </w:p>
        <w:p w14:paraId="14A02647" w14:textId="790DDDAE" w:rsidR="002B24BA" w:rsidRDefault="002B24BA">
          <w:pPr>
            <w:pStyle w:val="ndice2"/>
            <w:tabs>
              <w:tab w:val="right" w:leader="dot" w:pos="8779"/>
            </w:tabs>
            <w:rPr>
              <w:rFonts w:asciiTheme="minorHAnsi" w:eastAsiaTheme="minorEastAsia" w:hAnsiTheme="minorHAnsi" w:cstheme="minorBidi"/>
              <w:noProof/>
              <w:color w:val="auto"/>
            </w:rPr>
          </w:pPr>
          <w:hyperlink w:anchor="_Toc233683128" w:history="1">
            <w:r w:rsidRPr="006F0A76">
              <w:rPr>
                <w:rStyle w:val="Hiperligao"/>
                <w:noProof/>
              </w:rPr>
              <w:t>SECÇÃO V</w:t>
            </w:r>
            <w:r>
              <w:rPr>
                <w:noProof/>
                <w:webHidden/>
              </w:rPr>
              <w:tab/>
            </w:r>
            <w:r>
              <w:rPr>
                <w:noProof/>
                <w:webHidden/>
              </w:rPr>
              <w:fldChar w:fldCharType="begin"/>
            </w:r>
            <w:r>
              <w:rPr>
                <w:noProof/>
                <w:webHidden/>
              </w:rPr>
              <w:instrText xml:space="preserve"> PAGEREF _Toc233683128 \h </w:instrText>
            </w:r>
            <w:r>
              <w:rPr>
                <w:noProof/>
                <w:webHidden/>
              </w:rPr>
            </w:r>
            <w:r>
              <w:rPr>
                <w:noProof/>
                <w:webHidden/>
              </w:rPr>
              <w:fldChar w:fldCharType="separate"/>
            </w:r>
            <w:r>
              <w:rPr>
                <w:noProof/>
                <w:webHidden/>
              </w:rPr>
              <w:t>86</w:t>
            </w:r>
            <w:r>
              <w:rPr>
                <w:noProof/>
                <w:webHidden/>
              </w:rPr>
              <w:fldChar w:fldCharType="end"/>
            </w:r>
          </w:hyperlink>
        </w:p>
        <w:p w14:paraId="5EE93899" w14:textId="6C6C0B72" w:rsidR="002B24BA" w:rsidRDefault="002B24BA">
          <w:pPr>
            <w:pStyle w:val="ndice2"/>
            <w:tabs>
              <w:tab w:val="right" w:leader="dot" w:pos="8779"/>
            </w:tabs>
            <w:rPr>
              <w:rFonts w:asciiTheme="minorHAnsi" w:eastAsiaTheme="minorEastAsia" w:hAnsiTheme="minorHAnsi" w:cstheme="minorBidi"/>
              <w:noProof/>
              <w:color w:val="auto"/>
            </w:rPr>
          </w:pPr>
          <w:hyperlink w:anchor="_Toc233683129" w:history="1">
            <w:r w:rsidRPr="006F0A76">
              <w:rPr>
                <w:rStyle w:val="Hiperligao"/>
                <w:noProof/>
              </w:rPr>
              <w:t>Animais capturados</w:t>
            </w:r>
            <w:r>
              <w:rPr>
                <w:noProof/>
                <w:webHidden/>
              </w:rPr>
              <w:tab/>
            </w:r>
            <w:r>
              <w:rPr>
                <w:noProof/>
                <w:webHidden/>
              </w:rPr>
              <w:fldChar w:fldCharType="begin"/>
            </w:r>
            <w:r>
              <w:rPr>
                <w:noProof/>
                <w:webHidden/>
              </w:rPr>
              <w:instrText xml:space="preserve"> PAGEREF _Toc233683129 \h </w:instrText>
            </w:r>
            <w:r>
              <w:rPr>
                <w:noProof/>
                <w:webHidden/>
              </w:rPr>
            </w:r>
            <w:r>
              <w:rPr>
                <w:noProof/>
                <w:webHidden/>
              </w:rPr>
              <w:fldChar w:fldCharType="separate"/>
            </w:r>
            <w:r>
              <w:rPr>
                <w:noProof/>
                <w:webHidden/>
              </w:rPr>
              <w:t>86</w:t>
            </w:r>
            <w:r>
              <w:rPr>
                <w:noProof/>
                <w:webHidden/>
              </w:rPr>
              <w:fldChar w:fldCharType="end"/>
            </w:r>
          </w:hyperlink>
        </w:p>
        <w:p w14:paraId="342D3860" w14:textId="066B9FD7" w:rsidR="002B24BA" w:rsidRDefault="002B24BA">
          <w:pPr>
            <w:pStyle w:val="ndice3"/>
            <w:tabs>
              <w:tab w:val="right" w:leader="dot" w:pos="8779"/>
            </w:tabs>
            <w:rPr>
              <w:rFonts w:asciiTheme="minorHAnsi" w:eastAsiaTheme="minorEastAsia" w:hAnsiTheme="minorHAnsi" w:cstheme="minorBidi"/>
              <w:noProof/>
              <w:color w:val="auto"/>
            </w:rPr>
          </w:pPr>
          <w:hyperlink w:anchor="_Toc233683130" w:history="1">
            <w:r w:rsidRPr="006F0A76">
              <w:rPr>
                <w:rStyle w:val="Hiperligao"/>
                <w:noProof/>
              </w:rPr>
              <w:t>Artigo 98.º</w:t>
            </w:r>
            <w:r>
              <w:rPr>
                <w:noProof/>
                <w:webHidden/>
              </w:rPr>
              <w:tab/>
            </w:r>
            <w:r>
              <w:rPr>
                <w:noProof/>
                <w:webHidden/>
              </w:rPr>
              <w:fldChar w:fldCharType="begin"/>
            </w:r>
            <w:r>
              <w:rPr>
                <w:noProof/>
                <w:webHidden/>
              </w:rPr>
              <w:instrText xml:space="preserve"> PAGEREF _Toc233683130 \h </w:instrText>
            </w:r>
            <w:r>
              <w:rPr>
                <w:noProof/>
                <w:webHidden/>
              </w:rPr>
            </w:r>
            <w:r>
              <w:rPr>
                <w:noProof/>
                <w:webHidden/>
              </w:rPr>
              <w:fldChar w:fldCharType="separate"/>
            </w:r>
            <w:r>
              <w:rPr>
                <w:noProof/>
                <w:webHidden/>
              </w:rPr>
              <w:t>86</w:t>
            </w:r>
            <w:r>
              <w:rPr>
                <w:noProof/>
                <w:webHidden/>
              </w:rPr>
              <w:fldChar w:fldCharType="end"/>
            </w:r>
          </w:hyperlink>
        </w:p>
        <w:p w14:paraId="45D878D7" w14:textId="46F6E7C1" w:rsidR="002B24BA" w:rsidRDefault="002B24BA">
          <w:pPr>
            <w:pStyle w:val="ndice3"/>
            <w:tabs>
              <w:tab w:val="right" w:leader="dot" w:pos="8779"/>
            </w:tabs>
            <w:rPr>
              <w:rFonts w:asciiTheme="minorHAnsi" w:eastAsiaTheme="minorEastAsia" w:hAnsiTheme="minorHAnsi" w:cstheme="minorBidi"/>
              <w:noProof/>
              <w:color w:val="auto"/>
            </w:rPr>
          </w:pPr>
          <w:hyperlink w:anchor="_Toc233683131" w:history="1">
            <w:r w:rsidRPr="006F0A76">
              <w:rPr>
                <w:rStyle w:val="Hiperligao"/>
                <w:noProof/>
              </w:rPr>
              <w:t>Destino dos animais</w:t>
            </w:r>
            <w:r>
              <w:rPr>
                <w:noProof/>
                <w:webHidden/>
              </w:rPr>
              <w:tab/>
            </w:r>
            <w:r>
              <w:rPr>
                <w:noProof/>
                <w:webHidden/>
              </w:rPr>
              <w:fldChar w:fldCharType="begin"/>
            </w:r>
            <w:r>
              <w:rPr>
                <w:noProof/>
                <w:webHidden/>
              </w:rPr>
              <w:instrText xml:space="preserve"> PAGEREF _Toc233683131 \h </w:instrText>
            </w:r>
            <w:r>
              <w:rPr>
                <w:noProof/>
                <w:webHidden/>
              </w:rPr>
            </w:r>
            <w:r>
              <w:rPr>
                <w:noProof/>
                <w:webHidden/>
              </w:rPr>
              <w:fldChar w:fldCharType="separate"/>
            </w:r>
            <w:r>
              <w:rPr>
                <w:noProof/>
                <w:webHidden/>
              </w:rPr>
              <w:t>86</w:t>
            </w:r>
            <w:r>
              <w:rPr>
                <w:noProof/>
                <w:webHidden/>
              </w:rPr>
              <w:fldChar w:fldCharType="end"/>
            </w:r>
          </w:hyperlink>
        </w:p>
        <w:p w14:paraId="1CA0B244" w14:textId="07F39BF1" w:rsidR="002B24BA" w:rsidRDefault="002B24BA">
          <w:pPr>
            <w:pStyle w:val="ndice2"/>
            <w:tabs>
              <w:tab w:val="right" w:leader="dot" w:pos="8779"/>
            </w:tabs>
            <w:rPr>
              <w:rFonts w:asciiTheme="minorHAnsi" w:eastAsiaTheme="minorEastAsia" w:hAnsiTheme="minorHAnsi" w:cstheme="minorBidi"/>
              <w:noProof/>
              <w:color w:val="auto"/>
            </w:rPr>
          </w:pPr>
          <w:hyperlink w:anchor="_Toc233683132" w:history="1">
            <w:r w:rsidRPr="006F0A76">
              <w:rPr>
                <w:rStyle w:val="Hiperligao"/>
                <w:noProof/>
              </w:rPr>
              <w:t>SECÇÃO VI</w:t>
            </w:r>
            <w:r>
              <w:rPr>
                <w:noProof/>
                <w:webHidden/>
              </w:rPr>
              <w:tab/>
            </w:r>
            <w:r>
              <w:rPr>
                <w:noProof/>
                <w:webHidden/>
              </w:rPr>
              <w:fldChar w:fldCharType="begin"/>
            </w:r>
            <w:r>
              <w:rPr>
                <w:noProof/>
                <w:webHidden/>
              </w:rPr>
              <w:instrText xml:space="preserve"> PAGEREF _Toc233683132 \h </w:instrText>
            </w:r>
            <w:r>
              <w:rPr>
                <w:noProof/>
                <w:webHidden/>
              </w:rPr>
            </w:r>
            <w:r>
              <w:rPr>
                <w:noProof/>
                <w:webHidden/>
              </w:rPr>
              <w:fldChar w:fldCharType="separate"/>
            </w:r>
            <w:r>
              <w:rPr>
                <w:noProof/>
                <w:webHidden/>
              </w:rPr>
              <w:t>89</w:t>
            </w:r>
            <w:r>
              <w:rPr>
                <w:noProof/>
                <w:webHidden/>
              </w:rPr>
              <w:fldChar w:fldCharType="end"/>
            </w:r>
          </w:hyperlink>
        </w:p>
        <w:p w14:paraId="5BE38C3B" w14:textId="79D68371" w:rsidR="002B24BA" w:rsidRDefault="002B24BA">
          <w:pPr>
            <w:pStyle w:val="ndice2"/>
            <w:tabs>
              <w:tab w:val="right" w:leader="dot" w:pos="8779"/>
            </w:tabs>
            <w:rPr>
              <w:rFonts w:asciiTheme="minorHAnsi" w:eastAsiaTheme="minorEastAsia" w:hAnsiTheme="minorHAnsi" w:cstheme="minorBidi"/>
              <w:noProof/>
              <w:color w:val="auto"/>
            </w:rPr>
          </w:pPr>
          <w:hyperlink w:anchor="_Toc233683133" w:history="1">
            <w:r w:rsidRPr="006F0A76">
              <w:rPr>
                <w:rStyle w:val="Hiperligao"/>
                <w:noProof/>
              </w:rPr>
              <w:t>Cedência de animais</w:t>
            </w:r>
            <w:r>
              <w:rPr>
                <w:noProof/>
                <w:webHidden/>
              </w:rPr>
              <w:tab/>
            </w:r>
            <w:r>
              <w:rPr>
                <w:noProof/>
                <w:webHidden/>
              </w:rPr>
              <w:fldChar w:fldCharType="begin"/>
            </w:r>
            <w:r>
              <w:rPr>
                <w:noProof/>
                <w:webHidden/>
              </w:rPr>
              <w:instrText xml:space="preserve"> PAGEREF _Toc233683133 \h </w:instrText>
            </w:r>
            <w:r>
              <w:rPr>
                <w:noProof/>
                <w:webHidden/>
              </w:rPr>
            </w:r>
            <w:r>
              <w:rPr>
                <w:noProof/>
                <w:webHidden/>
              </w:rPr>
              <w:fldChar w:fldCharType="separate"/>
            </w:r>
            <w:r>
              <w:rPr>
                <w:noProof/>
                <w:webHidden/>
              </w:rPr>
              <w:t>89</w:t>
            </w:r>
            <w:r>
              <w:rPr>
                <w:noProof/>
                <w:webHidden/>
              </w:rPr>
              <w:fldChar w:fldCharType="end"/>
            </w:r>
          </w:hyperlink>
        </w:p>
        <w:p w14:paraId="43878FBF" w14:textId="2A272DB6" w:rsidR="002B24BA" w:rsidRDefault="002B24BA">
          <w:pPr>
            <w:pStyle w:val="ndice3"/>
            <w:tabs>
              <w:tab w:val="right" w:leader="dot" w:pos="8779"/>
            </w:tabs>
            <w:rPr>
              <w:rFonts w:asciiTheme="minorHAnsi" w:eastAsiaTheme="minorEastAsia" w:hAnsiTheme="minorHAnsi" w:cstheme="minorBidi"/>
              <w:noProof/>
              <w:color w:val="auto"/>
            </w:rPr>
          </w:pPr>
          <w:hyperlink w:anchor="_Toc233683134" w:history="1">
            <w:r w:rsidRPr="006F0A76">
              <w:rPr>
                <w:rStyle w:val="Hiperligao"/>
                <w:noProof/>
              </w:rPr>
              <w:t>Artigo 99.º</w:t>
            </w:r>
            <w:r>
              <w:rPr>
                <w:noProof/>
                <w:webHidden/>
              </w:rPr>
              <w:tab/>
            </w:r>
            <w:r>
              <w:rPr>
                <w:noProof/>
                <w:webHidden/>
              </w:rPr>
              <w:fldChar w:fldCharType="begin"/>
            </w:r>
            <w:r>
              <w:rPr>
                <w:noProof/>
                <w:webHidden/>
              </w:rPr>
              <w:instrText xml:space="preserve"> PAGEREF _Toc233683134 \h </w:instrText>
            </w:r>
            <w:r>
              <w:rPr>
                <w:noProof/>
                <w:webHidden/>
              </w:rPr>
            </w:r>
            <w:r>
              <w:rPr>
                <w:noProof/>
                <w:webHidden/>
              </w:rPr>
              <w:fldChar w:fldCharType="separate"/>
            </w:r>
            <w:r>
              <w:rPr>
                <w:noProof/>
                <w:webHidden/>
              </w:rPr>
              <w:t>89</w:t>
            </w:r>
            <w:r>
              <w:rPr>
                <w:noProof/>
                <w:webHidden/>
              </w:rPr>
              <w:fldChar w:fldCharType="end"/>
            </w:r>
          </w:hyperlink>
        </w:p>
        <w:p w14:paraId="42A263D5" w14:textId="033AD91F" w:rsidR="002B24BA" w:rsidRDefault="002B24BA">
          <w:pPr>
            <w:pStyle w:val="ndice3"/>
            <w:tabs>
              <w:tab w:val="right" w:leader="dot" w:pos="8779"/>
            </w:tabs>
            <w:rPr>
              <w:rFonts w:asciiTheme="minorHAnsi" w:eastAsiaTheme="minorEastAsia" w:hAnsiTheme="minorHAnsi" w:cstheme="minorBidi"/>
              <w:noProof/>
              <w:color w:val="auto"/>
            </w:rPr>
          </w:pPr>
          <w:hyperlink w:anchor="_Toc233683135" w:history="1">
            <w:r w:rsidRPr="006F0A76">
              <w:rPr>
                <w:rStyle w:val="Hiperligao"/>
                <w:noProof/>
              </w:rPr>
              <w:t>Condições da cedência</w:t>
            </w:r>
            <w:r>
              <w:rPr>
                <w:noProof/>
                <w:webHidden/>
              </w:rPr>
              <w:tab/>
            </w:r>
            <w:r>
              <w:rPr>
                <w:noProof/>
                <w:webHidden/>
              </w:rPr>
              <w:fldChar w:fldCharType="begin"/>
            </w:r>
            <w:r>
              <w:rPr>
                <w:noProof/>
                <w:webHidden/>
              </w:rPr>
              <w:instrText xml:space="preserve"> PAGEREF _Toc233683135 \h </w:instrText>
            </w:r>
            <w:r>
              <w:rPr>
                <w:noProof/>
                <w:webHidden/>
              </w:rPr>
            </w:r>
            <w:r>
              <w:rPr>
                <w:noProof/>
                <w:webHidden/>
              </w:rPr>
              <w:fldChar w:fldCharType="separate"/>
            </w:r>
            <w:r>
              <w:rPr>
                <w:noProof/>
                <w:webHidden/>
              </w:rPr>
              <w:t>89</w:t>
            </w:r>
            <w:r>
              <w:rPr>
                <w:noProof/>
                <w:webHidden/>
              </w:rPr>
              <w:fldChar w:fldCharType="end"/>
            </w:r>
          </w:hyperlink>
        </w:p>
        <w:p w14:paraId="6ADCCD39" w14:textId="679BCA10" w:rsidR="002B24BA" w:rsidRDefault="002B24BA">
          <w:pPr>
            <w:pStyle w:val="ndice3"/>
            <w:tabs>
              <w:tab w:val="right" w:leader="dot" w:pos="8779"/>
            </w:tabs>
            <w:rPr>
              <w:rFonts w:asciiTheme="minorHAnsi" w:eastAsiaTheme="minorEastAsia" w:hAnsiTheme="minorHAnsi" w:cstheme="minorBidi"/>
              <w:noProof/>
              <w:color w:val="auto"/>
            </w:rPr>
          </w:pPr>
          <w:hyperlink w:anchor="_Toc233683136" w:history="1">
            <w:r w:rsidRPr="006F0A76">
              <w:rPr>
                <w:rStyle w:val="Hiperligao"/>
                <w:noProof/>
              </w:rPr>
              <w:t>Artigo 100.º</w:t>
            </w:r>
            <w:r>
              <w:rPr>
                <w:noProof/>
                <w:webHidden/>
              </w:rPr>
              <w:tab/>
            </w:r>
            <w:r>
              <w:rPr>
                <w:noProof/>
                <w:webHidden/>
              </w:rPr>
              <w:fldChar w:fldCharType="begin"/>
            </w:r>
            <w:r>
              <w:rPr>
                <w:noProof/>
                <w:webHidden/>
              </w:rPr>
              <w:instrText xml:space="preserve"> PAGEREF _Toc233683136 \h </w:instrText>
            </w:r>
            <w:r>
              <w:rPr>
                <w:noProof/>
                <w:webHidden/>
              </w:rPr>
            </w:r>
            <w:r>
              <w:rPr>
                <w:noProof/>
                <w:webHidden/>
              </w:rPr>
              <w:fldChar w:fldCharType="separate"/>
            </w:r>
            <w:r>
              <w:rPr>
                <w:noProof/>
                <w:webHidden/>
              </w:rPr>
              <w:t>90</w:t>
            </w:r>
            <w:r>
              <w:rPr>
                <w:noProof/>
                <w:webHidden/>
              </w:rPr>
              <w:fldChar w:fldCharType="end"/>
            </w:r>
          </w:hyperlink>
        </w:p>
        <w:p w14:paraId="33BA04A9" w14:textId="49D592CA" w:rsidR="002B24BA" w:rsidRDefault="002B24BA">
          <w:pPr>
            <w:pStyle w:val="ndice3"/>
            <w:tabs>
              <w:tab w:val="right" w:leader="dot" w:pos="8779"/>
            </w:tabs>
            <w:rPr>
              <w:rFonts w:asciiTheme="minorHAnsi" w:eastAsiaTheme="minorEastAsia" w:hAnsiTheme="minorHAnsi" w:cstheme="minorBidi"/>
              <w:noProof/>
              <w:color w:val="auto"/>
            </w:rPr>
          </w:pPr>
          <w:hyperlink w:anchor="_Toc233683137" w:history="1">
            <w:r w:rsidRPr="006F0A76">
              <w:rPr>
                <w:rStyle w:val="Hiperligao"/>
                <w:noProof/>
              </w:rPr>
              <w:t>Cedência por associações zoófilas</w:t>
            </w:r>
            <w:r>
              <w:rPr>
                <w:noProof/>
                <w:webHidden/>
              </w:rPr>
              <w:tab/>
            </w:r>
            <w:r>
              <w:rPr>
                <w:noProof/>
                <w:webHidden/>
              </w:rPr>
              <w:fldChar w:fldCharType="begin"/>
            </w:r>
            <w:r>
              <w:rPr>
                <w:noProof/>
                <w:webHidden/>
              </w:rPr>
              <w:instrText xml:space="preserve"> PAGEREF _Toc233683137 \h </w:instrText>
            </w:r>
            <w:r>
              <w:rPr>
                <w:noProof/>
                <w:webHidden/>
              </w:rPr>
            </w:r>
            <w:r>
              <w:rPr>
                <w:noProof/>
                <w:webHidden/>
              </w:rPr>
              <w:fldChar w:fldCharType="separate"/>
            </w:r>
            <w:r>
              <w:rPr>
                <w:noProof/>
                <w:webHidden/>
              </w:rPr>
              <w:t>90</w:t>
            </w:r>
            <w:r>
              <w:rPr>
                <w:noProof/>
                <w:webHidden/>
              </w:rPr>
              <w:fldChar w:fldCharType="end"/>
            </w:r>
          </w:hyperlink>
        </w:p>
        <w:p w14:paraId="0251921A" w14:textId="7360468D" w:rsidR="002B24BA" w:rsidRDefault="002B24BA">
          <w:pPr>
            <w:pStyle w:val="ndice3"/>
            <w:tabs>
              <w:tab w:val="right" w:leader="dot" w:pos="8779"/>
            </w:tabs>
            <w:rPr>
              <w:rFonts w:asciiTheme="minorHAnsi" w:eastAsiaTheme="minorEastAsia" w:hAnsiTheme="minorHAnsi" w:cstheme="minorBidi"/>
              <w:noProof/>
              <w:color w:val="auto"/>
            </w:rPr>
          </w:pPr>
          <w:hyperlink w:anchor="_Toc233683138" w:history="1">
            <w:r w:rsidRPr="006F0A76">
              <w:rPr>
                <w:rStyle w:val="Hiperligao"/>
                <w:noProof/>
              </w:rPr>
              <w:t>Artigo 101.º</w:t>
            </w:r>
            <w:r>
              <w:rPr>
                <w:noProof/>
                <w:webHidden/>
              </w:rPr>
              <w:tab/>
            </w:r>
            <w:r>
              <w:rPr>
                <w:noProof/>
                <w:webHidden/>
              </w:rPr>
              <w:fldChar w:fldCharType="begin"/>
            </w:r>
            <w:r>
              <w:rPr>
                <w:noProof/>
                <w:webHidden/>
              </w:rPr>
              <w:instrText xml:space="preserve"> PAGEREF _Toc233683138 \h </w:instrText>
            </w:r>
            <w:r>
              <w:rPr>
                <w:noProof/>
                <w:webHidden/>
              </w:rPr>
            </w:r>
            <w:r>
              <w:rPr>
                <w:noProof/>
                <w:webHidden/>
              </w:rPr>
              <w:fldChar w:fldCharType="separate"/>
            </w:r>
            <w:r>
              <w:rPr>
                <w:noProof/>
                <w:webHidden/>
              </w:rPr>
              <w:t>91</w:t>
            </w:r>
            <w:r>
              <w:rPr>
                <w:noProof/>
                <w:webHidden/>
              </w:rPr>
              <w:fldChar w:fldCharType="end"/>
            </w:r>
          </w:hyperlink>
        </w:p>
        <w:p w14:paraId="0E5EA699" w14:textId="679209AD" w:rsidR="002B24BA" w:rsidRDefault="002B24BA">
          <w:pPr>
            <w:pStyle w:val="ndice3"/>
            <w:tabs>
              <w:tab w:val="right" w:leader="dot" w:pos="8779"/>
            </w:tabs>
            <w:rPr>
              <w:rFonts w:asciiTheme="minorHAnsi" w:eastAsiaTheme="minorEastAsia" w:hAnsiTheme="minorHAnsi" w:cstheme="minorBidi"/>
              <w:noProof/>
              <w:color w:val="auto"/>
            </w:rPr>
          </w:pPr>
          <w:hyperlink w:anchor="_Toc233683139" w:history="1">
            <w:r w:rsidRPr="006F0A76">
              <w:rPr>
                <w:rStyle w:val="Hiperligao"/>
                <w:noProof/>
              </w:rPr>
              <w:t>Eutanásia</w:t>
            </w:r>
            <w:r>
              <w:rPr>
                <w:noProof/>
                <w:webHidden/>
              </w:rPr>
              <w:tab/>
            </w:r>
            <w:r>
              <w:rPr>
                <w:noProof/>
                <w:webHidden/>
              </w:rPr>
              <w:fldChar w:fldCharType="begin"/>
            </w:r>
            <w:r>
              <w:rPr>
                <w:noProof/>
                <w:webHidden/>
              </w:rPr>
              <w:instrText xml:space="preserve"> PAGEREF _Toc233683139 \h </w:instrText>
            </w:r>
            <w:r>
              <w:rPr>
                <w:noProof/>
                <w:webHidden/>
              </w:rPr>
            </w:r>
            <w:r>
              <w:rPr>
                <w:noProof/>
                <w:webHidden/>
              </w:rPr>
              <w:fldChar w:fldCharType="separate"/>
            </w:r>
            <w:r>
              <w:rPr>
                <w:noProof/>
                <w:webHidden/>
              </w:rPr>
              <w:t>91</w:t>
            </w:r>
            <w:r>
              <w:rPr>
                <w:noProof/>
                <w:webHidden/>
              </w:rPr>
              <w:fldChar w:fldCharType="end"/>
            </w:r>
          </w:hyperlink>
        </w:p>
        <w:p w14:paraId="6029E312" w14:textId="15BAF069" w:rsidR="002B24BA" w:rsidRDefault="002B24BA">
          <w:pPr>
            <w:pStyle w:val="ndice2"/>
            <w:tabs>
              <w:tab w:val="right" w:leader="dot" w:pos="8779"/>
            </w:tabs>
            <w:rPr>
              <w:rFonts w:asciiTheme="minorHAnsi" w:eastAsiaTheme="minorEastAsia" w:hAnsiTheme="minorHAnsi" w:cstheme="minorBidi"/>
              <w:noProof/>
              <w:color w:val="auto"/>
            </w:rPr>
          </w:pPr>
          <w:hyperlink w:anchor="_Toc233683140" w:history="1">
            <w:r w:rsidRPr="006F0A76">
              <w:rPr>
                <w:rStyle w:val="Hiperligao"/>
                <w:noProof/>
              </w:rPr>
              <w:t>CAPÍTULO XI</w:t>
            </w:r>
            <w:r>
              <w:rPr>
                <w:noProof/>
                <w:webHidden/>
              </w:rPr>
              <w:tab/>
            </w:r>
            <w:r>
              <w:rPr>
                <w:noProof/>
                <w:webHidden/>
              </w:rPr>
              <w:fldChar w:fldCharType="begin"/>
            </w:r>
            <w:r>
              <w:rPr>
                <w:noProof/>
                <w:webHidden/>
              </w:rPr>
              <w:instrText xml:space="preserve"> PAGEREF _Toc233683140 \h </w:instrText>
            </w:r>
            <w:r>
              <w:rPr>
                <w:noProof/>
                <w:webHidden/>
              </w:rPr>
            </w:r>
            <w:r>
              <w:rPr>
                <w:noProof/>
                <w:webHidden/>
              </w:rPr>
              <w:fldChar w:fldCharType="separate"/>
            </w:r>
            <w:r>
              <w:rPr>
                <w:noProof/>
                <w:webHidden/>
              </w:rPr>
              <w:t>92</w:t>
            </w:r>
            <w:r>
              <w:rPr>
                <w:noProof/>
                <w:webHidden/>
              </w:rPr>
              <w:fldChar w:fldCharType="end"/>
            </w:r>
          </w:hyperlink>
        </w:p>
        <w:p w14:paraId="41F90FD1" w14:textId="514AF887" w:rsidR="002B24BA" w:rsidRDefault="002B24BA">
          <w:pPr>
            <w:pStyle w:val="ndice2"/>
            <w:tabs>
              <w:tab w:val="right" w:leader="dot" w:pos="8779"/>
            </w:tabs>
            <w:rPr>
              <w:rFonts w:asciiTheme="minorHAnsi" w:eastAsiaTheme="minorEastAsia" w:hAnsiTheme="minorHAnsi" w:cstheme="minorBidi"/>
              <w:noProof/>
              <w:color w:val="auto"/>
            </w:rPr>
          </w:pPr>
          <w:hyperlink w:anchor="_Toc233683141" w:history="1">
            <w:r w:rsidRPr="006F0A76">
              <w:rPr>
                <w:rStyle w:val="Hiperligao"/>
                <w:noProof/>
              </w:rPr>
              <w:t>Cadáveres de animais de companhia</w:t>
            </w:r>
            <w:r>
              <w:rPr>
                <w:noProof/>
                <w:webHidden/>
              </w:rPr>
              <w:tab/>
            </w:r>
            <w:r>
              <w:rPr>
                <w:noProof/>
                <w:webHidden/>
              </w:rPr>
              <w:fldChar w:fldCharType="begin"/>
            </w:r>
            <w:r>
              <w:rPr>
                <w:noProof/>
                <w:webHidden/>
              </w:rPr>
              <w:instrText xml:space="preserve"> PAGEREF _Toc233683141 \h </w:instrText>
            </w:r>
            <w:r>
              <w:rPr>
                <w:noProof/>
                <w:webHidden/>
              </w:rPr>
            </w:r>
            <w:r>
              <w:rPr>
                <w:noProof/>
                <w:webHidden/>
              </w:rPr>
              <w:fldChar w:fldCharType="separate"/>
            </w:r>
            <w:r>
              <w:rPr>
                <w:noProof/>
                <w:webHidden/>
              </w:rPr>
              <w:t>92</w:t>
            </w:r>
            <w:r>
              <w:rPr>
                <w:noProof/>
                <w:webHidden/>
              </w:rPr>
              <w:fldChar w:fldCharType="end"/>
            </w:r>
          </w:hyperlink>
        </w:p>
        <w:p w14:paraId="0AE09C72" w14:textId="12D51AA6" w:rsidR="002B24BA" w:rsidRDefault="002B24BA">
          <w:pPr>
            <w:pStyle w:val="ndice3"/>
            <w:tabs>
              <w:tab w:val="right" w:leader="dot" w:pos="8779"/>
            </w:tabs>
            <w:rPr>
              <w:rFonts w:asciiTheme="minorHAnsi" w:eastAsiaTheme="minorEastAsia" w:hAnsiTheme="minorHAnsi" w:cstheme="minorBidi"/>
              <w:noProof/>
              <w:color w:val="auto"/>
            </w:rPr>
          </w:pPr>
          <w:hyperlink w:anchor="_Toc233683142" w:history="1">
            <w:r w:rsidRPr="006F0A76">
              <w:rPr>
                <w:rStyle w:val="Hiperligao"/>
                <w:noProof/>
              </w:rPr>
              <w:t>Artigo 102.º</w:t>
            </w:r>
            <w:r>
              <w:rPr>
                <w:noProof/>
                <w:webHidden/>
              </w:rPr>
              <w:tab/>
            </w:r>
            <w:r>
              <w:rPr>
                <w:noProof/>
                <w:webHidden/>
              </w:rPr>
              <w:fldChar w:fldCharType="begin"/>
            </w:r>
            <w:r>
              <w:rPr>
                <w:noProof/>
                <w:webHidden/>
              </w:rPr>
              <w:instrText xml:space="preserve"> PAGEREF _Toc233683142 \h </w:instrText>
            </w:r>
            <w:r>
              <w:rPr>
                <w:noProof/>
                <w:webHidden/>
              </w:rPr>
            </w:r>
            <w:r>
              <w:rPr>
                <w:noProof/>
                <w:webHidden/>
              </w:rPr>
              <w:fldChar w:fldCharType="separate"/>
            </w:r>
            <w:r>
              <w:rPr>
                <w:noProof/>
                <w:webHidden/>
              </w:rPr>
              <w:t>92</w:t>
            </w:r>
            <w:r>
              <w:rPr>
                <w:noProof/>
                <w:webHidden/>
              </w:rPr>
              <w:fldChar w:fldCharType="end"/>
            </w:r>
          </w:hyperlink>
        </w:p>
        <w:p w14:paraId="65DE7AE2" w14:textId="111DA4B3" w:rsidR="002B24BA" w:rsidRDefault="002B24BA">
          <w:pPr>
            <w:pStyle w:val="ndice3"/>
            <w:tabs>
              <w:tab w:val="right" w:leader="dot" w:pos="8779"/>
            </w:tabs>
            <w:rPr>
              <w:rFonts w:asciiTheme="minorHAnsi" w:eastAsiaTheme="minorEastAsia" w:hAnsiTheme="minorHAnsi" w:cstheme="minorBidi"/>
              <w:noProof/>
              <w:color w:val="auto"/>
            </w:rPr>
          </w:pPr>
          <w:hyperlink w:anchor="_Toc233683143" w:history="1">
            <w:r w:rsidRPr="006F0A76">
              <w:rPr>
                <w:rStyle w:val="Hiperligao"/>
                <w:noProof/>
              </w:rPr>
              <w:t>Eliminação de cadáveres</w:t>
            </w:r>
            <w:r>
              <w:rPr>
                <w:noProof/>
                <w:webHidden/>
              </w:rPr>
              <w:tab/>
            </w:r>
            <w:r>
              <w:rPr>
                <w:noProof/>
                <w:webHidden/>
              </w:rPr>
              <w:fldChar w:fldCharType="begin"/>
            </w:r>
            <w:r>
              <w:rPr>
                <w:noProof/>
                <w:webHidden/>
              </w:rPr>
              <w:instrText xml:space="preserve"> PAGEREF _Toc233683143 \h </w:instrText>
            </w:r>
            <w:r>
              <w:rPr>
                <w:noProof/>
                <w:webHidden/>
              </w:rPr>
            </w:r>
            <w:r>
              <w:rPr>
                <w:noProof/>
                <w:webHidden/>
              </w:rPr>
              <w:fldChar w:fldCharType="separate"/>
            </w:r>
            <w:r>
              <w:rPr>
                <w:noProof/>
                <w:webHidden/>
              </w:rPr>
              <w:t>92</w:t>
            </w:r>
            <w:r>
              <w:rPr>
                <w:noProof/>
                <w:webHidden/>
              </w:rPr>
              <w:fldChar w:fldCharType="end"/>
            </w:r>
          </w:hyperlink>
        </w:p>
        <w:p w14:paraId="231D1628" w14:textId="05D06BFF" w:rsidR="002B24BA" w:rsidRDefault="002B24BA">
          <w:pPr>
            <w:pStyle w:val="ndice2"/>
            <w:tabs>
              <w:tab w:val="right" w:leader="dot" w:pos="8779"/>
            </w:tabs>
            <w:rPr>
              <w:rFonts w:asciiTheme="minorHAnsi" w:eastAsiaTheme="minorEastAsia" w:hAnsiTheme="minorHAnsi" w:cstheme="minorBidi"/>
              <w:noProof/>
              <w:color w:val="auto"/>
            </w:rPr>
          </w:pPr>
          <w:hyperlink w:anchor="_Toc233683144" w:history="1">
            <w:r w:rsidRPr="006F0A76">
              <w:rPr>
                <w:rStyle w:val="Hiperligao"/>
                <w:noProof/>
              </w:rPr>
              <w:t>CAPÍTULO XII</w:t>
            </w:r>
            <w:r>
              <w:rPr>
                <w:noProof/>
                <w:webHidden/>
              </w:rPr>
              <w:tab/>
            </w:r>
            <w:r>
              <w:rPr>
                <w:noProof/>
                <w:webHidden/>
              </w:rPr>
              <w:fldChar w:fldCharType="begin"/>
            </w:r>
            <w:r>
              <w:rPr>
                <w:noProof/>
                <w:webHidden/>
              </w:rPr>
              <w:instrText xml:space="preserve"> PAGEREF _Toc233683144 \h </w:instrText>
            </w:r>
            <w:r>
              <w:rPr>
                <w:noProof/>
                <w:webHidden/>
              </w:rPr>
            </w:r>
            <w:r>
              <w:rPr>
                <w:noProof/>
                <w:webHidden/>
              </w:rPr>
              <w:fldChar w:fldCharType="separate"/>
            </w:r>
            <w:r>
              <w:rPr>
                <w:noProof/>
                <w:webHidden/>
              </w:rPr>
              <w:t>92</w:t>
            </w:r>
            <w:r>
              <w:rPr>
                <w:noProof/>
                <w:webHidden/>
              </w:rPr>
              <w:fldChar w:fldCharType="end"/>
            </w:r>
          </w:hyperlink>
        </w:p>
        <w:p w14:paraId="2DE7BF25" w14:textId="4D73EBCA" w:rsidR="002B24BA" w:rsidRDefault="002B24BA">
          <w:pPr>
            <w:pStyle w:val="ndice2"/>
            <w:tabs>
              <w:tab w:val="right" w:leader="dot" w:pos="8779"/>
            </w:tabs>
            <w:rPr>
              <w:rFonts w:asciiTheme="minorHAnsi" w:eastAsiaTheme="minorEastAsia" w:hAnsiTheme="minorHAnsi" w:cstheme="minorBidi"/>
              <w:noProof/>
              <w:color w:val="auto"/>
            </w:rPr>
          </w:pPr>
          <w:hyperlink w:anchor="_Toc233683145" w:history="1">
            <w:r w:rsidRPr="006F0A76">
              <w:rPr>
                <w:rStyle w:val="Hiperligao"/>
                <w:noProof/>
              </w:rPr>
              <w:t>Exposições e comércio</w:t>
            </w:r>
            <w:r>
              <w:rPr>
                <w:noProof/>
                <w:webHidden/>
              </w:rPr>
              <w:tab/>
            </w:r>
            <w:r>
              <w:rPr>
                <w:noProof/>
                <w:webHidden/>
              </w:rPr>
              <w:fldChar w:fldCharType="begin"/>
            </w:r>
            <w:r>
              <w:rPr>
                <w:noProof/>
                <w:webHidden/>
              </w:rPr>
              <w:instrText xml:space="preserve"> PAGEREF _Toc233683145 \h </w:instrText>
            </w:r>
            <w:r>
              <w:rPr>
                <w:noProof/>
                <w:webHidden/>
              </w:rPr>
            </w:r>
            <w:r>
              <w:rPr>
                <w:noProof/>
                <w:webHidden/>
              </w:rPr>
              <w:fldChar w:fldCharType="separate"/>
            </w:r>
            <w:r>
              <w:rPr>
                <w:noProof/>
                <w:webHidden/>
              </w:rPr>
              <w:t>92</w:t>
            </w:r>
            <w:r>
              <w:rPr>
                <w:noProof/>
                <w:webHidden/>
              </w:rPr>
              <w:fldChar w:fldCharType="end"/>
            </w:r>
          </w:hyperlink>
        </w:p>
        <w:p w14:paraId="2E9CB447" w14:textId="184C945C" w:rsidR="002B24BA" w:rsidRDefault="002B24BA">
          <w:pPr>
            <w:pStyle w:val="ndice3"/>
            <w:tabs>
              <w:tab w:val="right" w:leader="dot" w:pos="8779"/>
            </w:tabs>
            <w:rPr>
              <w:rFonts w:asciiTheme="minorHAnsi" w:eastAsiaTheme="minorEastAsia" w:hAnsiTheme="minorHAnsi" w:cstheme="minorBidi"/>
              <w:noProof/>
              <w:color w:val="auto"/>
            </w:rPr>
          </w:pPr>
          <w:hyperlink w:anchor="_Toc233683146" w:history="1">
            <w:r w:rsidRPr="006F0A76">
              <w:rPr>
                <w:rStyle w:val="Hiperligao"/>
                <w:noProof/>
              </w:rPr>
              <w:t>Artigo 103.º</w:t>
            </w:r>
            <w:r>
              <w:rPr>
                <w:noProof/>
                <w:webHidden/>
              </w:rPr>
              <w:tab/>
            </w:r>
            <w:r>
              <w:rPr>
                <w:noProof/>
                <w:webHidden/>
              </w:rPr>
              <w:fldChar w:fldCharType="begin"/>
            </w:r>
            <w:r>
              <w:rPr>
                <w:noProof/>
                <w:webHidden/>
              </w:rPr>
              <w:instrText xml:space="preserve"> PAGEREF _Toc233683146 \h </w:instrText>
            </w:r>
            <w:r>
              <w:rPr>
                <w:noProof/>
                <w:webHidden/>
              </w:rPr>
            </w:r>
            <w:r>
              <w:rPr>
                <w:noProof/>
                <w:webHidden/>
              </w:rPr>
              <w:fldChar w:fldCharType="separate"/>
            </w:r>
            <w:r>
              <w:rPr>
                <w:noProof/>
                <w:webHidden/>
              </w:rPr>
              <w:t>92</w:t>
            </w:r>
            <w:r>
              <w:rPr>
                <w:noProof/>
                <w:webHidden/>
              </w:rPr>
              <w:fldChar w:fldCharType="end"/>
            </w:r>
          </w:hyperlink>
        </w:p>
        <w:p w14:paraId="4CBCC65C" w14:textId="6B278E66" w:rsidR="002B24BA" w:rsidRDefault="002B24BA">
          <w:pPr>
            <w:pStyle w:val="ndice3"/>
            <w:tabs>
              <w:tab w:val="right" w:leader="dot" w:pos="8779"/>
            </w:tabs>
            <w:rPr>
              <w:rFonts w:asciiTheme="minorHAnsi" w:eastAsiaTheme="minorEastAsia" w:hAnsiTheme="minorHAnsi" w:cstheme="minorBidi"/>
              <w:noProof/>
              <w:color w:val="auto"/>
            </w:rPr>
          </w:pPr>
          <w:hyperlink w:anchor="_Toc233683147" w:history="1">
            <w:r w:rsidRPr="006F0A76">
              <w:rPr>
                <w:rStyle w:val="Hiperligao"/>
                <w:noProof/>
              </w:rPr>
              <w:t>Concursos e exposições</w:t>
            </w:r>
            <w:r>
              <w:rPr>
                <w:noProof/>
                <w:webHidden/>
              </w:rPr>
              <w:tab/>
            </w:r>
            <w:r>
              <w:rPr>
                <w:noProof/>
                <w:webHidden/>
              </w:rPr>
              <w:fldChar w:fldCharType="begin"/>
            </w:r>
            <w:r>
              <w:rPr>
                <w:noProof/>
                <w:webHidden/>
              </w:rPr>
              <w:instrText xml:space="preserve"> PAGEREF _Toc233683147 \h </w:instrText>
            </w:r>
            <w:r>
              <w:rPr>
                <w:noProof/>
                <w:webHidden/>
              </w:rPr>
            </w:r>
            <w:r>
              <w:rPr>
                <w:noProof/>
                <w:webHidden/>
              </w:rPr>
              <w:fldChar w:fldCharType="separate"/>
            </w:r>
            <w:r>
              <w:rPr>
                <w:noProof/>
                <w:webHidden/>
              </w:rPr>
              <w:t>92</w:t>
            </w:r>
            <w:r>
              <w:rPr>
                <w:noProof/>
                <w:webHidden/>
              </w:rPr>
              <w:fldChar w:fldCharType="end"/>
            </w:r>
          </w:hyperlink>
        </w:p>
        <w:p w14:paraId="0112849A" w14:textId="6AFBA80E" w:rsidR="002B24BA" w:rsidRDefault="002B24BA">
          <w:pPr>
            <w:pStyle w:val="ndice3"/>
            <w:tabs>
              <w:tab w:val="right" w:leader="dot" w:pos="8779"/>
            </w:tabs>
            <w:rPr>
              <w:rFonts w:asciiTheme="minorHAnsi" w:eastAsiaTheme="minorEastAsia" w:hAnsiTheme="minorHAnsi" w:cstheme="minorBidi"/>
              <w:noProof/>
              <w:color w:val="auto"/>
            </w:rPr>
          </w:pPr>
          <w:hyperlink w:anchor="_Toc233683148" w:history="1">
            <w:r w:rsidRPr="006F0A76">
              <w:rPr>
                <w:rStyle w:val="Hiperligao"/>
                <w:noProof/>
              </w:rPr>
              <w:t>Artigo 104.º</w:t>
            </w:r>
            <w:r>
              <w:rPr>
                <w:noProof/>
                <w:webHidden/>
              </w:rPr>
              <w:tab/>
            </w:r>
            <w:r>
              <w:rPr>
                <w:noProof/>
                <w:webHidden/>
              </w:rPr>
              <w:fldChar w:fldCharType="begin"/>
            </w:r>
            <w:r>
              <w:rPr>
                <w:noProof/>
                <w:webHidden/>
              </w:rPr>
              <w:instrText xml:space="preserve"> PAGEREF _Toc233683148 \h </w:instrText>
            </w:r>
            <w:r>
              <w:rPr>
                <w:noProof/>
                <w:webHidden/>
              </w:rPr>
            </w:r>
            <w:r>
              <w:rPr>
                <w:noProof/>
                <w:webHidden/>
              </w:rPr>
              <w:fldChar w:fldCharType="separate"/>
            </w:r>
            <w:r>
              <w:rPr>
                <w:noProof/>
                <w:webHidden/>
              </w:rPr>
              <w:t>94</w:t>
            </w:r>
            <w:r>
              <w:rPr>
                <w:noProof/>
                <w:webHidden/>
              </w:rPr>
              <w:fldChar w:fldCharType="end"/>
            </w:r>
          </w:hyperlink>
        </w:p>
        <w:p w14:paraId="3E75BEDE" w14:textId="4CF4E791" w:rsidR="002B24BA" w:rsidRDefault="002B24BA">
          <w:pPr>
            <w:pStyle w:val="ndice3"/>
            <w:tabs>
              <w:tab w:val="right" w:leader="dot" w:pos="8779"/>
            </w:tabs>
            <w:rPr>
              <w:rFonts w:asciiTheme="minorHAnsi" w:eastAsiaTheme="minorEastAsia" w:hAnsiTheme="minorHAnsi" w:cstheme="minorBidi"/>
              <w:noProof/>
              <w:color w:val="auto"/>
            </w:rPr>
          </w:pPr>
          <w:hyperlink w:anchor="_Toc233683149" w:history="1">
            <w:r w:rsidRPr="006F0A76">
              <w:rPr>
                <w:rStyle w:val="Hiperligao"/>
                <w:noProof/>
              </w:rPr>
              <w:t>Transmissão de animais de companhia</w:t>
            </w:r>
            <w:r>
              <w:rPr>
                <w:noProof/>
                <w:webHidden/>
              </w:rPr>
              <w:tab/>
            </w:r>
            <w:r>
              <w:rPr>
                <w:noProof/>
                <w:webHidden/>
              </w:rPr>
              <w:fldChar w:fldCharType="begin"/>
            </w:r>
            <w:r>
              <w:rPr>
                <w:noProof/>
                <w:webHidden/>
              </w:rPr>
              <w:instrText xml:space="preserve"> PAGEREF _Toc233683149 \h </w:instrText>
            </w:r>
            <w:r>
              <w:rPr>
                <w:noProof/>
                <w:webHidden/>
              </w:rPr>
            </w:r>
            <w:r>
              <w:rPr>
                <w:noProof/>
                <w:webHidden/>
              </w:rPr>
              <w:fldChar w:fldCharType="separate"/>
            </w:r>
            <w:r>
              <w:rPr>
                <w:noProof/>
                <w:webHidden/>
              </w:rPr>
              <w:t>94</w:t>
            </w:r>
            <w:r>
              <w:rPr>
                <w:noProof/>
                <w:webHidden/>
              </w:rPr>
              <w:fldChar w:fldCharType="end"/>
            </w:r>
          </w:hyperlink>
        </w:p>
        <w:p w14:paraId="462829F5" w14:textId="2DDE4CB8" w:rsidR="002B24BA" w:rsidRDefault="002B24BA">
          <w:pPr>
            <w:pStyle w:val="ndice3"/>
            <w:tabs>
              <w:tab w:val="right" w:leader="dot" w:pos="8779"/>
            </w:tabs>
            <w:rPr>
              <w:rFonts w:asciiTheme="minorHAnsi" w:eastAsiaTheme="minorEastAsia" w:hAnsiTheme="minorHAnsi" w:cstheme="minorBidi"/>
              <w:noProof/>
              <w:color w:val="auto"/>
            </w:rPr>
          </w:pPr>
          <w:hyperlink w:anchor="_Toc233683150" w:history="1">
            <w:r w:rsidRPr="006F0A76">
              <w:rPr>
                <w:rStyle w:val="Hiperligao"/>
                <w:noProof/>
              </w:rPr>
              <w:t>Artigo 105.º</w:t>
            </w:r>
            <w:r>
              <w:rPr>
                <w:noProof/>
                <w:webHidden/>
              </w:rPr>
              <w:tab/>
            </w:r>
            <w:r>
              <w:rPr>
                <w:noProof/>
                <w:webHidden/>
              </w:rPr>
              <w:fldChar w:fldCharType="begin"/>
            </w:r>
            <w:r>
              <w:rPr>
                <w:noProof/>
                <w:webHidden/>
              </w:rPr>
              <w:instrText xml:space="preserve"> PAGEREF _Toc233683150 \h </w:instrText>
            </w:r>
            <w:r>
              <w:rPr>
                <w:noProof/>
                <w:webHidden/>
              </w:rPr>
            </w:r>
            <w:r>
              <w:rPr>
                <w:noProof/>
                <w:webHidden/>
              </w:rPr>
              <w:fldChar w:fldCharType="separate"/>
            </w:r>
            <w:r>
              <w:rPr>
                <w:noProof/>
                <w:webHidden/>
              </w:rPr>
              <w:t>95</w:t>
            </w:r>
            <w:r>
              <w:rPr>
                <w:noProof/>
                <w:webHidden/>
              </w:rPr>
              <w:fldChar w:fldCharType="end"/>
            </w:r>
          </w:hyperlink>
        </w:p>
        <w:p w14:paraId="0DDE831C" w14:textId="4D39621E" w:rsidR="002B24BA" w:rsidRDefault="002B24BA">
          <w:pPr>
            <w:pStyle w:val="ndice3"/>
            <w:tabs>
              <w:tab w:val="right" w:leader="dot" w:pos="8779"/>
            </w:tabs>
            <w:rPr>
              <w:rFonts w:asciiTheme="minorHAnsi" w:eastAsiaTheme="minorEastAsia" w:hAnsiTheme="minorHAnsi" w:cstheme="minorBidi"/>
              <w:noProof/>
              <w:color w:val="auto"/>
            </w:rPr>
          </w:pPr>
          <w:hyperlink w:anchor="_Toc233683151" w:history="1">
            <w:r w:rsidRPr="006F0A76">
              <w:rPr>
                <w:rStyle w:val="Hiperligao"/>
                <w:noProof/>
              </w:rPr>
              <w:t>Comércio de animais de companhia</w:t>
            </w:r>
            <w:r>
              <w:rPr>
                <w:noProof/>
                <w:webHidden/>
              </w:rPr>
              <w:tab/>
            </w:r>
            <w:r>
              <w:rPr>
                <w:noProof/>
                <w:webHidden/>
              </w:rPr>
              <w:fldChar w:fldCharType="begin"/>
            </w:r>
            <w:r>
              <w:rPr>
                <w:noProof/>
                <w:webHidden/>
              </w:rPr>
              <w:instrText xml:space="preserve"> PAGEREF _Toc233683151 \h </w:instrText>
            </w:r>
            <w:r>
              <w:rPr>
                <w:noProof/>
                <w:webHidden/>
              </w:rPr>
            </w:r>
            <w:r>
              <w:rPr>
                <w:noProof/>
                <w:webHidden/>
              </w:rPr>
              <w:fldChar w:fldCharType="separate"/>
            </w:r>
            <w:r>
              <w:rPr>
                <w:noProof/>
                <w:webHidden/>
              </w:rPr>
              <w:t>95</w:t>
            </w:r>
            <w:r>
              <w:rPr>
                <w:noProof/>
                <w:webHidden/>
              </w:rPr>
              <w:fldChar w:fldCharType="end"/>
            </w:r>
          </w:hyperlink>
        </w:p>
        <w:p w14:paraId="2C587A40" w14:textId="22E517B4" w:rsidR="002B24BA" w:rsidRDefault="002B24BA">
          <w:pPr>
            <w:pStyle w:val="ndice3"/>
            <w:tabs>
              <w:tab w:val="right" w:leader="dot" w:pos="8779"/>
            </w:tabs>
            <w:rPr>
              <w:rFonts w:asciiTheme="minorHAnsi" w:eastAsiaTheme="minorEastAsia" w:hAnsiTheme="minorHAnsi" w:cstheme="minorBidi"/>
              <w:noProof/>
              <w:color w:val="auto"/>
            </w:rPr>
          </w:pPr>
          <w:hyperlink w:anchor="_Toc233683152" w:history="1">
            <w:r w:rsidRPr="006F0A76">
              <w:rPr>
                <w:rStyle w:val="Hiperligao"/>
                <w:bCs/>
                <w:noProof/>
              </w:rPr>
              <w:t>Artigo 106.º</w:t>
            </w:r>
            <w:r>
              <w:rPr>
                <w:noProof/>
                <w:webHidden/>
              </w:rPr>
              <w:tab/>
            </w:r>
            <w:r>
              <w:rPr>
                <w:noProof/>
                <w:webHidden/>
              </w:rPr>
              <w:fldChar w:fldCharType="begin"/>
            </w:r>
            <w:r>
              <w:rPr>
                <w:noProof/>
                <w:webHidden/>
              </w:rPr>
              <w:instrText xml:space="preserve"> PAGEREF _Toc233683152 \h </w:instrText>
            </w:r>
            <w:r>
              <w:rPr>
                <w:noProof/>
                <w:webHidden/>
              </w:rPr>
            </w:r>
            <w:r>
              <w:rPr>
                <w:noProof/>
                <w:webHidden/>
              </w:rPr>
              <w:fldChar w:fldCharType="separate"/>
            </w:r>
            <w:r>
              <w:rPr>
                <w:noProof/>
                <w:webHidden/>
              </w:rPr>
              <w:t>96</w:t>
            </w:r>
            <w:r>
              <w:rPr>
                <w:noProof/>
                <w:webHidden/>
              </w:rPr>
              <w:fldChar w:fldCharType="end"/>
            </w:r>
          </w:hyperlink>
        </w:p>
        <w:p w14:paraId="5956C21D" w14:textId="0E1074C7" w:rsidR="002B24BA" w:rsidRDefault="002B24BA">
          <w:pPr>
            <w:pStyle w:val="ndice3"/>
            <w:tabs>
              <w:tab w:val="right" w:leader="dot" w:pos="8779"/>
            </w:tabs>
            <w:rPr>
              <w:rFonts w:asciiTheme="minorHAnsi" w:eastAsiaTheme="minorEastAsia" w:hAnsiTheme="minorHAnsi" w:cstheme="minorBidi"/>
              <w:noProof/>
              <w:color w:val="auto"/>
            </w:rPr>
          </w:pPr>
          <w:hyperlink w:anchor="_Toc233683153" w:history="1">
            <w:r w:rsidRPr="006F0A76">
              <w:rPr>
                <w:rStyle w:val="Hiperligao"/>
                <w:bCs/>
                <w:noProof/>
              </w:rPr>
              <w:t>Requisitos dos anúncio de transmissão em linha de animal de companhia</w:t>
            </w:r>
            <w:r>
              <w:rPr>
                <w:noProof/>
                <w:webHidden/>
              </w:rPr>
              <w:tab/>
            </w:r>
            <w:r>
              <w:rPr>
                <w:noProof/>
                <w:webHidden/>
              </w:rPr>
              <w:fldChar w:fldCharType="begin"/>
            </w:r>
            <w:r>
              <w:rPr>
                <w:noProof/>
                <w:webHidden/>
              </w:rPr>
              <w:instrText xml:space="preserve"> PAGEREF _Toc233683153 \h </w:instrText>
            </w:r>
            <w:r>
              <w:rPr>
                <w:noProof/>
                <w:webHidden/>
              </w:rPr>
            </w:r>
            <w:r>
              <w:rPr>
                <w:noProof/>
                <w:webHidden/>
              </w:rPr>
              <w:fldChar w:fldCharType="separate"/>
            </w:r>
            <w:r>
              <w:rPr>
                <w:noProof/>
                <w:webHidden/>
              </w:rPr>
              <w:t>96</w:t>
            </w:r>
            <w:r>
              <w:rPr>
                <w:noProof/>
                <w:webHidden/>
              </w:rPr>
              <w:fldChar w:fldCharType="end"/>
            </w:r>
          </w:hyperlink>
        </w:p>
        <w:p w14:paraId="7061BCB5" w14:textId="092E369C" w:rsidR="002B24BA" w:rsidRDefault="002B24BA">
          <w:pPr>
            <w:pStyle w:val="ndice3"/>
            <w:tabs>
              <w:tab w:val="right" w:leader="dot" w:pos="8779"/>
            </w:tabs>
            <w:rPr>
              <w:rFonts w:asciiTheme="minorHAnsi" w:eastAsiaTheme="minorEastAsia" w:hAnsiTheme="minorHAnsi" w:cstheme="minorBidi"/>
              <w:noProof/>
              <w:color w:val="auto"/>
            </w:rPr>
          </w:pPr>
          <w:hyperlink w:anchor="_Toc233683154" w:history="1">
            <w:r w:rsidRPr="006F0A76">
              <w:rPr>
                <w:rStyle w:val="Hiperligao"/>
                <w:noProof/>
              </w:rPr>
              <w:t>Artigo 107.º</w:t>
            </w:r>
            <w:r>
              <w:rPr>
                <w:noProof/>
                <w:webHidden/>
              </w:rPr>
              <w:tab/>
            </w:r>
            <w:r>
              <w:rPr>
                <w:noProof/>
                <w:webHidden/>
              </w:rPr>
              <w:fldChar w:fldCharType="begin"/>
            </w:r>
            <w:r>
              <w:rPr>
                <w:noProof/>
                <w:webHidden/>
              </w:rPr>
              <w:instrText xml:space="preserve"> PAGEREF _Toc233683154 \h </w:instrText>
            </w:r>
            <w:r>
              <w:rPr>
                <w:noProof/>
                <w:webHidden/>
              </w:rPr>
            </w:r>
            <w:r>
              <w:rPr>
                <w:noProof/>
                <w:webHidden/>
              </w:rPr>
              <w:fldChar w:fldCharType="separate"/>
            </w:r>
            <w:r>
              <w:rPr>
                <w:noProof/>
                <w:webHidden/>
              </w:rPr>
              <w:t>98</w:t>
            </w:r>
            <w:r>
              <w:rPr>
                <w:noProof/>
                <w:webHidden/>
              </w:rPr>
              <w:fldChar w:fldCharType="end"/>
            </w:r>
          </w:hyperlink>
        </w:p>
        <w:p w14:paraId="7091545A" w14:textId="6DBC9F73" w:rsidR="002B24BA" w:rsidRDefault="002B24BA">
          <w:pPr>
            <w:pStyle w:val="ndice3"/>
            <w:tabs>
              <w:tab w:val="right" w:leader="dot" w:pos="8779"/>
            </w:tabs>
            <w:rPr>
              <w:rFonts w:asciiTheme="minorHAnsi" w:eastAsiaTheme="minorEastAsia" w:hAnsiTheme="minorHAnsi" w:cstheme="minorBidi"/>
              <w:noProof/>
              <w:color w:val="auto"/>
            </w:rPr>
          </w:pPr>
          <w:hyperlink w:anchor="_Toc233683155" w:history="1">
            <w:r w:rsidRPr="006F0A76">
              <w:rPr>
                <w:rStyle w:val="Hiperligao"/>
                <w:noProof/>
              </w:rPr>
              <w:t>Alojamento por espécies</w:t>
            </w:r>
            <w:r>
              <w:rPr>
                <w:noProof/>
                <w:webHidden/>
              </w:rPr>
              <w:tab/>
            </w:r>
            <w:r>
              <w:rPr>
                <w:noProof/>
                <w:webHidden/>
              </w:rPr>
              <w:fldChar w:fldCharType="begin"/>
            </w:r>
            <w:r>
              <w:rPr>
                <w:noProof/>
                <w:webHidden/>
              </w:rPr>
              <w:instrText xml:space="preserve"> PAGEREF _Toc233683155 \h </w:instrText>
            </w:r>
            <w:r>
              <w:rPr>
                <w:noProof/>
                <w:webHidden/>
              </w:rPr>
            </w:r>
            <w:r>
              <w:rPr>
                <w:noProof/>
                <w:webHidden/>
              </w:rPr>
              <w:fldChar w:fldCharType="separate"/>
            </w:r>
            <w:r>
              <w:rPr>
                <w:noProof/>
                <w:webHidden/>
              </w:rPr>
              <w:t>98</w:t>
            </w:r>
            <w:r>
              <w:rPr>
                <w:noProof/>
                <w:webHidden/>
              </w:rPr>
              <w:fldChar w:fldCharType="end"/>
            </w:r>
          </w:hyperlink>
        </w:p>
        <w:p w14:paraId="125DF06B" w14:textId="7CF5DA4E" w:rsidR="002B24BA" w:rsidRDefault="002B24BA">
          <w:pPr>
            <w:pStyle w:val="ndice2"/>
            <w:tabs>
              <w:tab w:val="right" w:leader="dot" w:pos="8779"/>
            </w:tabs>
            <w:rPr>
              <w:rFonts w:asciiTheme="minorHAnsi" w:eastAsiaTheme="minorEastAsia" w:hAnsiTheme="minorHAnsi" w:cstheme="minorBidi"/>
              <w:noProof/>
              <w:color w:val="auto"/>
            </w:rPr>
          </w:pPr>
          <w:hyperlink w:anchor="_Toc233683156" w:history="1">
            <w:r w:rsidRPr="006F0A76">
              <w:rPr>
                <w:rStyle w:val="Hiperligao"/>
                <w:noProof/>
              </w:rPr>
              <w:t>CAPÍTULO XIII</w:t>
            </w:r>
            <w:r>
              <w:rPr>
                <w:noProof/>
                <w:webHidden/>
              </w:rPr>
              <w:tab/>
            </w:r>
            <w:r>
              <w:rPr>
                <w:noProof/>
                <w:webHidden/>
              </w:rPr>
              <w:fldChar w:fldCharType="begin"/>
            </w:r>
            <w:r>
              <w:rPr>
                <w:noProof/>
                <w:webHidden/>
              </w:rPr>
              <w:instrText xml:space="preserve"> PAGEREF _Toc233683156 \h </w:instrText>
            </w:r>
            <w:r>
              <w:rPr>
                <w:noProof/>
                <w:webHidden/>
              </w:rPr>
            </w:r>
            <w:r>
              <w:rPr>
                <w:noProof/>
                <w:webHidden/>
              </w:rPr>
              <w:fldChar w:fldCharType="separate"/>
            </w:r>
            <w:r>
              <w:rPr>
                <w:noProof/>
                <w:webHidden/>
              </w:rPr>
              <w:t>98</w:t>
            </w:r>
            <w:r>
              <w:rPr>
                <w:noProof/>
                <w:webHidden/>
              </w:rPr>
              <w:fldChar w:fldCharType="end"/>
            </w:r>
          </w:hyperlink>
        </w:p>
        <w:p w14:paraId="38DCE5C1" w14:textId="60CF29EA" w:rsidR="002B24BA" w:rsidRDefault="002B24BA">
          <w:pPr>
            <w:pStyle w:val="ndice2"/>
            <w:tabs>
              <w:tab w:val="right" w:leader="dot" w:pos="8779"/>
            </w:tabs>
            <w:rPr>
              <w:rFonts w:asciiTheme="minorHAnsi" w:eastAsiaTheme="minorEastAsia" w:hAnsiTheme="minorHAnsi" w:cstheme="minorBidi"/>
              <w:noProof/>
              <w:color w:val="auto"/>
            </w:rPr>
          </w:pPr>
          <w:hyperlink w:anchor="_Toc233683157" w:history="1">
            <w:r w:rsidRPr="006F0A76">
              <w:rPr>
                <w:rStyle w:val="Hiperligao"/>
                <w:noProof/>
              </w:rPr>
              <w:t>Animais de companhia registados em livro genealógico</w:t>
            </w:r>
            <w:r>
              <w:rPr>
                <w:noProof/>
                <w:webHidden/>
              </w:rPr>
              <w:tab/>
            </w:r>
            <w:r>
              <w:rPr>
                <w:noProof/>
                <w:webHidden/>
              </w:rPr>
              <w:fldChar w:fldCharType="begin"/>
            </w:r>
            <w:r>
              <w:rPr>
                <w:noProof/>
                <w:webHidden/>
              </w:rPr>
              <w:instrText xml:space="preserve"> PAGEREF _Toc233683157 \h </w:instrText>
            </w:r>
            <w:r>
              <w:rPr>
                <w:noProof/>
                <w:webHidden/>
              </w:rPr>
            </w:r>
            <w:r>
              <w:rPr>
                <w:noProof/>
                <w:webHidden/>
              </w:rPr>
              <w:fldChar w:fldCharType="separate"/>
            </w:r>
            <w:r>
              <w:rPr>
                <w:noProof/>
                <w:webHidden/>
              </w:rPr>
              <w:t>98</w:t>
            </w:r>
            <w:r>
              <w:rPr>
                <w:noProof/>
                <w:webHidden/>
              </w:rPr>
              <w:fldChar w:fldCharType="end"/>
            </w:r>
          </w:hyperlink>
        </w:p>
        <w:p w14:paraId="0D66EF63" w14:textId="2611E8EA" w:rsidR="002B24BA" w:rsidRDefault="002B24BA">
          <w:pPr>
            <w:pStyle w:val="ndice2"/>
            <w:tabs>
              <w:tab w:val="right" w:leader="dot" w:pos="8779"/>
            </w:tabs>
            <w:rPr>
              <w:rFonts w:asciiTheme="minorHAnsi" w:eastAsiaTheme="minorEastAsia" w:hAnsiTheme="minorHAnsi" w:cstheme="minorBidi"/>
              <w:noProof/>
              <w:color w:val="auto"/>
            </w:rPr>
          </w:pPr>
          <w:hyperlink w:anchor="_Toc233683158" w:history="1">
            <w:r w:rsidRPr="006F0A76">
              <w:rPr>
                <w:rStyle w:val="Hiperligao"/>
                <w:noProof/>
              </w:rPr>
              <w:t>SECÇÃO I</w:t>
            </w:r>
            <w:r>
              <w:rPr>
                <w:noProof/>
                <w:webHidden/>
              </w:rPr>
              <w:tab/>
            </w:r>
            <w:r>
              <w:rPr>
                <w:noProof/>
                <w:webHidden/>
              </w:rPr>
              <w:fldChar w:fldCharType="begin"/>
            </w:r>
            <w:r>
              <w:rPr>
                <w:noProof/>
                <w:webHidden/>
              </w:rPr>
              <w:instrText xml:space="preserve"> PAGEREF _Toc233683158 \h </w:instrText>
            </w:r>
            <w:r>
              <w:rPr>
                <w:noProof/>
                <w:webHidden/>
              </w:rPr>
            </w:r>
            <w:r>
              <w:rPr>
                <w:noProof/>
                <w:webHidden/>
              </w:rPr>
              <w:fldChar w:fldCharType="separate"/>
            </w:r>
            <w:r>
              <w:rPr>
                <w:noProof/>
                <w:webHidden/>
              </w:rPr>
              <w:t>98</w:t>
            </w:r>
            <w:r>
              <w:rPr>
                <w:noProof/>
                <w:webHidden/>
              </w:rPr>
              <w:fldChar w:fldCharType="end"/>
            </w:r>
          </w:hyperlink>
        </w:p>
        <w:p w14:paraId="40FA6D60" w14:textId="4C2FC5EF" w:rsidR="002B24BA" w:rsidRDefault="002B24BA">
          <w:pPr>
            <w:pStyle w:val="ndice2"/>
            <w:tabs>
              <w:tab w:val="right" w:leader="dot" w:pos="8779"/>
            </w:tabs>
            <w:rPr>
              <w:rFonts w:asciiTheme="minorHAnsi" w:eastAsiaTheme="minorEastAsia" w:hAnsiTheme="minorHAnsi" w:cstheme="minorBidi"/>
              <w:noProof/>
              <w:color w:val="auto"/>
            </w:rPr>
          </w:pPr>
          <w:hyperlink w:anchor="_Toc233683159" w:history="1">
            <w:r w:rsidRPr="006F0A76">
              <w:rPr>
                <w:rStyle w:val="Hiperligao"/>
                <w:noProof/>
              </w:rPr>
              <w:t>Gestão dos livros genealógicos</w:t>
            </w:r>
            <w:r>
              <w:rPr>
                <w:noProof/>
                <w:webHidden/>
              </w:rPr>
              <w:tab/>
            </w:r>
            <w:r>
              <w:rPr>
                <w:noProof/>
                <w:webHidden/>
              </w:rPr>
              <w:fldChar w:fldCharType="begin"/>
            </w:r>
            <w:r>
              <w:rPr>
                <w:noProof/>
                <w:webHidden/>
              </w:rPr>
              <w:instrText xml:space="preserve"> PAGEREF _Toc233683159 \h </w:instrText>
            </w:r>
            <w:r>
              <w:rPr>
                <w:noProof/>
                <w:webHidden/>
              </w:rPr>
            </w:r>
            <w:r>
              <w:rPr>
                <w:noProof/>
                <w:webHidden/>
              </w:rPr>
              <w:fldChar w:fldCharType="separate"/>
            </w:r>
            <w:r>
              <w:rPr>
                <w:noProof/>
                <w:webHidden/>
              </w:rPr>
              <w:t>98</w:t>
            </w:r>
            <w:r>
              <w:rPr>
                <w:noProof/>
                <w:webHidden/>
              </w:rPr>
              <w:fldChar w:fldCharType="end"/>
            </w:r>
          </w:hyperlink>
        </w:p>
        <w:p w14:paraId="6242CF7E" w14:textId="48E29952" w:rsidR="002B24BA" w:rsidRDefault="002B24BA">
          <w:pPr>
            <w:pStyle w:val="ndice3"/>
            <w:tabs>
              <w:tab w:val="right" w:leader="dot" w:pos="8779"/>
            </w:tabs>
            <w:rPr>
              <w:rFonts w:asciiTheme="minorHAnsi" w:eastAsiaTheme="minorEastAsia" w:hAnsiTheme="minorHAnsi" w:cstheme="minorBidi"/>
              <w:noProof/>
              <w:color w:val="auto"/>
            </w:rPr>
          </w:pPr>
          <w:hyperlink w:anchor="_Toc233683160" w:history="1">
            <w:r w:rsidRPr="006F0A76">
              <w:rPr>
                <w:rStyle w:val="Hiperligao"/>
                <w:noProof/>
              </w:rPr>
              <w:t>Artigo 108.º</w:t>
            </w:r>
            <w:r>
              <w:rPr>
                <w:noProof/>
                <w:webHidden/>
              </w:rPr>
              <w:tab/>
            </w:r>
            <w:r>
              <w:rPr>
                <w:noProof/>
                <w:webHidden/>
              </w:rPr>
              <w:fldChar w:fldCharType="begin"/>
            </w:r>
            <w:r>
              <w:rPr>
                <w:noProof/>
                <w:webHidden/>
              </w:rPr>
              <w:instrText xml:space="preserve"> PAGEREF _Toc233683160 \h </w:instrText>
            </w:r>
            <w:r>
              <w:rPr>
                <w:noProof/>
                <w:webHidden/>
              </w:rPr>
            </w:r>
            <w:r>
              <w:rPr>
                <w:noProof/>
                <w:webHidden/>
              </w:rPr>
              <w:fldChar w:fldCharType="separate"/>
            </w:r>
            <w:r>
              <w:rPr>
                <w:noProof/>
                <w:webHidden/>
              </w:rPr>
              <w:t>98</w:t>
            </w:r>
            <w:r>
              <w:rPr>
                <w:noProof/>
                <w:webHidden/>
              </w:rPr>
              <w:fldChar w:fldCharType="end"/>
            </w:r>
          </w:hyperlink>
        </w:p>
        <w:p w14:paraId="381F09E3" w14:textId="5D2669D4" w:rsidR="002B24BA" w:rsidRDefault="002B24BA">
          <w:pPr>
            <w:pStyle w:val="ndice3"/>
            <w:tabs>
              <w:tab w:val="right" w:leader="dot" w:pos="8779"/>
            </w:tabs>
            <w:rPr>
              <w:rFonts w:asciiTheme="minorHAnsi" w:eastAsiaTheme="minorEastAsia" w:hAnsiTheme="minorHAnsi" w:cstheme="minorBidi"/>
              <w:noProof/>
              <w:color w:val="auto"/>
            </w:rPr>
          </w:pPr>
          <w:hyperlink w:anchor="_Toc233683161" w:history="1">
            <w:r w:rsidRPr="006F0A76">
              <w:rPr>
                <w:rStyle w:val="Hiperligao"/>
                <w:noProof/>
              </w:rPr>
              <w:t>Reconhecimento das organizações ou associações de criadores</w:t>
            </w:r>
            <w:r>
              <w:rPr>
                <w:noProof/>
                <w:webHidden/>
              </w:rPr>
              <w:tab/>
            </w:r>
            <w:r>
              <w:rPr>
                <w:noProof/>
                <w:webHidden/>
              </w:rPr>
              <w:fldChar w:fldCharType="begin"/>
            </w:r>
            <w:r>
              <w:rPr>
                <w:noProof/>
                <w:webHidden/>
              </w:rPr>
              <w:instrText xml:space="preserve"> PAGEREF _Toc233683161 \h </w:instrText>
            </w:r>
            <w:r>
              <w:rPr>
                <w:noProof/>
                <w:webHidden/>
              </w:rPr>
            </w:r>
            <w:r>
              <w:rPr>
                <w:noProof/>
                <w:webHidden/>
              </w:rPr>
              <w:fldChar w:fldCharType="separate"/>
            </w:r>
            <w:r>
              <w:rPr>
                <w:noProof/>
                <w:webHidden/>
              </w:rPr>
              <w:t>98</w:t>
            </w:r>
            <w:r>
              <w:rPr>
                <w:noProof/>
                <w:webHidden/>
              </w:rPr>
              <w:fldChar w:fldCharType="end"/>
            </w:r>
          </w:hyperlink>
        </w:p>
        <w:p w14:paraId="19CB1FA3" w14:textId="7047F16F" w:rsidR="002B24BA" w:rsidRDefault="002B24BA">
          <w:pPr>
            <w:pStyle w:val="ndice2"/>
            <w:tabs>
              <w:tab w:val="right" w:leader="dot" w:pos="8779"/>
            </w:tabs>
            <w:rPr>
              <w:rFonts w:asciiTheme="minorHAnsi" w:eastAsiaTheme="minorEastAsia" w:hAnsiTheme="minorHAnsi" w:cstheme="minorBidi"/>
              <w:noProof/>
              <w:color w:val="auto"/>
            </w:rPr>
          </w:pPr>
          <w:hyperlink w:anchor="_Toc233683162" w:history="1">
            <w:r w:rsidRPr="006F0A76">
              <w:rPr>
                <w:rStyle w:val="Hiperligao"/>
                <w:noProof/>
              </w:rPr>
              <w:t>SECÇÃO II</w:t>
            </w:r>
            <w:r>
              <w:rPr>
                <w:noProof/>
                <w:webHidden/>
              </w:rPr>
              <w:tab/>
            </w:r>
            <w:r>
              <w:rPr>
                <w:noProof/>
                <w:webHidden/>
              </w:rPr>
              <w:fldChar w:fldCharType="begin"/>
            </w:r>
            <w:r>
              <w:rPr>
                <w:noProof/>
                <w:webHidden/>
              </w:rPr>
              <w:instrText xml:space="preserve"> PAGEREF _Toc233683162 \h </w:instrText>
            </w:r>
            <w:r>
              <w:rPr>
                <w:noProof/>
                <w:webHidden/>
              </w:rPr>
            </w:r>
            <w:r>
              <w:rPr>
                <w:noProof/>
                <w:webHidden/>
              </w:rPr>
              <w:fldChar w:fldCharType="separate"/>
            </w:r>
            <w:r>
              <w:rPr>
                <w:noProof/>
                <w:webHidden/>
              </w:rPr>
              <w:t>99</w:t>
            </w:r>
            <w:r>
              <w:rPr>
                <w:noProof/>
                <w:webHidden/>
              </w:rPr>
              <w:fldChar w:fldCharType="end"/>
            </w:r>
          </w:hyperlink>
        </w:p>
        <w:p w14:paraId="20895F59" w14:textId="6D8874BD" w:rsidR="002B24BA" w:rsidRDefault="002B24BA">
          <w:pPr>
            <w:pStyle w:val="ndice2"/>
            <w:tabs>
              <w:tab w:val="right" w:leader="dot" w:pos="8779"/>
            </w:tabs>
            <w:rPr>
              <w:rFonts w:asciiTheme="minorHAnsi" w:eastAsiaTheme="minorEastAsia" w:hAnsiTheme="minorHAnsi" w:cstheme="minorBidi"/>
              <w:noProof/>
              <w:color w:val="auto"/>
            </w:rPr>
          </w:pPr>
          <w:hyperlink w:anchor="_Toc233683163" w:history="1">
            <w:r w:rsidRPr="006F0A76">
              <w:rPr>
                <w:rStyle w:val="Hiperligao"/>
                <w:noProof/>
              </w:rPr>
              <w:t>Reprodução dos animais registados nos livros genealógicos</w:t>
            </w:r>
            <w:r>
              <w:rPr>
                <w:noProof/>
                <w:webHidden/>
              </w:rPr>
              <w:tab/>
            </w:r>
            <w:r>
              <w:rPr>
                <w:noProof/>
                <w:webHidden/>
              </w:rPr>
              <w:fldChar w:fldCharType="begin"/>
            </w:r>
            <w:r>
              <w:rPr>
                <w:noProof/>
                <w:webHidden/>
              </w:rPr>
              <w:instrText xml:space="preserve"> PAGEREF _Toc233683163 \h </w:instrText>
            </w:r>
            <w:r>
              <w:rPr>
                <w:noProof/>
                <w:webHidden/>
              </w:rPr>
            </w:r>
            <w:r>
              <w:rPr>
                <w:noProof/>
                <w:webHidden/>
              </w:rPr>
              <w:fldChar w:fldCharType="separate"/>
            </w:r>
            <w:r>
              <w:rPr>
                <w:noProof/>
                <w:webHidden/>
              </w:rPr>
              <w:t>99</w:t>
            </w:r>
            <w:r>
              <w:rPr>
                <w:noProof/>
                <w:webHidden/>
              </w:rPr>
              <w:fldChar w:fldCharType="end"/>
            </w:r>
          </w:hyperlink>
        </w:p>
        <w:p w14:paraId="511B9679" w14:textId="62AE4A47" w:rsidR="002B24BA" w:rsidRDefault="002B24BA">
          <w:pPr>
            <w:pStyle w:val="ndice3"/>
            <w:tabs>
              <w:tab w:val="right" w:leader="dot" w:pos="8779"/>
            </w:tabs>
            <w:rPr>
              <w:rFonts w:asciiTheme="minorHAnsi" w:eastAsiaTheme="minorEastAsia" w:hAnsiTheme="minorHAnsi" w:cstheme="minorBidi"/>
              <w:noProof/>
              <w:color w:val="auto"/>
            </w:rPr>
          </w:pPr>
          <w:hyperlink w:anchor="_Toc233683164" w:history="1">
            <w:r w:rsidRPr="006F0A76">
              <w:rPr>
                <w:rStyle w:val="Hiperligao"/>
                <w:noProof/>
              </w:rPr>
              <w:t>Artigo 109.º</w:t>
            </w:r>
            <w:r>
              <w:rPr>
                <w:noProof/>
                <w:webHidden/>
              </w:rPr>
              <w:tab/>
            </w:r>
            <w:r>
              <w:rPr>
                <w:noProof/>
                <w:webHidden/>
              </w:rPr>
              <w:fldChar w:fldCharType="begin"/>
            </w:r>
            <w:r>
              <w:rPr>
                <w:noProof/>
                <w:webHidden/>
              </w:rPr>
              <w:instrText xml:space="preserve"> PAGEREF _Toc233683164 \h </w:instrText>
            </w:r>
            <w:r>
              <w:rPr>
                <w:noProof/>
                <w:webHidden/>
              </w:rPr>
            </w:r>
            <w:r>
              <w:rPr>
                <w:noProof/>
                <w:webHidden/>
              </w:rPr>
              <w:fldChar w:fldCharType="separate"/>
            </w:r>
            <w:r>
              <w:rPr>
                <w:noProof/>
                <w:webHidden/>
              </w:rPr>
              <w:t>99</w:t>
            </w:r>
            <w:r>
              <w:rPr>
                <w:noProof/>
                <w:webHidden/>
              </w:rPr>
              <w:fldChar w:fldCharType="end"/>
            </w:r>
          </w:hyperlink>
        </w:p>
        <w:p w14:paraId="2A688231" w14:textId="4FA99983" w:rsidR="002B24BA" w:rsidRDefault="002B24BA">
          <w:pPr>
            <w:pStyle w:val="ndice3"/>
            <w:tabs>
              <w:tab w:val="right" w:leader="dot" w:pos="8779"/>
            </w:tabs>
            <w:rPr>
              <w:rFonts w:asciiTheme="minorHAnsi" w:eastAsiaTheme="minorEastAsia" w:hAnsiTheme="minorHAnsi" w:cstheme="minorBidi"/>
              <w:noProof/>
              <w:color w:val="auto"/>
            </w:rPr>
          </w:pPr>
          <w:hyperlink w:anchor="_Toc233683165" w:history="1">
            <w:r w:rsidRPr="006F0A76">
              <w:rPr>
                <w:rStyle w:val="Hiperligao"/>
                <w:noProof/>
              </w:rPr>
              <w:t>Requisitos dos reprodutores</w:t>
            </w:r>
            <w:r>
              <w:rPr>
                <w:noProof/>
                <w:webHidden/>
              </w:rPr>
              <w:tab/>
            </w:r>
            <w:r>
              <w:rPr>
                <w:noProof/>
                <w:webHidden/>
              </w:rPr>
              <w:fldChar w:fldCharType="begin"/>
            </w:r>
            <w:r>
              <w:rPr>
                <w:noProof/>
                <w:webHidden/>
              </w:rPr>
              <w:instrText xml:space="preserve"> PAGEREF _Toc233683165 \h </w:instrText>
            </w:r>
            <w:r>
              <w:rPr>
                <w:noProof/>
                <w:webHidden/>
              </w:rPr>
            </w:r>
            <w:r>
              <w:rPr>
                <w:noProof/>
                <w:webHidden/>
              </w:rPr>
              <w:fldChar w:fldCharType="separate"/>
            </w:r>
            <w:r>
              <w:rPr>
                <w:noProof/>
                <w:webHidden/>
              </w:rPr>
              <w:t>99</w:t>
            </w:r>
            <w:r>
              <w:rPr>
                <w:noProof/>
                <w:webHidden/>
              </w:rPr>
              <w:fldChar w:fldCharType="end"/>
            </w:r>
          </w:hyperlink>
        </w:p>
        <w:p w14:paraId="06574A4D" w14:textId="2FC60F18" w:rsidR="002B24BA" w:rsidRDefault="002B24BA">
          <w:pPr>
            <w:pStyle w:val="ndice2"/>
            <w:tabs>
              <w:tab w:val="right" w:leader="dot" w:pos="8779"/>
            </w:tabs>
            <w:rPr>
              <w:rFonts w:asciiTheme="minorHAnsi" w:eastAsiaTheme="minorEastAsia" w:hAnsiTheme="minorHAnsi" w:cstheme="minorBidi"/>
              <w:noProof/>
              <w:color w:val="auto"/>
            </w:rPr>
          </w:pPr>
          <w:hyperlink w:anchor="_Toc233683166" w:history="1">
            <w:r w:rsidRPr="006F0A76">
              <w:rPr>
                <w:rStyle w:val="Hiperligao"/>
                <w:noProof/>
                <w:lang w:val="es-ES"/>
              </w:rPr>
              <w:t>CAPÍTULO XIV</w:t>
            </w:r>
            <w:r>
              <w:rPr>
                <w:noProof/>
                <w:webHidden/>
              </w:rPr>
              <w:tab/>
            </w:r>
            <w:r>
              <w:rPr>
                <w:noProof/>
                <w:webHidden/>
              </w:rPr>
              <w:fldChar w:fldCharType="begin"/>
            </w:r>
            <w:r>
              <w:rPr>
                <w:noProof/>
                <w:webHidden/>
              </w:rPr>
              <w:instrText xml:space="preserve"> PAGEREF _Toc233683166 \h </w:instrText>
            </w:r>
            <w:r>
              <w:rPr>
                <w:noProof/>
                <w:webHidden/>
              </w:rPr>
            </w:r>
            <w:r>
              <w:rPr>
                <w:noProof/>
                <w:webHidden/>
              </w:rPr>
              <w:fldChar w:fldCharType="separate"/>
            </w:r>
            <w:r>
              <w:rPr>
                <w:noProof/>
                <w:webHidden/>
              </w:rPr>
              <w:t>100</w:t>
            </w:r>
            <w:r>
              <w:rPr>
                <w:noProof/>
                <w:webHidden/>
              </w:rPr>
              <w:fldChar w:fldCharType="end"/>
            </w:r>
          </w:hyperlink>
        </w:p>
        <w:p w14:paraId="5DCA1DCC" w14:textId="4AAE3260" w:rsidR="002B24BA" w:rsidRDefault="002B24BA">
          <w:pPr>
            <w:pStyle w:val="ndice2"/>
            <w:tabs>
              <w:tab w:val="right" w:leader="dot" w:pos="8779"/>
            </w:tabs>
            <w:rPr>
              <w:rFonts w:asciiTheme="minorHAnsi" w:eastAsiaTheme="minorEastAsia" w:hAnsiTheme="minorHAnsi" w:cstheme="minorBidi"/>
              <w:noProof/>
              <w:color w:val="auto"/>
            </w:rPr>
          </w:pPr>
          <w:hyperlink w:anchor="_Toc233683167" w:history="1">
            <w:r w:rsidRPr="006F0A76">
              <w:rPr>
                <w:rStyle w:val="Hiperligao"/>
                <w:noProof/>
              </w:rPr>
              <w:t>Detenção de animais perigosos ou potencialmente perigosos</w:t>
            </w:r>
            <w:r>
              <w:rPr>
                <w:noProof/>
                <w:webHidden/>
              </w:rPr>
              <w:tab/>
            </w:r>
            <w:r>
              <w:rPr>
                <w:noProof/>
                <w:webHidden/>
              </w:rPr>
              <w:fldChar w:fldCharType="begin"/>
            </w:r>
            <w:r>
              <w:rPr>
                <w:noProof/>
                <w:webHidden/>
              </w:rPr>
              <w:instrText xml:space="preserve"> PAGEREF _Toc233683167 \h </w:instrText>
            </w:r>
            <w:r>
              <w:rPr>
                <w:noProof/>
                <w:webHidden/>
              </w:rPr>
            </w:r>
            <w:r>
              <w:rPr>
                <w:noProof/>
                <w:webHidden/>
              </w:rPr>
              <w:fldChar w:fldCharType="separate"/>
            </w:r>
            <w:r>
              <w:rPr>
                <w:noProof/>
                <w:webHidden/>
              </w:rPr>
              <w:t>100</w:t>
            </w:r>
            <w:r>
              <w:rPr>
                <w:noProof/>
                <w:webHidden/>
              </w:rPr>
              <w:fldChar w:fldCharType="end"/>
            </w:r>
          </w:hyperlink>
        </w:p>
        <w:p w14:paraId="2DE6134C" w14:textId="0AC9AA7A" w:rsidR="002B24BA" w:rsidRDefault="002B24BA">
          <w:pPr>
            <w:pStyle w:val="ndice2"/>
            <w:tabs>
              <w:tab w:val="right" w:leader="dot" w:pos="8779"/>
            </w:tabs>
            <w:rPr>
              <w:rFonts w:asciiTheme="minorHAnsi" w:eastAsiaTheme="minorEastAsia" w:hAnsiTheme="minorHAnsi" w:cstheme="minorBidi"/>
              <w:noProof/>
              <w:color w:val="auto"/>
            </w:rPr>
          </w:pPr>
          <w:hyperlink w:anchor="_Toc233683168" w:history="1">
            <w:r w:rsidRPr="006F0A76">
              <w:rPr>
                <w:rStyle w:val="Hiperligao"/>
                <w:noProof/>
              </w:rPr>
              <w:t>SECÇÃO I</w:t>
            </w:r>
            <w:r>
              <w:rPr>
                <w:noProof/>
                <w:webHidden/>
              </w:rPr>
              <w:tab/>
            </w:r>
            <w:r>
              <w:rPr>
                <w:noProof/>
                <w:webHidden/>
              </w:rPr>
              <w:fldChar w:fldCharType="begin"/>
            </w:r>
            <w:r>
              <w:rPr>
                <w:noProof/>
                <w:webHidden/>
              </w:rPr>
              <w:instrText xml:space="preserve"> PAGEREF _Toc233683168 \h </w:instrText>
            </w:r>
            <w:r>
              <w:rPr>
                <w:noProof/>
                <w:webHidden/>
              </w:rPr>
            </w:r>
            <w:r>
              <w:rPr>
                <w:noProof/>
                <w:webHidden/>
              </w:rPr>
              <w:fldChar w:fldCharType="separate"/>
            </w:r>
            <w:r>
              <w:rPr>
                <w:noProof/>
                <w:webHidden/>
              </w:rPr>
              <w:t>100</w:t>
            </w:r>
            <w:r>
              <w:rPr>
                <w:noProof/>
                <w:webHidden/>
              </w:rPr>
              <w:fldChar w:fldCharType="end"/>
            </w:r>
          </w:hyperlink>
        </w:p>
        <w:p w14:paraId="6E7F0B92" w14:textId="3D2E47D0" w:rsidR="002B24BA" w:rsidRDefault="002B24BA">
          <w:pPr>
            <w:pStyle w:val="ndice3"/>
            <w:tabs>
              <w:tab w:val="right" w:leader="dot" w:pos="8779"/>
            </w:tabs>
            <w:rPr>
              <w:rFonts w:asciiTheme="minorHAnsi" w:eastAsiaTheme="minorEastAsia" w:hAnsiTheme="minorHAnsi" w:cstheme="minorBidi"/>
              <w:noProof/>
              <w:color w:val="auto"/>
            </w:rPr>
          </w:pPr>
          <w:hyperlink w:anchor="_Toc233683169" w:history="1">
            <w:r w:rsidRPr="006F0A76">
              <w:rPr>
                <w:rStyle w:val="Hiperligao"/>
                <w:noProof/>
              </w:rPr>
              <w:t>Artigo 110.º</w:t>
            </w:r>
            <w:r>
              <w:rPr>
                <w:noProof/>
                <w:webHidden/>
              </w:rPr>
              <w:tab/>
            </w:r>
            <w:r>
              <w:rPr>
                <w:noProof/>
                <w:webHidden/>
              </w:rPr>
              <w:fldChar w:fldCharType="begin"/>
            </w:r>
            <w:r>
              <w:rPr>
                <w:noProof/>
                <w:webHidden/>
              </w:rPr>
              <w:instrText xml:space="preserve"> PAGEREF _Toc233683169 \h </w:instrText>
            </w:r>
            <w:r>
              <w:rPr>
                <w:noProof/>
                <w:webHidden/>
              </w:rPr>
            </w:r>
            <w:r>
              <w:rPr>
                <w:noProof/>
                <w:webHidden/>
              </w:rPr>
              <w:fldChar w:fldCharType="separate"/>
            </w:r>
            <w:r>
              <w:rPr>
                <w:noProof/>
                <w:webHidden/>
              </w:rPr>
              <w:t>100</w:t>
            </w:r>
            <w:r>
              <w:rPr>
                <w:noProof/>
                <w:webHidden/>
              </w:rPr>
              <w:fldChar w:fldCharType="end"/>
            </w:r>
          </w:hyperlink>
        </w:p>
        <w:p w14:paraId="1AEBCC63" w14:textId="2C62B614" w:rsidR="002B24BA" w:rsidRDefault="002B24BA">
          <w:pPr>
            <w:pStyle w:val="ndice3"/>
            <w:tabs>
              <w:tab w:val="right" w:leader="dot" w:pos="8779"/>
            </w:tabs>
            <w:rPr>
              <w:rFonts w:asciiTheme="minorHAnsi" w:eastAsiaTheme="minorEastAsia" w:hAnsiTheme="minorHAnsi" w:cstheme="minorBidi"/>
              <w:noProof/>
              <w:color w:val="auto"/>
            </w:rPr>
          </w:pPr>
          <w:hyperlink w:anchor="_Toc233683170" w:history="1">
            <w:r w:rsidRPr="006F0A76">
              <w:rPr>
                <w:rStyle w:val="Hiperligao"/>
                <w:noProof/>
              </w:rPr>
              <w:t>Detenção de cães perigosos ou potencialmente perigosos</w:t>
            </w:r>
            <w:r>
              <w:rPr>
                <w:noProof/>
                <w:webHidden/>
              </w:rPr>
              <w:tab/>
            </w:r>
            <w:r>
              <w:rPr>
                <w:noProof/>
                <w:webHidden/>
              </w:rPr>
              <w:fldChar w:fldCharType="begin"/>
            </w:r>
            <w:r>
              <w:rPr>
                <w:noProof/>
                <w:webHidden/>
              </w:rPr>
              <w:instrText xml:space="preserve"> PAGEREF _Toc233683170 \h </w:instrText>
            </w:r>
            <w:r>
              <w:rPr>
                <w:noProof/>
                <w:webHidden/>
              </w:rPr>
            </w:r>
            <w:r>
              <w:rPr>
                <w:noProof/>
                <w:webHidden/>
              </w:rPr>
              <w:fldChar w:fldCharType="separate"/>
            </w:r>
            <w:r>
              <w:rPr>
                <w:noProof/>
                <w:webHidden/>
              </w:rPr>
              <w:t>100</w:t>
            </w:r>
            <w:r>
              <w:rPr>
                <w:noProof/>
                <w:webHidden/>
              </w:rPr>
              <w:fldChar w:fldCharType="end"/>
            </w:r>
          </w:hyperlink>
        </w:p>
        <w:p w14:paraId="630CBE9D" w14:textId="4C3E2B9F" w:rsidR="002B24BA" w:rsidRDefault="002B24BA">
          <w:pPr>
            <w:pStyle w:val="ndice3"/>
            <w:tabs>
              <w:tab w:val="right" w:leader="dot" w:pos="8779"/>
            </w:tabs>
            <w:rPr>
              <w:rFonts w:asciiTheme="minorHAnsi" w:eastAsiaTheme="minorEastAsia" w:hAnsiTheme="minorHAnsi" w:cstheme="minorBidi"/>
              <w:noProof/>
              <w:color w:val="auto"/>
            </w:rPr>
          </w:pPr>
          <w:hyperlink w:anchor="_Toc233683171" w:history="1">
            <w:r w:rsidRPr="006F0A76">
              <w:rPr>
                <w:rStyle w:val="Hiperligao"/>
                <w:noProof/>
              </w:rPr>
              <w:t>Artigo 111.º</w:t>
            </w:r>
            <w:r>
              <w:rPr>
                <w:noProof/>
                <w:webHidden/>
              </w:rPr>
              <w:tab/>
            </w:r>
            <w:r>
              <w:rPr>
                <w:noProof/>
                <w:webHidden/>
              </w:rPr>
              <w:fldChar w:fldCharType="begin"/>
            </w:r>
            <w:r>
              <w:rPr>
                <w:noProof/>
                <w:webHidden/>
              </w:rPr>
              <w:instrText xml:space="preserve"> PAGEREF _Toc233683171 \h </w:instrText>
            </w:r>
            <w:r>
              <w:rPr>
                <w:noProof/>
                <w:webHidden/>
              </w:rPr>
            </w:r>
            <w:r>
              <w:rPr>
                <w:noProof/>
                <w:webHidden/>
              </w:rPr>
              <w:fldChar w:fldCharType="separate"/>
            </w:r>
            <w:r>
              <w:rPr>
                <w:noProof/>
                <w:webHidden/>
              </w:rPr>
              <w:t>101</w:t>
            </w:r>
            <w:r>
              <w:rPr>
                <w:noProof/>
                <w:webHidden/>
              </w:rPr>
              <w:fldChar w:fldCharType="end"/>
            </w:r>
          </w:hyperlink>
        </w:p>
        <w:p w14:paraId="7AF98644" w14:textId="400CC91E" w:rsidR="002B24BA" w:rsidRDefault="002B24BA">
          <w:pPr>
            <w:pStyle w:val="ndice3"/>
            <w:tabs>
              <w:tab w:val="right" w:leader="dot" w:pos="8779"/>
            </w:tabs>
            <w:rPr>
              <w:rFonts w:asciiTheme="minorHAnsi" w:eastAsiaTheme="minorEastAsia" w:hAnsiTheme="minorHAnsi" w:cstheme="minorBidi"/>
              <w:noProof/>
              <w:color w:val="auto"/>
            </w:rPr>
          </w:pPr>
          <w:hyperlink w:anchor="_Toc233683172" w:history="1">
            <w:r w:rsidRPr="006F0A76">
              <w:rPr>
                <w:rStyle w:val="Hiperligao"/>
                <w:noProof/>
              </w:rPr>
              <w:t>Validade da licença</w:t>
            </w:r>
            <w:r>
              <w:rPr>
                <w:noProof/>
                <w:webHidden/>
              </w:rPr>
              <w:tab/>
            </w:r>
            <w:r>
              <w:rPr>
                <w:noProof/>
                <w:webHidden/>
              </w:rPr>
              <w:fldChar w:fldCharType="begin"/>
            </w:r>
            <w:r>
              <w:rPr>
                <w:noProof/>
                <w:webHidden/>
              </w:rPr>
              <w:instrText xml:space="preserve"> PAGEREF _Toc233683172 \h </w:instrText>
            </w:r>
            <w:r>
              <w:rPr>
                <w:noProof/>
                <w:webHidden/>
              </w:rPr>
            </w:r>
            <w:r>
              <w:rPr>
                <w:noProof/>
                <w:webHidden/>
              </w:rPr>
              <w:fldChar w:fldCharType="separate"/>
            </w:r>
            <w:r>
              <w:rPr>
                <w:noProof/>
                <w:webHidden/>
              </w:rPr>
              <w:t>101</w:t>
            </w:r>
            <w:r>
              <w:rPr>
                <w:noProof/>
                <w:webHidden/>
              </w:rPr>
              <w:fldChar w:fldCharType="end"/>
            </w:r>
          </w:hyperlink>
        </w:p>
        <w:p w14:paraId="51A0DADC" w14:textId="3636DED9" w:rsidR="002B24BA" w:rsidRDefault="002B24BA">
          <w:pPr>
            <w:pStyle w:val="ndice3"/>
            <w:tabs>
              <w:tab w:val="right" w:leader="dot" w:pos="8779"/>
            </w:tabs>
            <w:rPr>
              <w:rFonts w:asciiTheme="minorHAnsi" w:eastAsiaTheme="minorEastAsia" w:hAnsiTheme="minorHAnsi" w:cstheme="minorBidi"/>
              <w:noProof/>
              <w:color w:val="auto"/>
            </w:rPr>
          </w:pPr>
          <w:hyperlink w:anchor="_Toc233683173" w:history="1">
            <w:r w:rsidRPr="006F0A76">
              <w:rPr>
                <w:rStyle w:val="Hiperligao"/>
                <w:noProof/>
              </w:rPr>
              <w:t>Artigo 112.º</w:t>
            </w:r>
            <w:r>
              <w:rPr>
                <w:noProof/>
                <w:webHidden/>
              </w:rPr>
              <w:tab/>
            </w:r>
            <w:r>
              <w:rPr>
                <w:noProof/>
                <w:webHidden/>
              </w:rPr>
              <w:fldChar w:fldCharType="begin"/>
            </w:r>
            <w:r>
              <w:rPr>
                <w:noProof/>
                <w:webHidden/>
              </w:rPr>
              <w:instrText xml:space="preserve"> PAGEREF _Toc233683173 \h </w:instrText>
            </w:r>
            <w:r>
              <w:rPr>
                <w:noProof/>
                <w:webHidden/>
              </w:rPr>
            </w:r>
            <w:r>
              <w:rPr>
                <w:noProof/>
                <w:webHidden/>
              </w:rPr>
              <w:fldChar w:fldCharType="separate"/>
            </w:r>
            <w:r>
              <w:rPr>
                <w:noProof/>
                <w:webHidden/>
              </w:rPr>
              <w:t>102</w:t>
            </w:r>
            <w:r>
              <w:rPr>
                <w:noProof/>
                <w:webHidden/>
              </w:rPr>
              <w:fldChar w:fldCharType="end"/>
            </w:r>
          </w:hyperlink>
        </w:p>
        <w:p w14:paraId="22F90304" w14:textId="6B50CF00" w:rsidR="002B24BA" w:rsidRDefault="002B24BA">
          <w:pPr>
            <w:pStyle w:val="ndice3"/>
            <w:tabs>
              <w:tab w:val="right" w:leader="dot" w:pos="8779"/>
            </w:tabs>
            <w:rPr>
              <w:rFonts w:asciiTheme="minorHAnsi" w:eastAsiaTheme="minorEastAsia" w:hAnsiTheme="minorHAnsi" w:cstheme="minorBidi"/>
              <w:noProof/>
              <w:color w:val="auto"/>
            </w:rPr>
          </w:pPr>
          <w:hyperlink w:anchor="_Toc233683174" w:history="1">
            <w:r w:rsidRPr="006F0A76">
              <w:rPr>
                <w:rStyle w:val="Hiperligao"/>
                <w:noProof/>
              </w:rPr>
              <w:t>Comprovativo de aprovação em formação</w:t>
            </w:r>
            <w:r>
              <w:rPr>
                <w:noProof/>
                <w:webHidden/>
              </w:rPr>
              <w:tab/>
            </w:r>
            <w:r>
              <w:rPr>
                <w:noProof/>
                <w:webHidden/>
              </w:rPr>
              <w:fldChar w:fldCharType="begin"/>
            </w:r>
            <w:r>
              <w:rPr>
                <w:noProof/>
                <w:webHidden/>
              </w:rPr>
              <w:instrText xml:space="preserve"> PAGEREF _Toc233683174 \h </w:instrText>
            </w:r>
            <w:r>
              <w:rPr>
                <w:noProof/>
                <w:webHidden/>
              </w:rPr>
            </w:r>
            <w:r>
              <w:rPr>
                <w:noProof/>
                <w:webHidden/>
              </w:rPr>
              <w:fldChar w:fldCharType="separate"/>
            </w:r>
            <w:r>
              <w:rPr>
                <w:noProof/>
                <w:webHidden/>
              </w:rPr>
              <w:t>102</w:t>
            </w:r>
            <w:r>
              <w:rPr>
                <w:noProof/>
                <w:webHidden/>
              </w:rPr>
              <w:fldChar w:fldCharType="end"/>
            </w:r>
          </w:hyperlink>
        </w:p>
        <w:p w14:paraId="45F562CE" w14:textId="3558CE93" w:rsidR="002B24BA" w:rsidRDefault="002B24BA">
          <w:pPr>
            <w:pStyle w:val="ndice3"/>
            <w:tabs>
              <w:tab w:val="right" w:leader="dot" w:pos="8779"/>
            </w:tabs>
            <w:rPr>
              <w:rFonts w:asciiTheme="minorHAnsi" w:eastAsiaTheme="minorEastAsia" w:hAnsiTheme="minorHAnsi" w:cstheme="minorBidi"/>
              <w:noProof/>
              <w:color w:val="auto"/>
            </w:rPr>
          </w:pPr>
          <w:hyperlink w:anchor="_Toc233683175" w:history="1">
            <w:r w:rsidRPr="006F0A76">
              <w:rPr>
                <w:rStyle w:val="Hiperligao"/>
                <w:noProof/>
              </w:rPr>
              <w:t>Artigo 113.º</w:t>
            </w:r>
            <w:r>
              <w:rPr>
                <w:noProof/>
                <w:webHidden/>
              </w:rPr>
              <w:tab/>
            </w:r>
            <w:r>
              <w:rPr>
                <w:noProof/>
                <w:webHidden/>
              </w:rPr>
              <w:fldChar w:fldCharType="begin"/>
            </w:r>
            <w:r>
              <w:rPr>
                <w:noProof/>
                <w:webHidden/>
              </w:rPr>
              <w:instrText xml:space="preserve"> PAGEREF _Toc233683175 \h </w:instrText>
            </w:r>
            <w:r>
              <w:rPr>
                <w:noProof/>
                <w:webHidden/>
              </w:rPr>
            </w:r>
            <w:r>
              <w:rPr>
                <w:noProof/>
                <w:webHidden/>
              </w:rPr>
              <w:fldChar w:fldCharType="separate"/>
            </w:r>
            <w:r>
              <w:rPr>
                <w:noProof/>
                <w:webHidden/>
              </w:rPr>
              <w:t>102</w:t>
            </w:r>
            <w:r>
              <w:rPr>
                <w:noProof/>
                <w:webHidden/>
              </w:rPr>
              <w:fldChar w:fldCharType="end"/>
            </w:r>
          </w:hyperlink>
        </w:p>
        <w:p w14:paraId="71DC5512" w14:textId="48034230" w:rsidR="002B24BA" w:rsidRDefault="002B24BA">
          <w:pPr>
            <w:pStyle w:val="ndice3"/>
            <w:tabs>
              <w:tab w:val="right" w:leader="dot" w:pos="8779"/>
            </w:tabs>
            <w:rPr>
              <w:rFonts w:asciiTheme="minorHAnsi" w:eastAsiaTheme="minorEastAsia" w:hAnsiTheme="minorHAnsi" w:cstheme="minorBidi"/>
              <w:noProof/>
              <w:color w:val="auto"/>
            </w:rPr>
          </w:pPr>
          <w:hyperlink w:anchor="_Toc233683176" w:history="1">
            <w:r w:rsidRPr="006F0A76">
              <w:rPr>
                <w:rStyle w:val="Hiperligao"/>
                <w:noProof/>
              </w:rPr>
              <w:t>Certificação de entidades formadoras</w:t>
            </w:r>
            <w:r>
              <w:rPr>
                <w:noProof/>
                <w:webHidden/>
              </w:rPr>
              <w:tab/>
            </w:r>
            <w:r>
              <w:rPr>
                <w:noProof/>
                <w:webHidden/>
              </w:rPr>
              <w:fldChar w:fldCharType="begin"/>
            </w:r>
            <w:r>
              <w:rPr>
                <w:noProof/>
                <w:webHidden/>
              </w:rPr>
              <w:instrText xml:space="preserve"> PAGEREF _Toc233683176 \h </w:instrText>
            </w:r>
            <w:r>
              <w:rPr>
                <w:noProof/>
                <w:webHidden/>
              </w:rPr>
            </w:r>
            <w:r>
              <w:rPr>
                <w:noProof/>
                <w:webHidden/>
              </w:rPr>
              <w:fldChar w:fldCharType="separate"/>
            </w:r>
            <w:r>
              <w:rPr>
                <w:noProof/>
                <w:webHidden/>
              </w:rPr>
              <w:t>102</w:t>
            </w:r>
            <w:r>
              <w:rPr>
                <w:noProof/>
                <w:webHidden/>
              </w:rPr>
              <w:fldChar w:fldCharType="end"/>
            </w:r>
          </w:hyperlink>
        </w:p>
        <w:p w14:paraId="2CB88462" w14:textId="1BF99E94" w:rsidR="002B24BA" w:rsidRDefault="002B24BA">
          <w:pPr>
            <w:pStyle w:val="ndice3"/>
            <w:tabs>
              <w:tab w:val="right" w:leader="dot" w:pos="8779"/>
            </w:tabs>
            <w:rPr>
              <w:rFonts w:asciiTheme="minorHAnsi" w:eastAsiaTheme="minorEastAsia" w:hAnsiTheme="minorHAnsi" w:cstheme="minorBidi"/>
              <w:noProof/>
              <w:color w:val="auto"/>
            </w:rPr>
          </w:pPr>
          <w:hyperlink w:anchor="_Toc233683177" w:history="1">
            <w:r w:rsidRPr="006F0A76">
              <w:rPr>
                <w:rStyle w:val="Hiperligao"/>
                <w:noProof/>
              </w:rPr>
              <w:t>Artigo 114.º</w:t>
            </w:r>
            <w:r>
              <w:rPr>
                <w:noProof/>
                <w:webHidden/>
              </w:rPr>
              <w:tab/>
            </w:r>
            <w:r>
              <w:rPr>
                <w:noProof/>
                <w:webHidden/>
              </w:rPr>
              <w:fldChar w:fldCharType="begin"/>
            </w:r>
            <w:r>
              <w:rPr>
                <w:noProof/>
                <w:webHidden/>
              </w:rPr>
              <w:instrText xml:space="preserve"> PAGEREF _Toc233683177 \h </w:instrText>
            </w:r>
            <w:r>
              <w:rPr>
                <w:noProof/>
                <w:webHidden/>
              </w:rPr>
            </w:r>
            <w:r>
              <w:rPr>
                <w:noProof/>
                <w:webHidden/>
              </w:rPr>
              <w:fldChar w:fldCharType="separate"/>
            </w:r>
            <w:r>
              <w:rPr>
                <w:noProof/>
                <w:webHidden/>
              </w:rPr>
              <w:t>102</w:t>
            </w:r>
            <w:r>
              <w:rPr>
                <w:noProof/>
                <w:webHidden/>
              </w:rPr>
              <w:fldChar w:fldCharType="end"/>
            </w:r>
          </w:hyperlink>
        </w:p>
        <w:p w14:paraId="3DBB6C5B" w14:textId="494BEA5B" w:rsidR="002B24BA" w:rsidRDefault="002B24BA">
          <w:pPr>
            <w:pStyle w:val="ndice3"/>
            <w:tabs>
              <w:tab w:val="right" w:leader="dot" w:pos="8779"/>
            </w:tabs>
            <w:rPr>
              <w:rFonts w:asciiTheme="minorHAnsi" w:eastAsiaTheme="minorEastAsia" w:hAnsiTheme="minorHAnsi" w:cstheme="minorBidi"/>
              <w:noProof/>
              <w:color w:val="auto"/>
            </w:rPr>
          </w:pPr>
          <w:hyperlink w:anchor="_Toc233683178" w:history="1">
            <w:r w:rsidRPr="006F0A76">
              <w:rPr>
                <w:rStyle w:val="Hiperligao"/>
                <w:noProof/>
              </w:rPr>
              <w:t>Da obrigatoriedade de formação</w:t>
            </w:r>
            <w:r>
              <w:rPr>
                <w:noProof/>
                <w:webHidden/>
              </w:rPr>
              <w:tab/>
            </w:r>
            <w:r>
              <w:rPr>
                <w:noProof/>
                <w:webHidden/>
              </w:rPr>
              <w:fldChar w:fldCharType="begin"/>
            </w:r>
            <w:r>
              <w:rPr>
                <w:noProof/>
                <w:webHidden/>
              </w:rPr>
              <w:instrText xml:space="preserve"> PAGEREF _Toc233683178 \h </w:instrText>
            </w:r>
            <w:r>
              <w:rPr>
                <w:noProof/>
                <w:webHidden/>
              </w:rPr>
            </w:r>
            <w:r>
              <w:rPr>
                <w:noProof/>
                <w:webHidden/>
              </w:rPr>
              <w:fldChar w:fldCharType="separate"/>
            </w:r>
            <w:r>
              <w:rPr>
                <w:noProof/>
                <w:webHidden/>
              </w:rPr>
              <w:t>102</w:t>
            </w:r>
            <w:r>
              <w:rPr>
                <w:noProof/>
                <w:webHidden/>
              </w:rPr>
              <w:fldChar w:fldCharType="end"/>
            </w:r>
          </w:hyperlink>
        </w:p>
        <w:p w14:paraId="5A38C735" w14:textId="10C3ED08" w:rsidR="002B24BA" w:rsidRDefault="002B24BA">
          <w:pPr>
            <w:pStyle w:val="ndice3"/>
            <w:tabs>
              <w:tab w:val="right" w:leader="dot" w:pos="8779"/>
            </w:tabs>
            <w:rPr>
              <w:rFonts w:asciiTheme="minorHAnsi" w:eastAsiaTheme="minorEastAsia" w:hAnsiTheme="minorHAnsi" w:cstheme="minorBidi"/>
              <w:noProof/>
              <w:color w:val="auto"/>
            </w:rPr>
          </w:pPr>
          <w:hyperlink w:anchor="_Toc233683179" w:history="1">
            <w:r w:rsidRPr="006F0A76">
              <w:rPr>
                <w:rStyle w:val="Hiperligao"/>
                <w:noProof/>
              </w:rPr>
              <w:t>Artigo 115.º</w:t>
            </w:r>
            <w:r>
              <w:rPr>
                <w:noProof/>
                <w:webHidden/>
              </w:rPr>
              <w:tab/>
            </w:r>
            <w:r>
              <w:rPr>
                <w:noProof/>
                <w:webHidden/>
              </w:rPr>
              <w:fldChar w:fldCharType="begin"/>
            </w:r>
            <w:r>
              <w:rPr>
                <w:noProof/>
                <w:webHidden/>
              </w:rPr>
              <w:instrText xml:space="preserve"> PAGEREF _Toc233683179 \h </w:instrText>
            </w:r>
            <w:r>
              <w:rPr>
                <w:noProof/>
                <w:webHidden/>
              </w:rPr>
            </w:r>
            <w:r>
              <w:rPr>
                <w:noProof/>
                <w:webHidden/>
              </w:rPr>
              <w:fldChar w:fldCharType="separate"/>
            </w:r>
            <w:r>
              <w:rPr>
                <w:noProof/>
                <w:webHidden/>
              </w:rPr>
              <w:t>102</w:t>
            </w:r>
            <w:r>
              <w:rPr>
                <w:noProof/>
                <w:webHidden/>
              </w:rPr>
              <w:fldChar w:fldCharType="end"/>
            </w:r>
          </w:hyperlink>
        </w:p>
        <w:p w14:paraId="4F3F2886" w14:textId="2308C50B" w:rsidR="002B24BA" w:rsidRDefault="002B24BA">
          <w:pPr>
            <w:pStyle w:val="ndice3"/>
            <w:tabs>
              <w:tab w:val="right" w:leader="dot" w:pos="8779"/>
            </w:tabs>
            <w:rPr>
              <w:rFonts w:asciiTheme="minorHAnsi" w:eastAsiaTheme="minorEastAsia" w:hAnsiTheme="minorHAnsi" w:cstheme="minorBidi"/>
              <w:noProof/>
              <w:color w:val="auto"/>
            </w:rPr>
          </w:pPr>
          <w:hyperlink w:anchor="_Toc233683180" w:history="1">
            <w:r w:rsidRPr="006F0A76">
              <w:rPr>
                <w:rStyle w:val="Hiperligao"/>
                <w:noProof/>
              </w:rPr>
              <w:t>Atualização de registo SIAC</w:t>
            </w:r>
            <w:r>
              <w:rPr>
                <w:noProof/>
                <w:webHidden/>
              </w:rPr>
              <w:tab/>
            </w:r>
            <w:r>
              <w:rPr>
                <w:noProof/>
                <w:webHidden/>
              </w:rPr>
              <w:fldChar w:fldCharType="begin"/>
            </w:r>
            <w:r>
              <w:rPr>
                <w:noProof/>
                <w:webHidden/>
              </w:rPr>
              <w:instrText xml:space="preserve"> PAGEREF _Toc233683180 \h </w:instrText>
            </w:r>
            <w:r>
              <w:rPr>
                <w:noProof/>
                <w:webHidden/>
              </w:rPr>
            </w:r>
            <w:r>
              <w:rPr>
                <w:noProof/>
                <w:webHidden/>
              </w:rPr>
              <w:fldChar w:fldCharType="separate"/>
            </w:r>
            <w:r>
              <w:rPr>
                <w:noProof/>
                <w:webHidden/>
              </w:rPr>
              <w:t>102</w:t>
            </w:r>
            <w:r>
              <w:rPr>
                <w:noProof/>
                <w:webHidden/>
              </w:rPr>
              <w:fldChar w:fldCharType="end"/>
            </w:r>
          </w:hyperlink>
        </w:p>
        <w:p w14:paraId="45028894" w14:textId="097CB780" w:rsidR="002B24BA" w:rsidRDefault="002B24BA">
          <w:pPr>
            <w:pStyle w:val="ndice3"/>
            <w:tabs>
              <w:tab w:val="right" w:leader="dot" w:pos="8779"/>
            </w:tabs>
            <w:rPr>
              <w:rFonts w:asciiTheme="minorHAnsi" w:eastAsiaTheme="minorEastAsia" w:hAnsiTheme="minorHAnsi" w:cstheme="minorBidi"/>
              <w:noProof/>
              <w:color w:val="auto"/>
            </w:rPr>
          </w:pPr>
          <w:hyperlink w:anchor="_Toc233683181" w:history="1">
            <w:r w:rsidRPr="006F0A76">
              <w:rPr>
                <w:rStyle w:val="Hiperligao"/>
                <w:noProof/>
              </w:rPr>
              <w:t>Artigo 116.º</w:t>
            </w:r>
            <w:r>
              <w:rPr>
                <w:noProof/>
                <w:webHidden/>
              </w:rPr>
              <w:tab/>
            </w:r>
            <w:r>
              <w:rPr>
                <w:noProof/>
                <w:webHidden/>
              </w:rPr>
              <w:fldChar w:fldCharType="begin"/>
            </w:r>
            <w:r>
              <w:rPr>
                <w:noProof/>
                <w:webHidden/>
              </w:rPr>
              <w:instrText xml:space="preserve"> PAGEREF _Toc233683181 \h </w:instrText>
            </w:r>
            <w:r>
              <w:rPr>
                <w:noProof/>
                <w:webHidden/>
              </w:rPr>
            </w:r>
            <w:r>
              <w:rPr>
                <w:noProof/>
                <w:webHidden/>
              </w:rPr>
              <w:fldChar w:fldCharType="separate"/>
            </w:r>
            <w:r>
              <w:rPr>
                <w:noProof/>
                <w:webHidden/>
              </w:rPr>
              <w:t>103</w:t>
            </w:r>
            <w:r>
              <w:rPr>
                <w:noProof/>
                <w:webHidden/>
              </w:rPr>
              <w:fldChar w:fldCharType="end"/>
            </w:r>
          </w:hyperlink>
        </w:p>
        <w:p w14:paraId="0D3E5ED3" w14:textId="3FF75735" w:rsidR="002B24BA" w:rsidRDefault="002B24BA">
          <w:pPr>
            <w:pStyle w:val="ndice3"/>
            <w:tabs>
              <w:tab w:val="right" w:leader="dot" w:pos="8779"/>
            </w:tabs>
            <w:rPr>
              <w:rFonts w:asciiTheme="minorHAnsi" w:eastAsiaTheme="minorEastAsia" w:hAnsiTheme="minorHAnsi" w:cstheme="minorBidi"/>
              <w:noProof/>
              <w:color w:val="auto"/>
            </w:rPr>
          </w:pPr>
          <w:hyperlink w:anchor="_Toc233683182" w:history="1">
            <w:r w:rsidRPr="006F0A76">
              <w:rPr>
                <w:rStyle w:val="Hiperligao"/>
                <w:noProof/>
              </w:rPr>
              <w:t>Seguro de responsabilidade civil</w:t>
            </w:r>
            <w:r>
              <w:rPr>
                <w:noProof/>
                <w:webHidden/>
              </w:rPr>
              <w:tab/>
            </w:r>
            <w:r>
              <w:rPr>
                <w:noProof/>
                <w:webHidden/>
              </w:rPr>
              <w:fldChar w:fldCharType="begin"/>
            </w:r>
            <w:r>
              <w:rPr>
                <w:noProof/>
                <w:webHidden/>
              </w:rPr>
              <w:instrText xml:space="preserve"> PAGEREF _Toc233683182 \h </w:instrText>
            </w:r>
            <w:r>
              <w:rPr>
                <w:noProof/>
                <w:webHidden/>
              </w:rPr>
            </w:r>
            <w:r>
              <w:rPr>
                <w:noProof/>
                <w:webHidden/>
              </w:rPr>
              <w:fldChar w:fldCharType="separate"/>
            </w:r>
            <w:r>
              <w:rPr>
                <w:noProof/>
                <w:webHidden/>
              </w:rPr>
              <w:t>103</w:t>
            </w:r>
            <w:r>
              <w:rPr>
                <w:noProof/>
                <w:webHidden/>
              </w:rPr>
              <w:fldChar w:fldCharType="end"/>
            </w:r>
          </w:hyperlink>
        </w:p>
        <w:p w14:paraId="2CC87BF3" w14:textId="4695C83A" w:rsidR="002B24BA" w:rsidRDefault="002B24BA">
          <w:pPr>
            <w:pStyle w:val="ndice3"/>
            <w:tabs>
              <w:tab w:val="right" w:leader="dot" w:pos="8779"/>
            </w:tabs>
            <w:rPr>
              <w:rFonts w:asciiTheme="minorHAnsi" w:eastAsiaTheme="minorEastAsia" w:hAnsiTheme="minorHAnsi" w:cstheme="minorBidi"/>
              <w:noProof/>
              <w:color w:val="auto"/>
            </w:rPr>
          </w:pPr>
          <w:hyperlink w:anchor="_Toc233683183" w:history="1">
            <w:r w:rsidRPr="006F0A76">
              <w:rPr>
                <w:rStyle w:val="Hiperligao"/>
                <w:noProof/>
              </w:rPr>
              <w:t>Artigo 117.º</w:t>
            </w:r>
            <w:r>
              <w:rPr>
                <w:noProof/>
                <w:webHidden/>
              </w:rPr>
              <w:tab/>
            </w:r>
            <w:r>
              <w:rPr>
                <w:noProof/>
                <w:webHidden/>
              </w:rPr>
              <w:fldChar w:fldCharType="begin"/>
            </w:r>
            <w:r>
              <w:rPr>
                <w:noProof/>
                <w:webHidden/>
              </w:rPr>
              <w:instrText xml:space="preserve"> PAGEREF _Toc233683183 \h </w:instrText>
            </w:r>
            <w:r>
              <w:rPr>
                <w:noProof/>
                <w:webHidden/>
              </w:rPr>
            </w:r>
            <w:r>
              <w:rPr>
                <w:noProof/>
                <w:webHidden/>
              </w:rPr>
              <w:fldChar w:fldCharType="separate"/>
            </w:r>
            <w:r>
              <w:rPr>
                <w:noProof/>
                <w:webHidden/>
              </w:rPr>
              <w:t>103</w:t>
            </w:r>
            <w:r>
              <w:rPr>
                <w:noProof/>
                <w:webHidden/>
              </w:rPr>
              <w:fldChar w:fldCharType="end"/>
            </w:r>
          </w:hyperlink>
        </w:p>
        <w:p w14:paraId="2247F511" w14:textId="5A3A236A" w:rsidR="002B24BA" w:rsidRDefault="002B24BA">
          <w:pPr>
            <w:pStyle w:val="ndice3"/>
            <w:tabs>
              <w:tab w:val="right" w:leader="dot" w:pos="8779"/>
            </w:tabs>
            <w:rPr>
              <w:rFonts w:asciiTheme="minorHAnsi" w:eastAsiaTheme="minorEastAsia" w:hAnsiTheme="minorHAnsi" w:cstheme="minorBidi"/>
              <w:noProof/>
              <w:color w:val="auto"/>
            </w:rPr>
          </w:pPr>
          <w:hyperlink w:anchor="_Toc233683184" w:history="1">
            <w:r w:rsidRPr="006F0A76">
              <w:rPr>
                <w:rStyle w:val="Hiperligao"/>
                <w:noProof/>
              </w:rPr>
              <w:t>Dever especial de vigilância</w:t>
            </w:r>
            <w:r>
              <w:rPr>
                <w:noProof/>
                <w:webHidden/>
              </w:rPr>
              <w:tab/>
            </w:r>
            <w:r>
              <w:rPr>
                <w:noProof/>
                <w:webHidden/>
              </w:rPr>
              <w:fldChar w:fldCharType="begin"/>
            </w:r>
            <w:r>
              <w:rPr>
                <w:noProof/>
                <w:webHidden/>
              </w:rPr>
              <w:instrText xml:space="preserve"> PAGEREF _Toc233683184 \h </w:instrText>
            </w:r>
            <w:r>
              <w:rPr>
                <w:noProof/>
                <w:webHidden/>
              </w:rPr>
            </w:r>
            <w:r>
              <w:rPr>
                <w:noProof/>
                <w:webHidden/>
              </w:rPr>
              <w:fldChar w:fldCharType="separate"/>
            </w:r>
            <w:r>
              <w:rPr>
                <w:noProof/>
                <w:webHidden/>
              </w:rPr>
              <w:t>103</w:t>
            </w:r>
            <w:r>
              <w:rPr>
                <w:noProof/>
                <w:webHidden/>
              </w:rPr>
              <w:fldChar w:fldCharType="end"/>
            </w:r>
          </w:hyperlink>
        </w:p>
        <w:p w14:paraId="3D915435" w14:textId="19DAA467" w:rsidR="002B24BA" w:rsidRDefault="002B24BA">
          <w:pPr>
            <w:pStyle w:val="ndice3"/>
            <w:tabs>
              <w:tab w:val="right" w:leader="dot" w:pos="8779"/>
            </w:tabs>
            <w:rPr>
              <w:rFonts w:asciiTheme="minorHAnsi" w:eastAsiaTheme="minorEastAsia" w:hAnsiTheme="minorHAnsi" w:cstheme="minorBidi"/>
              <w:noProof/>
              <w:color w:val="auto"/>
            </w:rPr>
          </w:pPr>
          <w:hyperlink w:anchor="_Toc233683185" w:history="1">
            <w:r w:rsidRPr="006F0A76">
              <w:rPr>
                <w:rStyle w:val="Hiperligao"/>
                <w:noProof/>
              </w:rPr>
              <w:t>Artigo 118.º</w:t>
            </w:r>
            <w:r>
              <w:rPr>
                <w:noProof/>
                <w:webHidden/>
              </w:rPr>
              <w:tab/>
            </w:r>
            <w:r>
              <w:rPr>
                <w:noProof/>
                <w:webHidden/>
              </w:rPr>
              <w:fldChar w:fldCharType="begin"/>
            </w:r>
            <w:r>
              <w:rPr>
                <w:noProof/>
                <w:webHidden/>
              </w:rPr>
              <w:instrText xml:space="preserve"> PAGEREF _Toc233683185 \h </w:instrText>
            </w:r>
            <w:r>
              <w:rPr>
                <w:noProof/>
                <w:webHidden/>
              </w:rPr>
            </w:r>
            <w:r>
              <w:rPr>
                <w:noProof/>
                <w:webHidden/>
              </w:rPr>
              <w:fldChar w:fldCharType="separate"/>
            </w:r>
            <w:r>
              <w:rPr>
                <w:noProof/>
                <w:webHidden/>
              </w:rPr>
              <w:t>103</w:t>
            </w:r>
            <w:r>
              <w:rPr>
                <w:noProof/>
                <w:webHidden/>
              </w:rPr>
              <w:fldChar w:fldCharType="end"/>
            </w:r>
          </w:hyperlink>
        </w:p>
        <w:p w14:paraId="0B585697" w14:textId="363AB4F7" w:rsidR="002B24BA" w:rsidRDefault="002B24BA">
          <w:pPr>
            <w:pStyle w:val="ndice3"/>
            <w:tabs>
              <w:tab w:val="right" w:leader="dot" w:pos="8779"/>
            </w:tabs>
            <w:rPr>
              <w:rFonts w:asciiTheme="minorHAnsi" w:eastAsiaTheme="minorEastAsia" w:hAnsiTheme="minorHAnsi" w:cstheme="minorBidi"/>
              <w:noProof/>
              <w:color w:val="auto"/>
            </w:rPr>
          </w:pPr>
          <w:hyperlink w:anchor="_Toc233683186" w:history="1">
            <w:r w:rsidRPr="006F0A76">
              <w:rPr>
                <w:rStyle w:val="Hiperligao"/>
                <w:noProof/>
              </w:rPr>
              <w:t>Medidas de segurança reforçadas nos alojamentos</w:t>
            </w:r>
            <w:r>
              <w:rPr>
                <w:noProof/>
                <w:webHidden/>
              </w:rPr>
              <w:tab/>
            </w:r>
            <w:r>
              <w:rPr>
                <w:noProof/>
                <w:webHidden/>
              </w:rPr>
              <w:fldChar w:fldCharType="begin"/>
            </w:r>
            <w:r>
              <w:rPr>
                <w:noProof/>
                <w:webHidden/>
              </w:rPr>
              <w:instrText xml:space="preserve"> PAGEREF _Toc233683186 \h </w:instrText>
            </w:r>
            <w:r>
              <w:rPr>
                <w:noProof/>
                <w:webHidden/>
              </w:rPr>
            </w:r>
            <w:r>
              <w:rPr>
                <w:noProof/>
                <w:webHidden/>
              </w:rPr>
              <w:fldChar w:fldCharType="separate"/>
            </w:r>
            <w:r>
              <w:rPr>
                <w:noProof/>
                <w:webHidden/>
              </w:rPr>
              <w:t>103</w:t>
            </w:r>
            <w:r>
              <w:rPr>
                <w:noProof/>
                <w:webHidden/>
              </w:rPr>
              <w:fldChar w:fldCharType="end"/>
            </w:r>
          </w:hyperlink>
        </w:p>
        <w:p w14:paraId="56FE9075" w14:textId="1AAA4879" w:rsidR="002B24BA" w:rsidRDefault="002B24BA">
          <w:pPr>
            <w:pStyle w:val="ndice3"/>
            <w:tabs>
              <w:tab w:val="right" w:leader="dot" w:pos="8779"/>
            </w:tabs>
            <w:rPr>
              <w:rFonts w:asciiTheme="minorHAnsi" w:eastAsiaTheme="minorEastAsia" w:hAnsiTheme="minorHAnsi" w:cstheme="minorBidi"/>
              <w:noProof/>
              <w:color w:val="auto"/>
            </w:rPr>
          </w:pPr>
          <w:hyperlink w:anchor="_Toc233683187" w:history="1">
            <w:r w:rsidRPr="006F0A76">
              <w:rPr>
                <w:rStyle w:val="Hiperligao"/>
                <w:bCs/>
                <w:noProof/>
              </w:rPr>
              <w:t>Artigo 119.º</w:t>
            </w:r>
            <w:r>
              <w:rPr>
                <w:noProof/>
                <w:webHidden/>
              </w:rPr>
              <w:tab/>
            </w:r>
            <w:r>
              <w:rPr>
                <w:noProof/>
                <w:webHidden/>
              </w:rPr>
              <w:fldChar w:fldCharType="begin"/>
            </w:r>
            <w:r>
              <w:rPr>
                <w:noProof/>
                <w:webHidden/>
              </w:rPr>
              <w:instrText xml:space="preserve"> PAGEREF _Toc233683187 \h </w:instrText>
            </w:r>
            <w:r>
              <w:rPr>
                <w:noProof/>
                <w:webHidden/>
              </w:rPr>
            </w:r>
            <w:r>
              <w:rPr>
                <w:noProof/>
                <w:webHidden/>
              </w:rPr>
              <w:fldChar w:fldCharType="separate"/>
            </w:r>
            <w:r>
              <w:rPr>
                <w:noProof/>
                <w:webHidden/>
              </w:rPr>
              <w:t>104</w:t>
            </w:r>
            <w:r>
              <w:rPr>
                <w:noProof/>
                <w:webHidden/>
              </w:rPr>
              <w:fldChar w:fldCharType="end"/>
            </w:r>
          </w:hyperlink>
        </w:p>
        <w:p w14:paraId="7EF8BBC8" w14:textId="67A11ECE" w:rsidR="002B24BA" w:rsidRDefault="002B24BA">
          <w:pPr>
            <w:pStyle w:val="ndice3"/>
            <w:tabs>
              <w:tab w:val="right" w:leader="dot" w:pos="8779"/>
            </w:tabs>
            <w:rPr>
              <w:rFonts w:asciiTheme="minorHAnsi" w:eastAsiaTheme="minorEastAsia" w:hAnsiTheme="minorHAnsi" w:cstheme="minorBidi"/>
              <w:noProof/>
              <w:color w:val="auto"/>
            </w:rPr>
          </w:pPr>
          <w:hyperlink w:anchor="_Toc233683188" w:history="1">
            <w:r w:rsidRPr="006F0A76">
              <w:rPr>
                <w:rStyle w:val="Hiperligao"/>
                <w:bCs/>
                <w:noProof/>
              </w:rPr>
              <w:t>Medidas de segurança reforçadas na circulação</w:t>
            </w:r>
            <w:r>
              <w:rPr>
                <w:noProof/>
                <w:webHidden/>
              </w:rPr>
              <w:tab/>
            </w:r>
            <w:r>
              <w:rPr>
                <w:noProof/>
                <w:webHidden/>
              </w:rPr>
              <w:fldChar w:fldCharType="begin"/>
            </w:r>
            <w:r>
              <w:rPr>
                <w:noProof/>
                <w:webHidden/>
              </w:rPr>
              <w:instrText xml:space="preserve"> PAGEREF _Toc233683188 \h </w:instrText>
            </w:r>
            <w:r>
              <w:rPr>
                <w:noProof/>
                <w:webHidden/>
              </w:rPr>
            </w:r>
            <w:r>
              <w:rPr>
                <w:noProof/>
                <w:webHidden/>
              </w:rPr>
              <w:fldChar w:fldCharType="separate"/>
            </w:r>
            <w:r>
              <w:rPr>
                <w:noProof/>
                <w:webHidden/>
              </w:rPr>
              <w:t>104</w:t>
            </w:r>
            <w:r>
              <w:rPr>
                <w:noProof/>
                <w:webHidden/>
              </w:rPr>
              <w:fldChar w:fldCharType="end"/>
            </w:r>
          </w:hyperlink>
        </w:p>
        <w:p w14:paraId="2748DB59" w14:textId="2CD383EE" w:rsidR="002B24BA" w:rsidRDefault="002B24BA">
          <w:pPr>
            <w:pStyle w:val="ndice3"/>
            <w:tabs>
              <w:tab w:val="right" w:leader="dot" w:pos="8779"/>
            </w:tabs>
            <w:rPr>
              <w:rFonts w:asciiTheme="minorHAnsi" w:eastAsiaTheme="minorEastAsia" w:hAnsiTheme="minorHAnsi" w:cstheme="minorBidi"/>
              <w:noProof/>
              <w:color w:val="auto"/>
            </w:rPr>
          </w:pPr>
          <w:hyperlink w:anchor="_Toc233683189" w:history="1">
            <w:r w:rsidRPr="006F0A76">
              <w:rPr>
                <w:rStyle w:val="Hiperligao"/>
                <w:noProof/>
                <w:highlight w:val="yellow"/>
              </w:rPr>
              <w:t>Artigo 120.º</w:t>
            </w:r>
            <w:r>
              <w:rPr>
                <w:noProof/>
                <w:webHidden/>
              </w:rPr>
              <w:tab/>
            </w:r>
            <w:r>
              <w:rPr>
                <w:noProof/>
                <w:webHidden/>
              </w:rPr>
              <w:fldChar w:fldCharType="begin"/>
            </w:r>
            <w:r>
              <w:rPr>
                <w:noProof/>
                <w:webHidden/>
              </w:rPr>
              <w:instrText xml:space="preserve"> PAGEREF _Toc233683189 \h </w:instrText>
            </w:r>
            <w:r>
              <w:rPr>
                <w:noProof/>
                <w:webHidden/>
              </w:rPr>
            </w:r>
            <w:r>
              <w:rPr>
                <w:noProof/>
                <w:webHidden/>
              </w:rPr>
              <w:fldChar w:fldCharType="separate"/>
            </w:r>
            <w:r>
              <w:rPr>
                <w:noProof/>
                <w:webHidden/>
              </w:rPr>
              <w:t>104</w:t>
            </w:r>
            <w:r>
              <w:rPr>
                <w:noProof/>
                <w:webHidden/>
              </w:rPr>
              <w:fldChar w:fldCharType="end"/>
            </w:r>
          </w:hyperlink>
        </w:p>
        <w:p w14:paraId="3113AA31" w14:textId="45A07013" w:rsidR="002B24BA" w:rsidRDefault="002B24BA">
          <w:pPr>
            <w:pStyle w:val="ndice3"/>
            <w:tabs>
              <w:tab w:val="right" w:leader="dot" w:pos="8779"/>
            </w:tabs>
            <w:rPr>
              <w:rFonts w:asciiTheme="minorHAnsi" w:eastAsiaTheme="minorEastAsia" w:hAnsiTheme="minorHAnsi" w:cstheme="minorBidi"/>
              <w:noProof/>
              <w:color w:val="auto"/>
            </w:rPr>
          </w:pPr>
          <w:hyperlink w:anchor="_Toc233683190" w:history="1">
            <w:r w:rsidRPr="006F0A76">
              <w:rPr>
                <w:rStyle w:val="Hiperligao"/>
                <w:noProof/>
                <w:highlight w:val="yellow"/>
              </w:rPr>
              <w:t>Classificação como animal perigoso</w:t>
            </w:r>
            <w:r>
              <w:rPr>
                <w:noProof/>
                <w:webHidden/>
              </w:rPr>
              <w:tab/>
            </w:r>
            <w:r>
              <w:rPr>
                <w:noProof/>
                <w:webHidden/>
              </w:rPr>
              <w:fldChar w:fldCharType="begin"/>
            </w:r>
            <w:r>
              <w:rPr>
                <w:noProof/>
                <w:webHidden/>
              </w:rPr>
              <w:instrText xml:space="preserve"> PAGEREF _Toc233683190 \h </w:instrText>
            </w:r>
            <w:r>
              <w:rPr>
                <w:noProof/>
                <w:webHidden/>
              </w:rPr>
            </w:r>
            <w:r>
              <w:rPr>
                <w:noProof/>
                <w:webHidden/>
              </w:rPr>
              <w:fldChar w:fldCharType="separate"/>
            </w:r>
            <w:r>
              <w:rPr>
                <w:noProof/>
                <w:webHidden/>
              </w:rPr>
              <w:t>104</w:t>
            </w:r>
            <w:r>
              <w:rPr>
                <w:noProof/>
                <w:webHidden/>
              </w:rPr>
              <w:fldChar w:fldCharType="end"/>
            </w:r>
          </w:hyperlink>
        </w:p>
        <w:p w14:paraId="5A74F0DE" w14:textId="74D0C396" w:rsidR="002B24BA" w:rsidRDefault="002B24BA">
          <w:pPr>
            <w:pStyle w:val="ndice3"/>
            <w:tabs>
              <w:tab w:val="right" w:leader="dot" w:pos="8779"/>
            </w:tabs>
            <w:rPr>
              <w:rFonts w:asciiTheme="minorHAnsi" w:eastAsiaTheme="minorEastAsia" w:hAnsiTheme="minorHAnsi" w:cstheme="minorBidi"/>
              <w:noProof/>
              <w:color w:val="auto"/>
            </w:rPr>
          </w:pPr>
          <w:hyperlink w:anchor="_Toc233683191" w:history="1">
            <w:r w:rsidRPr="006F0A76">
              <w:rPr>
                <w:rStyle w:val="Hiperligao"/>
                <w:noProof/>
              </w:rPr>
              <w:t>Artigo 121.º</w:t>
            </w:r>
            <w:r>
              <w:rPr>
                <w:noProof/>
                <w:webHidden/>
              </w:rPr>
              <w:tab/>
            </w:r>
            <w:r>
              <w:rPr>
                <w:noProof/>
                <w:webHidden/>
              </w:rPr>
              <w:fldChar w:fldCharType="begin"/>
            </w:r>
            <w:r>
              <w:rPr>
                <w:noProof/>
                <w:webHidden/>
              </w:rPr>
              <w:instrText xml:space="preserve"> PAGEREF _Toc233683191 \h </w:instrText>
            </w:r>
            <w:r>
              <w:rPr>
                <w:noProof/>
                <w:webHidden/>
              </w:rPr>
            </w:r>
            <w:r>
              <w:rPr>
                <w:noProof/>
                <w:webHidden/>
              </w:rPr>
              <w:fldChar w:fldCharType="separate"/>
            </w:r>
            <w:r>
              <w:rPr>
                <w:noProof/>
                <w:webHidden/>
              </w:rPr>
              <w:t>106</w:t>
            </w:r>
            <w:r>
              <w:rPr>
                <w:noProof/>
                <w:webHidden/>
              </w:rPr>
              <w:fldChar w:fldCharType="end"/>
            </w:r>
          </w:hyperlink>
        </w:p>
        <w:p w14:paraId="53495109" w14:textId="0D15CD4C" w:rsidR="002B24BA" w:rsidRDefault="002B24BA">
          <w:pPr>
            <w:pStyle w:val="ndice3"/>
            <w:tabs>
              <w:tab w:val="right" w:leader="dot" w:pos="8779"/>
            </w:tabs>
            <w:rPr>
              <w:rFonts w:asciiTheme="minorHAnsi" w:eastAsiaTheme="minorEastAsia" w:hAnsiTheme="minorHAnsi" w:cstheme="minorBidi"/>
              <w:noProof/>
              <w:color w:val="auto"/>
            </w:rPr>
          </w:pPr>
          <w:hyperlink w:anchor="_Toc233683192" w:history="1">
            <w:r w:rsidRPr="006F0A76">
              <w:rPr>
                <w:rStyle w:val="Hiperligao"/>
                <w:noProof/>
              </w:rPr>
              <w:t>Procedimento em caso de agressão</w:t>
            </w:r>
            <w:r>
              <w:rPr>
                <w:noProof/>
                <w:webHidden/>
              </w:rPr>
              <w:tab/>
            </w:r>
            <w:r>
              <w:rPr>
                <w:noProof/>
                <w:webHidden/>
              </w:rPr>
              <w:fldChar w:fldCharType="begin"/>
            </w:r>
            <w:r>
              <w:rPr>
                <w:noProof/>
                <w:webHidden/>
              </w:rPr>
              <w:instrText xml:space="preserve"> PAGEREF _Toc233683192 \h </w:instrText>
            </w:r>
            <w:r>
              <w:rPr>
                <w:noProof/>
                <w:webHidden/>
              </w:rPr>
            </w:r>
            <w:r>
              <w:rPr>
                <w:noProof/>
                <w:webHidden/>
              </w:rPr>
              <w:fldChar w:fldCharType="separate"/>
            </w:r>
            <w:r>
              <w:rPr>
                <w:noProof/>
                <w:webHidden/>
              </w:rPr>
              <w:t>106</w:t>
            </w:r>
            <w:r>
              <w:rPr>
                <w:noProof/>
                <w:webHidden/>
              </w:rPr>
              <w:fldChar w:fldCharType="end"/>
            </w:r>
          </w:hyperlink>
        </w:p>
        <w:p w14:paraId="3EB69EAF" w14:textId="598038D7" w:rsidR="002B24BA" w:rsidRDefault="002B24BA">
          <w:pPr>
            <w:pStyle w:val="ndice3"/>
            <w:tabs>
              <w:tab w:val="right" w:leader="dot" w:pos="8779"/>
            </w:tabs>
            <w:rPr>
              <w:rFonts w:asciiTheme="minorHAnsi" w:eastAsiaTheme="minorEastAsia" w:hAnsiTheme="minorHAnsi" w:cstheme="minorBidi"/>
              <w:noProof/>
              <w:color w:val="auto"/>
            </w:rPr>
          </w:pPr>
          <w:hyperlink w:anchor="_Toc233683193" w:history="1">
            <w:r w:rsidRPr="006F0A76">
              <w:rPr>
                <w:rStyle w:val="Hiperligao"/>
                <w:noProof/>
              </w:rPr>
              <w:t>Artigo 122.º</w:t>
            </w:r>
            <w:r>
              <w:rPr>
                <w:noProof/>
                <w:webHidden/>
              </w:rPr>
              <w:tab/>
            </w:r>
            <w:r>
              <w:rPr>
                <w:noProof/>
                <w:webHidden/>
              </w:rPr>
              <w:fldChar w:fldCharType="begin"/>
            </w:r>
            <w:r>
              <w:rPr>
                <w:noProof/>
                <w:webHidden/>
              </w:rPr>
              <w:instrText xml:space="preserve"> PAGEREF _Toc233683193 \h </w:instrText>
            </w:r>
            <w:r>
              <w:rPr>
                <w:noProof/>
                <w:webHidden/>
              </w:rPr>
            </w:r>
            <w:r>
              <w:rPr>
                <w:noProof/>
                <w:webHidden/>
              </w:rPr>
              <w:fldChar w:fldCharType="separate"/>
            </w:r>
            <w:r>
              <w:rPr>
                <w:noProof/>
                <w:webHidden/>
              </w:rPr>
              <w:t>106</w:t>
            </w:r>
            <w:r>
              <w:rPr>
                <w:noProof/>
                <w:webHidden/>
              </w:rPr>
              <w:fldChar w:fldCharType="end"/>
            </w:r>
          </w:hyperlink>
        </w:p>
        <w:p w14:paraId="7EF2864C" w14:textId="6616ACAC" w:rsidR="002B24BA" w:rsidRDefault="002B24BA">
          <w:pPr>
            <w:pStyle w:val="ndice3"/>
            <w:tabs>
              <w:tab w:val="right" w:leader="dot" w:pos="8779"/>
            </w:tabs>
            <w:rPr>
              <w:rFonts w:asciiTheme="minorHAnsi" w:eastAsiaTheme="minorEastAsia" w:hAnsiTheme="minorHAnsi" w:cstheme="minorBidi"/>
              <w:noProof/>
              <w:color w:val="auto"/>
            </w:rPr>
          </w:pPr>
          <w:hyperlink w:anchor="_Toc233683194" w:history="1">
            <w:r w:rsidRPr="006F0A76">
              <w:rPr>
                <w:rStyle w:val="Hiperligao"/>
                <w:noProof/>
              </w:rPr>
              <w:t>Destino de animais agressores</w:t>
            </w:r>
            <w:r>
              <w:rPr>
                <w:noProof/>
                <w:webHidden/>
              </w:rPr>
              <w:tab/>
            </w:r>
            <w:r>
              <w:rPr>
                <w:noProof/>
                <w:webHidden/>
              </w:rPr>
              <w:fldChar w:fldCharType="begin"/>
            </w:r>
            <w:r>
              <w:rPr>
                <w:noProof/>
                <w:webHidden/>
              </w:rPr>
              <w:instrText xml:space="preserve"> PAGEREF _Toc233683194 \h </w:instrText>
            </w:r>
            <w:r>
              <w:rPr>
                <w:noProof/>
                <w:webHidden/>
              </w:rPr>
            </w:r>
            <w:r>
              <w:rPr>
                <w:noProof/>
                <w:webHidden/>
              </w:rPr>
              <w:fldChar w:fldCharType="separate"/>
            </w:r>
            <w:r>
              <w:rPr>
                <w:noProof/>
                <w:webHidden/>
              </w:rPr>
              <w:t>106</w:t>
            </w:r>
            <w:r>
              <w:rPr>
                <w:noProof/>
                <w:webHidden/>
              </w:rPr>
              <w:fldChar w:fldCharType="end"/>
            </w:r>
          </w:hyperlink>
        </w:p>
        <w:p w14:paraId="391712F0" w14:textId="7192954E" w:rsidR="002B24BA" w:rsidRDefault="002B24BA">
          <w:pPr>
            <w:pStyle w:val="ndice2"/>
            <w:tabs>
              <w:tab w:val="right" w:leader="dot" w:pos="8779"/>
            </w:tabs>
            <w:rPr>
              <w:rFonts w:asciiTheme="minorHAnsi" w:eastAsiaTheme="minorEastAsia" w:hAnsiTheme="minorHAnsi" w:cstheme="minorBidi"/>
              <w:noProof/>
              <w:color w:val="auto"/>
            </w:rPr>
          </w:pPr>
          <w:hyperlink w:anchor="_Toc233683195" w:history="1">
            <w:r w:rsidRPr="006F0A76">
              <w:rPr>
                <w:rStyle w:val="Hiperligao"/>
                <w:noProof/>
              </w:rPr>
              <w:t>SECÇÃO II</w:t>
            </w:r>
            <w:r>
              <w:rPr>
                <w:noProof/>
                <w:webHidden/>
              </w:rPr>
              <w:tab/>
            </w:r>
            <w:r>
              <w:rPr>
                <w:noProof/>
                <w:webHidden/>
              </w:rPr>
              <w:fldChar w:fldCharType="begin"/>
            </w:r>
            <w:r>
              <w:rPr>
                <w:noProof/>
                <w:webHidden/>
              </w:rPr>
              <w:instrText xml:space="preserve"> PAGEREF _Toc233683195 \h </w:instrText>
            </w:r>
            <w:r>
              <w:rPr>
                <w:noProof/>
                <w:webHidden/>
              </w:rPr>
            </w:r>
            <w:r>
              <w:rPr>
                <w:noProof/>
                <w:webHidden/>
              </w:rPr>
              <w:fldChar w:fldCharType="separate"/>
            </w:r>
            <w:r>
              <w:rPr>
                <w:noProof/>
                <w:webHidden/>
              </w:rPr>
              <w:t>108</w:t>
            </w:r>
            <w:r>
              <w:rPr>
                <w:noProof/>
                <w:webHidden/>
              </w:rPr>
              <w:fldChar w:fldCharType="end"/>
            </w:r>
          </w:hyperlink>
        </w:p>
        <w:p w14:paraId="453E4872" w14:textId="2C9389FB" w:rsidR="002B24BA" w:rsidRDefault="002B24BA">
          <w:pPr>
            <w:pStyle w:val="ndice2"/>
            <w:tabs>
              <w:tab w:val="right" w:leader="dot" w:pos="8779"/>
            </w:tabs>
            <w:rPr>
              <w:rFonts w:asciiTheme="minorHAnsi" w:eastAsiaTheme="minorEastAsia" w:hAnsiTheme="minorHAnsi" w:cstheme="minorBidi"/>
              <w:noProof/>
              <w:color w:val="auto"/>
            </w:rPr>
          </w:pPr>
          <w:hyperlink w:anchor="_Toc233683196" w:history="1">
            <w:r w:rsidRPr="006F0A76">
              <w:rPr>
                <w:rStyle w:val="Hiperligao"/>
                <w:noProof/>
              </w:rPr>
              <w:t>Entrada, criação, reprodução e comercialização de cães potencialmente perigosos</w:t>
            </w:r>
            <w:r>
              <w:rPr>
                <w:noProof/>
                <w:webHidden/>
              </w:rPr>
              <w:tab/>
            </w:r>
            <w:r>
              <w:rPr>
                <w:noProof/>
                <w:webHidden/>
              </w:rPr>
              <w:fldChar w:fldCharType="begin"/>
            </w:r>
            <w:r>
              <w:rPr>
                <w:noProof/>
                <w:webHidden/>
              </w:rPr>
              <w:instrText xml:space="preserve"> PAGEREF _Toc233683196 \h </w:instrText>
            </w:r>
            <w:r>
              <w:rPr>
                <w:noProof/>
                <w:webHidden/>
              </w:rPr>
            </w:r>
            <w:r>
              <w:rPr>
                <w:noProof/>
                <w:webHidden/>
              </w:rPr>
              <w:fldChar w:fldCharType="separate"/>
            </w:r>
            <w:r>
              <w:rPr>
                <w:noProof/>
                <w:webHidden/>
              </w:rPr>
              <w:t>108</w:t>
            </w:r>
            <w:r>
              <w:rPr>
                <w:noProof/>
                <w:webHidden/>
              </w:rPr>
              <w:fldChar w:fldCharType="end"/>
            </w:r>
          </w:hyperlink>
        </w:p>
        <w:p w14:paraId="016E0D4B" w14:textId="1C592BBE" w:rsidR="002B24BA" w:rsidRDefault="002B24BA">
          <w:pPr>
            <w:pStyle w:val="ndice3"/>
            <w:tabs>
              <w:tab w:val="right" w:leader="dot" w:pos="8779"/>
            </w:tabs>
            <w:rPr>
              <w:rFonts w:asciiTheme="minorHAnsi" w:eastAsiaTheme="minorEastAsia" w:hAnsiTheme="minorHAnsi" w:cstheme="minorBidi"/>
              <w:noProof/>
              <w:color w:val="auto"/>
            </w:rPr>
          </w:pPr>
          <w:hyperlink w:anchor="_Toc233683197" w:history="1">
            <w:r w:rsidRPr="006F0A76">
              <w:rPr>
                <w:rStyle w:val="Hiperligao"/>
                <w:noProof/>
              </w:rPr>
              <w:t>Artigo 123.º</w:t>
            </w:r>
            <w:r>
              <w:rPr>
                <w:noProof/>
                <w:webHidden/>
              </w:rPr>
              <w:tab/>
            </w:r>
            <w:r>
              <w:rPr>
                <w:noProof/>
                <w:webHidden/>
              </w:rPr>
              <w:fldChar w:fldCharType="begin"/>
            </w:r>
            <w:r>
              <w:rPr>
                <w:noProof/>
                <w:webHidden/>
              </w:rPr>
              <w:instrText xml:space="preserve"> PAGEREF _Toc233683197 \h </w:instrText>
            </w:r>
            <w:r>
              <w:rPr>
                <w:noProof/>
                <w:webHidden/>
              </w:rPr>
            </w:r>
            <w:r>
              <w:rPr>
                <w:noProof/>
                <w:webHidden/>
              </w:rPr>
              <w:fldChar w:fldCharType="separate"/>
            </w:r>
            <w:r>
              <w:rPr>
                <w:noProof/>
                <w:webHidden/>
              </w:rPr>
              <w:t>108</w:t>
            </w:r>
            <w:r>
              <w:rPr>
                <w:noProof/>
                <w:webHidden/>
              </w:rPr>
              <w:fldChar w:fldCharType="end"/>
            </w:r>
          </w:hyperlink>
        </w:p>
        <w:p w14:paraId="76009B7C" w14:textId="447AFB59" w:rsidR="002B24BA" w:rsidRDefault="002B24BA">
          <w:pPr>
            <w:pStyle w:val="ndice3"/>
            <w:tabs>
              <w:tab w:val="right" w:leader="dot" w:pos="8779"/>
            </w:tabs>
            <w:rPr>
              <w:rFonts w:asciiTheme="minorHAnsi" w:eastAsiaTheme="minorEastAsia" w:hAnsiTheme="minorHAnsi" w:cstheme="minorBidi"/>
              <w:noProof/>
              <w:color w:val="auto"/>
            </w:rPr>
          </w:pPr>
          <w:hyperlink w:anchor="_Toc233683198" w:history="1">
            <w:r w:rsidRPr="006F0A76">
              <w:rPr>
                <w:rStyle w:val="Hiperligao"/>
                <w:noProof/>
              </w:rPr>
              <w:t>Entrada no território nacional</w:t>
            </w:r>
            <w:r>
              <w:rPr>
                <w:noProof/>
                <w:webHidden/>
              </w:rPr>
              <w:tab/>
            </w:r>
            <w:r>
              <w:rPr>
                <w:noProof/>
                <w:webHidden/>
              </w:rPr>
              <w:fldChar w:fldCharType="begin"/>
            </w:r>
            <w:r>
              <w:rPr>
                <w:noProof/>
                <w:webHidden/>
              </w:rPr>
              <w:instrText xml:space="preserve"> PAGEREF _Toc233683198 \h </w:instrText>
            </w:r>
            <w:r>
              <w:rPr>
                <w:noProof/>
                <w:webHidden/>
              </w:rPr>
            </w:r>
            <w:r>
              <w:rPr>
                <w:noProof/>
                <w:webHidden/>
              </w:rPr>
              <w:fldChar w:fldCharType="separate"/>
            </w:r>
            <w:r>
              <w:rPr>
                <w:noProof/>
                <w:webHidden/>
              </w:rPr>
              <w:t>108</w:t>
            </w:r>
            <w:r>
              <w:rPr>
                <w:noProof/>
                <w:webHidden/>
              </w:rPr>
              <w:fldChar w:fldCharType="end"/>
            </w:r>
          </w:hyperlink>
        </w:p>
        <w:p w14:paraId="1059C875" w14:textId="2CEAFD45" w:rsidR="002B24BA" w:rsidRDefault="002B24BA">
          <w:pPr>
            <w:pStyle w:val="ndice3"/>
            <w:tabs>
              <w:tab w:val="right" w:leader="dot" w:pos="8779"/>
            </w:tabs>
            <w:rPr>
              <w:rFonts w:asciiTheme="minorHAnsi" w:eastAsiaTheme="minorEastAsia" w:hAnsiTheme="minorHAnsi" w:cstheme="minorBidi"/>
              <w:noProof/>
              <w:color w:val="auto"/>
            </w:rPr>
          </w:pPr>
          <w:hyperlink w:anchor="_Toc233683199" w:history="1">
            <w:r w:rsidRPr="006F0A76">
              <w:rPr>
                <w:rStyle w:val="Hiperligao"/>
                <w:noProof/>
              </w:rPr>
              <w:t>Artigo 124.º</w:t>
            </w:r>
            <w:r>
              <w:rPr>
                <w:noProof/>
                <w:webHidden/>
              </w:rPr>
              <w:tab/>
            </w:r>
            <w:r>
              <w:rPr>
                <w:noProof/>
                <w:webHidden/>
              </w:rPr>
              <w:fldChar w:fldCharType="begin"/>
            </w:r>
            <w:r>
              <w:rPr>
                <w:noProof/>
                <w:webHidden/>
              </w:rPr>
              <w:instrText xml:space="preserve"> PAGEREF _Toc233683199 \h </w:instrText>
            </w:r>
            <w:r>
              <w:rPr>
                <w:noProof/>
                <w:webHidden/>
              </w:rPr>
            </w:r>
            <w:r>
              <w:rPr>
                <w:noProof/>
                <w:webHidden/>
              </w:rPr>
              <w:fldChar w:fldCharType="separate"/>
            </w:r>
            <w:r>
              <w:rPr>
                <w:noProof/>
                <w:webHidden/>
              </w:rPr>
              <w:t>109</w:t>
            </w:r>
            <w:r>
              <w:rPr>
                <w:noProof/>
                <w:webHidden/>
              </w:rPr>
              <w:fldChar w:fldCharType="end"/>
            </w:r>
          </w:hyperlink>
        </w:p>
        <w:p w14:paraId="5F6BD870" w14:textId="6373BF96" w:rsidR="002B24BA" w:rsidRDefault="002B24BA">
          <w:pPr>
            <w:pStyle w:val="ndice3"/>
            <w:tabs>
              <w:tab w:val="right" w:leader="dot" w:pos="8779"/>
            </w:tabs>
            <w:rPr>
              <w:rFonts w:asciiTheme="minorHAnsi" w:eastAsiaTheme="minorEastAsia" w:hAnsiTheme="minorHAnsi" w:cstheme="minorBidi"/>
              <w:noProof/>
              <w:color w:val="auto"/>
            </w:rPr>
          </w:pPr>
          <w:hyperlink w:anchor="_Toc233683200" w:history="1">
            <w:r w:rsidRPr="006F0A76">
              <w:rPr>
                <w:rStyle w:val="Hiperligao"/>
                <w:noProof/>
              </w:rPr>
              <w:t>Locais destinados à criação e reprodução</w:t>
            </w:r>
            <w:r>
              <w:rPr>
                <w:noProof/>
                <w:webHidden/>
              </w:rPr>
              <w:tab/>
            </w:r>
            <w:r>
              <w:rPr>
                <w:noProof/>
                <w:webHidden/>
              </w:rPr>
              <w:fldChar w:fldCharType="begin"/>
            </w:r>
            <w:r>
              <w:rPr>
                <w:noProof/>
                <w:webHidden/>
              </w:rPr>
              <w:instrText xml:space="preserve"> PAGEREF _Toc233683200 \h </w:instrText>
            </w:r>
            <w:r>
              <w:rPr>
                <w:noProof/>
                <w:webHidden/>
              </w:rPr>
            </w:r>
            <w:r>
              <w:rPr>
                <w:noProof/>
                <w:webHidden/>
              </w:rPr>
              <w:fldChar w:fldCharType="separate"/>
            </w:r>
            <w:r>
              <w:rPr>
                <w:noProof/>
                <w:webHidden/>
              </w:rPr>
              <w:t>109</w:t>
            </w:r>
            <w:r>
              <w:rPr>
                <w:noProof/>
                <w:webHidden/>
              </w:rPr>
              <w:fldChar w:fldCharType="end"/>
            </w:r>
          </w:hyperlink>
        </w:p>
        <w:p w14:paraId="475B39C6" w14:textId="445E7A9B" w:rsidR="002B24BA" w:rsidRDefault="002B24BA">
          <w:pPr>
            <w:pStyle w:val="ndice3"/>
            <w:tabs>
              <w:tab w:val="right" w:leader="dot" w:pos="8779"/>
            </w:tabs>
            <w:rPr>
              <w:rFonts w:asciiTheme="minorHAnsi" w:eastAsiaTheme="minorEastAsia" w:hAnsiTheme="minorHAnsi" w:cstheme="minorBidi"/>
              <w:noProof/>
              <w:color w:val="auto"/>
            </w:rPr>
          </w:pPr>
          <w:hyperlink w:anchor="_Toc233683201" w:history="1">
            <w:r w:rsidRPr="006F0A76">
              <w:rPr>
                <w:rStyle w:val="Hiperligao"/>
                <w:noProof/>
              </w:rPr>
              <w:t>Artigo 125.º</w:t>
            </w:r>
            <w:r>
              <w:rPr>
                <w:noProof/>
                <w:webHidden/>
              </w:rPr>
              <w:tab/>
            </w:r>
            <w:r>
              <w:rPr>
                <w:noProof/>
                <w:webHidden/>
              </w:rPr>
              <w:fldChar w:fldCharType="begin"/>
            </w:r>
            <w:r>
              <w:rPr>
                <w:noProof/>
                <w:webHidden/>
              </w:rPr>
              <w:instrText xml:space="preserve"> PAGEREF _Toc233683201 \h </w:instrText>
            </w:r>
            <w:r>
              <w:rPr>
                <w:noProof/>
                <w:webHidden/>
              </w:rPr>
            </w:r>
            <w:r>
              <w:rPr>
                <w:noProof/>
                <w:webHidden/>
              </w:rPr>
              <w:fldChar w:fldCharType="separate"/>
            </w:r>
            <w:r>
              <w:rPr>
                <w:noProof/>
                <w:webHidden/>
              </w:rPr>
              <w:t>109</w:t>
            </w:r>
            <w:r>
              <w:rPr>
                <w:noProof/>
                <w:webHidden/>
              </w:rPr>
              <w:fldChar w:fldCharType="end"/>
            </w:r>
          </w:hyperlink>
        </w:p>
        <w:p w14:paraId="11C428CA" w14:textId="465CF1DD" w:rsidR="002B24BA" w:rsidRDefault="002B24BA">
          <w:pPr>
            <w:pStyle w:val="ndice3"/>
            <w:tabs>
              <w:tab w:val="right" w:leader="dot" w:pos="8779"/>
            </w:tabs>
            <w:rPr>
              <w:rFonts w:asciiTheme="minorHAnsi" w:eastAsiaTheme="minorEastAsia" w:hAnsiTheme="minorHAnsi" w:cstheme="minorBidi"/>
              <w:noProof/>
              <w:color w:val="auto"/>
            </w:rPr>
          </w:pPr>
          <w:hyperlink w:anchor="_Toc233683202" w:history="1">
            <w:r w:rsidRPr="006F0A76">
              <w:rPr>
                <w:rStyle w:val="Hiperligao"/>
                <w:noProof/>
              </w:rPr>
              <w:t>Condições para a criação e reprodução</w:t>
            </w:r>
            <w:r>
              <w:rPr>
                <w:noProof/>
                <w:webHidden/>
              </w:rPr>
              <w:tab/>
            </w:r>
            <w:r>
              <w:rPr>
                <w:noProof/>
                <w:webHidden/>
              </w:rPr>
              <w:fldChar w:fldCharType="begin"/>
            </w:r>
            <w:r>
              <w:rPr>
                <w:noProof/>
                <w:webHidden/>
              </w:rPr>
              <w:instrText xml:space="preserve"> PAGEREF _Toc233683202 \h </w:instrText>
            </w:r>
            <w:r>
              <w:rPr>
                <w:noProof/>
                <w:webHidden/>
              </w:rPr>
            </w:r>
            <w:r>
              <w:rPr>
                <w:noProof/>
                <w:webHidden/>
              </w:rPr>
              <w:fldChar w:fldCharType="separate"/>
            </w:r>
            <w:r>
              <w:rPr>
                <w:noProof/>
                <w:webHidden/>
              </w:rPr>
              <w:t>109</w:t>
            </w:r>
            <w:r>
              <w:rPr>
                <w:noProof/>
                <w:webHidden/>
              </w:rPr>
              <w:fldChar w:fldCharType="end"/>
            </w:r>
          </w:hyperlink>
        </w:p>
        <w:p w14:paraId="2D5D8847" w14:textId="7B46D99A" w:rsidR="002B24BA" w:rsidRDefault="002B24BA">
          <w:pPr>
            <w:pStyle w:val="ndice3"/>
            <w:tabs>
              <w:tab w:val="right" w:leader="dot" w:pos="8779"/>
            </w:tabs>
            <w:rPr>
              <w:rFonts w:asciiTheme="minorHAnsi" w:eastAsiaTheme="minorEastAsia" w:hAnsiTheme="minorHAnsi" w:cstheme="minorBidi"/>
              <w:noProof/>
              <w:color w:val="auto"/>
            </w:rPr>
          </w:pPr>
          <w:hyperlink w:anchor="_Toc233683203" w:history="1">
            <w:r w:rsidRPr="006F0A76">
              <w:rPr>
                <w:rStyle w:val="Hiperligao"/>
                <w:noProof/>
              </w:rPr>
              <w:t>Artigo 126.º</w:t>
            </w:r>
            <w:r>
              <w:rPr>
                <w:noProof/>
                <w:webHidden/>
              </w:rPr>
              <w:tab/>
            </w:r>
            <w:r>
              <w:rPr>
                <w:noProof/>
                <w:webHidden/>
              </w:rPr>
              <w:fldChar w:fldCharType="begin"/>
            </w:r>
            <w:r>
              <w:rPr>
                <w:noProof/>
                <w:webHidden/>
              </w:rPr>
              <w:instrText xml:space="preserve"> PAGEREF _Toc233683203 \h </w:instrText>
            </w:r>
            <w:r>
              <w:rPr>
                <w:noProof/>
                <w:webHidden/>
              </w:rPr>
            </w:r>
            <w:r>
              <w:rPr>
                <w:noProof/>
                <w:webHidden/>
              </w:rPr>
              <w:fldChar w:fldCharType="separate"/>
            </w:r>
            <w:r>
              <w:rPr>
                <w:noProof/>
                <w:webHidden/>
              </w:rPr>
              <w:t>110</w:t>
            </w:r>
            <w:r>
              <w:rPr>
                <w:noProof/>
                <w:webHidden/>
              </w:rPr>
              <w:fldChar w:fldCharType="end"/>
            </w:r>
          </w:hyperlink>
        </w:p>
        <w:p w14:paraId="7841DCCA" w14:textId="50DBB57C" w:rsidR="002B24BA" w:rsidRDefault="002B24BA">
          <w:pPr>
            <w:pStyle w:val="ndice3"/>
            <w:tabs>
              <w:tab w:val="right" w:leader="dot" w:pos="8779"/>
            </w:tabs>
            <w:rPr>
              <w:rFonts w:asciiTheme="minorHAnsi" w:eastAsiaTheme="minorEastAsia" w:hAnsiTheme="minorHAnsi" w:cstheme="minorBidi"/>
              <w:noProof/>
              <w:color w:val="auto"/>
            </w:rPr>
          </w:pPr>
          <w:hyperlink w:anchor="_Toc233683204" w:history="1">
            <w:r w:rsidRPr="006F0A76">
              <w:rPr>
                <w:rStyle w:val="Hiperligao"/>
                <w:noProof/>
              </w:rPr>
              <w:t>Proibição de reprodução</w:t>
            </w:r>
            <w:r>
              <w:rPr>
                <w:noProof/>
                <w:webHidden/>
              </w:rPr>
              <w:tab/>
            </w:r>
            <w:r>
              <w:rPr>
                <w:noProof/>
                <w:webHidden/>
              </w:rPr>
              <w:fldChar w:fldCharType="begin"/>
            </w:r>
            <w:r>
              <w:rPr>
                <w:noProof/>
                <w:webHidden/>
              </w:rPr>
              <w:instrText xml:space="preserve"> PAGEREF _Toc233683204 \h </w:instrText>
            </w:r>
            <w:r>
              <w:rPr>
                <w:noProof/>
                <w:webHidden/>
              </w:rPr>
            </w:r>
            <w:r>
              <w:rPr>
                <w:noProof/>
                <w:webHidden/>
              </w:rPr>
              <w:fldChar w:fldCharType="separate"/>
            </w:r>
            <w:r>
              <w:rPr>
                <w:noProof/>
                <w:webHidden/>
              </w:rPr>
              <w:t>110</w:t>
            </w:r>
            <w:r>
              <w:rPr>
                <w:noProof/>
                <w:webHidden/>
              </w:rPr>
              <w:fldChar w:fldCharType="end"/>
            </w:r>
          </w:hyperlink>
        </w:p>
        <w:p w14:paraId="11C018C9" w14:textId="5B8E8EF4" w:rsidR="002B24BA" w:rsidRDefault="002B24BA">
          <w:pPr>
            <w:pStyle w:val="ndice3"/>
            <w:tabs>
              <w:tab w:val="right" w:leader="dot" w:pos="8779"/>
            </w:tabs>
            <w:rPr>
              <w:rFonts w:asciiTheme="minorHAnsi" w:eastAsiaTheme="minorEastAsia" w:hAnsiTheme="minorHAnsi" w:cstheme="minorBidi"/>
              <w:noProof/>
              <w:color w:val="auto"/>
            </w:rPr>
          </w:pPr>
          <w:hyperlink w:anchor="_Toc233683205" w:history="1">
            <w:r w:rsidRPr="006F0A76">
              <w:rPr>
                <w:rStyle w:val="Hiperligao"/>
                <w:noProof/>
              </w:rPr>
              <w:t>Artigo 127.º</w:t>
            </w:r>
            <w:r>
              <w:rPr>
                <w:noProof/>
                <w:webHidden/>
              </w:rPr>
              <w:tab/>
            </w:r>
            <w:r>
              <w:rPr>
                <w:noProof/>
                <w:webHidden/>
              </w:rPr>
              <w:fldChar w:fldCharType="begin"/>
            </w:r>
            <w:r>
              <w:rPr>
                <w:noProof/>
                <w:webHidden/>
              </w:rPr>
              <w:instrText xml:space="preserve"> PAGEREF _Toc233683205 \h </w:instrText>
            </w:r>
            <w:r>
              <w:rPr>
                <w:noProof/>
                <w:webHidden/>
              </w:rPr>
            </w:r>
            <w:r>
              <w:rPr>
                <w:noProof/>
                <w:webHidden/>
              </w:rPr>
              <w:fldChar w:fldCharType="separate"/>
            </w:r>
            <w:r>
              <w:rPr>
                <w:noProof/>
                <w:webHidden/>
              </w:rPr>
              <w:t>111</w:t>
            </w:r>
            <w:r>
              <w:rPr>
                <w:noProof/>
                <w:webHidden/>
              </w:rPr>
              <w:fldChar w:fldCharType="end"/>
            </w:r>
          </w:hyperlink>
        </w:p>
        <w:p w14:paraId="1183A3F9" w14:textId="6A4C69E8" w:rsidR="002B24BA" w:rsidRDefault="002B24BA">
          <w:pPr>
            <w:pStyle w:val="ndice3"/>
            <w:tabs>
              <w:tab w:val="right" w:leader="dot" w:pos="8779"/>
            </w:tabs>
            <w:rPr>
              <w:rFonts w:asciiTheme="minorHAnsi" w:eastAsiaTheme="minorEastAsia" w:hAnsiTheme="minorHAnsi" w:cstheme="minorBidi"/>
              <w:noProof/>
              <w:color w:val="auto"/>
            </w:rPr>
          </w:pPr>
          <w:hyperlink w:anchor="_Toc233683206" w:history="1">
            <w:r w:rsidRPr="006F0A76">
              <w:rPr>
                <w:rStyle w:val="Hiperligao"/>
                <w:noProof/>
              </w:rPr>
              <w:t>Colocação no mercado de animais potencialmente perigosos</w:t>
            </w:r>
            <w:r>
              <w:rPr>
                <w:noProof/>
                <w:webHidden/>
              </w:rPr>
              <w:tab/>
            </w:r>
            <w:r>
              <w:rPr>
                <w:noProof/>
                <w:webHidden/>
              </w:rPr>
              <w:fldChar w:fldCharType="begin"/>
            </w:r>
            <w:r>
              <w:rPr>
                <w:noProof/>
                <w:webHidden/>
              </w:rPr>
              <w:instrText xml:space="preserve"> PAGEREF _Toc233683206 \h </w:instrText>
            </w:r>
            <w:r>
              <w:rPr>
                <w:noProof/>
                <w:webHidden/>
              </w:rPr>
            </w:r>
            <w:r>
              <w:rPr>
                <w:noProof/>
                <w:webHidden/>
              </w:rPr>
              <w:fldChar w:fldCharType="separate"/>
            </w:r>
            <w:r>
              <w:rPr>
                <w:noProof/>
                <w:webHidden/>
              </w:rPr>
              <w:t>111</w:t>
            </w:r>
            <w:r>
              <w:rPr>
                <w:noProof/>
                <w:webHidden/>
              </w:rPr>
              <w:fldChar w:fldCharType="end"/>
            </w:r>
          </w:hyperlink>
        </w:p>
        <w:p w14:paraId="02364FD8" w14:textId="47B93B5E" w:rsidR="002B24BA" w:rsidRDefault="002B24BA">
          <w:pPr>
            <w:pStyle w:val="ndice2"/>
            <w:tabs>
              <w:tab w:val="right" w:leader="dot" w:pos="8779"/>
            </w:tabs>
            <w:rPr>
              <w:rFonts w:asciiTheme="minorHAnsi" w:eastAsiaTheme="minorEastAsia" w:hAnsiTheme="minorHAnsi" w:cstheme="minorBidi"/>
              <w:noProof/>
              <w:color w:val="auto"/>
            </w:rPr>
          </w:pPr>
          <w:hyperlink w:anchor="_Toc233683207" w:history="1">
            <w:r w:rsidRPr="006F0A76">
              <w:rPr>
                <w:rStyle w:val="Hiperligao"/>
                <w:noProof/>
              </w:rPr>
              <w:t>SECCÇÃO III</w:t>
            </w:r>
            <w:r>
              <w:rPr>
                <w:noProof/>
                <w:webHidden/>
              </w:rPr>
              <w:tab/>
            </w:r>
            <w:r>
              <w:rPr>
                <w:noProof/>
                <w:webHidden/>
              </w:rPr>
              <w:fldChar w:fldCharType="begin"/>
            </w:r>
            <w:r>
              <w:rPr>
                <w:noProof/>
                <w:webHidden/>
              </w:rPr>
              <w:instrText xml:space="preserve"> PAGEREF _Toc233683207 \h </w:instrText>
            </w:r>
            <w:r>
              <w:rPr>
                <w:noProof/>
                <w:webHidden/>
              </w:rPr>
            </w:r>
            <w:r>
              <w:rPr>
                <w:noProof/>
                <w:webHidden/>
              </w:rPr>
              <w:fldChar w:fldCharType="separate"/>
            </w:r>
            <w:r>
              <w:rPr>
                <w:noProof/>
                <w:webHidden/>
              </w:rPr>
              <w:t>111</w:t>
            </w:r>
            <w:r>
              <w:rPr>
                <w:noProof/>
                <w:webHidden/>
              </w:rPr>
              <w:fldChar w:fldCharType="end"/>
            </w:r>
          </w:hyperlink>
        </w:p>
        <w:p w14:paraId="78A1B069" w14:textId="095FC27E" w:rsidR="002B24BA" w:rsidRDefault="002B24BA">
          <w:pPr>
            <w:pStyle w:val="ndice2"/>
            <w:tabs>
              <w:tab w:val="right" w:leader="dot" w:pos="8779"/>
            </w:tabs>
            <w:rPr>
              <w:rFonts w:asciiTheme="minorHAnsi" w:eastAsiaTheme="minorEastAsia" w:hAnsiTheme="minorHAnsi" w:cstheme="minorBidi"/>
              <w:noProof/>
              <w:color w:val="auto"/>
            </w:rPr>
          </w:pPr>
          <w:hyperlink w:anchor="_Toc233683208" w:history="1">
            <w:r w:rsidRPr="006F0A76">
              <w:rPr>
                <w:rStyle w:val="Hiperligao"/>
                <w:noProof/>
              </w:rPr>
              <w:t>Treino de cães perigosos ou potencialmente perigosos</w:t>
            </w:r>
            <w:r>
              <w:rPr>
                <w:noProof/>
                <w:webHidden/>
              </w:rPr>
              <w:tab/>
            </w:r>
            <w:r>
              <w:rPr>
                <w:noProof/>
                <w:webHidden/>
              </w:rPr>
              <w:fldChar w:fldCharType="begin"/>
            </w:r>
            <w:r>
              <w:rPr>
                <w:noProof/>
                <w:webHidden/>
              </w:rPr>
              <w:instrText xml:space="preserve"> PAGEREF _Toc233683208 \h </w:instrText>
            </w:r>
            <w:r>
              <w:rPr>
                <w:noProof/>
                <w:webHidden/>
              </w:rPr>
            </w:r>
            <w:r>
              <w:rPr>
                <w:noProof/>
                <w:webHidden/>
              </w:rPr>
              <w:fldChar w:fldCharType="separate"/>
            </w:r>
            <w:r>
              <w:rPr>
                <w:noProof/>
                <w:webHidden/>
              </w:rPr>
              <w:t>111</w:t>
            </w:r>
            <w:r>
              <w:rPr>
                <w:noProof/>
                <w:webHidden/>
              </w:rPr>
              <w:fldChar w:fldCharType="end"/>
            </w:r>
          </w:hyperlink>
        </w:p>
        <w:p w14:paraId="6DF9AD05" w14:textId="70988D1F" w:rsidR="002B24BA" w:rsidRDefault="002B24BA">
          <w:pPr>
            <w:pStyle w:val="ndice3"/>
            <w:tabs>
              <w:tab w:val="right" w:leader="dot" w:pos="8779"/>
            </w:tabs>
            <w:rPr>
              <w:rFonts w:asciiTheme="minorHAnsi" w:eastAsiaTheme="minorEastAsia" w:hAnsiTheme="minorHAnsi" w:cstheme="minorBidi"/>
              <w:noProof/>
              <w:color w:val="auto"/>
            </w:rPr>
          </w:pPr>
          <w:hyperlink w:anchor="_Toc233683209" w:history="1">
            <w:r w:rsidRPr="006F0A76">
              <w:rPr>
                <w:rStyle w:val="Hiperligao"/>
                <w:noProof/>
              </w:rPr>
              <w:t>Artigo 128.º</w:t>
            </w:r>
            <w:r>
              <w:rPr>
                <w:noProof/>
                <w:webHidden/>
              </w:rPr>
              <w:tab/>
            </w:r>
            <w:r>
              <w:rPr>
                <w:noProof/>
                <w:webHidden/>
              </w:rPr>
              <w:fldChar w:fldCharType="begin"/>
            </w:r>
            <w:r>
              <w:rPr>
                <w:noProof/>
                <w:webHidden/>
              </w:rPr>
              <w:instrText xml:space="preserve"> PAGEREF _Toc233683209 \h </w:instrText>
            </w:r>
            <w:r>
              <w:rPr>
                <w:noProof/>
                <w:webHidden/>
              </w:rPr>
            </w:r>
            <w:r>
              <w:rPr>
                <w:noProof/>
                <w:webHidden/>
              </w:rPr>
              <w:fldChar w:fldCharType="separate"/>
            </w:r>
            <w:r>
              <w:rPr>
                <w:noProof/>
                <w:webHidden/>
              </w:rPr>
              <w:t>111</w:t>
            </w:r>
            <w:r>
              <w:rPr>
                <w:noProof/>
                <w:webHidden/>
              </w:rPr>
              <w:fldChar w:fldCharType="end"/>
            </w:r>
          </w:hyperlink>
        </w:p>
        <w:p w14:paraId="1E6F99EC" w14:textId="45BADCE2" w:rsidR="002B24BA" w:rsidRDefault="002B24BA">
          <w:pPr>
            <w:pStyle w:val="ndice3"/>
            <w:tabs>
              <w:tab w:val="right" w:leader="dot" w:pos="8779"/>
            </w:tabs>
            <w:rPr>
              <w:rFonts w:asciiTheme="minorHAnsi" w:eastAsiaTheme="minorEastAsia" w:hAnsiTheme="minorHAnsi" w:cstheme="minorBidi"/>
              <w:noProof/>
              <w:color w:val="auto"/>
            </w:rPr>
          </w:pPr>
          <w:hyperlink w:anchor="_Toc233683210" w:history="1">
            <w:r w:rsidRPr="006F0A76">
              <w:rPr>
                <w:rStyle w:val="Hiperligao"/>
                <w:noProof/>
              </w:rPr>
              <w:t>Obrigatoriedade de treino</w:t>
            </w:r>
            <w:r>
              <w:rPr>
                <w:noProof/>
                <w:webHidden/>
              </w:rPr>
              <w:tab/>
            </w:r>
            <w:r>
              <w:rPr>
                <w:noProof/>
                <w:webHidden/>
              </w:rPr>
              <w:fldChar w:fldCharType="begin"/>
            </w:r>
            <w:r>
              <w:rPr>
                <w:noProof/>
                <w:webHidden/>
              </w:rPr>
              <w:instrText xml:space="preserve"> PAGEREF _Toc233683210 \h </w:instrText>
            </w:r>
            <w:r>
              <w:rPr>
                <w:noProof/>
                <w:webHidden/>
              </w:rPr>
            </w:r>
            <w:r>
              <w:rPr>
                <w:noProof/>
                <w:webHidden/>
              </w:rPr>
              <w:fldChar w:fldCharType="separate"/>
            </w:r>
            <w:r>
              <w:rPr>
                <w:noProof/>
                <w:webHidden/>
              </w:rPr>
              <w:t>111</w:t>
            </w:r>
            <w:r>
              <w:rPr>
                <w:noProof/>
                <w:webHidden/>
              </w:rPr>
              <w:fldChar w:fldCharType="end"/>
            </w:r>
          </w:hyperlink>
        </w:p>
        <w:p w14:paraId="3A70A503" w14:textId="418D50B3" w:rsidR="002B24BA" w:rsidRDefault="002B24BA">
          <w:pPr>
            <w:pStyle w:val="ndice3"/>
            <w:tabs>
              <w:tab w:val="right" w:leader="dot" w:pos="8779"/>
            </w:tabs>
            <w:rPr>
              <w:rFonts w:asciiTheme="minorHAnsi" w:eastAsiaTheme="minorEastAsia" w:hAnsiTheme="minorHAnsi" w:cstheme="minorBidi"/>
              <w:noProof/>
              <w:color w:val="auto"/>
            </w:rPr>
          </w:pPr>
          <w:hyperlink w:anchor="_Toc233683211" w:history="1">
            <w:r w:rsidRPr="006F0A76">
              <w:rPr>
                <w:rStyle w:val="Hiperligao"/>
                <w:noProof/>
              </w:rPr>
              <w:t>Artigo 129.º</w:t>
            </w:r>
            <w:r>
              <w:rPr>
                <w:noProof/>
                <w:webHidden/>
              </w:rPr>
              <w:tab/>
            </w:r>
            <w:r>
              <w:rPr>
                <w:noProof/>
                <w:webHidden/>
              </w:rPr>
              <w:fldChar w:fldCharType="begin"/>
            </w:r>
            <w:r>
              <w:rPr>
                <w:noProof/>
                <w:webHidden/>
              </w:rPr>
              <w:instrText xml:space="preserve"> PAGEREF _Toc233683211 \h </w:instrText>
            </w:r>
            <w:r>
              <w:rPr>
                <w:noProof/>
                <w:webHidden/>
              </w:rPr>
            </w:r>
            <w:r>
              <w:rPr>
                <w:noProof/>
                <w:webHidden/>
              </w:rPr>
              <w:fldChar w:fldCharType="separate"/>
            </w:r>
            <w:r>
              <w:rPr>
                <w:noProof/>
                <w:webHidden/>
              </w:rPr>
              <w:t>112</w:t>
            </w:r>
            <w:r>
              <w:rPr>
                <w:noProof/>
                <w:webHidden/>
              </w:rPr>
              <w:fldChar w:fldCharType="end"/>
            </w:r>
          </w:hyperlink>
        </w:p>
        <w:p w14:paraId="0E77395D" w14:textId="565A56E2" w:rsidR="002B24BA" w:rsidRDefault="002B24BA">
          <w:pPr>
            <w:pStyle w:val="ndice3"/>
            <w:tabs>
              <w:tab w:val="right" w:leader="dot" w:pos="8779"/>
            </w:tabs>
            <w:rPr>
              <w:rFonts w:asciiTheme="minorHAnsi" w:eastAsiaTheme="minorEastAsia" w:hAnsiTheme="minorHAnsi" w:cstheme="minorBidi"/>
              <w:noProof/>
              <w:color w:val="auto"/>
            </w:rPr>
          </w:pPr>
          <w:hyperlink w:anchor="_Toc233683212" w:history="1">
            <w:r w:rsidRPr="006F0A76">
              <w:rPr>
                <w:rStyle w:val="Hiperligao"/>
                <w:noProof/>
              </w:rPr>
              <w:t>Regime de exceção</w:t>
            </w:r>
            <w:r>
              <w:rPr>
                <w:noProof/>
                <w:webHidden/>
              </w:rPr>
              <w:tab/>
            </w:r>
            <w:r>
              <w:rPr>
                <w:noProof/>
                <w:webHidden/>
              </w:rPr>
              <w:fldChar w:fldCharType="begin"/>
            </w:r>
            <w:r>
              <w:rPr>
                <w:noProof/>
                <w:webHidden/>
              </w:rPr>
              <w:instrText xml:space="preserve"> PAGEREF _Toc233683212 \h </w:instrText>
            </w:r>
            <w:r>
              <w:rPr>
                <w:noProof/>
                <w:webHidden/>
              </w:rPr>
            </w:r>
            <w:r>
              <w:rPr>
                <w:noProof/>
                <w:webHidden/>
              </w:rPr>
              <w:fldChar w:fldCharType="separate"/>
            </w:r>
            <w:r>
              <w:rPr>
                <w:noProof/>
                <w:webHidden/>
              </w:rPr>
              <w:t>112</w:t>
            </w:r>
            <w:r>
              <w:rPr>
                <w:noProof/>
                <w:webHidden/>
              </w:rPr>
              <w:fldChar w:fldCharType="end"/>
            </w:r>
          </w:hyperlink>
        </w:p>
        <w:p w14:paraId="0EE04D06" w14:textId="13238BB3" w:rsidR="002B24BA" w:rsidRDefault="002B24BA">
          <w:pPr>
            <w:pStyle w:val="ndice3"/>
            <w:tabs>
              <w:tab w:val="right" w:leader="dot" w:pos="8779"/>
            </w:tabs>
            <w:rPr>
              <w:rFonts w:asciiTheme="minorHAnsi" w:eastAsiaTheme="minorEastAsia" w:hAnsiTheme="minorHAnsi" w:cstheme="minorBidi"/>
              <w:noProof/>
              <w:color w:val="auto"/>
            </w:rPr>
          </w:pPr>
          <w:hyperlink w:anchor="_Toc233683213" w:history="1">
            <w:r w:rsidRPr="006F0A76">
              <w:rPr>
                <w:rStyle w:val="Hiperligao"/>
                <w:noProof/>
              </w:rPr>
              <w:t>Artigo 130.º</w:t>
            </w:r>
            <w:r>
              <w:rPr>
                <w:noProof/>
                <w:webHidden/>
              </w:rPr>
              <w:tab/>
            </w:r>
            <w:r>
              <w:rPr>
                <w:noProof/>
                <w:webHidden/>
              </w:rPr>
              <w:fldChar w:fldCharType="begin"/>
            </w:r>
            <w:r>
              <w:rPr>
                <w:noProof/>
                <w:webHidden/>
              </w:rPr>
              <w:instrText xml:space="preserve"> PAGEREF _Toc233683213 \h </w:instrText>
            </w:r>
            <w:r>
              <w:rPr>
                <w:noProof/>
                <w:webHidden/>
              </w:rPr>
            </w:r>
            <w:r>
              <w:rPr>
                <w:noProof/>
                <w:webHidden/>
              </w:rPr>
              <w:fldChar w:fldCharType="separate"/>
            </w:r>
            <w:r>
              <w:rPr>
                <w:noProof/>
                <w:webHidden/>
              </w:rPr>
              <w:t>112</w:t>
            </w:r>
            <w:r>
              <w:rPr>
                <w:noProof/>
                <w:webHidden/>
              </w:rPr>
              <w:fldChar w:fldCharType="end"/>
            </w:r>
          </w:hyperlink>
        </w:p>
        <w:p w14:paraId="4DF7A769" w14:textId="51374867" w:rsidR="002B24BA" w:rsidRDefault="002B24BA">
          <w:pPr>
            <w:pStyle w:val="ndice3"/>
            <w:tabs>
              <w:tab w:val="right" w:leader="dot" w:pos="8779"/>
            </w:tabs>
            <w:rPr>
              <w:rFonts w:asciiTheme="minorHAnsi" w:eastAsiaTheme="minorEastAsia" w:hAnsiTheme="minorHAnsi" w:cstheme="minorBidi"/>
              <w:noProof/>
              <w:color w:val="auto"/>
            </w:rPr>
          </w:pPr>
          <w:hyperlink w:anchor="_Toc233683214" w:history="1">
            <w:r w:rsidRPr="006F0A76">
              <w:rPr>
                <w:rStyle w:val="Hiperligao"/>
                <w:noProof/>
              </w:rPr>
              <w:t>Locais destinados ao treino</w:t>
            </w:r>
            <w:r>
              <w:rPr>
                <w:noProof/>
                <w:webHidden/>
              </w:rPr>
              <w:tab/>
            </w:r>
            <w:r>
              <w:rPr>
                <w:noProof/>
                <w:webHidden/>
              </w:rPr>
              <w:fldChar w:fldCharType="begin"/>
            </w:r>
            <w:r>
              <w:rPr>
                <w:noProof/>
                <w:webHidden/>
              </w:rPr>
              <w:instrText xml:space="preserve"> PAGEREF _Toc233683214 \h </w:instrText>
            </w:r>
            <w:r>
              <w:rPr>
                <w:noProof/>
                <w:webHidden/>
              </w:rPr>
            </w:r>
            <w:r>
              <w:rPr>
                <w:noProof/>
                <w:webHidden/>
              </w:rPr>
              <w:fldChar w:fldCharType="separate"/>
            </w:r>
            <w:r>
              <w:rPr>
                <w:noProof/>
                <w:webHidden/>
              </w:rPr>
              <w:t>112</w:t>
            </w:r>
            <w:r>
              <w:rPr>
                <w:noProof/>
                <w:webHidden/>
              </w:rPr>
              <w:fldChar w:fldCharType="end"/>
            </w:r>
          </w:hyperlink>
        </w:p>
        <w:p w14:paraId="30DE44E2" w14:textId="762CC6D7" w:rsidR="002B24BA" w:rsidRDefault="002B24BA">
          <w:pPr>
            <w:pStyle w:val="ndice3"/>
            <w:tabs>
              <w:tab w:val="right" w:leader="dot" w:pos="8779"/>
            </w:tabs>
            <w:rPr>
              <w:rFonts w:asciiTheme="minorHAnsi" w:eastAsiaTheme="minorEastAsia" w:hAnsiTheme="minorHAnsi" w:cstheme="minorBidi"/>
              <w:noProof/>
              <w:color w:val="auto"/>
            </w:rPr>
          </w:pPr>
          <w:hyperlink w:anchor="_Toc233683215" w:history="1">
            <w:r w:rsidRPr="006F0A76">
              <w:rPr>
                <w:rStyle w:val="Hiperligao"/>
                <w:noProof/>
              </w:rPr>
              <w:t>Artigo 131.º</w:t>
            </w:r>
            <w:r>
              <w:rPr>
                <w:noProof/>
                <w:webHidden/>
              </w:rPr>
              <w:tab/>
            </w:r>
            <w:r>
              <w:rPr>
                <w:noProof/>
                <w:webHidden/>
              </w:rPr>
              <w:fldChar w:fldCharType="begin"/>
            </w:r>
            <w:r>
              <w:rPr>
                <w:noProof/>
                <w:webHidden/>
              </w:rPr>
              <w:instrText xml:space="preserve"> PAGEREF _Toc233683215 \h </w:instrText>
            </w:r>
            <w:r>
              <w:rPr>
                <w:noProof/>
                <w:webHidden/>
              </w:rPr>
            </w:r>
            <w:r>
              <w:rPr>
                <w:noProof/>
                <w:webHidden/>
              </w:rPr>
              <w:fldChar w:fldCharType="separate"/>
            </w:r>
            <w:r>
              <w:rPr>
                <w:noProof/>
                <w:webHidden/>
              </w:rPr>
              <w:t>112</w:t>
            </w:r>
            <w:r>
              <w:rPr>
                <w:noProof/>
                <w:webHidden/>
              </w:rPr>
              <w:fldChar w:fldCharType="end"/>
            </w:r>
          </w:hyperlink>
        </w:p>
        <w:p w14:paraId="5A054E7E" w14:textId="418D5D7C" w:rsidR="002B24BA" w:rsidRDefault="002B24BA">
          <w:pPr>
            <w:pStyle w:val="ndice3"/>
            <w:tabs>
              <w:tab w:val="right" w:leader="dot" w:pos="8779"/>
            </w:tabs>
            <w:rPr>
              <w:rFonts w:asciiTheme="minorHAnsi" w:eastAsiaTheme="minorEastAsia" w:hAnsiTheme="minorHAnsi" w:cstheme="minorBidi"/>
              <w:noProof/>
              <w:color w:val="auto"/>
            </w:rPr>
          </w:pPr>
          <w:hyperlink w:anchor="_Toc233683216" w:history="1">
            <w:r w:rsidRPr="006F0A76">
              <w:rPr>
                <w:rStyle w:val="Hiperligao"/>
                <w:noProof/>
              </w:rPr>
              <w:t>Reserva de atividade de treinadores de cães perigosos e potencialmente perigosos</w:t>
            </w:r>
            <w:r>
              <w:rPr>
                <w:noProof/>
                <w:webHidden/>
              </w:rPr>
              <w:tab/>
            </w:r>
            <w:r>
              <w:rPr>
                <w:noProof/>
                <w:webHidden/>
              </w:rPr>
              <w:fldChar w:fldCharType="begin"/>
            </w:r>
            <w:r>
              <w:rPr>
                <w:noProof/>
                <w:webHidden/>
              </w:rPr>
              <w:instrText xml:space="preserve"> PAGEREF _Toc233683216 \h </w:instrText>
            </w:r>
            <w:r>
              <w:rPr>
                <w:noProof/>
                <w:webHidden/>
              </w:rPr>
            </w:r>
            <w:r>
              <w:rPr>
                <w:noProof/>
                <w:webHidden/>
              </w:rPr>
              <w:fldChar w:fldCharType="separate"/>
            </w:r>
            <w:r>
              <w:rPr>
                <w:noProof/>
                <w:webHidden/>
              </w:rPr>
              <w:t>112</w:t>
            </w:r>
            <w:r>
              <w:rPr>
                <w:noProof/>
                <w:webHidden/>
              </w:rPr>
              <w:fldChar w:fldCharType="end"/>
            </w:r>
          </w:hyperlink>
        </w:p>
        <w:p w14:paraId="18A1210D" w14:textId="57FC77FD" w:rsidR="002B24BA" w:rsidRDefault="002B24BA">
          <w:pPr>
            <w:pStyle w:val="ndice3"/>
            <w:tabs>
              <w:tab w:val="right" w:leader="dot" w:pos="8779"/>
            </w:tabs>
            <w:rPr>
              <w:rFonts w:asciiTheme="minorHAnsi" w:eastAsiaTheme="minorEastAsia" w:hAnsiTheme="minorHAnsi" w:cstheme="minorBidi"/>
              <w:noProof/>
              <w:color w:val="auto"/>
            </w:rPr>
          </w:pPr>
          <w:hyperlink w:anchor="_Toc233683217" w:history="1">
            <w:r w:rsidRPr="006F0A76">
              <w:rPr>
                <w:rStyle w:val="Hiperligao"/>
                <w:noProof/>
              </w:rPr>
              <w:t>Artigo 132.º</w:t>
            </w:r>
            <w:r>
              <w:rPr>
                <w:noProof/>
                <w:webHidden/>
              </w:rPr>
              <w:tab/>
            </w:r>
            <w:r>
              <w:rPr>
                <w:noProof/>
                <w:webHidden/>
              </w:rPr>
              <w:fldChar w:fldCharType="begin"/>
            </w:r>
            <w:r>
              <w:rPr>
                <w:noProof/>
                <w:webHidden/>
              </w:rPr>
              <w:instrText xml:space="preserve"> PAGEREF _Toc233683217 \h </w:instrText>
            </w:r>
            <w:r>
              <w:rPr>
                <w:noProof/>
                <w:webHidden/>
              </w:rPr>
            </w:r>
            <w:r>
              <w:rPr>
                <w:noProof/>
                <w:webHidden/>
              </w:rPr>
              <w:fldChar w:fldCharType="separate"/>
            </w:r>
            <w:r>
              <w:rPr>
                <w:noProof/>
                <w:webHidden/>
              </w:rPr>
              <w:t>112</w:t>
            </w:r>
            <w:r>
              <w:rPr>
                <w:noProof/>
                <w:webHidden/>
              </w:rPr>
              <w:fldChar w:fldCharType="end"/>
            </w:r>
          </w:hyperlink>
        </w:p>
        <w:p w14:paraId="787DAB10" w14:textId="4B8C1049" w:rsidR="002B24BA" w:rsidRDefault="002B24BA">
          <w:pPr>
            <w:pStyle w:val="ndice3"/>
            <w:tabs>
              <w:tab w:val="right" w:leader="dot" w:pos="8779"/>
            </w:tabs>
            <w:rPr>
              <w:rFonts w:asciiTheme="minorHAnsi" w:eastAsiaTheme="minorEastAsia" w:hAnsiTheme="minorHAnsi" w:cstheme="minorBidi"/>
              <w:noProof/>
              <w:color w:val="auto"/>
            </w:rPr>
          </w:pPr>
          <w:hyperlink w:anchor="_Toc233683218" w:history="1">
            <w:r w:rsidRPr="006F0A76">
              <w:rPr>
                <w:rStyle w:val="Hiperligao"/>
                <w:noProof/>
              </w:rPr>
              <w:t>Título profissional de treinador de cães perigosos e potencialmente perigosos</w:t>
            </w:r>
            <w:r>
              <w:rPr>
                <w:noProof/>
                <w:webHidden/>
              </w:rPr>
              <w:tab/>
            </w:r>
            <w:r>
              <w:rPr>
                <w:noProof/>
                <w:webHidden/>
              </w:rPr>
              <w:fldChar w:fldCharType="begin"/>
            </w:r>
            <w:r>
              <w:rPr>
                <w:noProof/>
                <w:webHidden/>
              </w:rPr>
              <w:instrText xml:space="preserve"> PAGEREF _Toc233683218 \h </w:instrText>
            </w:r>
            <w:r>
              <w:rPr>
                <w:noProof/>
                <w:webHidden/>
              </w:rPr>
            </w:r>
            <w:r>
              <w:rPr>
                <w:noProof/>
                <w:webHidden/>
              </w:rPr>
              <w:fldChar w:fldCharType="separate"/>
            </w:r>
            <w:r>
              <w:rPr>
                <w:noProof/>
                <w:webHidden/>
              </w:rPr>
              <w:t>112</w:t>
            </w:r>
            <w:r>
              <w:rPr>
                <w:noProof/>
                <w:webHidden/>
              </w:rPr>
              <w:fldChar w:fldCharType="end"/>
            </w:r>
          </w:hyperlink>
        </w:p>
        <w:p w14:paraId="08187FA0" w14:textId="26608C1E" w:rsidR="002B24BA" w:rsidRDefault="002B24BA">
          <w:pPr>
            <w:pStyle w:val="ndice3"/>
            <w:tabs>
              <w:tab w:val="right" w:leader="dot" w:pos="8779"/>
            </w:tabs>
            <w:rPr>
              <w:rFonts w:asciiTheme="minorHAnsi" w:eastAsiaTheme="minorEastAsia" w:hAnsiTheme="minorHAnsi" w:cstheme="minorBidi"/>
              <w:noProof/>
              <w:color w:val="auto"/>
            </w:rPr>
          </w:pPr>
          <w:hyperlink w:anchor="_Toc233683219" w:history="1">
            <w:r w:rsidRPr="006F0A76">
              <w:rPr>
                <w:rStyle w:val="Hiperligao"/>
                <w:noProof/>
              </w:rPr>
              <w:t>Artigo 133.º</w:t>
            </w:r>
            <w:r>
              <w:rPr>
                <w:noProof/>
                <w:webHidden/>
              </w:rPr>
              <w:tab/>
            </w:r>
            <w:r>
              <w:rPr>
                <w:noProof/>
                <w:webHidden/>
              </w:rPr>
              <w:fldChar w:fldCharType="begin"/>
            </w:r>
            <w:r>
              <w:rPr>
                <w:noProof/>
                <w:webHidden/>
              </w:rPr>
              <w:instrText xml:space="preserve"> PAGEREF _Toc233683219 \h </w:instrText>
            </w:r>
            <w:r>
              <w:rPr>
                <w:noProof/>
                <w:webHidden/>
              </w:rPr>
            </w:r>
            <w:r>
              <w:rPr>
                <w:noProof/>
                <w:webHidden/>
              </w:rPr>
              <w:fldChar w:fldCharType="separate"/>
            </w:r>
            <w:r>
              <w:rPr>
                <w:noProof/>
                <w:webHidden/>
              </w:rPr>
              <w:t>114</w:t>
            </w:r>
            <w:r>
              <w:rPr>
                <w:noProof/>
                <w:webHidden/>
              </w:rPr>
              <w:fldChar w:fldCharType="end"/>
            </w:r>
          </w:hyperlink>
        </w:p>
        <w:p w14:paraId="2EE4C583" w14:textId="5E5D031A" w:rsidR="002B24BA" w:rsidRDefault="002B24BA">
          <w:pPr>
            <w:pStyle w:val="ndice3"/>
            <w:tabs>
              <w:tab w:val="right" w:leader="dot" w:pos="8779"/>
            </w:tabs>
            <w:rPr>
              <w:rFonts w:asciiTheme="minorHAnsi" w:eastAsiaTheme="minorEastAsia" w:hAnsiTheme="minorHAnsi" w:cstheme="minorBidi"/>
              <w:noProof/>
              <w:color w:val="auto"/>
            </w:rPr>
          </w:pPr>
          <w:hyperlink w:anchor="_Toc233683220" w:history="1">
            <w:r w:rsidRPr="006F0A76">
              <w:rPr>
                <w:rStyle w:val="Hiperligao"/>
                <w:noProof/>
              </w:rPr>
              <w:t>Certificado de qualificações</w:t>
            </w:r>
            <w:r>
              <w:rPr>
                <w:noProof/>
                <w:webHidden/>
              </w:rPr>
              <w:tab/>
            </w:r>
            <w:r>
              <w:rPr>
                <w:noProof/>
                <w:webHidden/>
              </w:rPr>
              <w:fldChar w:fldCharType="begin"/>
            </w:r>
            <w:r>
              <w:rPr>
                <w:noProof/>
                <w:webHidden/>
              </w:rPr>
              <w:instrText xml:space="preserve"> PAGEREF _Toc233683220 \h </w:instrText>
            </w:r>
            <w:r>
              <w:rPr>
                <w:noProof/>
                <w:webHidden/>
              </w:rPr>
            </w:r>
            <w:r>
              <w:rPr>
                <w:noProof/>
                <w:webHidden/>
              </w:rPr>
              <w:fldChar w:fldCharType="separate"/>
            </w:r>
            <w:r>
              <w:rPr>
                <w:noProof/>
                <w:webHidden/>
              </w:rPr>
              <w:t>114</w:t>
            </w:r>
            <w:r>
              <w:rPr>
                <w:noProof/>
                <w:webHidden/>
              </w:rPr>
              <w:fldChar w:fldCharType="end"/>
            </w:r>
          </w:hyperlink>
        </w:p>
        <w:p w14:paraId="197A08C3" w14:textId="6D101151" w:rsidR="002B24BA" w:rsidRDefault="002B24BA">
          <w:pPr>
            <w:pStyle w:val="ndice3"/>
            <w:tabs>
              <w:tab w:val="right" w:leader="dot" w:pos="8779"/>
            </w:tabs>
            <w:rPr>
              <w:rFonts w:asciiTheme="minorHAnsi" w:eastAsiaTheme="minorEastAsia" w:hAnsiTheme="minorHAnsi" w:cstheme="minorBidi"/>
              <w:noProof/>
              <w:color w:val="auto"/>
            </w:rPr>
          </w:pPr>
          <w:hyperlink w:anchor="_Toc233683221" w:history="1">
            <w:r w:rsidRPr="006F0A76">
              <w:rPr>
                <w:rStyle w:val="Hiperligao"/>
                <w:noProof/>
              </w:rPr>
              <w:t>Artigo 134.º</w:t>
            </w:r>
            <w:r>
              <w:rPr>
                <w:noProof/>
                <w:webHidden/>
              </w:rPr>
              <w:tab/>
            </w:r>
            <w:r>
              <w:rPr>
                <w:noProof/>
                <w:webHidden/>
              </w:rPr>
              <w:fldChar w:fldCharType="begin"/>
            </w:r>
            <w:r>
              <w:rPr>
                <w:noProof/>
                <w:webHidden/>
              </w:rPr>
              <w:instrText xml:space="preserve"> PAGEREF _Toc233683221 \h </w:instrText>
            </w:r>
            <w:r>
              <w:rPr>
                <w:noProof/>
                <w:webHidden/>
              </w:rPr>
            </w:r>
            <w:r>
              <w:rPr>
                <w:noProof/>
                <w:webHidden/>
              </w:rPr>
              <w:fldChar w:fldCharType="separate"/>
            </w:r>
            <w:r>
              <w:rPr>
                <w:noProof/>
                <w:webHidden/>
              </w:rPr>
              <w:t>114</w:t>
            </w:r>
            <w:r>
              <w:rPr>
                <w:noProof/>
                <w:webHidden/>
              </w:rPr>
              <w:fldChar w:fldCharType="end"/>
            </w:r>
          </w:hyperlink>
        </w:p>
        <w:p w14:paraId="79AECFF7" w14:textId="59897A58" w:rsidR="002B24BA" w:rsidRDefault="002B24BA">
          <w:pPr>
            <w:pStyle w:val="ndice3"/>
            <w:tabs>
              <w:tab w:val="right" w:leader="dot" w:pos="8779"/>
            </w:tabs>
            <w:rPr>
              <w:rFonts w:asciiTheme="minorHAnsi" w:eastAsiaTheme="minorEastAsia" w:hAnsiTheme="minorHAnsi" w:cstheme="minorBidi"/>
              <w:noProof/>
              <w:color w:val="auto"/>
            </w:rPr>
          </w:pPr>
          <w:hyperlink w:anchor="_Toc233683222" w:history="1">
            <w:r w:rsidRPr="006F0A76">
              <w:rPr>
                <w:rStyle w:val="Hiperligao"/>
                <w:noProof/>
              </w:rPr>
              <w:t>Lista de treinadores de cães perigosos e potencialmente perigosos</w:t>
            </w:r>
            <w:r>
              <w:rPr>
                <w:noProof/>
                <w:webHidden/>
              </w:rPr>
              <w:tab/>
            </w:r>
            <w:r>
              <w:rPr>
                <w:noProof/>
                <w:webHidden/>
              </w:rPr>
              <w:fldChar w:fldCharType="begin"/>
            </w:r>
            <w:r>
              <w:rPr>
                <w:noProof/>
                <w:webHidden/>
              </w:rPr>
              <w:instrText xml:space="preserve"> PAGEREF _Toc233683222 \h </w:instrText>
            </w:r>
            <w:r>
              <w:rPr>
                <w:noProof/>
                <w:webHidden/>
              </w:rPr>
            </w:r>
            <w:r>
              <w:rPr>
                <w:noProof/>
                <w:webHidden/>
              </w:rPr>
              <w:fldChar w:fldCharType="separate"/>
            </w:r>
            <w:r>
              <w:rPr>
                <w:noProof/>
                <w:webHidden/>
              </w:rPr>
              <w:t>114</w:t>
            </w:r>
            <w:r>
              <w:rPr>
                <w:noProof/>
                <w:webHidden/>
              </w:rPr>
              <w:fldChar w:fldCharType="end"/>
            </w:r>
          </w:hyperlink>
        </w:p>
        <w:p w14:paraId="426D4099" w14:textId="236A00D4" w:rsidR="002B24BA" w:rsidRDefault="002B24BA">
          <w:pPr>
            <w:pStyle w:val="ndice3"/>
            <w:tabs>
              <w:tab w:val="right" w:leader="dot" w:pos="8779"/>
            </w:tabs>
            <w:rPr>
              <w:rFonts w:asciiTheme="minorHAnsi" w:eastAsiaTheme="minorEastAsia" w:hAnsiTheme="minorHAnsi" w:cstheme="minorBidi"/>
              <w:noProof/>
              <w:color w:val="auto"/>
            </w:rPr>
          </w:pPr>
          <w:hyperlink w:anchor="_Toc233683223" w:history="1">
            <w:r w:rsidRPr="006F0A76">
              <w:rPr>
                <w:rStyle w:val="Hiperligao"/>
                <w:noProof/>
              </w:rPr>
              <w:t>Artigo 135.º</w:t>
            </w:r>
            <w:r>
              <w:rPr>
                <w:noProof/>
                <w:webHidden/>
              </w:rPr>
              <w:tab/>
            </w:r>
            <w:r>
              <w:rPr>
                <w:noProof/>
                <w:webHidden/>
              </w:rPr>
              <w:fldChar w:fldCharType="begin"/>
            </w:r>
            <w:r>
              <w:rPr>
                <w:noProof/>
                <w:webHidden/>
              </w:rPr>
              <w:instrText xml:space="preserve"> PAGEREF _Toc233683223 \h </w:instrText>
            </w:r>
            <w:r>
              <w:rPr>
                <w:noProof/>
                <w:webHidden/>
              </w:rPr>
            </w:r>
            <w:r>
              <w:rPr>
                <w:noProof/>
                <w:webHidden/>
              </w:rPr>
              <w:fldChar w:fldCharType="separate"/>
            </w:r>
            <w:r>
              <w:rPr>
                <w:noProof/>
                <w:webHidden/>
              </w:rPr>
              <w:t>114</w:t>
            </w:r>
            <w:r>
              <w:rPr>
                <w:noProof/>
                <w:webHidden/>
              </w:rPr>
              <w:fldChar w:fldCharType="end"/>
            </w:r>
          </w:hyperlink>
        </w:p>
        <w:p w14:paraId="74540FCF" w14:textId="28E8F68D" w:rsidR="002B24BA" w:rsidRDefault="002B24BA">
          <w:pPr>
            <w:pStyle w:val="ndice3"/>
            <w:tabs>
              <w:tab w:val="right" w:leader="dot" w:pos="8779"/>
            </w:tabs>
            <w:rPr>
              <w:rFonts w:asciiTheme="minorHAnsi" w:eastAsiaTheme="minorEastAsia" w:hAnsiTheme="minorHAnsi" w:cstheme="minorBidi"/>
              <w:noProof/>
              <w:color w:val="auto"/>
            </w:rPr>
          </w:pPr>
          <w:hyperlink w:anchor="_Toc233683224" w:history="1">
            <w:r w:rsidRPr="006F0A76">
              <w:rPr>
                <w:rStyle w:val="Hiperligao"/>
                <w:noProof/>
              </w:rPr>
              <w:t>Obrigações dos treinadores</w:t>
            </w:r>
            <w:r>
              <w:rPr>
                <w:noProof/>
                <w:webHidden/>
              </w:rPr>
              <w:tab/>
            </w:r>
            <w:r>
              <w:rPr>
                <w:noProof/>
                <w:webHidden/>
              </w:rPr>
              <w:fldChar w:fldCharType="begin"/>
            </w:r>
            <w:r>
              <w:rPr>
                <w:noProof/>
                <w:webHidden/>
              </w:rPr>
              <w:instrText xml:space="preserve"> PAGEREF _Toc233683224 \h </w:instrText>
            </w:r>
            <w:r>
              <w:rPr>
                <w:noProof/>
                <w:webHidden/>
              </w:rPr>
            </w:r>
            <w:r>
              <w:rPr>
                <w:noProof/>
                <w:webHidden/>
              </w:rPr>
              <w:fldChar w:fldCharType="separate"/>
            </w:r>
            <w:r>
              <w:rPr>
                <w:noProof/>
                <w:webHidden/>
              </w:rPr>
              <w:t>114</w:t>
            </w:r>
            <w:r>
              <w:rPr>
                <w:noProof/>
                <w:webHidden/>
              </w:rPr>
              <w:fldChar w:fldCharType="end"/>
            </w:r>
          </w:hyperlink>
        </w:p>
        <w:p w14:paraId="57EF7D6C" w14:textId="287E28FF" w:rsidR="002B24BA" w:rsidRDefault="002B24BA">
          <w:pPr>
            <w:pStyle w:val="ndice3"/>
            <w:tabs>
              <w:tab w:val="right" w:leader="dot" w:pos="8779"/>
            </w:tabs>
            <w:rPr>
              <w:rFonts w:asciiTheme="minorHAnsi" w:eastAsiaTheme="minorEastAsia" w:hAnsiTheme="minorHAnsi" w:cstheme="minorBidi"/>
              <w:noProof/>
              <w:color w:val="auto"/>
            </w:rPr>
          </w:pPr>
          <w:hyperlink w:anchor="_Toc233683225" w:history="1">
            <w:r w:rsidRPr="006F0A76">
              <w:rPr>
                <w:rStyle w:val="Hiperligao"/>
                <w:noProof/>
              </w:rPr>
              <w:t>Artigo 136.º</w:t>
            </w:r>
            <w:r>
              <w:rPr>
                <w:noProof/>
                <w:webHidden/>
              </w:rPr>
              <w:tab/>
            </w:r>
            <w:r>
              <w:rPr>
                <w:noProof/>
                <w:webHidden/>
              </w:rPr>
              <w:fldChar w:fldCharType="begin"/>
            </w:r>
            <w:r>
              <w:rPr>
                <w:noProof/>
                <w:webHidden/>
              </w:rPr>
              <w:instrText xml:space="preserve"> PAGEREF _Toc233683225 \h </w:instrText>
            </w:r>
            <w:r>
              <w:rPr>
                <w:noProof/>
                <w:webHidden/>
              </w:rPr>
            </w:r>
            <w:r>
              <w:rPr>
                <w:noProof/>
                <w:webHidden/>
              </w:rPr>
              <w:fldChar w:fldCharType="separate"/>
            </w:r>
            <w:r>
              <w:rPr>
                <w:noProof/>
                <w:webHidden/>
              </w:rPr>
              <w:t>115</w:t>
            </w:r>
            <w:r>
              <w:rPr>
                <w:noProof/>
                <w:webHidden/>
              </w:rPr>
              <w:fldChar w:fldCharType="end"/>
            </w:r>
          </w:hyperlink>
        </w:p>
        <w:p w14:paraId="19AB7094" w14:textId="5262EE63" w:rsidR="002B24BA" w:rsidRDefault="002B24BA">
          <w:pPr>
            <w:pStyle w:val="ndice3"/>
            <w:tabs>
              <w:tab w:val="right" w:leader="dot" w:pos="8779"/>
            </w:tabs>
            <w:rPr>
              <w:rFonts w:asciiTheme="minorHAnsi" w:eastAsiaTheme="minorEastAsia" w:hAnsiTheme="minorHAnsi" w:cstheme="minorBidi"/>
              <w:noProof/>
              <w:color w:val="auto"/>
            </w:rPr>
          </w:pPr>
          <w:hyperlink w:anchor="_Toc233683226" w:history="1">
            <w:r w:rsidRPr="006F0A76">
              <w:rPr>
                <w:rStyle w:val="Hiperligao"/>
                <w:noProof/>
              </w:rPr>
              <w:t>Suspensão ou cassação do título profissional</w:t>
            </w:r>
            <w:r>
              <w:rPr>
                <w:noProof/>
                <w:webHidden/>
              </w:rPr>
              <w:tab/>
            </w:r>
            <w:r>
              <w:rPr>
                <w:noProof/>
                <w:webHidden/>
              </w:rPr>
              <w:fldChar w:fldCharType="begin"/>
            </w:r>
            <w:r>
              <w:rPr>
                <w:noProof/>
                <w:webHidden/>
              </w:rPr>
              <w:instrText xml:space="preserve"> PAGEREF _Toc233683226 \h </w:instrText>
            </w:r>
            <w:r>
              <w:rPr>
                <w:noProof/>
                <w:webHidden/>
              </w:rPr>
            </w:r>
            <w:r>
              <w:rPr>
                <w:noProof/>
                <w:webHidden/>
              </w:rPr>
              <w:fldChar w:fldCharType="separate"/>
            </w:r>
            <w:r>
              <w:rPr>
                <w:noProof/>
                <w:webHidden/>
              </w:rPr>
              <w:t>115</w:t>
            </w:r>
            <w:r>
              <w:rPr>
                <w:noProof/>
                <w:webHidden/>
              </w:rPr>
              <w:fldChar w:fldCharType="end"/>
            </w:r>
          </w:hyperlink>
        </w:p>
        <w:p w14:paraId="610A9729" w14:textId="5C7A374A" w:rsidR="002B24BA" w:rsidRDefault="002B24BA">
          <w:pPr>
            <w:pStyle w:val="ndice2"/>
            <w:tabs>
              <w:tab w:val="right" w:leader="dot" w:pos="8779"/>
            </w:tabs>
            <w:rPr>
              <w:rFonts w:asciiTheme="minorHAnsi" w:eastAsiaTheme="minorEastAsia" w:hAnsiTheme="minorHAnsi" w:cstheme="minorBidi"/>
              <w:noProof/>
              <w:color w:val="auto"/>
            </w:rPr>
          </w:pPr>
          <w:hyperlink w:anchor="_Toc233683227" w:history="1">
            <w:r w:rsidRPr="006F0A76">
              <w:rPr>
                <w:rStyle w:val="Hiperligao"/>
                <w:noProof/>
              </w:rPr>
              <w:t>CAPÍTULO XV</w:t>
            </w:r>
            <w:r>
              <w:rPr>
                <w:noProof/>
                <w:webHidden/>
              </w:rPr>
              <w:tab/>
            </w:r>
            <w:r>
              <w:rPr>
                <w:noProof/>
                <w:webHidden/>
              </w:rPr>
              <w:fldChar w:fldCharType="begin"/>
            </w:r>
            <w:r>
              <w:rPr>
                <w:noProof/>
                <w:webHidden/>
              </w:rPr>
              <w:instrText xml:space="preserve"> PAGEREF _Toc233683227 \h </w:instrText>
            </w:r>
            <w:r>
              <w:rPr>
                <w:noProof/>
                <w:webHidden/>
              </w:rPr>
            </w:r>
            <w:r>
              <w:rPr>
                <w:noProof/>
                <w:webHidden/>
              </w:rPr>
              <w:fldChar w:fldCharType="separate"/>
            </w:r>
            <w:r>
              <w:rPr>
                <w:noProof/>
                <w:webHidden/>
              </w:rPr>
              <w:t>115</w:t>
            </w:r>
            <w:r>
              <w:rPr>
                <w:noProof/>
                <w:webHidden/>
              </w:rPr>
              <w:fldChar w:fldCharType="end"/>
            </w:r>
          </w:hyperlink>
        </w:p>
        <w:p w14:paraId="6E55DEFA" w14:textId="62EDA8A4" w:rsidR="002B24BA" w:rsidRDefault="002B24BA">
          <w:pPr>
            <w:pStyle w:val="ndice2"/>
            <w:tabs>
              <w:tab w:val="right" w:leader="dot" w:pos="8779"/>
            </w:tabs>
            <w:rPr>
              <w:rFonts w:asciiTheme="minorHAnsi" w:eastAsiaTheme="minorEastAsia" w:hAnsiTheme="minorHAnsi" w:cstheme="minorBidi"/>
              <w:noProof/>
              <w:color w:val="auto"/>
            </w:rPr>
          </w:pPr>
          <w:hyperlink w:anchor="_Toc233683228" w:history="1">
            <w:r w:rsidRPr="006F0A76">
              <w:rPr>
                <w:rStyle w:val="Hiperligao"/>
                <w:noProof/>
              </w:rPr>
              <w:t>Medidas administrativas, fiscalização e contraordenações</w:t>
            </w:r>
            <w:r>
              <w:rPr>
                <w:noProof/>
                <w:webHidden/>
              </w:rPr>
              <w:tab/>
            </w:r>
            <w:r>
              <w:rPr>
                <w:noProof/>
                <w:webHidden/>
              </w:rPr>
              <w:fldChar w:fldCharType="begin"/>
            </w:r>
            <w:r>
              <w:rPr>
                <w:noProof/>
                <w:webHidden/>
              </w:rPr>
              <w:instrText xml:space="preserve"> PAGEREF _Toc233683228 \h </w:instrText>
            </w:r>
            <w:r>
              <w:rPr>
                <w:noProof/>
                <w:webHidden/>
              </w:rPr>
            </w:r>
            <w:r>
              <w:rPr>
                <w:noProof/>
                <w:webHidden/>
              </w:rPr>
              <w:fldChar w:fldCharType="separate"/>
            </w:r>
            <w:r>
              <w:rPr>
                <w:noProof/>
                <w:webHidden/>
              </w:rPr>
              <w:t>115</w:t>
            </w:r>
            <w:r>
              <w:rPr>
                <w:noProof/>
                <w:webHidden/>
              </w:rPr>
              <w:fldChar w:fldCharType="end"/>
            </w:r>
          </w:hyperlink>
        </w:p>
        <w:p w14:paraId="6F5809EA" w14:textId="01B4E254" w:rsidR="002B24BA" w:rsidRDefault="002B24BA">
          <w:pPr>
            <w:pStyle w:val="ndice2"/>
            <w:tabs>
              <w:tab w:val="right" w:leader="dot" w:pos="8779"/>
            </w:tabs>
            <w:rPr>
              <w:rFonts w:asciiTheme="minorHAnsi" w:eastAsiaTheme="minorEastAsia" w:hAnsiTheme="minorHAnsi" w:cstheme="minorBidi"/>
              <w:noProof/>
              <w:color w:val="auto"/>
            </w:rPr>
          </w:pPr>
          <w:hyperlink w:anchor="_Toc233683229" w:history="1">
            <w:r w:rsidRPr="006F0A76">
              <w:rPr>
                <w:rStyle w:val="Hiperligao"/>
                <w:noProof/>
              </w:rPr>
              <w:t>SECÇÃO I</w:t>
            </w:r>
            <w:r>
              <w:rPr>
                <w:noProof/>
                <w:webHidden/>
              </w:rPr>
              <w:tab/>
            </w:r>
            <w:r>
              <w:rPr>
                <w:noProof/>
                <w:webHidden/>
              </w:rPr>
              <w:fldChar w:fldCharType="begin"/>
            </w:r>
            <w:r>
              <w:rPr>
                <w:noProof/>
                <w:webHidden/>
              </w:rPr>
              <w:instrText xml:space="preserve"> PAGEREF _Toc233683229 \h </w:instrText>
            </w:r>
            <w:r>
              <w:rPr>
                <w:noProof/>
                <w:webHidden/>
              </w:rPr>
            </w:r>
            <w:r>
              <w:rPr>
                <w:noProof/>
                <w:webHidden/>
              </w:rPr>
              <w:fldChar w:fldCharType="separate"/>
            </w:r>
            <w:r>
              <w:rPr>
                <w:noProof/>
                <w:webHidden/>
              </w:rPr>
              <w:t>116</w:t>
            </w:r>
            <w:r>
              <w:rPr>
                <w:noProof/>
                <w:webHidden/>
              </w:rPr>
              <w:fldChar w:fldCharType="end"/>
            </w:r>
          </w:hyperlink>
        </w:p>
        <w:p w14:paraId="1F8141D5" w14:textId="3454363C" w:rsidR="002B24BA" w:rsidRDefault="002B24BA">
          <w:pPr>
            <w:pStyle w:val="ndice2"/>
            <w:tabs>
              <w:tab w:val="right" w:leader="dot" w:pos="8779"/>
            </w:tabs>
            <w:rPr>
              <w:rFonts w:asciiTheme="minorHAnsi" w:eastAsiaTheme="minorEastAsia" w:hAnsiTheme="minorHAnsi" w:cstheme="minorBidi"/>
              <w:noProof/>
              <w:color w:val="auto"/>
            </w:rPr>
          </w:pPr>
          <w:hyperlink w:anchor="_Toc233683230" w:history="1">
            <w:r w:rsidRPr="006F0A76">
              <w:rPr>
                <w:rStyle w:val="Hiperligao"/>
                <w:noProof/>
              </w:rPr>
              <w:t>Das medidas administrativas e da fiscalização</w:t>
            </w:r>
            <w:r>
              <w:rPr>
                <w:noProof/>
                <w:webHidden/>
              </w:rPr>
              <w:tab/>
            </w:r>
            <w:r>
              <w:rPr>
                <w:noProof/>
                <w:webHidden/>
              </w:rPr>
              <w:fldChar w:fldCharType="begin"/>
            </w:r>
            <w:r>
              <w:rPr>
                <w:noProof/>
                <w:webHidden/>
              </w:rPr>
              <w:instrText xml:space="preserve"> PAGEREF _Toc233683230 \h </w:instrText>
            </w:r>
            <w:r>
              <w:rPr>
                <w:noProof/>
                <w:webHidden/>
              </w:rPr>
            </w:r>
            <w:r>
              <w:rPr>
                <w:noProof/>
                <w:webHidden/>
              </w:rPr>
              <w:fldChar w:fldCharType="separate"/>
            </w:r>
            <w:r>
              <w:rPr>
                <w:noProof/>
                <w:webHidden/>
              </w:rPr>
              <w:t>116</w:t>
            </w:r>
            <w:r>
              <w:rPr>
                <w:noProof/>
                <w:webHidden/>
              </w:rPr>
              <w:fldChar w:fldCharType="end"/>
            </w:r>
          </w:hyperlink>
        </w:p>
        <w:p w14:paraId="3CC74A8B" w14:textId="3823AC1E" w:rsidR="002B24BA" w:rsidRDefault="002B24BA">
          <w:pPr>
            <w:pStyle w:val="ndice3"/>
            <w:tabs>
              <w:tab w:val="right" w:leader="dot" w:pos="8779"/>
            </w:tabs>
            <w:rPr>
              <w:rFonts w:asciiTheme="minorHAnsi" w:eastAsiaTheme="minorEastAsia" w:hAnsiTheme="minorHAnsi" w:cstheme="minorBidi"/>
              <w:noProof/>
              <w:color w:val="auto"/>
            </w:rPr>
          </w:pPr>
          <w:hyperlink w:anchor="_Toc233683231" w:history="1">
            <w:r w:rsidRPr="006F0A76">
              <w:rPr>
                <w:rStyle w:val="Hiperligao"/>
                <w:noProof/>
              </w:rPr>
              <w:t>Artigo 137.º</w:t>
            </w:r>
            <w:r>
              <w:rPr>
                <w:noProof/>
                <w:webHidden/>
              </w:rPr>
              <w:tab/>
            </w:r>
            <w:r>
              <w:rPr>
                <w:noProof/>
                <w:webHidden/>
              </w:rPr>
              <w:fldChar w:fldCharType="begin"/>
            </w:r>
            <w:r>
              <w:rPr>
                <w:noProof/>
                <w:webHidden/>
              </w:rPr>
              <w:instrText xml:space="preserve"> PAGEREF _Toc233683231 \h </w:instrText>
            </w:r>
            <w:r>
              <w:rPr>
                <w:noProof/>
                <w:webHidden/>
              </w:rPr>
            </w:r>
            <w:r>
              <w:rPr>
                <w:noProof/>
                <w:webHidden/>
              </w:rPr>
              <w:fldChar w:fldCharType="separate"/>
            </w:r>
            <w:r>
              <w:rPr>
                <w:noProof/>
                <w:webHidden/>
              </w:rPr>
              <w:t>116</w:t>
            </w:r>
            <w:r>
              <w:rPr>
                <w:noProof/>
                <w:webHidden/>
              </w:rPr>
              <w:fldChar w:fldCharType="end"/>
            </w:r>
          </w:hyperlink>
        </w:p>
        <w:p w14:paraId="448378E2" w14:textId="3FF1BA70" w:rsidR="002B24BA" w:rsidRDefault="002B24BA">
          <w:pPr>
            <w:pStyle w:val="ndice3"/>
            <w:tabs>
              <w:tab w:val="right" w:leader="dot" w:pos="8779"/>
            </w:tabs>
            <w:rPr>
              <w:rFonts w:asciiTheme="minorHAnsi" w:eastAsiaTheme="minorEastAsia" w:hAnsiTheme="minorHAnsi" w:cstheme="minorBidi"/>
              <w:noProof/>
              <w:color w:val="auto"/>
            </w:rPr>
          </w:pPr>
          <w:hyperlink w:anchor="_Toc233683232" w:history="1">
            <w:r w:rsidRPr="006F0A76">
              <w:rPr>
                <w:rStyle w:val="Hiperligao"/>
                <w:noProof/>
              </w:rPr>
              <w:t>Medidas administrativas</w:t>
            </w:r>
            <w:r>
              <w:rPr>
                <w:noProof/>
                <w:webHidden/>
              </w:rPr>
              <w:tab/>
            </w:r>
            <w:r>
              <w:rPr>
                <w:noProof/>
                <w:webHidden/>
              </w:rPr>
              <w:fldChar w:fldCharType="begin"/>
            </w:r>
            <w:r>
              <w:rPr>
                <w:noProof/>
                <w:webHidden/>
              </w:rPr>
              <w:instrText xml:space="preserve"> PAGEREF _Toc233683232 \h </w:instrText>
            </w:r>
            <w:r>
              <w:rPr>
                <w:noProof/>
                <w:webHidden/>
              </w:rPr>
            </w:r>
            <w:r>
              <w:rPr>
                <w:noProof/>
                <w:webHidden/>
              </w:rPr>
              <w:fldChar w:fldCharType="separate"/>
            </w:r>
            <w:r>
              <w:rPr>
                <w:noProof/>
                <w:webHidden/>
              </w:rPr>
              <w:t>116</w:t>
            </w:r>
            <w:r>
              <w:rPr>
                <w:noProof/>
                <w:webHidden/>
              </w:rPr>
              <w:fldChar w:fldCharType="end"/>
            </w:r>
          </w:hyperlink>
        </w:p>
        <w:p w14:paraId="02C14D66" w14:textId="4C362EE7" w:rsidR="002B24BA" w:rsidRDefault="002B24BA">
          <w:pPr>
            <w:pStyle w:val="ndice3"/>
            <w:tabs>
              <w:tab w:val="right" w:leader="dot" w:pos="8779"/>
            </w:tabs>
            <w:rPr>
              <w:rFonts w:asciiTheme="minorHAnsi" w:eastAsiaTheme="minorEastAsia" w:hAnsiTheme="minorHAnsi" w:cstheme="minorBidi"/>
              <w:noProof/>
              <w:color w:val="auto"/>
            </w:rPr>
          </w:pPr>
          <w:hyperlink w:anchor="_Toc233683233" w:history="1">
            <w:r w:rsidRPr="006F0A76">
              <w:rPr>
                <w:rStyle w:val="Hiperligao"/>
                <w:noProof/>
              </w:rPr>
              <w:t>Artigo 138.º</w:t>
            </w:r>
            <w:r>
              <w:rPr>
                <w:noProof/>
                <w:webHidden/>
              </w:rPr>
              <w:tab/>
            </w:r>
            <w:r>
              <w:rPr>
                <w:noProof/>
                <w:webHidden/>
              </w:rPr>
              <w:fldChar w:fldCharType="begin"/>
            </w:r>
            <w:r>
              <w:rPr>
                <w:noProof/>
                <w:webHidden/>
              </w:rPr>
              <w:instrText xml:space="preserve"> PAGEREF _Toc233683233 \h </w:instrText>
            </w:r>
            <w:r>
              <w:rPr>
                <w:noProof/>
                <w:webHidden/>
              </w:rPr>
            </w:r>
            <w:r>
              <w:rPr>
                <w:noProof/>
                <w:webHidden/>
              </w:rPr>
              <w:fldChar w:fldCharType="separate"/>
            </w:r>
            <w:r>
              <w:rPr>
                <w:noProof/>
                <w:webHidden/>
              </w:rPr>
              <w:t>116</w:t>
            </w:r>
            <w:r>
              <w:rPr>
                <w:noProof/>
                <w:webHidden/>
              </w:rPr>
              <w:fldChar w:fldCharType="end"/>
            </w:r>
          </w:hyperlink>
        </w:p>
        <w:p w14:paraId="4CC2E69F" w14:textId="325B1D14" w:rsidR="002B24BA" w:rsidRDefault="002B24BA">
          <w:pPr>
            <w:pStyle w:val="ndice3"/>
            <w:tabs>
              <w:tab w:val="right" w:leader="dot" w:pos="8779"/>
            </w:tabs>
            <w:rPr>
              <w:rFonts w:asciiTheme="minorHAnsi" w:eastAsiaTheme="minorEastAsia" w:hAnsiTheme="minorHAnsi" w:cstheme="minorBidi"/>
              <w:noProof/>
              <w:color w:val="auto"/>
            </w:rPr>
          </w:pPr>
          <w:hyperlink w:anchor="_Toc233683234" w:history="1">
            <w:r w:rsidRPr="006F0A76">
              <w:rPr>
                <w:rStyle w:val="Hiperligao"/>
                <w:noProof/>
              </w:rPr>
              <w:t>Fiscalização</w:t>
            </w:r>
            <w:r>
              <w:rPr>
                <w:noProof/>
                <w:webHidden/>
              </w:rPr>
              <w:tab/>
            </w:r>
            <w:r>
              <w:rPr>
                <w:noProof/>
                <w:webHidden/>
              </w:rPr>
              <w:fldChar w:fldCharType="begin"/>
            </w:r>
            <w:r>
              <w:rPr>
                <w:noProof/>
                <w:webHidden/>
              </w:rPr>
              <w:instrText xml:space="preserve"> PAGEREF _Toc233683234 \h </w:instrText>
            </w:r>
            <w:r>
              <w:rPr>
                <w:noProof/>
                <w:webHidden/>
              </w:rPr>
            </w:r>
            <w:r>
              <w:rPr>
                <w:noProof/>
                <w:webHidden/>
              </w:rPr>
              <w:fldChar w:fldCharType="separate"/>
            </w:r>
            <w:r>
              <w:rPr>
                <w:noProof/>
                <w:webHidden/>
              </w:rPr>
              <w:t>116</w:t>
            </w:r>
            <w:r>
              <w:rPr>
                <w:noProof/>
                <w:webHidden/>
              </w:rPr>
              <w:fldChar w:fldCharType="end"/>
            </w:r>
          </w:hyperlink>
        </w:p>
        <w:p w14:paraId="6C162DD0" w14:textId="373B62AD" w:rsidR="002B24BA" w:rsidRDefault="002B24BA">
          <w:pPr>
            <w:pStyle w:val="ndice3"/>
            <w:tabs>
              <w:tab w:val="right" w:leader="dot" w:pos="8779"/>
            </w:tabs>
            <w:rPr>
              <w:rFonts w:asciiTheme="minorHAnsi" w:eastAsiaTheme="minorEastAsia" w:hAnsiTheme="minorHAnsi" w:cstheme="minorBidi"/>
              <w:noProof/>
              <w:color w:val="auto"/>
            </w:rPr>
          </w:pPr>
          <w:hyperlink w:anchor="_Toc233683235" w:history="1">
            <w:r w:rsidRPr="006F0A76">
              <w:rPr>
                <w:rStyle w:val="Hiperligao"/>
                <w:noProof/>
              </w:rPr>
              <w:t>Artigo 139.º</w:t>
            </w:r>
            <w:r>
              <w:rPr>
                <w:noProof/>
                <w:webHidden/>
              </w:rPr>
              <w:tab/>
            </w:r>
            <w:r>
              <w:rPr>
                <w:noProof/>
                <w:webHidden/>
              </w:rPr>
              <w:fldChar w:fldCharType="begin"/>
            </w:r>
            <w:r>
              <w:rPr>
                <w:noProof/>
                <w:webHidden/>
              </w:rPr>
              <w:instrText xml:space="preserve"> PAGEREF _Toc233683235 \h </w:instrText>
            </w:r>
            <w:r>
              <w:rPr>
                <w:noProof/>
                <w:webHidden/>
              </w:rPr>
            </w:r>
            <w:r>
              <w:rPr>
                <w:noProof/>
                <w:webHidden/>
              </w:rPr>
              <w:fldChar w:fldCharType="separate"/>
            </w:r>
            <w:r>
              <w:rPr>
                <w:noProof/>
                <w:webHidden/>
              </w:rPr>
              <w:t>117</w:t>
            </w:r>
            <w:r>
              <w:rPr>
                <w:noProof/>
                <w:webHidden/>
              </w:rPr>
              <w:fldChar w:fldCharType="end"/>
            </w:r>
          </w:hyperlink>
        </w:p>
        <w:p w14:paraId="29E8836B" w14:textId="0BD79A68" w:rsidR="002B24BA" w:rsidRDefault="002B24BA">
          <w:pPr>
            <w:pStyle w:val="ndice3"/>
            <w:tabs>
              <w:tab w:val="right" w:leader="dot" w:pos="8779"/>
            </w:tabs>
            <w:rPr>
              <w:rFonts w:asciiTheme="minorHAnsi" w:eastAsiaTheme="minorEastAsia" w:hAnsiTheme="minorHAnsi" w:cstheme="minorBidi"/>
              <w:noProof/>
              <w:color w:val="auto"/>
            </w:rPr>
          </w:pPr>
          <w:hyperlink w:anchor="_Toc233683236" w:history="1">
            <w:r w:rsidRPr="006F0A76">
              <w:rPr>
                <w:rStyle w:val="Hiperligao"/>
                <w:noProof/>
              </w:rPr>
              <w:t>Medidas preventivas</w:t>
            </w:r>
            <w:r>
              <w:rPr>
                <w:noProof/>
                <w:webHidden/>
              </w:rPr>
              <w:tab/>
            </w:r>
            <w:r>
              <w:rPr>
                <w:noProof/>
                <w:webHidden/>
              </w:rPr>
              <w:fldChar w:fldCharType="begin"/>
            </w:r>
            <w:r>
              <w:rPr>
                <w:noProof/>
                <w:webHidden/>
              </w:rPr>
              <w:instrText xml:space="preserve"> PAGEREF _Toc233683236 \h </w:instrText>
            </w:r>
            <w:r>
              <w:rPr>
                <w:noProof/>
                <w:webHidden/>
              </w:rPr>
            </w:r>
            <w:r>
              <w:rPr>
                <w:noProof/>
                <w:webHidden/>
              </w:rPr>
              <w:fldChar w:fldCharType="separate"/>
            </w:r>
            <w:r>
              <w:rPr>
                <w:noProof/>
                <w:webHidden/>
              </w:rPr>
              <w:t>117</w:t>
            </w:r>
            <w:r>
              <w:rPr>
                <w:noProof/>
                <w:webHidden/>
              </w:rPr>
              <w:fldChar w:fldCharType="end"/>
            </w:r>
          </w:hyperlink>
        </w:p>
        <w:p w14:paraId="58066747" w14:textId="07E210FF" w:rsidR="002B24BA" w:rsidRDefault="002B24BA">
          <w:pPr>
            <w:pStyle w:val="ndice2"/>
            <w:tabs>
              <w:tab w:val="right" w:leader="dot" w:pos="8779"/>
            </w:tabs>
            <w:rPr>
              <w:rFonts w:asciiTheme="minorHAnsi" w:eastAsiaTheme="minorEastAsia" w:hAnsiTheme="minorHAnsi" w:cstheme="minorBidi"/>
              <w:noProof/>
              <w:color w:val="auto"/>
            </w:rPr>
          </w:pPr>
          <w:hyperlink w:anchor="_Toc233683237" w:history="1">
            <w:r w:rsidRPr="006F0A76">
              <w:rPr>
                <w:rStyle w:val="Hiperligao"/>
                <w:noProof/>
              </w:rPr>
              <w:t>SECÇÃO II</w:t>
            </w:r>
            <w:r>
              <w:rPr>
                <w:noProof/>
                <w:webHidden/>
              </w:rPr>
              <w:tab/>
            </w:r>
            <w:r>
              <w:rPr>
                <w:noProof/>
                <w:webHidden/>
              </w:rPr>
              <w:fldChar w:fldCharType="begin"/>
            </w:r>
            <w:r>
              <w:rPr>
                <w:noProof/>
                <w:webHidden/>
              </w:rPr>
              <w:instrText xml:space="preserve"> PAGEREF _Toc233683237 \h </w:instrText>
            </w:r>
            <w:r>
              <w:rPr>
                <w:noProof/>
                <w:webHidden/>
              </w:rPr>
            </w:r>
            <w:r>
              <w:rPr>
                <w:noProof/>
                <w:webHidden/>
              </w:rPr>
              <w:fldChar w:fldCharType="separate"/>
            </w:r>
            <w:r>
              <w:rPr>
                <w:noProof/>
                <w:webHidden/>
              </w:rPr>
              <w:t>118</w:t>
            </w:r>
            <w:r>
              <w:rPr>
                <w:noProof/>
                <w:webHidden/>
              </w:rPr>
              <w:fldChar w:fldCharType="end"/>
            </w:r>
          </w:hyperlink>
        </w:p>
        <w:p w14:paraId="08B4EC9B" w14:textId="0FA692B7" w:rsidR="002B24BA" w:rsidRDefault="002B24BA">
          <w:pPr>
            <w:pStyle w:val="ndice2"/>
            <w:tabs>
              <w:tab w:val="right" w:leader="dot" w:pos="8779"/>
            </w:tabs>
            <w:rPr>
              <w:rFonts w:asciiTheme="minorHAnsi" w:eastAsiaTheme="minorEastAsia" w:hAnsiTheme="minorHAnsi" w:cstheme="minorBidi"/>
              <w:noProof/>
              <w:color w:val="auto"/>
            </w:rPr>
          </w:pPr>
          <w:hyperlink w:anchor="_Toc233683238" w:history="1">
            <w:r w:rsidRPr="006F0A76">
              <w:rPr>
                <w:rStyle w:val="Hiperligao"/>
                <w:noProof/>
              </w:rPr>
              <w:t>Das contraordenações</w:t>
            </w:r>
            <w:r>
              <w:rPr>
                <w:noProof/>
                <w:webHidden/>
              </w:rPr>
              <w:tab/>
            </w:r>
            <w:r>
              <w:rPr>
                <w:noProof/>
                <w:webHidden/>
              </w:rPr>
              <w:fldChar w:fldCharType="begin"/>
            </w:r>
            <w:r>
              <w:rPr>
                <w:noProof/>
                <w:webHidden/>
              </w:rPr>
              <w:instrText xml:space="preserve"> PAGEREF _Toc233683238 \h </w:instrText>
            </w:r>
            <w:r>
              <w:rPr>
                <w:noProof/>
                <w:webHidden/>
              </w:rPr>
            </w:r>
            <w:r>
              <w:rPr>
                <w:noProof/>
                <w:webHidden/>
              </w:rPr>
              <w:fldChar w:fldCharType="separate"/>
            </w:r>
            <w:r>
              <w:rPr>
                <w:noProof/>
                <w:webHidden/>
              </w:rPr>
              <w:t>118</w:t>
            </w:r>
            <w:r>
              <w:rPr>
                <w:noProof/>
                <w:webHidden/>
              </w:rPr>
              <w:fldChar w:fldCharType="end"/>
            </w:r>
          </w:hyperlink>
        </w:p>
        <w:p w14:paraId="1FE5B9AC" w14:textId="1D1A02E3" w:rsidR="002B24BA" w:rsidRDefault="002B24BA">
          <w:pPr>
            <w:pStyle w:val="ndice3"/>
            <w:tabs>
              <w:tab w:val="right" w:leader="dot" w:pos="8779"/>
            </w:tabs>
            <w:rPr>
              <w:rFonts w:asciiTheme="minorHAnsi" w:eastAsiaTheme="minorEastAsia" w:hAnsiTheme="minorHAnsi" w:cstheme="minorBidi"/>
              <w:noProof/>
              <w:color w:val="auto"/>
            </w:rPr>
          </w:pPr>
          <w:hyperlink w:anchor="_Toc233683239" w:history="1">
            <w:r w:rsidRPr="006F0A76">
              <w:rPr>
                <w:rStyle w:val="Hiperligao"/>
                <w:noProof/>
              </w:rPr>
              <w:t>Artigo 140.º</w:t>
            </w:r>
            <w:r>
              <w:rPr>
                <w:noProof/>
                <w:webHidden/>
              </w:rPr>
              <w:tab/>
            </w:r>
            <w:r>
              <w:rPr>
                <w:noProof/>
                <w:webHidden/>
              </w:rPr>
              <w:fldChar w:fldCharType="begin"/>
            </w:r>
            <w:r>
              <w:rPr>
                <w:noProof/>
                <w:webHidden/>
              </w:rPr>
              <w:instrText xml:space="preserve"> PAGEREF _Toc233683239 \h </w:instrText>
            </w:r>
            <w:r>
              <w:rPr>
                <w:noProof/>
                <w:webHidden/>
              </w:rPr>
            </w:r>
            <w:r>
              <w:rPr>
                <w:noProof/>
                <w:webHidden/>
              </w:rPr>
              <w:fldChar w:fldCharType="separate"/>
            </w:r>
            <w:r>
              <w:rPr>
                <w:noProof/>
                <w:webHidden/>
              </w:rPr>
              <w:t>118</w:t>
            </w:r>
            <w:r>
              <w:rPr>
                <w:noProof/>
                <w:webHidden/>
              </w:rPr>
              <w:fldChar w:fldCharType="end"/>
            </w:r>
          </w:hyperlink>
        </w:p>
        <w:p w14:paraId="4B10BA46" w14:textId="78B41421" w:rsidR="002B24BA" w:rsidRDefault="002B24BA">
          <w:pPr>
            <w:pStyle w:val="ndice3"/>
            <w:tabs>
              <w:tab w:val="right" w:leader="dot" w:pos="8779"/>
            </w:tabs>
            <w:rPr>
              <w:rFonts w:asciiTheme="minorHAnsi" w:eastAsiaTheme="minorEastAsia" w:hAnsiTheme="minorHAnsi" w:cstheme="minorBidi"/>
              <w:noProof/>
              <w:color w:val="auto"/>
            </w:rPr>
          </w:pPr>
          <w:hyperlink w:anchor="_Toc233683240" w:history="1">
            <w:r w:rsidRPr="006F0A76">
              <w:rPr>
                <w:rStyle w:val="Hiperligao"/>
                <w:noProof/>
              </w:rPr>
              <w:t>Contraordenações</w:t>
            </w:r>
            <w:r>
              <w:rPr>
                <w:noProof/>
                <w:webHidden/>
              </w:rPr>
              <w:tab/>
            </w:r>
            <w:r>
              <w:rPr>
                <w:noProof/>
                <w:webHidden/>
              </w:rPr>
              <w:fldChar w:fldCharType="begin"/>
            </w:r>
            <w:r>
              <w:rPr>
                <w:noProof/>
                <w:webHidden/>
              </w:rPr>
              <w:instrText xml:space="preserve"> PAGEREF _Toc233683240 \h </w:instrText>
            </w:r>
            <w:r>
              <w:rPr>
                <w:noProof/>
                <w:webHidden/>
              </w:rPr>
            </w:r>
            <w:r>
              <w:rPr>
                <w:noProof/>
                <w:webHidden/>
              </w:rPr>
              <w:fldChar w:fldCharType="separate"/>
            </w:r>
            <w:r>
              <w:rPr>
                <w:noProof/>
                <w:webHidden/>
              </w:rPr>
              <w:t>118</w:t>
            </w:r>
            <w:r>
              <w:rPr>
                <w:noProof/>
                <w:webHidden/>
              </w:rPr>
              <w:fldChar w:fldCharType="end"/>
            </w:r>
          </w:hyperlink>
        </w:p>
        <w:p w14:paraId="5BC6F182" w14:textId="3CE0DC3D" w:rsidR="002B24BA" w:rsidRDefault="002B24BA">
          <w:pPr>
            <w:pStyle w:val="ndice3"/>
            <w:tabs>
              <w:tab w:val="right" w:leader="dot" w:pos="8779"/>
            </w:tabs>
            <w:rPr>
              <w:rFonts w:asciiTheme="minorHAnsi" w:eastAsiaTheme="minorEastAsia" w:hAnsiTheme="minorHAnsi" w:cstheme="minorBidi"/>
              <w:noProof/>
              <w:color w:val="auto"/>
            </w:rPr>
          </w:pPr>
          <w:hyperlink w:anchor="_Toc233683241" w:history="1">
            <w:r w:rsidRPr="006F0A76">
              <w:rPr>
                <w:rStyle w:val="Hiperligao"/>
                <w:noProof/>
              </w:rPr>
              <w:t>Artigo 141.º</w:t>
            </w:r>
            <w:r>
              <w:rPr>
                <w:noProof/>
                <w:webHidden/>
              </w:rPr>
              <w:tab/>
            </w:r>
            <w:r>
              <w:rPr>
                <w:noProof/>
                <w:webHidden/>
              </w:rPr>
              <w:fldChar w:fldCharType="begin"/>
            </w:r>
            <w:r>
              <w:rPr>
                <w:noProof/>
                <w:webHidden/>
              </w:rPr>
              <w:instrText xml:space="preserve"> PAGEREF _Toc233683241 \h </w:instrText>
            </w:r>
            <w:r>
              <w:rPr>
                <w:noProof/>
                <w:webHidden/>
              </w:rPr>
            </w:r>
            <w:r>
              <w:rPr>
                <w:noProof/>
                <w:webHidden/>
              </w:rPr>
              <w:fldChar w:fldCharType="separate"/>
            </w:r>
            <w:r>
              <w:rPr>
                <w:noProof/>
                <w:webHidden/>
              </w:rPr>
              <w:t>120</w:t>
            </w:r>
            <w:r>
              <w:rPr>
                <w:noProof/>
                <w:webHidden/>
              </w:rPr>
              <w:fldChar w:fldCharType="end"/>
            </w:r>
          </w:hyperlink>
        </w:p>
        <w:p w14:paraId="7A2BFF82" w14:textId="2AC4DC02" w:rsidR="002B24BA" w:rsidRDefault="002B24BA">
          <w:pPr>
            <w:pStyle w:val="ndice3"/>
            <w:tabs>
              <w:tab w:val="right" w:leader="dot" w:pos="8779"/>
            </w:tabs>
            <w:rPr>
              <w:rFonts w:asciiTheme="minorHAnsi" w:eastAsiaTheme="minorEastAsia" w:hAnsiTheme="minorHAnsi" w:cstheme="minorBidi"/>
              <w:noProof/>
              <w:color w:val="auto"/>
            </w:rPr>
          </w:pPr>
          <w:hyperlink w:anchor="_Toc233683242" w:history="1">
            <w:r w:rsidRPr="006F0A76">
              <w:rPr>
                <w:rStyle w:val="Hiperligao"/>
                <w:noProof/>
              </w:rPr>
              <w:t>Sanções acessórias</w:t>
            </w:r>
            <w:r>
              <w:rPr>
                <w:noProof/>
                <w:webHidden/>
              </w:rPr>
              <w:tab/>
            </w:r>
            <w:r>
              <w:rPr>
                <w:noProof/>
                <w:webHidden/>
              </w:rPr>
              <w:fldChar w:fldCharType="begin"/>
            </w:r>
            <w:r>
              <w:rPr>
                <w:noProof/>
                <w:webHidden/>
              </w:rPr>
              <w:instrText xml:space="preserve"> PAGEREF _Toc233683242 \h </w:instrText>
            </w:r>
            <w:r>
              <w:rPr>
                <w:noProof/>
                <w:webHidden/>
              </w:rPr>
            </w:r>
            <w:r>
              <w:rPr>
                <w:noProof/>
                <w:webHidden/>
              </w:rPr>
              <w:fldChar w:fldCharType="separate"/>
            </w:r>
            <w:r>
              <w:rPr>
                <w:noProof/>
                <w:webHidden/>
              </w:rPr>
              <w:t>120</w:t>
            </w:r>
            <w:r>
              <w:rPr>
                <w:noProof/>
                <w:webHidden/>
              </w:rPr>
              <w:fldChar w:fldCharType="end"/>
            </w:r>
          </w:hyperlink>
        </w:p>
        <w:p w14:paraId="04F62507" w14:textId="6DB022B4" w:rsidR="002B24BA" w:rsidRDefault="002B24BA">
          <w:pPr>
            <w:pStyle w:val="ndice3"/>
            <w:tabs>
              <w:tab w:val="right" w:leader="dot" w:pos="8779"/>
            </w:tabs>
            <w:rPr>
              <w:rFonts w:asciiTheme="minorHAnsi" w:eastAsiaTheme="minorEastAsia" w:hAnsiTheme="minorHAnsi" w:cstheme="minorBidi"/>
              <w:noProof/>
              <w:color w:val="auto"/>
            </w:rPr>
          </w:pPr>
          <w:hyperlink w:anchor="_Toc233683243" w:history="1">
            <w:r w:rsidRPr="006F0A76">
              <w:rPr>
                <w:rStyle w:val="Hiperligao"/>
                <w:noProof/>
              </w:rPr>
              <w:t>Artigo 142.º</w:t>
            </w:r>
            <w:r>
              <w:rPr>
                <w:noProof/>
                <w:webHidden/>
              </w:rPr>
              <w:tab/>
            </w:r>
            <w:r>
              <w:rPr>
                <w:noProof/>
                <w:webHidden/>
              </w:rPr>
              <w:fldChar w:fldCharType="begin"/>
            </w:r>
            <w:r>
              <w:rPr>
                <w:noProof/>
                <w:webHidden/>
              </w:rPr>
              <w:instrText xml:space="preserve"> PAGEREF _Toc233683243 \h </w:instrText>
            </w:r>
            <w:r>
              <w:rPr>
                <w:noProof/>
                <w:webHidden/>
              </w:rPr>
            </w:r>
            <w:r>
              <w:rPr>
                <w:noProof/>
                <w:webHidden/>
              </w:rPr>
              <w:fldChar w:fldCharType="separate"/>
            </w:r>
            <w:r>
              <w:rPr>
                <w:noProof/>
                <w:webHidden/>
              </w:rPr>
              <w:t>121</w:t>
            </w:r>
            <w:r>
              <w:rPr>
                <w:noProof/>
                <w:webHidden/>
              </w:rPr>
              <w:fldChar w:fldCharType="end"/>
            </w:r>
          </w:hyperlink>
        </w:p>
        <w:p w14:paraId="71F72853" w14:textId="6D0F6B08" w:rsidR="002B24BA" w:rsidRDefault="002B24BA">
          <w:pPr>
            <w:pStyle w:val="ndice3"/>
            <w:tabs>
              <w:tab w:val="right" w:leader="dot" w:pos="8779"/>
            </w:tabs>
            <w:rPr>
              <w:rFonts w:asciiTheme="minorHAnsi" w:eastAsiaTheme="minorEastAsia" w:hAnsiTheme="minorHAnsi" w:cstheme="minorBidi"/>
              <w:noProof/>
              <w:color w:val="auto"/>
            </w:rPr>
          </w:pPr>
          <w:hyperlink w:anchor="_Toc233683244" w:history="1">
            <w:r w:rsidRPr="006F0A76">
              <w:rPr>
                <w:rStyle w:val="Hiperligao"/>
                <w:noProof/>
              </w:rPr>
              <w:t>Instrução e decisão</w:t>
            </w:r>
            <w:r>
              <w:rPr>
                <w:noProof/>
                <w:webHidden/>
              </w:rPr>
              <w:tab/>
            </w:r>
            <w:r>
              <w:rPr>
                <w:noProof/>
                <w:webHidden/>
              </w:rPr>
              <w:fldChar w:fldCharType="begin"/>
            </w:r>
            <w:r>
              <w:rPr>
                <w:noProof/>
                <w:webHidden/>
              </w:rPr>
              <w:instrText xml:space="preserve"> PAGEREF _Toc233683244 \h </w:instrText>
            </w:r>
            <w:r>
              <w:rPr>
                <w:noProof/>
                <w:webHidden/>
              </w:rPr>
            </w:r>
            <w:r>
              <w:rPr>
                <w:noProof/>
                <w:webHidden/>
              </w:rPr>
              <w:fldChar w:fldCharType="separate"/>
            </w:r>
            <w:r>
              <w:rPr>
                <w:noProof/>
                <w:webHidden/>
              </w:rPr>
              <w:t>121</w:t>
            </w:r>
            <w:r>
              <w:rPr>
                <w:noProof/>
                <w:webHidden/>
              </w:rPr>
              <w:fldChar w:fldCharType="end"/>
            </w:r>
          </w:hyperlink>
        </w:p>
        <w:p w14:paraId="31D2ED7E" w14:textId="5FEBD043" w:rsidR="002B24BA" w:rsidRDefault="002B24BA">
          <w:pPr>
            <w:pStyle w:val="ndice3"/>
            <w:tabs>
              <w:tab w:val="right" w:leader="dot" w:pos="8779"/>
            </w:tabs>
            <w:rPr>
              <w:rFonts w:asciiTheme="minorHAnsi" w:eastAsiaTheme="minorEastAsia" w:hAnsiTheme="minorHAnsi" w:cstheme="minorBidi"/>
              <w:noProof/>
              <w:color w:val="auto"/>
            </w:rPr>
          </w:pPr>
          <w:hyperlink w:anchor="_Toc233683245" w:history="1">
            <w:r w:rsidRPr="006F0A76">
              <w:rPr>
                <w:rStyle w:val="Hiperligao"/>
                <w:noProof/>
              </w:rPr>
              <w:t>Artigo 143.º</w:t>
            </w:r>
            <w:r>
              <w:rPr>
                <w:noProof/>
                <w:webHidden/>
              </w:rPr>
              <w:tab/>
            </w:r>
            <w:r>
              <w:rPr>
                <w:noProof/>
                <w:webHidden/>
              </w:rPr>
              <w:fldChar w:fldCharType="begin"/>
            </w:r>
            <w:r>
              <w:rPr>
                <w:noProof/>
                <w:webHidden/>
              </w:rPr>
              <w:instrText xml:space="preserve"> PAGEREF _Toc233683245 \h </w:instrText>
            </w:r>
            <w:r>
              <w:rPr>
                <w:noProof/>
                <w:webHidden/>
              </w:rPr>
            </w:r>
            <w:r>
              <w:rPr>
                <w:noProof/>
                <w:webHidden/>
              </w:rPr>
              <w:fldChar w:fldCharType="separate"/>
            </w:r>
            <w:r>
              <w:rPr>
                <w:noProof/>
                <w:webHidden/>
              </w:rPr>
              <w:t>121</w:t>
            </w:r>
            <w:r>
              <w:rPr>
                <w:noProof/>
                <w:webHidden/>
              </w:rPr>
              <w:fldChar w:fldCharType="end"/>
            </w:r>
          </w:hyperlink>
        </w:p>
        <w:p w14:paraId="03EDBFA3" w14:textId="75A74431" w:rsidR="002B24BA" w:rsidRDefault="002B24BA">
          <w:pPr>
            <w:pStyle w:val="ndice3"/>
            <w:tabs>
              <w:tab w:val="right" w:leader="dot" w:pos="8779"/>
            </w:tabs>
            <w:rPr>
              <w:rFonts w:asciiTheme="minorHAnsi" w:eastAsiaTheme="minorEastAsia" w:hAnsiTheme="minorHAnsi" w:cstheme="minorBidi"/>
              <w:noProof/>
              <w:color w:val="auto"/>
            </w:rPr>
          </w:pPr>
          <w:hyperlink w:anchor="_Toc233683246" w:history="1">
            <w:r w:rsidRPr="006F0A76">
              <w:rPr>
                <w:rStyle w:val="Hiperligao"/>
                <w:noProof/>
              </w:rPr>
              <w:t>Distribuição do produto das coimas</w:t>
            </w:r>
            <w:r>
              <w:rPr>
                <w:noProof/>
                <w:webHidden/>
              </w:rPr>
              <w:tab/>
            </w:r>
            <w:r>
              <w:rPr>
                <w:noProof/>
                <w:webHidden/>
              </w:rPr>
              <w:fldChar w:fldCharType="begin"/>
            </w:r>
            <w:r>
              <w:rPr>
                <w:noProof/>
                <w:webHidden/>
              </w:rPr>
              <w:instrText xml:space="preserve"> PAGEREF _Toc233683246 \h </w:instrText>
            </w:r>
            <w:r>
              <w:rPr>
                <w:noProof/>
                <w:webHidden/>
              </w:rPr>
            </w:r>
            <w:r>
              <w:rPr>
                <w:noProof/>
                <w:webHidden/>
              </w:rPr>
              <w:fldChar w:fldCharType="separate"/>
            </w:r>
            <w:r>
              <w:rPr>
                <w:noProof/>
                <w:webHidden/>
              </w:rPr>
              <w:t>121</w:t>
            </w:r>
            <w:r>
              <w:rPr>
                <w:noProof/>
                <w:webHidden/>
              </w:rPr>
              <w:fldChar w:fldCharType="end"/>
            </w:r>
          </w:hyperlink>
        </w:p>
        <w:p w14:paraId="52DD80EB" w14:textId="0FEC9568" w:rsidR="002B24BA" w:rsidRDefault="002B24BA">
          <w:pPr>
            <w:pStyle w:val="ndice3"/>
            <w:tabs>
              <w:tab w:val="right" w:leader="dot" w:pos="8779"/>
            </w:tabs>
            <w:rPr>
              <w:rFonts w:asciiTheme="minorHAnsi" w:eastAsiaTheme="minorEastAsia" w:hAnsiTheme="minorHAnsi" w:cstheme="minorBidi"/>
              <w:noProof/>
              <w:color w:val="auto"/>
            </w:rPr>
          </w:pPr>
          <w:hyperlink w:anchor="_Toc233683247" w:history="1">
            <w:r w:rsidRPr="006F0A76">
              <w:rPr>
                <w:rStyle w:val="Hiperligao"/>
                <w:noProof/>
              </w:rPr>
              <w:t>Artigo 144.º</w:t>
            </w:r>
            <w:r>
              <w:rPr>
                <w:noProof/>
                <w:webHidden/>
              </w:rPr>
              <w:tab/>
            </w:r>
            <w:r>
              <w:rPr>
                <w:noProof/>
                <w:webHidden/>
              </w:rPr>
              <w:fldChar w:fldCharType="begin"/>
            </w:r>
            <w:r>
              <w:rPr>
                <w:noProof/>
                <w:webHidden/>
              </w:rPr>
              <w:instrText xml:space="preserve"> PAGEREF _Toc233683247 \h </w:instrText>
            </w:r>
            <w:r>
              <w:rPr>
                <w:noProof/>
                <w:webHidden/>
              </w:rPr>
            </w:r>
            <w:r>
              <w:rPr>
                <w:noProof/>
                <w:webHidden/>
              </w:rPr>
              <w:fldChar w:fldCharType="separate"/>
            </w:r>
            <w:r>
              <w:rPr>
                <w:noProof/>
                <w:webHidden/>
              </w:rPr>
              <w:t>121</w:t>
            </w:r>
            <w:r>
              <w:rPr>
                <w:noProof/>
                <w:webHidden/>
              </w:rPr>
              <w:fldChar w:fldCharType="end"/>
            </w:r>
          </w:hyperlink>
        </w:p>
        <w:p w14:paraId="16A793C3" w14:textId="7E5C877B" w:rsidR="002B24BA" w:rsidRDefault="002B24BA">
          <w:pPr>
            <w:pStyle w:val="ndice3"/>
            <w:tabs>
              <w:tab w:val="right" w:leader="dot" w:pos="8779"/>
            </w:tabs>
            <w:rPr>
              <w:rFonts w:asciiTheme="minorHAnsi" w:eastAsiaTheme="minorEastAsia" w:hAnsiTheme="minorHAnsi" w:cstheme="minorBidi"/>
              <w:noProof/>
              <w:color w:val="auto"/>
            </w:rPr>
          </w:pPr>
          <w:hyperlink w:anchor="_Toc233683248" w:history="1">
            <w:r w:rsidRPr="006F0A76">
              <w:rPr>
                <w:rStyle w:val="Hiperligao"/>
                <w:noProof/>
              </w:rPr>
              <w:t>Direito subsidiário</w:t>
            </w:r>
            <w:r>
              <w:rPr>
                <w:noProof/>
                <w:webHidden/>
              </w:rPr>
              <w:tab/>
            </w:r>
            <w:r>
              <w:rPr>
                <w:noProof/>
                <w:webHidden/>
              </w:rPr>
              <w:fldChar w:fldCharType="begin"/>
            </w:r>
            <w:r>
              <w:rPr>
                <w:noProof/>
                <w:webHidden/>
              </w:rPr>
              <w:instrText xml:space="preserve"> PAGEREF _Toc233683248 \h </w:instrText>
            </w:r>
            <w:r>
              <w:rPr>
                <w:noProof/>
                <w:webHidden/>
              </w:rPr>
            </w:r>
            <w:r>
              <w:rPr>
                <w:noProof/>
                <w:webHidden/>
              </w:rPr>
              <w:fldChar w:fldCharType="separate"/>
            </w:r>
            <w:r>
              <w:rPr>
                <w:noProof/>
                <w:webHidden/>
              </w:rPr>
              <w:t>121</w:t>
            </w:r>
            <w:r>
              <w:rPr>
                <w:noProof/>
                <w:webHidden/>
              </w:rPr>
              <w:fldChar w:fldCharType="end"/>
            </w:r>
          </w:hyperlink>
        </w:p>
        <w:p w14:paraId="35DC51E5" w14:textId="5CB81F50" w:rsidR="002B24BA" w:rsidRDefault="002B24BA">
          <w:pPr>
            <w:pStyle w:val="ndice2"/>
            <w:tabs>
              <w:tab w:val="right" w:leader="dot" w:pos="8779"/>
            </w:tabs>
            <w:rPr>
              <w:rFonts w:asciiTheme="minorHAnsi" w:eastAsiaTheme="minorEastAsia" w:hAnsiTheme="minorHAnsi" w:cstheme="minorBidi"/>
              <w:noProof/>
              <w:color w:val="auto"/>
            </w:rPr>
          </w:pPr>
          <w:hyperlink w:anchor="_Toc233683249" w:history="1">
            <w:r w:rsidRPr="006F0A76">
              <w:rPr>
                <w:rStyle w:val="Hiperligao"/>
                <w:noProof/>
              </w:rPr>
              <w:t>CAPÍTULO XVI</w:t>
            </w:r>
            <w:r>
              <w:rPr>
                <w:noProof/>
                <w:webHidden/>
              </w:rPr>
              <w:tab/>
            </w:r>
            <w:r>
              <w:rPr>
                <w:noProof/>
                <w:webHidden/>
              </w:rPr>
              <w:fldChar w:fldCharType="begin"/>
            </w:r>
            <w:r>
              <w:rPr>
                <w:noProof/>
                <w:webHidden/>
              </w:rPr>
              <w:instrText xml:space="preserve"> PAGEREF _Toc233683249 \h </w:instrText>
            </w:r>
            <w:r>
              <w:rPr>
                <w:noProof/>
                <w:webHidden/>
              </w:rPr>
            </w:r>
            <w:r>
              <w:rPr>
                <w:noProof/>
                <w:webHidden/>
              </w:rPr>
              <w:fldChar w:fldCharType="separate"/>
            </w:r>
            <w:r>
              <w:rPr>
                <w:noProof/>
                <w:webHidden/>
              </w:rPr>
              <w:t>122</w:t>
            </w:r>
            <w:r>
              <w:rPr>
                <w:noProof/>
                <w:webHidden/>
              </w:rPr>
              <w:fldChar w:fldCharType="end"/>
            </w:r>
          </w:hyperlink>
        </w:p>
        <w:p w14:paraId="603E7E8E" w14:textId="0004DDBD" w:rsidR="002B24BA" w:rsidRDefault="002B24BA">
          <w:pPr>
            <w:pStyle w:val="ndice2"/>
            <w:tabs>
              <w:tab w:val="right" w:leader="dot" w:pos="8779"/>
            </w:tabs>
            <w:rPr>
              <w:rFonts w:asciiTheme="minorHAnsi" w:eastAsiaTheme="minorEastAsia" w:hAnsiTheme="minorHAnsi" w:cstheme="minorBidi"/>
              <w:noProof/>
              <w:color w:val="auto"/>
            </w:rPr>
          </w:pPr>
          <w:hyperlink w:anchor="_Toc233683250" w:history="1">
            <w:r w:rsidRPr="006F0A76">
              <w:rPr>
                <w:rStyle w:val="Hiperligao"/>
                <w:noProof/>
              </w:rPr>
              <w:t>Disposições complementares, finais e transitórias</w:t>
            </w:r>
            <w:r>
              <w:rPr>
                <w:noProof/>
                <w:webHidden/>
              </w:rPr>
              <w:tab/>
            </w:r>
            <w:r>
              <w:rPr>
                <w:noProof/>
                <w:webHidden/>
              </w:rPr>
              <w:fldChar w:fldCharType="begin"/>
            </w:r>
            <w:r>
              <w:rPr>
                <w:noProof/>
                <w:webHidden/>
              </w:rPr>
              <w:instrText xml:space="preserve"> PAGEREF _Toc233683250 \h </w:instrText>
            </w:r>
            <w:r>
              <w:rPr>
                <w:noProof/>
                <w:webHidden/>
              </w:rPr>
            </w:r>
            <w:r>
              <w:rPr>
                <w:noProof/>
                <w:webHidden/>
              </w:rPr>
              <w:fldChar w:fldCharType="separate"/>
            </w:r>
            <w:r>
              <w:rPr>
                <w:noProof/>
                <w:webHidden/>
              </w:rPr>
              <w:t>122</w:t>
            </w:r>
            <w:r>
              <w:rPr>
                <w:noProof/>
                <w:webHidden/>
              </w:rPr>
              <w:fldChar w:fldCharType="end"/>
            </w:r>
          </w:hyperlink>
        </w:p>
        <w:p w14:paraId="5889E88C" w14:textId="0F89CFDD" w:rsidR="002B24BA" w:rsidRDefault="002B24BA">
          <w:pPr>
            <w:pStyle w:val="ndice3"/>
            <w:tabs>
              <w:tab w:val="right" w:leader="dot" w:pos="8779"/>
            </w:tabs>
            <w:rPr>
              <w:rFonts w:asciiTheme="minorHAnsi" w:eastAsiaTheme="minorEastAsia" w:hAnsiTheme="minorHAnsi" w:cstheme="minorBidi"/>
              <w:noProof/>
              <w:color w:val="auto"/>
            </w:rPr>
          </w:pPr>
          <w:hyperlink w:anchor="_Toc233683251" w:history="1">
            <w:r w:rsidRPr="006F0A76">
              <w:rPr>
                <w:rStyle w:val="Hiperligao"/>
                <w:noProof/>
              </w:rPr>
              <w:t>Artigo 145.º</w:t>
            </w:r>
            <w:r>
              <w:rPr>
                <w:noProof/>
                <w:webHidden/>
              </w:rPr>
              <w:tab/>
            </w:r>
            <w:r>
              <w:rPr>
                <w:noProof/>
                <w:webHidden/>
              </w:rPr>
              <w:fldChar w:fldCharType="begin"/>
            </w:r>
            <w:r>
              <w:rPr>
                <w:noProof/>
                <w:webHidden/>
              </w:rPr>
              <w:instrText xml:space="preserve"> PAGEREF _Toc233683251 \h </w:instrText>
            </w:r>
            <w:r>
              <w:rPr>
                <w:noProof/>
                <w:webHidden/>
              </w:rPr>
            </w:r>
            <w:r>
              <w:rPr>
                <w:noProof/>
                <w:webHidden/>
              </w:rPr>
              <w:fldChar w:fldCharType="separate"/>
            </w:r>
            <w:r>
              <w:rPr>
                <w:noProof/>
                <w:webHidden/>
              </w:rPr>
              <w:t>122</w:t>
            </w:r>
            <w:r>
              <w:rPr>
                <w:noProof/>
                <w:webHidden/>
              </w:rPr>
              <w:fldChar w:fldCharType="end"/>
            </w:r>
          </w:hyperlink>
        </w:p>
        <w:p w14:paraId="3DAB3054" w14:textId="2A9935FA" w:rsidR="002B24BA" w:rsidRDefault="002B24BA">
          <w:pPr>
            <w:pStyle w:val="ndice3"/>
            <w:tabs>
              <w:tab w:val="right" w:leader="dot" w:pos="8779"/>
            </w:tabs>
            <w:rPr>
              <w:rFonts w:asciiTheme="minorHAnsi" w:eastAsiaTheme="minorEastAsia" w:hAnsiTheme="minorHAnsi" w:cstheme="minorBidi"/>
              <w:noProof/>
              <w:color w:val="auto"/>
            </w:rPr>
          </w:pPr>
          <w:hyperlink w:anchor="_Toc233683252" w:history="1">
            <w:r w:rsidRPr="006F0A76">
              <w:rPr>
                <w:rStyle w:val="Hiperligao"/>
                <w:noProof/>
              </w:rPr>
              <w:t>Formulários e publicitação</w:t>
            </w:r>
            <w:r>
              <w:rPr>
                <w:noProof/>
                <w:webHidden/>
              </w:rPr>
              <w:tab/>
            </w:r>
            <w:r>
              <w:rPr>
                <w:noProof/>
                <w:webHidden/>
              </w:rPr>
              <w:fldChar w:fldCharType="begin"/>
            </w:r>
            <w:r>
              <w:rPr>
                <w:noProof/>
                <w:webHidden/>
              </w:rPr>
              <w:instrText xml:space="preserve"> PAGEREF _Toc233683252 \h </w:instrText>
            </w:r>
            <w:r>
              <w:rPr>
                <w:noProof/>
                <w:webHidden/>
              </w:rPr>
            </w:r>
            <w:r>
              <w:rPr>
                <w:noProof/>
                <w:webHidden/>
              </w:rPr>
              <w:fldChar w:fldCharType="separate"/>
            </w:r>
            <w:r>
              <w:rPr>
                <w:noProof/>
                <w:webHidden/>
              </w:rPr>
              <w:t>122</w:t>
            </w:r>
            <w:r>
              <w:rPr>
                <w:noProof/>
                <w:webHidden/>
              </w:rPr>
              <w:fldChar w:fldCharType="end"/>
            </w:r>
          </w:hyperlink>
        </w:p>
        <w:p w14:paraId="6B69EED0" w14:textId="0D2358CB" w:rsidR="002B24BA" w:rsidRDefault="002B24BA">
          <w:pPr>
            <w:pStyle w:val="ndice3"/>
            <w:tabs>
              <w:tab w:val="right" w:leader="dot" w:pos="8779"/>
            </w:tabs>
            <w:rPr>
              <w:rFonts w:asciiTheme="minorHAnsi" w:eastAsiaTheme="minorEastAsia" w:hAnsiTheme="minorHAnsi" w:cstheme="minorBidi"/>
              <w:noProof/>
              <w:color w:val="auto"/>
            </w:rPr>
          </w:pPr>
          <w:hyperlink w:anchor="_Toc233683253" w:history="1">
            <w:r w:rsidRPr="006F0A76">
              <w:rPr>
                <w:rStyle w:val="Hiperligao"/>
                <w:noProof/>
              </w:rPr>
              <w:t>Artigo 146.º</w:t>
            </w:r>
            <w:r>
              <w:rPr>
                <w:noProof/>
                <w:webHidden/>
              </w:rPr>
              <w:tab/>
            </w:r>
            <w:r>
              <w:rPr>
                <w:noProof/>
                <w:webHidden/>
              </w:rPr>
              <w:fldChar w:fldCharType="begin"/>
            </w:r>
            <w:r>
              <w:rPr>
                <w:noProof/>
                <w:webHidden/>
              </w:rPr>
              <w:instrText xml:space="preserve"> PAGEREF _Toc233683253 \h </w:instrText>
            </w:r>
            <w:r>
              <w:rPr>
                <w:noProof/>
                <w:webHidden/>
              </w:rPr>
            </w:r>
            <w:r>
              <w:rPr>
                <w:noProof/>
                <w:webHidden/>
              </w:rPr>
              <w:fldChar w:fldCharType="separate"/>
            </w:r>
            <w:r>
              <w:rPr>
                <w:noProof/>
                <w:webHidden/>
              </w:rPr>
              <w:t>122</w:t>
            </w:r>
            <w:r>
              <w:rPr>
                <w:noProof/>
                <w:webHidden/>
              </w:rPr>
              <w:fldChar w:fldCharType="end"/>
            </w:r>
          </w:hyperlink>
        </w:p>
        <w:p w14:paraId="59FB9BC5" w14:textId="745ED15B" w:rsidR="002B24BA" w:rsidRDefault="002B24BA">
          <w:pPr>
            <w:pStyle w:val="ndice3"/>
            <w:tabs>
              <w:tab w:val="right" w:leader="dot" w:pos="8779"/>
            </w:tabs>
            <w:rPr>
              <w:rFonts w:asciiTheme="minorHAnsi" w:eastAsiaTheme="minorEastAsia" w:hAnsiTheme="minorHAnsi" w:cstheme="minorBidi"/>
              <w:noProof/>
              <w:color w:val="auto"/>
            </w:rPr>
          </w:pPr>
          <w:hyperlink w:anchor="_Toc233683254" w:history="1">
            <w:r w:rsidRPr="006F0A76">
              <w:rPr>
                <w:rStyle w:val="Hiperligao"/>
                <w:noProof/>
              </w:rPr>
              <w:t>Desmaterialização de atos e procedimentos</w:t>
            </w:r>
            <w:r>
              <w:rPr>
                <w:noProof/>
                <w:webHidden/>
              </w:rPr>
              <w:tab/>
            </w:r>
            <w:r>
              <w:rPr>
                <w:noProof/>
                <w:webHidden/>
              </w:rPr>
              <w:fldChar w:fldCharType="begin"/>
            </w:r>
            <w:r>
              <w:rPr>
                <w:noProof/>
                <w:webHidden/>
              </w:rPr>
              <w:instrText xml:space="preserve"> PAGEREF _Toc233683254 \h </w:instrText>
            </w:r>
            <w:r>
              <w:rPr>
                <w:noProof/>
                <w:webHidden/>
              </w:rPr>
            </w:r>
            <w:r>
              <w:rPr>
                <w:noProof/>
                <w:webHidden/>
              </w:rPr>
              <w:fldChar w:fldCharType="separate"/>
            </w:r>
            <w:r>
              <w:rPr>
                <w:noProof/>
                <w:webHidden/>
              </w:rPr>
              <w:t>122</w:t>
            </w:r>
            <w:r>
              <w:rPr>
                <w:noProof/>
                <w:webHidden/>
              </w:rPr>
              <w:fldChar w:fldCharType="end"/>
            </w:r>
          </w:hyperlink>
        </w:p>
        <w:p w14:paraId="2493B84C" w14:textId="324B5367" w:rsidR="002B24BA" w:rsidRDefault="002B24BA">
          <w:pPr>
            <w:pStyle w:val="ndice3"/>
            <w:tabs>
              <w:tab w:val="right" w:leader="dot" w:pos="8779"/>
            </w:tabs>
            <w:rPr>
              <w:rFonts w:asciiTheme="minorHAnsi" w:eastAsiaTheme="minorEastAsia" w:hAnsiTheme="minorHAnsi" w:cstheme="minorBidi"/>
              <w:noProof/>
              <w:color w:val="auto"/>
            </w:rPr>
          </w:pPr>
          <w:hyperlink w:anchor="_Toc233683255" w:history="1">
            <w:r w:rsidRPr="006F0A76">
              <w:rPr>
                <w:rStyle w:val="Hiperligao"/>
                <w:noProof/>
              </w:rPr>
              <w:t>Artigo 147.º</w:t>
            </w:r>
            <w:r>
              <w:rPr>
                <w:noProof/>
                <w:webHidden/>
              </w:rPr>
              <w:tab/>
            </w:r>
            <w:r>
              <w:rPr>
                <w:noProof/>
                <w:webHidden/>
              </w:rPr>
              <w:fldChar w:fldCharType="begin"/>
            </w:r>
            <w:r>
              <w:rPr>
                <w:noProof/>
                <w:webHidden/>
              </w:rPr>
              <w:instrText xml:space="preserve"> PAGEREF _Toc233683255 \h </w:instrText>
            </w:r>
            <w:r>
              <w:rPr>
                <w:noProof/>
                <w:webHidden/>
              </w:rPr>
            </w:r>
            <w:r>
              <w:rPr>
                <w:noProof/>
                <w:webHidden/>
              </w:rPr>
              <w:fldChar w:fldCharType="separate"/>
            </w:r>
            <w:r>
              <w:rPr>
                <w:noProof/>
                <w:webHidden/>
              </w:rPr>
              <w:t>122</w:t>
            </w:r>
            <w:r>
              <w:rPr>
                <w:noProof/>
                <w:webHidden/>
              </w:rPr>
              <w:fldChar w:fldCharType="end"/>
            </w:r>
          </w:hyperlink>
        </w:p>
        <w:p w14:paraId="52120C62" w14:textId="2CA17108" w:rsidR="002B24BA" w:rsidRDefault="002B24BA">
          <w:pPr>
            <w:pStyle w:val="ndice3"/>
            <w:tabs>
              <w:tab w:val="right" w:leader="dot" w:pos="8779"/>
            </w:tabs>
            <w:rPr>
              <w:rFonts w:asciiTheme="minorHAnsi" w:eastAsiaTheme="minorEastAsia" w:hAnsiTheme="minorHAnsi" w:cstheme="minorBidi"/>
              <w:noProof/>
              <w:color w:val="auto"/>
            </w:rPr>
          </w:pPr>
          <w:hyperlink w:anchor="_Toc233683256" w:history="1">
            <w:r w:rsidRPr="006F0A76">
              <w:rPr>
                <w:rStyle w:val="Hiperligao"/>
                <w:noProof/>
              </w:rPr>
              <w:t>Cooperação administrativa</w:t>
            </w:r>
            <w:r>
              <w:rPr>
                <w:noProof/>
                <w:webHidden/>
              </w:rPr>
              <w:tab/>
            </w:r>
            <w:r>
              <w:rPr>
                <w:noProof/>
                <w:webHidden/>
              </w:rPr>
              <w:fldChar w:fldCharType="begin"/>
            </w:r>
            <w:r>
              <w:rPr>
                <w:noProof/>
                <w:webHidden/>
              </w:rPr>
              <w:instrText xml:space="preserve"> PAGEREF _Toc233683256 \h </w:instrText>
            </w:r>
            <w:r>
              <w:rPr>
                <w:noProof/>
                <w:webHidden/>
              </w:rPr>
            </w:r>
            <w:r>
              <w:rPr>
                <w:noProof/>
                <w:webHidden/>
              </w:rPr>
              <w:fldChar w:fldCharType="separate"/>
            </w:r>
            <w:r>
              <w:rPr>
                <w:noProof/>
                <w:webHidden/>
              </w:rPr>
              <w:t>122</w:t>
            </w:r>
            <w:r>
              <w:rPr>
                <w:noProof/>
                <w:webHidden/>
              </w:rPr>
              <w:fldChar w:fldCharType="end"/>
            </w:r>
          </w:hyperlink>
        </w:p>
        <w:p w14:paraId="1971DE1A" w14:textId="0C046B0D" w:rsidR="002B24BA" w:rsidRDefault="002B24BA">
          <w:pPr>
            <w:pStyle w:val="ndice3"/>
            <w:tabs>
              <w:tab w:val="right" w:leader="dot" w:pos="8779"/>
            </w:tabs>
            <w:rPr>
              <w:rFonts w:asciiTheme="minorHAnsi" w:eastAsiaTheme="minorEastAsia" w:hAnsiTheme="minorHAnsi" w:cstheme="minorBidi"/>
              <w:noProof/>
              <w:color w:val="auto"/>
            </w:rPr>
          </w:pPr>
          <w:hyperlink w:anchor="_Toc233683257" w:history="1">
            <w:r w:rsidRPr="006F0A76">
              <w:rPr>
                <w:rStyle w:val="Hiperligao"/>
                <w:noProof/>
              </w:rPr>
              <w:t>Artigo 148.º</w:t>
            </w:r>
            <w:r>
              <w:rPr>
                <w:noProof/>
                <w:webHidden/>
              </w:rPr>
              <w:tab/>
            </w:r>
            <w:r>
              <w:rPr>
                <w:noProof/>
                <w:webHidden/>
              </w:rPr>
              <w:fldChar w:fldCharType="begin"/>
            </w:r>
            <w:r>
              <w:rPr>
                <w:noProof/>
                <w:webHidden/>
              </w:rPr>
              <w:instrText xml:space="preserve"> PAGEREF _Toc233683257 \h </w:instrText>
            </w:r>
            <w:r>
              <w:rPr>
                <w:noProof/>
                <w:webHidden/>
              </w:rPr>
            </w:r>
            <w:r>
              <w:rPr>
                <w:noProof/>
                <w:webHidden/>
              </w:rPr>
              <w:fldChar w:fldCharType="separate"/>
            </w:r>
            <w:r>
              <w:rPr>
                <w:noProof/>
                <w:webHidden/>
              </w:rPr>
              <w:t>123</w:t>
            </w:r>
            <w:r>
              <w:rPr>
                <w:noProof/>
                <w:webHidden/>
              </w:rPr>
              <w:fldChar w:fldCharType="end"/>
            </w:r>
          </w:hyperlink>
        </w:p>
        <w:p w14:paraId="40623E66" w14:textId="21D85A57" w:rsidR="002B24BA" w:rsidRDefault="002B24BA">
          <w:pPr>
            <w:pStyle w:val="ndice3"/>
            <w:tabs>
              <w:tab w:val="right" w:leader="dot" w:pos="8779"/>
            </w:tabs>
            <w:rPr>
              <w:rFonts w:asciiTheme="minorHAnsi" w:eastAsiaTheme="minorEastAsia" w:hAnsiTheme="minorHAnsi" w:cstheme="minorBidi"/>
              <w:noProof/>
              <w:color w:val="auto"/>
            </w:rPr>
          </w:pPr>
          <w:hyperlink w:anchor="_Toc233683258" w:history="1">
            <w:r w:rsidRPr="006F0A76">
              <w:rPr>
                <w:rStyle w:val="Hiperligao"/>
                <w:noProof/>
              </w:rPr>
              <w:t>Regiões Autónomas</w:t>
            </w:r>
            <w:r>
              <w:rPr>
                <w:noProof/>
                <w:webHidden/>
              </w:rPr>
              <w:tab/>
            </w:r>
            <w:r>
              <w:rPr>
                <w:noProof/>
                <w:webHidden/>
              </w:rPr>
              <w:fldChar w:fldCharType="begin"/>
            </w:r>
            <w:r>
              <w:rPr>
                <w:noProof/>
                <w:webHidden/>
              </w:rPr>
              <w:instrText xml:space="preserve"> PAGEREF _Toc233683258 \h </w:instrText>
            </w:r>
            <w:r>
              <w:rPr>
                <w:noProof/>
                <w:webHidden/>
              </w:rPr>
            </w:r>
            <w:r>
              <w:rPr>
                <w:noProof/>
                <w:webHidden/>
              </w:rPr>
              <w:fldChar w:fldCharType="separate"/>
            </w:r>
            <w:r>
              <w:rPr>
                <w:noProof/>
                <w:webHidden/>
              </w:rPr>
              <w:t>123</w:t>
            </w:r>
            <w:r>
              <w:rPr>
                <w:noProof/>
                <w:webHidden/>
              </w:rPr>
              <w:fldChar w:fldCharType="end"/>
            </w:r>
          </w:hyperlink>
        </w:p>
        <w:p w14:paraId="14009651" w14:textId="3DE14F96" w:rsidR="002B24BA" w:rsidRDefault="002B24BA">
          <w:pPr>
            <w:pStyle w:val="ndice3"/>
            <w:tabs>
              <w:tab w:val="right" w:leader="dot" w:pos="8779"/>
            </w:tabs>
            <w:rPr>
              <w:rFonts w:asciiTheme="minorHAnsi" w:eastAsiaTheme="minorEastAsia" w:hAnsiTheme="minorHAnsi" w:cstheme="minorBidi"/>
              <w:noProof/>
              <w:color w:val="auto"/>
            </w:rPr>
          </w:pPr>
          <w:hyperlink w:anchor="_Toc233683259" w:history="1">
            <w:r w:rsidRPr="006F0A76">
              <w:rPr>
                <w:rStyle w:val="Hiperligao"/>
                <w:noProof/>
              </w:rPr>
              <w:t>Artigo 149.º</w:t>
            </w:r>
            <w:r>
              <w:rPr>
                <w:noProof/>
                <w:webHidden/>
              </w:rPr>
              <w:tab/>
            </w:r>
            <w:r>
              <w:rPr>
                <w:noProof/>
                <w:webHidden/>
              </w:rPr>
              <w:fldChar w:fldCharType="begin"/>
            </w:r>
            <w:r>
              <w:rPr>
                <w:noProof/>
                <w:webHidden/>
              </w:rPr>
              <w:instrText xml:space="preserve"> PAGEREF _Toc233683259 \h </w:instrText>
            </w:r>
            <w:r>
              <w:rPr>
                <w:noProof/>
                <w:webHidden/>
              </w:rPr>
            </w:r>
            <w:r>
              <w:rPr>
                <w:noProof/>
                <w:webHidden/>
              </w:rPr>
              <w:fldChar w:fldCharType="separate"/>
            </w:r>
            <w:r>
              <w:rPr>
                <w:noProof/>
                <w:webHidden/>
              </w:rPr>
              <w:t>123</w:t>
            </w:r>
            <w:r>
              <w:rPr>
                <w:noProof/>
                <w:webHidden/>
              </w:rPr>
              <w:fldChar w:fldCharType="end"/>
            </w:r>
          </w:hyperlink>
        </w:p>
        <w:p w14:paraId="75934AEF" w14:textId="14E30B12" w:rsidR="002B24BA" w:rsidRDefault="002B24BA">
          <w:pPr>
            <w:pStyle w:val="ndice3"/>
            <w:tabs>
              <w:tab w:val="right" w:leader="dot" w:pos="8779"/>
            </w:tabs>
            <w:rPr>
              <w:rFonts w:asciiTheme="minorHAnsi" w:eastAsiaTheme="minorEastAsia" w:hAnsiTheme="minorHAnsi" w:cstheme="minorBidi"/>
              <w:noProof/>
              <w:color w:val="auto"/>
            </w:rPr>
          </w:pPr>
          <w:hyperlink w:anchor="_Toc233683260" w:history="1">
            <w:r w:rsidRPr="006F0A76">
              <w:rPr>
                <w:rStyle w:val="Hiperligao"/>
                <w:noProof/>
              </w:rPr>
              <w:t>Norma revogatória</w:t>
            </w:r>
            <w:r>
              <w:rPr>
                <w:noProof/>
                <w:webHidden/>
              </w:rPr>
              <w:tab/>
            </w:r>
            <w:r>
              <w:rPr>
                <w:noProof/>
                <w:webHidden/>
              </w:rPr>
              <w:fldChar w:fldCharType="begin"/>
            </w:r>
            <w:r>
              <w:rPr>
                <w:noProof/>
                <w:webHidden/>
              </w:rPr>
              <w:instrText xml:space="preserve"> PAGEREF _Toc233683260 \h </w:instrText>
            </w:r>
            <w:r>
              <w:rPr>
                <w:noProof/>
                <w:webHidden/>
              </w:rPr>
            </w:r>
            <w:r>
              <w:rPr>
                <w:noProof/>
                <w:webHidden/>
              </w:rPr>
              <w:fldChar w:fldCharType="separate"/>
            </w:r>
            <w:r>
              <w:rPr>
                <w:noProof/>
                <w:webHidden/>
              </w:rPr>
              <w:t>123</w:t>
            </w:r>
            <w:r>
              <w:rPr>
                <w:noProof/>
                <w:webHidden/>
              </w:rPr>
              <w:fldChar w:fldCharType="end"/>
            </w:r>
          </w:hyperlink>
        </w:p>
        <w:p w14:paraId="2EAEA4CB" w14:textId="72ECDEF8" w:rsidR="002B24BA" w:rsidRDefault="002B24BA">
          <w:pPr>
            <w:pStyle w:val="ndice3"/>
            <w:tabs>
              <w:tab w:val="right" w:leader="dot" w:pos="8779"/>
            </w:tabs>
            <w:rPr>
              <w:rFonts w:asciiTheme="minorHAnsi" w:eastAsiaTheme="minorEastAsia" w:hAnsiTheme="minorHAnsi" w:cstheme="minorBidi"/>
              <w:noProof/>
              <w:color w:val="auto"/>
            </w:rPr>
          </w:pPr>
          <w:hyperlink w:anchor="_Toc233683261" w:history="1">
            <w:r w:rsidRPr="006F0A76">
              <w:rPr>
                <w:rStyle w:val="Hiperligao"/>
                <w:noProof/>
              </w:rPr>
              <w:t>Artigo 150.º</w:t>
            </w:r>
            <w:r>
              <w:rPr>
                <w:noProof/>
                <w:webHidden/>
              </w:rPr>
              <w:tab/>
            </w:r>
            <w:r>
              <w:rPr>
                <w:noProof/>
                <w:webHidden/>
              </w:rPr>
              <w:fldChar w:fldCharType="begin"/>
            </w:r>
            <w:r>
              <w:rPr>
                <w:noProof/>
                <w:webHidden/>
              </w:rPr>
              <w:instrText xml:space="preserve"> PAGEREF _Toc233683261 \h </w:instrText>
            </w:r>
            <w:r>
              <w:rPr>
                <w:noProof/>
                <w:webHidden/>
              </w:rPr>
            </w:r>
            <w:r>
              <w:rPr>
                <w:noProof/>
                <w:webHidden/>
              </w:rPr>
              <w:fldChar w:fldCharType="separate"/>
            </w:r>
            <w:r>
              <w:rPr>
                <w:noProof/>
                <w:webHidden/>
              </w:rPr>
              <w:t>124</w:t>
            </w:r>
            <w:r>
              <w:rPr>
                <w:noProof/>
                <w:webHidden/>
              </w:rPr>
              <w:fldChar w:fldCharType="end"/>
            </w:r>
          </w:hyperlink>
        </w:p>
        <w:p w14:paraId="7CF4BDDC" w14:textId="28B3704B" w:rsidR="002B24BA" w:rsidRDefault="002B24BA">
          <w:pPr>
            <w:pStyle w:val="ndice3"/>
            <w:tabs>
              <w:tab w:val="right" w:leader="dot" w:pos="8779"/>
            </w:tabs>
            <w:rPr>
              <w:rFonts w:asciiTheme="minorHAnsi" w:eastAsiaTheme="minorEastAsia" w:hAnsiTheme="minorHAnsi" w:cstheme="minorBidi"/>
              <w:noProof/>
              <w:color w:val="auto"/>
            </w:rPr>
          </w:pPr>
          <w:hyperlink w:anchor="_Toc233683262" w:history="1">
            <w:r w:rsidRPr="006F0A76">
              <w:rPr>
                <w:rStyle w:val="Hiperligao"/>
                <w:noProof/>
              </w:rPr>
              <w:t>Entrada em vigor</w:t>
            </w:r>
            <w:r>
              <w:rPr>
                <w:noProof/>
                <w:webHidden/>
              </w:rPr>
              <w:tab/>
            </w:r>
            <w:r>
              <w:rPr>
                <w:noProof/>
                <w:webHidden/>
              </w:rPr>
              <w:fldChar w:fldCharType="begin"/>
            </w:r>
            <w:r>
              <w:rPr>
                <w:noProof/>
                <w:webHidden/>
              </w:rPr>
              <w:instrText xml:space="preserve"> PAGEREF _Toc233683262 \h </w:instrText>
            </w:r>
            <w:r>
              <w:rPr>
                <w:noProof/>
                <w:webHidden/>
              </w:rPr>
            </w:r>
            <w:r>
              <w:rPr>
                <w:noProof/>
                <w:webHidden/>
              </w:rPr>
              <w:fldChar w:fldCharType="separate"/>
            </w:r>
            <w:r>
              <w:rPr>
                <w:noProof/>
                <w:webHidden/>
              </w:rPr>
              <w:t>124</w:t>
            </w:r>
            <w:r>
              <w:rPr>
                <w:noProof/>
                <w:webHidden/>
              </w:rPr>
              <w:fldChar w:fldCharType="end"/>
            </w:r>
          </w:hyperlink>
        </w:p>
        <w:p w14:paraId="308E3845" w14:textId="06E7C0B8" w:rsidR="002B24BA" w:rsidRDefault="002B24BA">
          <w:pPr>
            <w:rPr>
              <w:ins w:id="18" w:author="Gui Jorge Machado Sarmento" w:date="2026-06-30T03:34:00Z" w16du:dateUtc="2026-06-30T02:34:00Z"/>
            </w:rPr>
          </w:pPr>
          <w:ins w:id="19" w:author="Gui Jorge Machado Sarmento" w:date="2026-06-30T03:34:00Z" w16du:dateUtc="2026-06-30T02:34:00Z">
            <w:r>
              <w:rPr>
                <w:b/>
                <w:bCs/>
              </w:rPr>
              <w:fldChar w:fldCharType="end"/>
            </w:r>
          </w:ins>
        </w:p>
        <w:customXmlInsRangeStart w:id="20" w:author="Gui Jorge Machado Sarmento" w:date="2026-06-30T03:34:00Z"/>
      </w:sdtContent>
    </w:sdt>
    <w:customXmlInsRangeEnd w:id="20"/>
    <w:p w14:paraId="0E9D249F" w14:textId="32B36F68" w:rsidR="002B24BA" w:rsidRPr="00B4660B" w:rsidRDefault="002B24BA" w:rsidP="002B24BA">
      <w:pPr>
        <w:tabs>
          <w:tab w:val="left" w:pos="816"/>
        </w:tabs>
        <w:ind w:left="0" w:firstLine="0"/>
        <w:sectPr w:rsidR="002B24BA" w:rsidRPr="00B4660B" w:rsidSect="005E68AA">
          <w:footerReference w:type="first" r:id="rId11"/>
          <w:pgSz w:w="11904" w:h="16840"/>
          <w:pgMar w:top="1713" w:right="1555" w:bottom="1443" w:left="1560" w:header="709" w:footer="709" w:gutter="0"/>
          <w:pgNumType w:start="1"/>
          <w:cols w:space="720"/>
          <w:titlePg/>
          <w:docGrid w:linePitch="326"/>
        </w:sectPr>
        <w:pPrChange w:id="21" w:author="Gui Jorge Machado Sarmento" w:date="2026-06-30T03:33:00Z" w16du:dateUtc="2026-06-30T02:33:00Z">
          <w:pPr>
            <w:tabs>
              <w:tab w:val="left" w:pos="816"/>
            </w:tabs>
            <w:jc w:val="right"/>
          </w:pPr>
        </w:pPrChange>
      </w:pPr>
    </w:p>
    <w:p w14:paraId="516A2ECB" w14:textId="6DE8372C" w:rsidR="005101CF" w:rsidRPr="005E2D3C" w:rsidRDefault="27245FA9" w:rsidP="00B4660B">
      <w:pPr>
        <w:jc w:val="center"/>
      </w:pPr>
      <w:bookmarkStart w:id="22" w:name="_Toc223954385"/>
      <w:r>
        <w:lastRenderedPageBreak/>
        <w:t>D</w:t>
      </w:r>
      <w:r w:rsidR="003131B5">
        <w:t>ecreto-Lei n.º</w:t>
      </w:r>
      <w:r>
        <w:t xml:space="preserve"> -------/2026</w:t>
      </w:r>
    </w:p>
    <w:p w14:paraId="314A7AA3" w14:textId="6BEC0E58" w:rsidR="18407EC0" w:rsidRPr="005E2D3C" w:rsidRDefault="18407EC0" w:rsidP="00B4660B">
      <w:pPr>
        <w:jc w:val="center"/>
      </w:pPr>
      <w:r>
        <w:t>__/__</w:t>
      </w:r>
      <w:r w:rsidR="003131B5">
        <w:t xml:space="preserve"> /</w:t>
      </w:r>
      <w:r>
        <w:t>2026</w:t>
      </w:r>
    </w:p>
    <w:bookmarkEnd w:id="22"/>
    <w:p w14:paraId="537F8216" w14:textId="36446632" w:rsidR="005101CF" w:rsidRPr="005E2D3C" w:rsidRDefault="0B861554" w:rsidP="00B4660B">
      <w:r>
        <w:t xml:space="preserve"> </w:t>
      </w:r>
    </w:p>
    <w:p w14:paraId="7073810A" w14:textId="77777777" w:rsidR="00ED5AF8" w:rsidRPr="00F95DCA" w:rsidRDefault="00ED5AF8" w:rsidP="00F95DCA">
      <w:pPr>
        <w:pStyle w:val="Ttulo1"/>
        <w:ind w:right="0"/>
      </w:pPr>
      <w:bookmarkStart w:id="23" w:name="_Toc233682881"/>
      <w:commentRangeStart w:id="24"/>
      <w:r w:rsidRPr="00F95DCA">
        <w:rPr>
          <w:highlight w:val="yellow"/>
        </w:rPr>
        <w:t>PREÂMBULO</w:t>
      </w:r>
      <w:bookmarkEnd w:id="23"/>
      <w:commentRangeEnd w:id="24"/>
      <w:r w:rsidR="001F72AF" w:rsidRPr="00F95DCA">
        <w:rPr>
          <w:rStyle w:val="Refdecomentrio"/>
          <w:sz w:val="24"/>
          <w:szCs w:val="24"/>
        </w:rPr>
        <w:commentReference w:id="24"/>
      </w:r>
    </w:p>
    <w:p w14:paraId="1A2A41CA" w14:textId="77777777" w:rsidR="00ED5AF8" w:rsidRDefault="00ED5AF8" w:rsidP="00F95DCA">
      <w:pPr>
        <w:ind w:left="142" w:firstLine="0"/>
      </w:pPr>
      <w:r>
        <w:t>A relação entre as pessoas e os animais de companhia transformou-se profundamente nas últimas décadas. A presença crescente dos animais de companhia nos agregados familiares portugueses, e o estatuto jurídico próprio que lhes é reconhecido pela Lei n.º 8/2017, de 3 de março, exigem um quadro normativo à altura dessa realidade. A promoção de uma detenção responsável de animais de companhia constitui um objetivo determinante do XXV Governo Constitucional, enquanto medida destinada a contrariar o número elevado e crescente de abandono de animais e as suas consequências para a saúde e a segurança das pessoas e para o bem-estar dos animais.</w:t>
      </w:r>
    </w:p>
    <w:p w14:paraId="622A9E40" w14:textId="77777777" w:rsidR="00ED5AF8" w:rsidRDefault="00ED5AF8" w:rsidP="00F95DCA">
      <w:pPr>
        <w:ind w:left="142" w:firstLine="0"/>
      </w:pPr>
      <w:r>
        <w:t>O regime jurídico em vigor encontra-se disperso por um conjunto de diplomas aprovados ao longo de três décadas, o mais antigo dos quais remonta a 1995. A Lei n.º 92/95, de 12 de setembro, o Decreto-Lei n.º 276/2001, de 17 de outubro, o Decreto-Lei n.º 314/2003, de 17 de dezembro, o Decreto-Lei n.º 315/2009, de 29 de outubro, a Lei n.º 27/2016, de 23 de agosto, e o Decreto-Lei n.º 82/2019, de 27 de junho, entre outros, formam um edifício normativo sucessivamente alterado e sobreposto, de difícil apreensão tanto pelos detentores como pelas autoridades responsáveis pela sua aplicação. A dispersão das normas dificulta o conhecimento dos deveres por quem detém animais e onera a tarefa de fiscalização.</w:t>
      </w:r>
    </w:p>
    <w:p w14:paraId="1805DC1D" w14:textId="02429E61" w:rsidR="00ED5AF8" w:rsidRDefault="00ED5AF8" w:rsidP="00F95DCA">
      <w:pPr>
        <w:ind w:left="142" w:firstLine="0"/>
      </w:pPr>
      <w:r>
        <w:t xml:space="preserve">A revisão deste quadro é hoje uma exigência incontornável. A União Europeia aprovou, pela primeira vez, normas mínimas harmonizadas em matéria de bem-estar, criação, identificação e rastreabilidade de cães e gatos, em texto aprovado pelo Parlamento Europeu em 28 de abril de 2026 e adotado pelo Conselho em 22 de maio de 2026, a aguardar publicação no Jornal Oficial da União Europeia </w:t>
      </w:r>
      <w:r w:rsidR="00F92B4C">
        <w:rPr>
          <w:highlight w:val="cyan"/>
        </w:rPr>
        <w:t>(</w:t>
      </w:r>
      <w:r w:rsidRPr="00F95DCA">
        <w:rPr>
          <w:highlight w:val="cyan"/>
        </w:rPr>
        <w:t>VERIFICAR e fechar citação: número, data e referência do regulamento quando publicado</w:t>
      </w:r>
      <w:r w:rsidR="00F92B4C">
        <w:t>)</w:t>
      </w:r>
      <w:r>
        <w:t>. Aquele regulamento estabelece, designadamente, a identificação e o registo obrigatórios de todos os cães e gatos em bases de dados nacionais interoperáveis, requisitos de bem-estar aplicáveis a criadores, vendedores e centros de acolhimento e instrumentos de combate ao comércio ilegal e às vendas em linha. A sua aplicação direta na ordem interna, conjugada com a necessária articulação com o direito nacional, faz deste o momento próprio para rever, de forma integrada, todo o regime aplicável aos animais de companhia.</w:t>
      </w:r>
    </w:p>
    <w:p w14:paraId="33D9F65D" w14:textId="77777777" w:rsidR="00ED5AF8" w:rsidRDefault="00ED5AF8" w:rsidP="00F95DCA">
      <w:pPr>
        <w:ind w:left="142" w:firstLine="0"/>
      </w:pPr>
      <w:r>
        <w:lastRenderedPageBreak/>
        <w:t>Esta revisão soma-se ao quadro fixado pelo Regulamento (UE) 2016/429 do Parlamento Europeu e do Conselho, de 9 de março de 2016 (Lei da Saúde Animal), e respetiva regulamentação delegada, com o qual o presente decreto-lei se harmoniza. Visa, ainda, a atualização dos vários diplomas nacionais à luz de novos conhecimentos científicos, da experiência adquirida na aplicação da legislação a rever e da evolução da relação da sociedade com os animais de companhia.</w:t>
      </w:r>
    </w:p>
    <w:p w14:paraId="4BCD1F9B" w14:textId="77777777" w:rsidR="00ED5AF8" w:rsidRDefault="00ED5AF8" w:rsidP="00F95DCA">
      <w:pPr>
        <w:ind w:left="142" w:firstLine="0"/>
      </w:pPr>
      <w:r>
        <w:t>A presente revisão inscreve-se na estratégia do XXV Governo Constitucional para os animais de companhia, que coloca a responsabilização dos detentores no centro da política pública. Em 2025 foi mobilizado o maior pacote de apoio de sempre neste domínio, no valor de 14,5 milhões de euros, dirigido ao investimento em infraestruturas, cuidados veterinários, identificação eletrónica, esterilização, apoio social às famílias e sensibilização. Esta política, conduzida pela Direção-Geral de Alimentação e Veterinária em articulação com as autarquias locais e as demais entidades competentes, assenta na visão de Uma Só Saúde e elege o reforço da identificação eletrónica, a expansão dos programas de esterilização e a promoção da adoção responsável como pilares do combate ao abandono.</w:t>
      </w:r>
    </w:p>
    <w:p w14:paraId="174264A3" w14:textId="77777777" w:rsidR="00ED5AF8" w:rsidRDefault="00ED5AF8" w:rsidP="00F95DCA">
      <w:pPr>
        <w:ind w:left="142" w:firstLine="0"/>
      </w:pPr>
      <w:r>
        <w:t>É neste contexto que o presente decreto-lei intervém. Cria um sistema de identificação eletrónica de todos os cães e gatos, com registo no Sistema de Informação de Animais de Companhia (SIAC), base de dados oficial de identificação e registo, que permite a ligação efetiva do animal ao seu detentor e a responsabilização deste pelo cumprimento dos parâmetros sanitários e de bem-estar animal e por eventuais danos causados a terceiros pelo animal. O reforço do uso da identificação eletrónica é prosseguido, igualmente, através do Documento de Identificação de Animal de Companhia (DIAC), em formato digital, que aproxima os cidadãos, os médicos veterinários e as entidades públicas, simplifica procedimentos e facilita o cumprimento das obrigações de registo.</w:t>
      </w:r>
    </w:p>
    <w:p w14:paraId="691B8732" w14:textId="77777777" w:rsidR="00ED5AF8" w:rsidRDefault="00ED5AF8" w:rsidP="00F95DCA">
      <w:pPr>
        <w:ind w:left="142" w:firstLine="0"/>
      </w:pPr>
      <w:r>
        <w:t>A prevenção do abandono passa, em primeiro lugar, por evitar a criação não planeada e indiscriminada de animais, uma das principais causas de abandono e de cuidados insuficientes ou inapropriados. Passa, também, por incentivar a aquisição de animais em locais autorizados para a respetiva venda, devendo os detentores estar cientes das consequências da aquisição fora desses locais, designadamente quanto às garantias conferidas em matéria de raça e de saúde do animal.</w:t>
      </w:r>
    </w:p>
    <w:p w14:paraId="601E7C07" w14:textId="77777777" w:rsidR="00ED5AF8" w:rsidRDefault="00ED5AF8" w:rsidP="00F95DCA">
      <w:pPr>
        <w:ind w:left="142" w:firstLine="0"/>
      </w:pPr>
      <w:r>
        <w:t xml:space="preserve">Em resposta ao elevado número de colónias de gatos, é criado um programa de captura, esterilização e devolução ao local de origem, devidamente monitorizado pelas câmaras </w:t>
      </w:r>
      <w:r>
        <w:lastRenderedPageBreak/>
        <w:t>municipais, como instrumento de controlo das populações. São igualmente estabelecidas regras de atuação das associações de proteção animal legalmente constituídas, com vista a um controlo sanitário mais efetivo das populações.</w:t>
      </w:r>
    </w:p>
    <w:p w14:paraId="0C8903D8" w14:textId="77777777" w:rsidR="00ED5AF8" w:rsidRDefault="00ED5AF8" w:rsidP="00F95DCA">
      <w:pPr>
        <w:ind w:left="142" w:firstLine="0"/>
      </w:pPr>
      <w:r>
        <w:t>O presente decreto-lei mantém as ações destinadas a preservar a indemnidade do País relativamente à raiva e a desenvolver estudos epidemiológicos e medidas de controlo de outras zoonoses transmissíveis ao homem pelos animais de companhia, designadamente a equinococose/hidatidose, a leishmaniose, a sarna e a dermatofitose. A entrada em território nacional de animais de companhia fica sujeita às regras sanitárias e de bem-estar animal nacionais e da União Europeia. Procede-se, ainda, à atualização do quadro contraordenacional decorrente do incumprimento dos normativos e dos montantes das coimas aplicáveis.</w:t>
      </w:r>
    </w:p>
    <w:p w14:paraId="7F652D23" w14:textId="77777777" w:rsidR="00ED5AF8" w:rsidRDefault="00ED5AF8" w:rsidP="00F95DCA">
      <w:pPr>
        <w:ind w:left="142" w:firstLine="0"/>
      </w:pPr>
      <w:r>
        <w:t>Entende-se, assim, adequado e oportuno reunir num único diploma todas as regras em matéria de reprodução, criação, detenção, maneio e comércio de animais de companhia. A consolidação destas matérias promove e facilita o respetivo conhecimento pelos titulares e detentores, que passam a identificar de forma mais explícita e simples os seus deveres, e simplifica a tarefa das autoridades incumbidas de fazer cumprir as normas em apreço.</w:t>
      </w:r>
    </w:p>
    <w:p w14:paraId="67819657" w14:textId="5A701A89" w:rsidR="00ED5AF8" w:rsidRDefault="00ED5AF8" w:rsidP="00F95DCA">
      <w:pPr>
        <w:ind w:left="142" w:firstLine="0"/>
      </w:pPr>
      <w:r>
        <w:t xml:space="preserve">Em coerência com este objetivo de consolidação, são revogados a Lei n.º 92/95, de 12 de setembro, o Decreto-Lei n.º 276/2001, de 17 de outubro, o Decreto-Lei n.º 314/2003, de 17 de dezembro, o Decreto-Lei n.º 74/2007, de 27 de março, o Decreto-Lei n.º 315/2009, de 29 de outubro, a Lei n.º 27/2016, de 23 de agosto, a Lei n.º 15/2018, de 27 de março, e o Decreto-Lei n.º 82/2019, de 27 de junho </w:t>
      </w:r>
      <w:r>
        <w:rPr>
          <w:highlight w:val="cyan"/>
        </w:rPr>
        <w:t>(a confirmar</w:t>
      </w:r>
      <w:r w:rsidRPr="00F95DCA">
        <w:rPr>
          <w:highlight w:val="cyan"/>
        </w:rPr>
        <w:t xml:space="preserve"> o alcance da revogação</w:t>
      </w:r>
      <w:r>
        <w:t>).</w:t>
      </w:r>
    </w:p>
    <w:p w14:paraId="24EF38B4" w14:textId="17741FFE" w:rsidR="000B1C05" w:rsidRDefault="000B1C05" w:rsidP="0024310E">
      <w:pPr>
        <w:ind w:left="142" w:firstLine="0"/>
      </w:pPr>
      <w:r w:rsidRPr="000B1C05">
        <w:t>O presente decreto-lei estabelece as normas complementares da Convenção Europeia para a Proteção dos Animais de Companhia, aprovada pelo Decreto n.º 13/93, de 13 de abril, que se mantém em vigor, e assegura a execução, na ordem jurídica interna, do regulamento da União Europeia relativo ao bem-estar e à rastreabilidade de cães e gatos referido no presente preâmbulo, sem prejuízo dos respetivos prazos de aplicação</w:t>
      </w:r>
      <w:r>
        <w:t>.</w:t>
      </w:r>
    </w:p>
    <w:p w14:paraId="2EB5046F" w14:textId="28B777E3" w:rsidR="00B4660B" w:rsidRPr="005A37E6" w:rsidRDefault="00A626AB" w:rsidP="0024310E">
      <w:pPr>
        <w:ind w:left="142" w:firstLine="0"/>
      </w:pPr>
      <w:r w:rsidRPr="00F95DCA">
        <w:t>Foram ouvidos a Associação Nacional de Municípios Portugueses, a Associação Nacional de Freguesias e os órgãos de governo próprios das Regiões Autónomas.</w:t>
      </w:r>
      <w:r w:rsidRPr="00F95DCA">
        <w:rPr>
          <w:i/>
        </w:rPr>
        <w:t xml:space="preserve"> </w:t>
      </w:r>
    </w:p>
    <w:p w14:paraId="26BCDE41" w14:textId="77777777" w:rsidR="005101CF" w:rsidRPr="005E2D3C" w:rsidRDefault="00A626AB" w:rsidP="00B4660B">
      <w:r>
        <w:t xml:space="preserve">Assim: </w:t>
      </w:r>
    </w:p>
    <w:p w14:paraId="1E12657A" w14:textId="15DDBCAB" w:rsidR="005E68AA" w:rsidRPr="005E2D3C" w:rsidRDefault="005E68AA" w:rsidP="00B4660B">
      <w:pPr>
        <w:ind w:left="142" w:firstLine="0"/>
      </w:pPr>
      <w:r>
        <w:lastRenderedPageBreak/>
        <w:t xml:space="preserve">Nos termos da alínea </w:t>
      </w:r>
      <w:r>
        <w:rPr>
          <w:i/>
          <w:iCs/>
        </w:rPr>
        <w:t>a)</w:t>
      </w:r>
      <w:r>
        <w:t xml:space="preserve"> do n.º 1 do artigo 198.º da Constituição, o Governo decreta o seguinte: </w:t>
      </w:r>
      <w:r>
        <w:br/>
      </w:r>
    </w:p>
    <w:p w14:paraId="79C9F04D" w14:textId="77777777" w:rsidR="00D73F82" w:rsidRDefault="00A626AB" w:rsidP="00F95DCA">
      <w:pPr>
        <w:pStyle w:val="Ttulo1"/>
        <w:ind w:right="0"/>
      </w:pPr>
      <w:bookmarkStart w:id="25" w:name="_Toc223954386"/>
      <w:bookmarkStart w:id="26" w:name="_Toc233682882"/>
      <w:r w:rsidRPr="00B4660B">
        <w:t>CAPÍTULO I</w:t>
      </w:r>
      <w:bookmarkEnd w:id="26"/>
    </w:p>
    <w:p w14:paraId="3A4EFB9A" w14:textId="2A27D06A" w:rsidR="006D4559" w:rsidRPr="00B4660B" w:rsidRDefault="00A626AB" w:rsidP="00F95DCA">
      <w:pPr>
        <w:pStyle w:val="Ttulo1"/>
        <w:ind w:right="0"/>
      </w:pPr>
      <w:bookmarkStart w:id="27" w:name="_Toc233682883"/>
      <w:r w:rsidRPr="00B4660B">
        <w:t>Disposições Gerais</w:t>
      </w:r>
      <w:bookmarkEnd w:id="25"/>
      <w:bookmarkEnd w:id="27"/>
    </w:p>
    <w:p w14:paraId="42B83903" w14:textId="77777777" w:rsidR="009E7E58" w:rsidRPr="00B4660B" w:rsidRDefault="009E7E58" w:rsidP="00B4660B">
      <w:pPr>
        <w:jc w:val="center"/>
        <w:rPr>
          <w:b/>
          <w:bCs/>
        </w:rPr>
      </w:pPr>
    </w:p>
    <w:p w14:paraId="0B6B5805" w14:textId="439830F2" w:rsidR="005101CF" w:rsidRPr="00B4660B" w:rsidRDefault="00A626AB" w:rsidP="00F95DCA">
      <w:pPr>
        <w:pStyle w:val="Ttulo3"/>
      </w:pPr>
      <w:bookmarkStart w:id="28" w:name="_Toc223954387"/>
      <w:bookmarkStart w:id="29" w:name="_Toc233682884"/>
      <w:r w:rsidRPr="00B4660B">
        <w:t>Artigo 1.º</w:t>
      </w:r>
      <w:bookmarkEnd w:id="29"/>
    </w:p>
    <w:p w14:paraId="6F9696D5" w14:textId="270C6FC6" w:rsidR="005101CF" w:rsidRPr="00B4660B" w:rsidRDefault="00A626AB" w:rsidP="00F95DCA">
      <w:pPr>
        <w:pStyle w:val="Ttulo3"/>
      </w:pPr>
      <w:bookmarkStart w:id="30" w:name="_Toc233682885"/>
      <w:r w:rsidRPr="00B4660B">
        <w:t>Objeto</w:t>
      </w:r>
      <w:bookmarkEnd w:id="28"/>
      <w:bookmarkEnd w:id="30"/>
    </w:p>
    <w:p w14:paraId="76A110DE" w14:textId="42FDF22E" w:rsidR="004818B6" w:rsidRDefault="23D08FF2" w:rsidP="00B4660B">
      <w:pPr>
        <w:ind w:left="142" w:firstLine="0"/>
      </w:pPr>
      <w:r>
        <w:rPr>
          <w:color w:val="auto"/>
        </w:rPr>
        <w:t>O presente decreto-lei estabelece o regime geral aplicável aos animais de companhia, designado por «Regime Geral do Animal de Companhia» (RGAC).</w:t>
      </w:r>
    </w:p>
    <w:p w14:paraId="0502090A" w14:textId="77777777" w:rsidR="00EF4F1B" w:rsidRPr="005E2D3C" w:rsidRDefault="00EF4F1B" w:rsidP="00B4660B"/>
    <w:p w14:paraId="707D9AED" w14:textId="378E7643" w:rsidR="005101CF" w:rsidRPr="00B4660B" w:rsidRDefault="00A626AB" w:rsidP="00F95DCA">
      <w:pPr>
        <w:pStyle w:val="Ttulo3"/>
      </w:pPr>
      <w:bookmarkStart w:id="31" w:name="_Toc223954388"/>
      <w:bookmarkStart w:id="32" w:name="_Toc233682886"/>
      <w:r w:rsidRPr="00B4660B">
        <w:t>Artigo 2.º</w:t>
      </w:r>
      <w:bookmarkEnd w:id="32"/>
    </w:p>
    <w:p w14:paraId="30307792" w14:textId="051607FD" w:rsidR="005101CF" w:rsidRPr="00B4660B" w:rsidRDefault="00A626AB" w:rsidP="00F95DCA">
      <w:pPr>
        <w:pStyle w:val="Ttulo3"/>
      </w:pPr>
      <w:bookmarkStart w:id="33" w:name="_Toc233682887"/>
      <w:r w:rsidRPr="00B4660B">
        <w:t>Âmbito</w:t>
      </w:r>
      <w:bookmarkEnd w:id="31"/>
      <w:r w:rsidRPr="00B4660B">
        <w:t xml:space="preserve"> Objetivo</w:t>
      </w:r>
      <w:bookmarkEnd w:id="33"/>
    </w:p>
    <w:p w14:paraId="5DD40EC4" w14:textId="4FCC7ABB" w:rsidR="00FA14DA" w:rsidRPr="005E2D3C" w:rsidRDefault="00EF4F1B" w:rsidP="00B4660B">
      <w:pPr>
        <w:ind w:left="142" w:firstLine="0"/>
      </w:pPr>
      <w:r>
        <w:rPr>
          <w:color w:val="auto"/>
        </w:rPr>
        <w:t>1 - O presente decreto-lei estabelece as normas a que obedecem a reprodução, a criação, a detenção, o maneio, a circulação e o comércio de animais de companhia, bem como o respetivo controlo sanitário, designadamente a prevenção e a vigilância epidemiológica da raiva e de outras zoonoses do cão e do gato.</w:t>
      </w:r>
    </w:p>
    <w:p w14:paraId="47C2AE46" w14:textId="77777777" w:rsidR="00885E45" w:rsidRDefault="005D7EEC" w:rsidP="00B4660B">
      <w:pPr>
        <w:ind w:left="142" w:firstLine="0"/>
        <w:rPr>
          <w:color w:val="auto"/>
        </w:rPr>
      </w:pPr>
      <w:commentRangeStart w:id="34"/>
      <w:r>
        <w:rPr>
          <w:color w:val="auto"/>
        </w:rPr>
        <w:t>2 - Para efeitos do presente decreto-lei, são animais de companhia os animais das espécies constantes da Parte A do Anexo I do Regulamento (UE) 2016/429 do Parlamento Europeu e do Conselho, de 9 de março de 2016, e, quando detidos para fins de companhia, os das espécies constantes da Parte B do mesmo anexo.</w:t>
      </w:r>
      <w:commentRangeEnd w:id="34"/>
      <w:r w:rsidR="002251E2">
        <w:rPr>
          <w:rStyle w:val="Refdecomentrio"/>
          <w:color w:val="auto"/>
          <w:sz w:val="24"/>
          <w:szCs w:val="24"/>
        </w:rPr>
        <w:commentReference w:id="34"/>
      </w:r>
    </w:p>
    <w:p w14:paraId="59D97974" w14:textId="728D3D63" w:rsidR="006C02E9" w:rsidRPr="005E2D3C" w:rsidRDefault="006C02E9" w:rsidP="00B4660B">
      <w:pPr>
        <w:ind w:left="142" w:firstLine="0"/>
      </w:pPr>
      <w:r>
        <w:rPr>
          <w:color w:val="auto"/>
        </w:rPr>
        <w:t>3 - O presente decreto-lei assegura, no plano nacional, a execução do Regulamento Delegado (UE) 2026/131 da Comissão, de 20 de janeiro de 2026, relativo aos requisitos de saúde animal aplicáveis à circulação sem caráter comercial de animais de companhia, e do Regulamento Delegado (UE) 2026/132 da Comissão, de 20 de janeiro de 2026, relativo à rastreabilidade de cães, gatos e furões, bem como a aplicação do regime contraordenacional por incumprimento das obrigações neles previstas.</w:t>
      </w:r>
    </w:p>
    <w:p w14:paraId="07153BA0" w14:textId="2F78E205" w:rsidR="006C02E9" w:rsidRPr="005E2D3C" w:rsidRDefault="006C02E9" w:rsidP="00B4660B">
      <w:pPr>
        <w:ind w:left="142" w:firstLine="0"/>
      </w:pPr>
      <w:r>
        <w:rPr>
          <w:color w:val="auto"/>
        </w:rPr>
        <w:t>4 - O presente decreto-lei assegura igualmente a execução do regulamento do Parlamento Europeu e do Conselho relativo ao bem-estar do cão e do gato e à respetiva rastreabilidade, a publicar no Jornal Oficial da União Europeia.</w:t>
      </w:r>
    </w:p>
    <w:p w14:paraId="549D0C7D" w14:textId="4B83B8C0" w:rsidR="006C02E9" w:rsidRPr="005E2D3C" w:rsidRDefault="006C02E9" w:rsidP="00B4660B">
      <w:pPr>
        <w:ind w:left="142" w:firstLine="0"/>
      </w:pPr>
      <w:r>
        <w:rPr>
          <w:color w:val="auto"/>
        </w:rPr>
        <w:lastRenderedPageBreak/>
        <w:t>5 - A entrada em território nacional de animais de companhia de espécies não abrangidas pelo Regulamento Delegado (UE) 2026/131, provenientes de países terceiros, carece de autorização prévia da Direção-Geral de Alimentação e Veterinária (DGAV).</w:t>
      </w:r>
    </w:p>
    <w:p w14:paraId="27F50D6D" w14:textId="54733D6F" w:rsidR="006C02E9" w:rsidRPr="005E2D3C" w:rsidRDefault="006C02E9" w:rsidP="00B4660B">
      <w:pPr>
        <w:ind w:left="142" w:firstLine="0"/>
      </w:pPr>
      <w:r>
        <w:rPr>
          <w:color w:val="auto"/>
        </w:rPr>
        <w:t>6 - A entrada em território nacional de furões, a título de animal de companhia ou para fins comerciais, provenientes de países terceiros, carece igualmente de autorização do Instituto</w:t>
      </w:r>
      <w:r w:rsidR="005A37E6">
        <w:rPr>
          <w:color w:val="auto"/>
        </w:rPr>
        <w:t xml:space="preserve"> </w:t>
      </w:r>
      <w:r>
        <w:rPr>
          <w:color w:val="auto"/>
        </w:rPr>
        <w:t>da Conservação da Natureza e das Florestas, I. P. (ICNF, I. P.), nos termos da legislação aplicável.</w:t>
      </w:r>
    </w:p>
    <w:p w14:paraId="4EA6D7E9" w14:textId="77777777" w:rsidR="00885E45" w:rsidRDefault="005D7EEC" w:rsidP="00B4660B">
      <w:pPr>
        <w:ind w:left="142" w:firstLine="0"/>
        <w:rPr>
          <w:color w:val="auto"/>
        </w:rPr>
      </w:pPr>
      <w:r>
        <w:rPr>
          <w:color w:val="auto"/>
        </w:rPr>
        <w:t>7 - Por razões de saúde pública ou de sanidade animal, a DGAV pode restringir ou condicionar a detenção ou a circulação de animais de companhia de determinadas espécies.</w:t>
      </w:r>
    </w:p>
    <w:p w14:paraId="7F10C54B" w14:textId="78EBC458" w:rsidR="006C02E9" w:rsidRPr="005E2D3C" w:rsidRDefault="006C02E9" w:rsidP="00B4660B">
      <w:pPr>
        <w:ind w:left="142" w:firstLine="0"/>
      </w:pPr>
      <w:r>
        <w:rPr>
          <w:color w:val="auto"/>
        </w:rPr>
        <w:t>8 - O presente decreto-lei não prejudica a aplicação do Decreto-Lei n.º 74/2007, de 27 de março, relativo ao direito de acessibilidade das pessoas com deficiência acompanhadas de cães de assistência.</w:t>
      </w:r>
    </w:p>
    <w:p w14:paraId="2B475124" w14:textId="07D84BAC" w:rsidR="00FA14DA" w:rsidRPr="005E2D3C" w:rsidRDefault="006C02E9" w:rsidP="00B4660B">
      <w:pPr>
        <w:ind w:left="142" w:firstLine="0"/>
      </w:pPr>
      <w:r>
        <w:rPr>
          <w:color w:val="auto"/>
        </w:rPr>
        <w:t>9 - Ficam excluídas do âmbito de aplicação do presente decreto-lei as espécies da fauna selvagem autóctone e exótica e os seus descendentes criados em cativeiro, bem como os touros de lide, objeto de regulamentação específica.</w:t>
      </w:r>
    </w:p>
    <w:p w14:paraId="091C4F7F" w14:textId="77777777" w:rsidR="002B5462" w:rsidRPr="005E2D3C" w:rsidRDefault="002B5462" w:rsidP="00B4660B"/>
    <w:p w14:paraId="067F7560" w14:textId="36829F6B" w:rsidR="005101CF" w:rsidRPr="00B4660B" w:rsidRDefault="6F6E9877" w:rsidP="00F95DCA">
      <w:pPr>
        <w:pStyle w:val="Ttulo3"/>
      </w:pPr>
      <w:bookmarkStart w:id="35" w:name="_Toc223954389"/>
      <w:bookmarkStart w:id="36" w:name="_Toc233682888"/>
      <w:r w:rsidRPr="00B4660B">
        <w:t>Artigo 3.º</w:t>
      </w:r>
      <w:bookmarkEnd w:id="36"/>
    </w:p>
    <w:p w14:paraId="0F8D6604" w14:textId="2D227A7E" w:rsidR="005101CF" w:rsidRPr="00B4660B" w:rsidRDefault="00D36507" w:rsidP="00F95DCA">
      <w:pPr>
        <w:pStyle w:val="Ttulo3"/>
      </w:pPr>
      <w:bookmarkStart w:id="37" w:name="_Toc233682889"/>
      <w:commentRangeStart w:id="38"/>
      <w:r w:rsidRPr="00B4660B">
        <w:t>Definições</w:t>
      </w:r>
      <w:bookmarkEnd w:id="35"/>
      <w:bookmarkEnd w:id="37"/>
      <w:commentRangeEnd w:id="38"/>
      <w:r w:rsidR="002251E2" w:rsidRPr="00B4660B">
        <w:rPr>
          <w:rStyle w:val="Refdecomentrio"/>
          <w:sz w:val="24"/>
          <w:szCs w:val="24"/>
        </w:rPr>
        <w:commentReference w:id="38"/>
      </w:r>
    </w:p>
    <w:p w14:paraId="233BBF5B" w14:textId="4793F253" w:rsidR="12B3BE50" w:rsidRPr="005E2D3C" w:rsidRDefault="350E168B" w:rsidP="00B4660B">
      <w:r w:rsidRPr="00B4660B">
        <w:t>1 -</w:t>
      </w:r>
      <w:r w:rsidRPr="00B4660B">
        <w:rPr>
          <w:rFonts w:eastAsia="Arial"/>
        </w:rPr>
        <w:t xml:space="preserve"> </w:t>
      </w:r>
      <w:r w:rsidRPr="00B4660B">
        <w:t>Para</w:t>
      </w:r>
      <w:r>
        <w:t xml:space="preserve"> efeito do presente diploma, entende-se por:</w:t>
      </w:r>
    </w:p>
    <w:p w14:paraId="4A66B0E2" w14:textId="0FDBC7F3" w:rsidR="10E1C5B3" w:rsidRPr="005E2D3C" w:rsidRDefault="3D881C68" w:rsidP="00B4660B">
      <w:pPr>
        <w:ind w:left="142" w:firstLine="0"/>
      </w:pPr>
      <w:r>
        <w:rPr>
          <w:color w:val="auto"/>
        </w:rPr>
        <w:t>«Abandono», a não prestação de cuidados a animal de companhia no estabelecimento, bem como a sua remoção pelo detentor ou titular para fora do domicílio ou dos locais onde costuma estar mantido, com vista a pôr termo à sua detenção, sem comprovativo da transmissão da sua guarda e responsabilidade para outra pessoa, para o município ou para associação zoófila;</w:t>
      </w:r>
    </w:p>
    <w:p w14:paraId="45D7C83B" w14:textId="7D926D2C" w:rsidR="4E09FC06" w:rsidRPr="005E2D3C" w:rsidRDefault="185F1CEA" w:rsidP="00B4660B">
      <w:pPr>
        <w:ind w:left="142" w:firstLine="0"/>
      </w:pPr>
      <w:r>
        <w:rPr>
          <w:color w:val="auto"/>
        </w:rPr>
        <w:t>«Abrigo», a instalação ou estrutura de associação zoófila (IAZ) onde são detidos cães ou gatos não desejados, abandonados, perdidos, confiscados ou anteriormente errantes, para efeitos de colocação no mercado;</w:t>
      </w:r>
    </w:p>
    <w:p w14:paraId="4EBD1434" w14:textId="75731E27" w:rsidR="0AF2E4AB" w:rsidRPr="004451A7" w:rsidRDefault="00A626AB" w:rsidP="00B4660B">
      <w:pPr>
        <w:ind w:left="142" w:firstLine="0"/>
      </w:pPr>
      <w:r>
        <w:rPr>
          <w:color w:val="auto"/>
        </w:rPr>
        <w:t>«Açaimo funcional», o utensílio que, aplicado ao animal sem lhe dificultar a função respiratória, não lhe permite comer nem morder;</w:t>
      </w:r>
    </w:p>
    <w:p w14:paraId="1E08E158" w14:textId="5C58B108" w:rsidR="047B255F" w:rsidRPr="005E2D3C" w:rsidRDefault="16CF1D88" w:rsidP="00B4660B">
      <w:pPr>
        <w:ind w:left="142" w:firstLine="0"/>
      </w:pPr>
      <w:r>
        <w:rPr>
          <w:color w:val="auto"/>
        </w:rPr>
        <w:lastRenderedPageBreak/>
        <w:t>«Alojamento», o edifício ou espaço exterior delimitado, em estabelecimento onde é detido animal de companhia de forma temporária ou permanente;</w:t>
      </w:r>
    </w:p>
    <w:p w14:paraId="5AA2021E" w14:textId="7826D140" w:rsidR="00B4660B" w:rsidRPr="005E2D3C" w:rsidRDefault="59105552" w:rsidP="00B4660B">
      <w:pPr>
        <w:ind w:left="142" w:firstLine="0"/>
        <w:rPr>
          <w:color w:val="auto"/>
        </w:rPr>
      </w:pPr>
      <w:r>
        <w:rPr>
          <w:color w:val="auto"/>
        </w:rPr>
        <w:t>«</w:t>
      </w:r>
      <w:commentRangeStart w:id="39"/>
      <w:r>
        <w:rPr>
          <w:color w:val="auto"/>
        </w:rPr>
        <w:t xml:space="preserve">Altura da gaiola», a </w:t>
      </w:r>
      <w:commentRangeEnd w:id="39"/>
      <w:r w:rsidR="002251E2">
        <w:rPr>
          <w:rStyle w:val="Refdecomentrio"/>
          <w:color w:val="auto"/>
          <w:sz w:val="24"/>
          <w:szCs w:val="24"/>
        </w:rPr>
        <w:commentReference w:id="39"/>
      </w:r>
      <w:r>
        <w:rPr>
          <w:color w:val="auto"/>
        </w:rPr>
        <w:t xml:space="preserve">distância vertical entre o chão e a parte horizontal superior da cobertura da gaiola; </w:t>
      </w:r>
    </w:p>
    <w:p w14:paraId="6302D80F" w14:textId="043683C8" w:rsidR="10E1C5B3" w:rsidRPr="005E2D3C" w:rsidRDefault="3AE80327" w:rsidP="00B4660B">
      <w:pPr>
        <w:ind w:left="142" w:firstLine="0"/>
      </w:pPr>
      <w:r>
        <w:rPr>
          <w:color w:val="auto"/>
        </w:rPr>
        <w:t>«Amarrar», o ato de prender um cão ou gato a um ponto fixo ou a um objeto para o manter numa zona desejada ou para restringir o seu movimento;</w:t>
      </w:r>
    </w:p>
    <w:p w14:paraId="26F73FBD" w14:textId="73922B7C" w:rsidR="005101CF" w:rsidRPr="005E2D3C" w:rsidRDefault="343A9C9E" w:rsidP="00B4660B">
      <w:pPr>
        <w:ind w:left="142" w:firstLine="0"/>
      </w:pPr>
      <w:r>
        <w:rPr>
          <w:color w:val="auto"/>
        </w:rPr>
        <w:t>«Animal de companhia», o animal das espécies referidas no n.º 2 do artigo 2.º, detido ou destinado a ser detido pelo homem, designadamente no seu lar, para seu entretenimento e companhia;</w:t>
      </w:r>
    </w:p>
    <w:p w14:paraId="5E70B198" w14:textId="499B18FA" w:rsidR="4CCB09DA" w:rsidRPr="005E2D3C" w:rsidRDefault="790B2655" w:rsidP="00B4660B">
      <w:pPr>
        <w:ind w:left="142" w:firstLine="0"/>
      </w:pPr>
      <w:r>
        <w:rPr>
          <w:color w:val="auto"/>
        </w:rPr>
        <w:t>«Animal errante», o animal que se encontre na via pública ou em outro lugar público, fora do controlo e da guarda do respetivo detentor, ou relativamente ao qual existam fortes indícios de que foi abandonado, ou que não tem detentor ou não se encontra identificado;</w:t>
      </w:r>
    </w:p>
    <w:p w14:paraId="434CE969" w14:textId="5E19FC12" w:rsidR="00FF79A7" w:rsidRPr="005E2D3C" w:rsidRDefault="03CB4080" w:rsidP="00B4660B">
      <w:pPr>
        <w:ind w:left="142" w:firstLine="0"/>
      </w:pPr>
      <w:r>
        <w:rPr>
          <w:color w:val="auto"/>
        </w:rPr>
        <w:t>«Animal para fins militares ou policiais», o animal detido pelas Forças Armadas e pelas forças e serviços de emergência e de segurança do Estado, destinado aos fins específicos destas entidades;</w:t>
      </w:r>
    </w:p>
    <w:p w14:paraId="117BDFCE" w14:textId="25E822CC" w:rsidR="000A031E" w:rsidRPr="005E2D3C" w:rsidRDefault="000A031E" w:rsidP="00B4660B">
      <w:pPr>
        <w:ind w:left="0" w:firstLine="0"/>
      </w:pPr>
      <w:r>
        <w:rPr>
          <w:color w:val="auto"/>
        </w:rPr>
        <w:t>«Animal perigoso», o animal classificado como tal nos termos do Capítulo XIV;</w:t>
      </w:r>
    </w:p>
    <w:p w14:paraId="5F058ACE" w14:textId="3E63E383" w:rsidR="00B4660B" w:rsidRPr="005E2D3C" w:rsidRDefault="0B9F37A2" w:rsidP="00B4660B">
      <w:pPr>
        <w:ind w:left="142" w:firstLine="0"/>
      </w:pPr>
      <w:r>
        <w:rPr>
          <w:color w:val="auto"/>
        </w:rPr>
        <w:t xml:space="preserve">«Animal potencialmente perigoso», o animal que, pelas características da espécie, pelo comportamento agressivo, pelo tamanho ou pela potência da mandíbula, possa causar lesão ou morte a pessoa ou a outro animal, nomeadamente o cão pertencente às raças definidas como potencialmente perigosas em </w:t>
      </w:r>
      <w:r w:rsidR="0052508A">
        <w:rPr>
          <w:color w:val="auto"/>
        </w:rPr>
        <w:t>Portaria</w:t>
      </w:r>
      <w:r>
        <w:rPr>
          <w:color w:val="auto"/>
        </w:rPr>
        <w:t xml:space="preserve"> do membro do Governo responsável pela área da agricultura, bem como os cruzamentos de primeira geração destas, os cruzamentos destas entre si ou com outras raças de que resulte tipologia semelhante a alguma das raças referidas naquela </w:t>
      </w:r>
      <w:r w:rsidR="0052508A">
        <w:rPr>
          <w:color w:val="auto"/>
        </w:rPr>
        <w:t>Portaria</w:t>
      </w:r>
      <w:r>
        <w:rPr>
          <w:color w:val="auto"/>
        </w:rPr>
        <w:t>;</w:t>
      </w:r>
    </w:p>
    <w:p w14:paraId="4E711280" w14:textId="3DF58F30" w:rsidR="29EECFC6" w:rsidRPr="005E2D3C" w:rsidRDefault="29B3ADC2" w:rsidP="00B4660B">
      <w:pPr>
        <w:ind w:left="142" w:firstLine="0"/>
      </w:pPr>
      <w:r>
        <w:rPr>
          <w:color w:val="auto"/>
        </w:rPr>
        <w:t>«Animal de raça pura», o animal registado em livro de origens oficialmente reconhecido;</w:t>
      </w:r>
    </w:p>
    <w:p w14:paraId="4A9770B8" w14:textId="108300AD" w:rsidR="004451A7" w:rsidRPr="005E2D3C" w:rsidRDefault="00A626AB" w:rsidP="00B4660B">
      <w:pPr>
        <w:ind w:left="142" w:firstLine="0"/>
      </w:pPr>
      <w:r>
        <w:rPr>
          <w:color w:val="auto"/>
        </w:rPr>
        <w:t>«Animal suspeito de raiva», o animal suscetível que, por sinais ou alterações de comportamento, seja considerado como tal por médico-veterinário;</w:t>
      </w:r>
    </w:p>
    <w:p w14:paraId="0795643F" w14:textId="380F6379" w:rsidR="00B4660B" w:rsidRPr="005E2D3C" w:rsidRDefault="446047B4" w:rsidP="00B4660B">
      <w:pPr>
        <w:ind w:left="142" w:firstLine="0"/>
      </w:pPr>
      <w:r>
        <w:rPr>
          <w:color w:val="auto"/>
        </w:rPr>
        <w:t xml:space="preserve">«Autoridade competente», a Direção-Geral de Alimentação e Veterinária (DGAV), o médico-veterinário municipal (MVM), o médico-veterinário ao serviço do município, a câmara municipal, a junta de freguesia, o Instituto da Conservação da Natureza e das </w:t>
      </w:r>
      <w:r>
        <w:rPr>
          <w:color w:val="auto"/>
        </w:rPr>
        <w:lastRenderedPageBreak/>
        <w:t>Florestas, I. P. (ICNF, I. P.), a Guarda Nacional Republicana (GNR), a Polícia de Segurança Pública (PSP), a Polícia Municipal (PM) e a Polícia Marítima;</w:t>
      </w:r>
    </w:p>
    <w:p w14:paraId="559F7147" w14:textId="6244509B" w:rsidR="00B4660B" w:rsidRDefault="00A626AB" w:rsidP="00B4660B">
      <w:pPr>
        <w:ind w:left="142" w:firstLine="0"/>
      </w:pPr>
      <w:r>
        <w:rPr>
          <w:color w:val="auto"/>
        </w:rPr>
        <w:t>«Ave de médio porte», o animal adulto desta classe cuja altura seja igual ou superior a 50 cm, contada a partir da extremidade superior da cabeça até à extremidade inferior das patas, com o animal assente em superfície plana e horizontal e na sua posição natural, considerando-se igual comprimento para as asas quando em plena extensão;</w:t>
      </w:r>
    </w:p>
    <w:p w14:paraId="49682FE4" w14:textId="79321C9E" w:rsidR="00B4660B" w:rsidRDefault="7AF93251" w:rsidP="00B4660B">
      <w:pPr>
        <w:ind w:left="142" w:firstLine="0"/>
      </w:pPr>
      <w:r>
        <w:rPr>
          <w:color w:val="auto"/>
        </w:rPr>
        <w:t>«Bem-estar animal», o estado físico e mental do animal de companhia que recebe alimentação adequada, é detido num ambiente adequado, está de boa saúde, apresenta um comportamento adequado e, no geral, tem uma experiência mental positiva da vida;</w:t>
      </w:r>
    </w:p>
    <w:p w14:paraId="097B55B0" w14:textId="1280C36D" w:rsidR="005101CF" w:rsidRPr="005E2D3C" w:rsidRDefault="631C5062" w:rsidP="00B4660B">
      <w:pPr>
        <w:ind w:left="142" w:firstLine="0"/>
        <w:rPr>
          <w:color w:val="auto"/>
        </w:rPr>
      </w:pPr>
      <w:r>
        <w:rPr>
          <w:rFonts w:eastAsia="Times New Roman"/>
          <w:color w:val="auto"/>
        </w:rPr>
        <w:t>«Canil», a estrutura física que contém um ou mais compartimentos para alojar cães;</w:t>
      </w:r>
    </w:p>
    <w:p w14:paraId="570CF5D6" w14:textId="77777777" w:rsidR="00FF79A7" w:rsidRPr="005E2D3C" w:rsidRDefault="2EDD86FF" w:rsidP="00B4660B">
      <w:pPr>
        <w:ind w:left="142" w:firstLine="0"/>
        <w:rPr>
          <w:color w:val="auto"/>
        </w:rPr>
      </w:pPr>
      <w:r>
        <w:rPr>
          <w:rFonts w:eastAsia="Times New Roman"/>
          <w:color w:val="auto"/>
        </w:rPr>
        <w:t>«Cadela reprodutora», a fêmea do cão, desde o primeiro acasalamento ou inseminação até ao desmame da sua última ninhada;</w:t>
      </w:r>
    </w:p>
    <w:p w14:paraId="05DCB60D" w14:textId="5FE7C2C5" w:rsidR="4BCB11F9" w:rsidRPr="005E2D3C" w:rsidRDefault="1A789A11" w:rsidP="00B4660B">
      <w:pPr>
        <w:rPr>
          <w:color w:val="auto"/>
        </w:rPr>
      </w:pPr>
      <w:r>
        <w:rPr>
          <w:rFonts w:eastAsia="Times New Roman"/>
          <w:color w:val="auto"/>
        </w:rPr>
        <w:t xml:space="preserve">«Cão», um animal da espécie </w:t>
      </w:r>
      <w:r>
        <w:rPr>
          <w:rFonts w:eastAsia="Times New Roman"/>
          <w:i/>
          <w:iCs/>
          <w:color w:val="auto"/>
        </w:rPr>
        <w:t>Canis lupus familiaris</w:t>
      </w:r>
      <w:r>
        <w:rPr>
          <w:rFonts w:eastAsia="Times New Roman"/>
          <w:color w:val="auto"/>
        </w:rPr>
        <w:t>;</w:t>
      </w:r>
    </w:p>
    <w:p w14:paraId="36074EDB" w14:textId="70D5E0F8" w:rsidR="005101CF" w:rsidRPr="005E2D3C" w:rsidRDefault="08F96F30" w:rsidP="001A4910">
      <w:r>
        <w:rPr>
          <w:color w:val="auto"/>
        </w:rPr>
        <w:t>«Cão assilvestrado», o cão doméstico que regressou ao estado selvagem e não depende diretamente do homem;</w:t>
      </w:r>
    </w:p>
    <w:p w14:paraId="40BE61E3" w14:textId="5CABF625" w:rsidR="005101CF" w:rsidRPr="005E2D3C" w:rsidRDefault="50EF05B6" w:rsidP="00B4660B">
      <w:pPr>
        <w:ind w:left="142" w:firstLine="0"/>
        <w:rPr>
          <w:color w:val="auto"/>
        </w:rPr>
      </w:pPr>
      <w:commentRangeStart w:id="40"/>
      <w:r>
        <w:rPr>
          <w:color w:val="auto"/>
        </w:rPr>
        <w:t>«Cão de caça», o cão declarado como tal pelo seu titular, ou cujo titular seja indivíduo habilitado com carta de caçador atualizada, com exceção dos casos previstos no artigo 22.º da Lei n.º 173/99, de 21 de setembro;</w:t>
      </w:r>
      <w:commentRangeEnd w:id="40"/>
      <w:r w:rsidR="002251E2" w:rsidRPr="005E2D3C">
        <w:rPr>
          <w:rStyle w:val="Refdecomentrio"/>
          <w:color w:val="auto"/>
          <w:sz w:val="24"/>
          <w:szCs w:val="24"/>
        </w:rPr>
        <w:commentReference w:id="40"/>
      </w:r>
    </w:p>
    <w:p w14:paraId="2C997228" w14:textId="56DF0AB1" w:rsidR="118D12E6" w:rsidRPr="005E2D3C" w:rsidRDefault="118D12E6" w:rsidP="00B4660B">
      <w:pPr>
        <w:ind w:left="142" w:firstLine="0"/>
      </w:pPr>
      <w:r>
        <w:rPr>
          <w:color w:val="auto"/>
        </w:rPr>
        <w:t>«Cão de proteção de gado», o cão detido ou educado principalmente para proteger o gado de predadores, em contextos agrícolas ou pastoris, incluindo explorações agrícolas, zonas de pastoreio ou durante as movimentações do gado;</w:t>
      </w:r>
    </w:p>
    <w:p w14:paraId="683E2038" w14:textId="57F5AF39" w:rsidR="65B7C82B" w:rsidRPr="005E2D3C" w:rsidRDefault="75614414" w:rsidP="00B4660B">
      <w:pPr>
        <w:ind w:left="142" w:firstLine="0"/>
      </w:pPr>
      <w:r>
        <w:rPr>
          <w:color w:val="auto"/>
        </w:rPr>
        <w:t>«Cão de pastoreio», o cão detido ou educado principalmente para guiar, movimentar ou, de outro modo, controlar o gado em contextos agrícolas ou pastoris, incluindo explorações agrícolas, zonas de pastoreio ou durante a transumância;</w:t>
      </w:r>
    </w:p>
    <w:p w14:paraId="3F3FC918" w14:textId="075002DD" w:rsidR="261A0E2E" w:rsidRPr="005E2D3C" w:rsidRDefault="00FA4673" w:rsidP="00B4660B">
      <w:pPr>
        <w:ind w:left="142" w:firstLine="0"/>
        <w:rPr>
          <w:rFonts w:eastAsia="Times New Roman"/>
          <w:color w:val="auto"/>
          <w:highlight w:val="yellow"/>
        </w:rPr>
      </w:pPr>
      <w:commentRangeStart w:id="41"/>
      <w:r>
        <w:rPr>
          <w:color w:val="0A0A0A"/>
        </w:rPr>
        <w:t>«Cedência», a transmissão, a título gratuito, da propriedade, da guarda ou da responsabilidade sobre um animal de companhia, designadamente por adoção;</w:t>
      </w:r>
      <w:commentRangeEnd w:id="41"/>
      <w:r w:rsidR="002251E2" w:rsidRPr="005E2D3C">
        <w:rPr>
          <w:rStyle w:val="Refdecomentrio"/>
          <w:rFonts w:eastAsia="Times New Roman"/>
          <w:color w:val="auto"/>
          <w:sz w:val="24"/>
          <w:szCs w:val="24"/>
          <w:highlight w:val="yellow"/>
        </w:rPr>
        <w:commentReference w:id="41"/>
      </w:r>
    </w:p>
    <w:p w14:paraId="62BE1B9A" w14:textId="75AF830F" w:rsidR="005101CF" w:rsidRPr="005E2D3C" w:rsidRDefault="44215CD7" w:rsidP="00B4660B">
      <w:pPr>
        <w:ind w:left="142" w:firstLine="0"/>
      </w:pPr>
      <w:r>
        <w:rPr>
          <w:color w:val="auto"/>
        </w:rPr>
        <w:t>«Centro de recolha oficial» (CRO), o estabelecimento oficial onde o animal é hospedado por período determinado pela autoridade competente, nomeadamente os canis e gatis municipais;</w:t>
      </w:r>
    </w:p>
    <w:p w14:paraId="02604A17" w14:textId="6943BF59" w:rsidR="12C12A5C" w:rsidRPr="005E2D3C" w:rsidRDefault="5BAE5D1F" w:rsidP="00B4660B">
      <w:pPr>
        <w:ind w:left="142" w:firstLine="0"/>
      </w:pPr>
      <w:r>
        <w:rPr>
          <w:color w:val="auto"/>
        </w:rPr>
        <w:lastRenderedPageBreak/>
        <w:t>«Compartimento», a unidade individual ou coletiva de alojamento de animais, integrada num canil, gatil ou outra instalação equivalente em função da espécie, como terrários, aquários ou gaiolas, onde o animal repousa, se alimenta e permanece a maior parte do tempo, com dimensão e características que lhe permitam mover-se livremente e exibir o seu comportamento natural;</w:t>
      </w:r>
    </w:p>
    <w:p w14:paraId="6B1198BE" w14:textId="039FBD01" w:rsidR="1F75639D" w:rsidRPr="005E2D3C" w:rsidRDefault="1DC46BD8" w:rsidP="00B4660B">
      <w:pPr>
        <w:ind w:left="142" w:firstLine="0"/>
      </w:pPr>
      <w:r>
        <w:rPr>
          <w:color w:val="auto"/>
        </w:rPr>
        <w:t>«Contentor», a grade, caixa, recetáculo ou outra estrutura móvel utilizada para confinar temporariamente ou transportar cães ou gatos;</w:t>
      </w:r>
    </w:p>
    <w:p w14:paraId="31AF7021" w14:textId="4E333F2B" w:rsidR="420E2B96" w:rsidRPr="005E2D3C" w:rsidRDefault="0060B530" w:rsidP="00B4660B">
      <w:pPr>
        <w:ind w:left="142" w:firstLine="0"/>
      </w:pPr>
      <w:r>
        <w:rPr>
          <w:color w:val="auto"/>
        </w:rPr>
        <w:t>«Colocação no mercado», a venda, a oferta para venda, a distribuição ou qualquer outra forma de transferência da propriedade ou da responsabilidade relativa a cães, gatos ou outros animais de companhia, a título oneroso ou gratuito, bem como a publicidade de cães, gatos e furões para esses fins, com exceção das doações ocasionais, a intervalos irregulares, feitas por pessoas singulares que não sejam operadores, sem publicidade em linha;</w:t>
      </w:r>
    </w:p>
    <w:p w14:paraId="1DFBBD4A" w14:textId="1F0B4012" w:rsidR="005101CF" w:rsidRPr="005E2D3C" w:rsidRDefault="23D08FF2" w:rsidP="00B4660B">
      <w:pPr>
        <w:ind w:left="142" w:firstLine="0"/>
      </w:pPr>
      <w:r>
        <w:rPr>
          <w:color w:val="auto"/>
        </w:rPr>
        <w:t>«Criador», a pessoa singular ou coletiva que se dedica à reprodução e criação de animais com vista ao melhoramento da raça, à participação em provas ou concursos ou como atividade comercial;</w:t>
      </w:r>
    </w:p>
    <w:p w14:paraId="3235D07E" w14:textId="0DA5B827" w:rsidR="005101CF" w:rsidRPr="005E2D3C" w:rsidRDefault="000A031E" w:rsidP="00B4660B">
      <w:pPr>
        <w:ind w:left="142" w:firstLine="0"/>
      </w:pPr>
      <w:r>
        <w:rPr>
          <w:color w:val="auto"/>
        </w:rPr>
        <w:t>«Criação comercial de animais de companhia», a atividade que consiste em possuir uma ou mais fêmeas reprodutoras cujas crias se destinam ao comércio;</w:t>
      </w:r>
    </w:p>
    <w:p w14:paraId="43E6B92C" w14:textId="299659D4" w:rsidR="4CCB09DA" w:rsidRPr="005E2D3C" w:rsidRDefault="790B2655" w:rsidP="00B4660B">
      <w:pPr>
        <w:ind w:left="142" w:firstLine="0"/>
      </w:pPr>
      <w:commentRangeStart w:id="42"/>
      <w:r>
        <w:rPr>
          <w:color w:val="auto"/>
        </w:rPr>
        <w:t>«Detentor», a pessoa singular ou coletiva que, encontrando-se na situação de possuidor precário de animal de companhia nos termos do artigo 1253.º do Código Civil, é responsável, enquanto se mantiver como tal, pela sua guarda, acomodação ou utilização e pelo seu bem-estar e cuidados de saúde, com ou sem fins comerciais;</w:t>
      </w:r>
      <w:commentRangeEnd w:id="42"/>
      <w:r w:rsidR="002251E2" w:rsidRPr="005E2D3C">
        <w:rPr>
          <w:rStyle w:val="Refdecomentrio"/>
          <w:sz w:val="24"/>
          <w:szCs w:val="24"/>
        </w:rPr>
        <w:commentReference w:id="42"/>
      </w:r>
    </w:p>
    <w:p w14:paraId="48FF10B4" w14:textId="7104D610" w:rsidR="00B4660B" w:rsidRPr="005E2D3C" w:rsidRDefault="7342D30E" w:rsidP="00B4660B">
      <w:pPr>
        <w:ind w:left="142" w:firstLine="0"/>
      </w:pPr>
      <w:r>
        <w:rPr>
          <w:color w:val="auto"/>
        </w:rPr>
        <w:t>«Documento de Identificação do Animal de Companhia» (DIAC), o documento de identificação dos animais sujeitos a identificação e registo obrigatórios, para efeitos de circulação no território nacional, emitido através da base de dados oficial;</w:t>
      </w:r>
    </w:p>
    <w:p w14:paraId="43352022" w14:textId="0FCC7992" w:rsidR="00B4660B" w:rsidRDefault="60E6CFB0" w:rsidP="00B4660B">
      <w:pPr>
        <w:ind w:left="142" w:firstLine="0"/>
      </w:pPr>
      <w:r>
        <w:rPr>
          <w:color w:val="auto"/>
        </w:rPr>
        <w:t>«Enriquecimento ambiental», o conjunto de técnicas de maneio e de conceção dos estabelecimentos que visam aumentar a diversidade do ambiente, potenciando comportamentos variáveis no animal;</w:t>
      </w:r>
    </w:p>
    <w:p w14:paraId="1650DAE7" w14:textId="3260A22B" w:rsidR="41A6AD5F" w:rsidRPr="005E2D3C" w:rsidRDefault="41A6AD5F" w:rsidP="00B4660B">
      <w:pPr>
        <w:ind w:left="142" w:firstLine="0"/>
      </w:pPr>
      <w:r>
        <w:rPr>
          <w:color w:val="auto"/>
        </w:rPr>
        <w:t>«Entidade promotora», o município responsável pela promoção do programa CED;</w:t>
      </w:r>
    </w:p>
    <w:p w14:paraId="0727D8C5" w14:textId="403A2B14" w:rsidR="522F17A1" w:rsidRPr="005E2D3C" w:rsidRDefault="522F17A1" w:rsidP="00B4660B">
      <w:pPr>
        <w:ind w:left="142" w:firstLine="0"/>
      </w:pPr>
      <w:r>
        <w:rPr>
          <w:color w:val="auto"/>
        </w:rPr>
        <w:t>«Entidade responsável», o município, a associação zoófila legalmente constituída ou a pessoa singular ou coletiva responsável pela execução do protocolo do programa CED;</w:t>
      </w:r>
    </w:p>
    <w:p w14:paraId="0A6EF35B" w14:textId="129387D8" w:rsidR="005101CF" w:rsidRPr="005E2D3C" w:rsidRDefault="000A031E" w:rsidP="00B4660B">
      <w:pPr>
        <w:ind w:left="142" w:firstLine="0"/>
      </w:pPr>
      <w:r>
        <w:rPr>
          <w:color w:val="auto"/>
        </w:rPr>
        <w:lastRenderedPageBreak/>
        <w:t>«Envergadura de uma ave», a largura medida da extremidade de uma asa à outra, com ambas em plena extensão;</w:t>
      </w:r>
    </w:p>
    <w:p w14:paraId="26E1AE98" w14:textId="28DCE53B" w:rsidR="1DE90B50" w:rsidRPr="005E2D3C" w:rsidRDefault="4AA687AF" w:rsidP="00B4660B">
      <w:pPr>
        <w:ind w:left="142" w:firstLine="0"/>
      </w:pPr>
      <w:r>
        <w:rPr>
          <w:rFonts w:eastAsia="Times New Roman"/>
          <w:color w:val="auto"/>
        </w:rPr>
        <w:t xml:space="preserve">«Estabelecimento», </w:t>
      </w:r>
      <w:commentRangeStart w:id="43"/>
      <w:r>
        <w:rPr>
          <w:rFonts w:eastAsia="Times New Roman"/>
          <w:color w:val="auto"/>
        </w:rPr>
        <w:t>para efeitos do presente decreto-lei, o estabelecimento de criação, de venda ou de manutenção, o centro de recolha oficial, o abrigo e o lar de acolhimento, sem prejuízo do conceito de «estabelecimento» do regulamento europeu;</w:t>
      </w:r>
      <w:commentRangeEnd w:id="43"/>
      <w:r w:rsidR="002251E2" w:rsidRPr="005E2D3C">
        <w:rPr>
          <w:rStyle w:val="Refdecomentrio"/>
          <w:sz w:val="24"/>
          <w:szCs w:val="24"/>
        </w:rPr>
        <w:commentReference w:id="43"/>
      </w:r>
    </w:p>
    <w:p w14:paraId="2E435D0A" w14:textId="3D52DC5B" w:rsidR="1DE90B50" w:rsidRPr="005E2D3C" w:rsidRDefault="63785481" w:rsidP="00B4660B">
      <w:pPr>
        <w:ind w:left="142" w:firstLine="0"/>
      </w:pPr>
      <w:r>
        <w:rPr>
          <w:color w:val="auto"/>
        </w:rPr>
        <w:t>«Estabelecimento de criação», a instalação ou estrutura onde são mantidos cães ou gatos para fins de reprodução, com vista à colocação da sua descendência no mercado;</w:t>
      </w:r>
    </w:p>
    <w:p w14:paraId="5CDA2573" w14:textId="4C049CFF" w:rsidR="10E1C5B3" w:rsidRPr="005E2D3C" w:rsidRDefault="39857C28" w:rsidP="00B4660B">
      <w:pPr>
        <w:ind w:left="142" w:firstLine="0"/>
        <w:rPr>
          <w:rFonts w:eastAsia="Times New Roman"/>
          <w:color w:val="auto"/>
        </w:rPr>
      </w:pPr>
      <w:r>
        <w:rPr>
          <w:rFonts w:eastAsia="Times New Roman"/>
          <w:color w:val="auto"/>
        </w:rPr>
        <w:t xml:space="preserve">«Estabelecimento de venda», qualquer instalação ou estrutura onde </w:t>
      </w:r>
      <w:commentRangeStart w:id="44"/>
      <w:commentRangeStart w:id="45"/>
      <w:r>
        <w:rPr>
          <w:rFonts w:eastAsia="Times New Roman"/>
          <w:color w:val="auto"/>
        </w:rPr>
        <w:t xml:space="preserve">os animais de companhia, com exclusão de cães e gatos, são </w:t>
      </w:r>
      <w:commentRangeEnd w:id="44"/>
      <w:r w:rsidR="002251E2">
        <w:rPr>
          <w:rStyle w:val="Refdecomentrio"/>
          <w:rFonts w:eastAsia="Times New Roman"/>
          <w:color w:val="auto"/>
          <w:sz w:val="24"/>
          <w:szCs w:val="24"/>
        </w:rPr>
        <w:commentReference w:id="44"/>
      </w:r>
      <w:commentRangeEnd w:id="45"/>
      <w:r>
        <w:rPr>
          <w:rStyle w:val="Refdecomentrio"/>
          <w:rFonts w:eastAsia="Times New Roman"/>
          <w:color w:val="auto"/>
          <w:sz w:val="24"/>
          <w:szCs w:val="24"/>
        </w:rPr>
        <w:commentReference w:id="45"/>
      </w:r>
      <w:r>
        <w:rPr>
          <w:rFonts w:eastAsia="Times New Roman"/>
          <w:color w:val="auto"/>
        </w:rPr>
        <w:t xml:space="preserve">detidos para venda sem aí terem nascido, incluindo lojas de animais de companhia, bem como quaisquer instalações ou estruturas destinadas a operações de agrupamento nas quais sejam agrupados cães ou gatos a partir de mais do que um estabelecimento. </w:t>
      </w:r>
    </w:p>
    <w:p w14:paraId="0BCC56DD" w14:textId="2EDC5352" w:rsidR="00CF1434" w:rsidRPr="005E2D3C" w:rsidRDefault="492DAAFD" w:rsidP="00B4660B">
      <w:pPr>
        <w:ind w:left="142" w:firstLine="0"/>
      </w:pPr>
      <w:r>
        <w:rPr>
          <w:rFonts w:eastAsia="Times New Roman"/>
          <w:color w:val="auto"/>
        </w:rPr>
        <w:t xml:space="preserve">«Estabelecimento de manutenção», </w:t>
      </w:r>
      <w:commentRangeStart w:id="46"/>
      <w:r>
        <w:rPr>
          <w:rFonts w:eastAsia="Times New Roman"/>
          <w:color w:val="auto"/>
        </w:rPr>
        <w:t>a instalação ou estrutura onde são detidos animais de companhia para alojamento temporário, sem transferência de propriedade, designadamente hotéis para animais, centros de treino com alojamento, creches caninas e estabelecimentos de tempos livres (ATL) para animais, bem como os estabelecimentos destinados a cães de caça;</w:t>
      </w:r>
      <w:commentRangeEnd w:id="46"/>
      <w:r w:rsidR="002251E2" w:rsidRPr="005E2D3C">
        <w:rPr>
          <w:rStyle w:val="Refdecomentrio"/>
          <w:sz w:val="24"/>
          <w:szCs w:val="24"/>
        </w:rPr>
        <w:commentReference w:id="46"/>
      </w:r>
    </w:p>
    <w:p w14:paraId="077048F4" w14:textId="77777777" w:rsidR="00CF1434" w:rsidRPr="005E2D3C" w:rsidRDefault="492DAAFD" w:rsidP="00B4660B">
      <w:pPr>
        <w:ind w:left="142" w:firstLine="0"/>
      </w:pPr>
      <w:r>
        <w:rPr>
          <w:color w:val="auto"/>
        </w:rPr>
        <w:t>«Esterilização», o procedimento cirúrgico que impede de forma definitiva a reprodução do animal, consistindo na orquiectomia dos machos e na ovariectomia ou ovario-histerectomia das fêmeas;</w:t>
      </w:r>
    </w:p>
    <w:p w14:paraId="6842009F" w14:textId="55753679" w:rsidR="10E1C5B3" w:rsidRPr="005E2D3C" w:rsidRDefault="62FF0A71" w:rsidP="00B4660B">
      <w:pPr>
        <w:ind w:left="142" w:firstLine="0"/>
      </w:pPr>
      <w:r>
        <w:rPr>
          <w:color w:val="auto"/>
        </w:rPr>
        <w:t>«Estratégia de criação», o conjunto de ações sistemáticas, incluindo o registo, a seleção, a reprodução e o cruzamento de cães ou gatos reprodutores e dos respetivos produtos germinais, concebidas e aplicadas com vista a preservar ou reforçar as características fenotípicas ou genotípicas pretendidas da população reprodutora alvo;</w:t>
      </w:r>
    </w:p>
    <w:p w14:paraId="1BF11B90" w14:textId="24BCDA18" w:rsidR="00B4660B" w:rsidRPr="005E2D3C" w:rsidRDefault="3C0EBAB9" w:rsidP="00B4660B">
      <w:pPr>
        <w:ind w:left="142" w:firstLine="0"/>
      </w:pPr>
      <w:r>
        <w:rPr>
          <w:color w:val="auto"/>
        </w:rPr>
        <w:t>«Eutanásia», o ato de induzir a morte através de um método que provoca a perda de consciência rápida e irreversível, com um mínimo de dor e de angústia, pondo termo à vida do animal;</w:t>
      </w:r>
    </w:p>
    <w:p w14:paraId="15598F74" w14:textId="77777777" w:rsidR="00885E45" w:rsidRDefault="005D7EEC" w:rsidP="00B4660B">
      <w:pPr>
        <w:ind w:left="142" w:firstLine="0"/>
        <w:rPr>
          <w:color w:val="auto"/>
        </w:rPr>
      </w:pPr>
      <w:commentRangeStart w:id="47"/>
      <w:r>
        <w:rPr>
          <w:color w:val="auto"/>
        </w:rPr>
        <w:t xml:space="preserve">«Furão», o animal da espécie </w:t>
      </w:r>
      <w:r>
        <w:rPr>
          <w:i/>
          <w:iCs/>
          <w:color w:val="auto"/>
        </w:rPr>
        <w:t>Mustela putorius furo</w:t>
      </w:r>
      <w:r>
        <w:rPr>
          <w:color w:val="auto"/>
        </w:rPr>
        <w:t>;</w:t>
      </w:r>
      <w:commentRangeEnd w:id="47"/>
      <w:r w:rsidR="002251E2">
        <w:rPr>
          <w:rStyle w:val="Refdecomentrio"/>
          <w:color w:val="auto"/>
          <w:sz w:val="24"/>
          <w:szCs w:val="24"/>
        </w:rPr>
        <w:commentReference w:id="47"/>
      </w:r>
    </w:p>
    <w:p w14:paraId="00CA347D" w14:textId="191BE8FE" w:rsidR="30861A77" w:rsidRPr="005E2D3C" w:rsidRDefault="7D659979" w:rsidP="00B4660B">
      <w:pPr>
        <w:ind w:left="142" w:firstLine="0"/>
      </w:pPr>
      <w:r>
        <w:rPr>
          <w:color w:val="auto"/>
        </w:rPr>
        <w:lastRenderedPageBreak/>
        <w:t xml:space="preserve">«Gaiola», a caixa fixa ou móvel, fechada por grades ou rede, na qual são mantidos ou transportados animais, em particular aves, com a liberdade de movimentos limitada em função da sua dimensão e do </w:t>
      </w:r>
      <w:r w:rsidR="00BE60E5">
        <w:rPr>
          <w:color w:val="auto"/>
        </w:rPr>
        <w:t>n.º</w:t>
      </w:r>
      <w:r>
        <w:rPr>
          <w:color w:val="auto"/>
        </w:rPr>
        <w:t xml:space="preserve"> de animais mantidos;</w:t>
      </w:r>
    </w:p>
    <w:p w14:paraId="44ABFB34" w14:textId="4BEA9780" w:rsidR="30861A77" w:rsidRPr="005E2D3C" w:rsidRDefault="41157ADB" w:rsidP="00B4660B">
      <w:pPr>
        <w:ind w:left="142" w:firstLine="0"/>
      </w:pPr>
      <w:r>
        <w:rPr>
          <w:color w:val="auto"/>
        </w:rPr>
        <w:t>«Gata reprodutora», a fêmea do gato, desde o primeiro acasalamento ou inseminação até ao desmame da sua última ninhada;</w:t>
      </w:r>
    </w:p>
    <w:p w14:paraId="4A07C119" w14:textId="01C2EB6F" w:rsidR="2224612E" w:rsidRPr="005E2D3C" w:rsidRDefault="7498712E" w:rsidP="001A4910">
      <w:r>
        <w:rPr>
          <w:color w:val="auto"/>
        </w:rPr>
        <w:t>«Gatil», a estrutura física que contém um ou mais compartimentos para alojar gatos;</w:t>
      </w:r>
    </w:p>
    <w:p w14:paraId="760934DD" w14:textId="2DCEC450" w:rsidR="00FF79A7" w:rsidRPr="005E2D3C" w:rsidRDefault="2263C8E8" w:rsidP="001A4910">
      <w:r>
        <w:rPr>
          <w:color w:val="auto"/>
        </w:rPr>
        <w:t xml:space="preserve">«Gato», o animal da espécie </w:t>
      </w:r>
      <w:r>
        <w:rPr>
          <w:i/>
          <w:iCs/>
          <w:color w:val="auto"/>
        </w:rPr>
        <w:t>Felis silvestris catus</w:t>
      </w:r>
      <w:r>
        <w:rPr>
          <w:color w:val="auto"/>
        </w:rPr>
        <w:t>;</w:t>
      </w:r>
    </w:p>
    <w:p w14:paraId="1E672F48" w14:textId="704DF360" w:rsidR="5363E89D" w:rsidRPr="005E2D3C" w:rsidRDefault="7154F88D" w:rsidP="00B4660B">
      <w:pPr>
        <w:ind w:left="142" w:firstLine="0"/>
      </w:pPr>
      <w:commentRangeStart w:id="48"/>
      <w:r>
        <w:rPr>
          <w:color w:val="auto"/>
        </w:rPr>
        <w:t>«Historial clínico e sanitário do animal», o conjunto de informações escritas, elaboradas por médico-veterinário, relativas à situação do animal em matéria de vacinação, a problemas de saúde ou predisposição para doenças, incluindo alergias, e aos resultados de testes de diagnóstico do cão ou gato;</w:t>
      </w:r>
      <w:commentRangeEnd w:id="48"/>
      <w:r w:rsidR="002251E2" w:rsidRPr="005E2D3C">
        <w:rPr>
          <w:rStyle w:val="Refdecomentrio"/>
          <w:sz w:val="24"/>
          <w:szCs w:val="24"/>
        </w:rPr>
        <w:commentReference w:id="48"/>
      </w:r>
    </w:p>
    <w:p w14:paraId="37D100D9" w14:textId="037666D4" w:rsidR="12231D79" w:rsidRPr="005E2D3C" w:rsidRDefault="17365FFB" w:rsidP="00B4660B">
      <w:pPr>
        <w:ind w:left="142" w:firstLine="0"/>
      </w:pPr>
      <w:r>
        <w:rPr>
          <w:color w:val="auto"/>
        </w:rPr>
        <w:t xml:space="preserve">«Identificação de animal de companhia», a marcação do animal por implantação de um </w:t>
      </w:r>
      <w:r>
        <w:rPr>
          <w:i/>
          <w:iCs/>
          <w:color w:val="auto"/>
        </w:rPr>
        <w:t>transponder</w:t>
      </w:r>
      <w:r>
        <w:rPr>
          <w:color w:val="auto"/>
        </w:rPr>
        <w:t xml:space="preserve"> ou de outro dispositivo autorizado para a espécie em causa;</w:t>
      </w:r>
    </w:p>
    <w:p w14:paraId="248EF694" w14:textId="4CA6A09D" w:rsidR="00CF1434" w:rsidRPr="005E2D3C" w:rsidRDefault="0B0F5B1A" w:rsidP="00B4660B">
      <w:pPr>
        <w:ind w:left="142" w:firstLine="0"/>
      </w:pPr>
      <w:commentRangeStart w:id="49"/>
      <w:r>
        <w:rPr>
          <w:color w:val="auto"/>
        </w:rPr>
        <w:t>«Lar de acolhimento», a casa particular onde cães ou gatos não desejados, abandonados, perdidos, confiscados ou anteriormente errantes são mantidos temporariamente, em nome de um operador responsável, para efeitos de colocação no mercado;</w:t>
      </w:r>
      <w:commentRangeEnd w:id="49"/>
      <w:r w:rsidR="002251E2" w:rsidRPr="005E2D3C">
        <w:rPr>
          <w:rStyle w:val="Refdecomentrio"/>
          <w:sz w:val="24"/>
          <w:szCs w:val="24"/>
        </w:rPr>
        <w:commentReference w:id="49"/>
      </w:r>
    </w:p>
    <w:p w14:paraId="2054E738" w14:textId="77777777" w:rsidR="00CF1434" w:rsidRPr="005E2D3C" w:rsidRDefault="0B0F5B1A" w:rsidP="001A4910">
      <w:r>
        <w:rPr>
          <w:color w:val="auto"/>
        </w:rPr>
        <w:t xml:space="preserve">«Leitor», o aparelho destinado à leitura e visualização do código constante do </w:t>
      </w:r>
      <w:r>
        <w:rPr>
          <w:i/>
          <w:iCs/>
          <w:color w:val="auto"/>
        </w:rPr>
        <w:t>transponder</w:t>
      </w:r>
      <w:r>
        <w:rPr>
          <w:color w:val="auto"/>
        </w:rPr>
        <w:t>;</w:t>
      </w:r>
    </w:p>
    <w:p w14:paraId="3E92DA38" w14:textId="741F537A" w:rsidR="679F1546" w:rsidRPr="005E2D3C" w:rsidRDefault="0C15CD2F" w:rsidP="00B4660B">
      <w:pPr>
        <w:rPr>
          <w:color w:val="auto"/>
        </w:rPr>
      </w:pPr>
      <w:r>
        <w:rPr>
          <w:color w:val="auto"/>
        </w:rPr>
        <w:t>«Luz», a luz natural, complementada, sempre que necessário, por luz artificial;</w:t>
      </w:r>
    </w:p>
    <w:p w14:paraId="714C596E" w14:textId="229F1371" w:rsidR="00CF1434" w:rsidRPr="005E2D3C" w:rsidRDefault="63833F54" w:rsidP="00B4660B">
      <w:pPr>
        <w:ind w:left="142" w:firstLine="0"/>
        <w:rPr>
          <w:color w:val="auto"/>
        </w:rPr>
      </w:pPr>
      <w:r>
        <w:rPr>
          <w:rFonts w:eastAsia="Times New Roman"/>
          <w:color w:val="auto"/>
        </w:rPr>
        <w:t>«Mamífero, peixe e réptil de médio porte», qualquer animal adulto destas classes que apresente comprimento igual ou superior a 50 cm, contado a partir da extremidade próxima da cabeça até à extremidade distal da coluna;</w:t>
      </w:r>
    </w:p>
    <w:p w14:paraId="45EC5F3A" w14:textId="70D25CA3" w:rsidR="79D65A6C" w:rsidRPr="005E2D3C" w:rsidRDefault="5911EC21" w:rsidP="00B4660B">
      <w:pPr>
        <w:ind w:left="142" w:firstLine="0"/>
      </w:pPr>
      <w:r>
        <w:rPr>
          <w:color w:val="auto"/>
        </w:rPr>
        <w:t xml:space="preserve">«Marcação», a aplicação, por médico-veterinário, de um </w:t>
      </w:r>
      <w:r>
        <w:rPr>
          <w:i/>
          <w:iCs/>
          <w:color w:val="auto"/>
        </w:rPr>
        <w:t>transponder</w:t>
      </w:r>
      <w:r>
        <w:rPr>
          <w:color w:val="auto"/>
        </w:rPr>
        <w:t xml:space="preserve"> ou de outro dispositivo adequado à espécie em causa;</w:t>
      </w:r>
    </w:p>
    <w:p w14:paraId="73BD3E87" w14:textId="5138DA04" w:rsidR="10823914" w:rsidRPr="005E2D3C" w:rsidRDefault="10823914" w:rsidP="00B4660B">
      <w:pPr>
        <w:ind w:left="142" w:firstLine="0"/>
      </w:pPr>
      <w:r>
        <w:rPr>
          <w:color w:val="auto"/>
        </w:rPr>
        <w:t>«Médico-Veterinário ao Serviço do Município», o médico-veterinário indicado pelo município;</w:t>
      </w:r>
    </w:p>
    <w:p w14:paraId="65CC54BF" w14:textId="0D10AE96" w:rsidR="10823914" w:rsidRPr="005E2D3C" w:rsidRDefault="10823914" w:rsidP="00B4660B">
      <w:pPr>
        <w:ind w:left="142" w:firstLine="0"/>
      </w:pPr>
      <w:commentRangeStart w:id="50"/>
      <w:r>
        <w:rPr>
          <w:color w:val="auto"/>
        </w:rPr>
        <w:t>«Médico-Veterinário Municipal» (MVM), a autoridade veterinária sanitária concelhia designada pela autoridade sanitária veterinária nacional, nos termos do Decreto-Lei n.º 116/98, de 5 de maio;</w:t>
      </w:r>
      <w:commentRangeEnd w:id="50"/>
      <w:r w:rsidR="002251E2" w:rsidRPr="005E2D3C">
        <w:rPr>
          <w:rStyle w:val="Refdecomentrio"/>
          <w:sz w:val="24"/>
          <w:szCs w:val="24"/>
        </w:rPr>
        <w:commentReference w:id="50"/>
      </w:r>
    </w:p>
    <w:p w14:paraId="2DB89DC5" w14:textId="54066FE1" w:rsidR="4CCB09DA" w:rsidRPr="005E2D3C" w:rsidRDefault="4D34EC09" w:rsidP="00B4660B">
      <w:pPr>
        <w:ind w:left="142" w:firstLine="0"/>
      </w:pPr>
      <w:r>
        <w:rPr>
          <w:color w:val="auto"/>
        </w:rPr>
        <w:lastRenderedPageBreak/>
        <w:t xml:space="preserve">«Mutilação», uma intervenção, incluindo uma intervenção cirúrgica, realizada por razões que não sejam terapêuticas ou de diagnóstico, exceto a esterilização ou a implantação de um </w:t>
      </w:r>
      <w:r>
        <w:rPr>
          <w:i/>
          <w:iCs/>
          <w:color w:val="auto"/>
        </w:rPr>
        <w:t>transponder</w:t>
      </w:r>
      <w:r>
        <w:rPr>
          <w:color w:val="auto"/>
        </w:rPr>
        <w:t>, que provoca danos ou perda de uma parte sensível do corpo, ou a alteração da estrutura óssea, dos animais de companhia;</w:t>
      </w:r>
    </w:p>
    <w:p w14:paraId="1ABC7743" w14:textId="15FEFE35" w:rsidR="004A4E89" w:rsidRPr="005E2D3C" w:rsidRDefault="10AA5617" w:rsidP="00B4660B">
      <w:pPr>
        <w:ind w:left="142" w:firstLine="0"/>
      </w:pPr>
      <w:r>
        <w:rPr>
          <w:color w:val="auto"/>
        </w:rPr>
        <w:t>«Operador», qualquer pessoa singular ou coletiva que coloca animais de companhia no mercado e é responsável por um estabelecimento de criação, por um estabelecimento de venda ou por um abrigo e pelos cães ou gatos aí detidos, ou que coloca animais de companhia num lar de acolhimento e é responsável pelos animais aí mantidos;</w:t>
      </w:r>
    </w:p>
    <w:p w14:paraId="0F8DF065" w14:textId="726AE735" w:rsidR="292D5D19" w:rsidRPr="005E2D3C" w:rsidRDefault="292D5D19" w:rsidP="00B4660B">
      <w:pPr>
        <w:ind w:left="142" w:firstLine="0"/>
      </w:pPr>
      <w:r>
        <w:rPr>
          <w:color w:val="auto"/>
        </w:rPr>
        <w:t>«Passaporte de Animal de Companhia» (PAC), o documento de identificação exigido para a circulação de cão, gato e furão entre Estados-Membros, em conformidade com o modelo estabelecido por legislação da União Europeia;</w:t>
      </w:r>
    </w:p>
    <w:p w14:paraId="0D34CF4B" w14:textId="0A34BFB0" w:rsidR="5EB46249" w:rsidRPr="005E2D3C" w:rsidRDefault="025AF0E3" w:rsidP="00B4660B">
      <w:pPr>
        <w:ind w:left="142" w:firstLine="0"/>
      </w:pPr>
      <w:r>
        <w:rPr>
          <w:color w:val="auto"/>
        </w:rPr>
        <w:t>«Pessoa acreditada perante a base de dados oficial», a pessoa singular que, no âmbito de uma pessoa coletiva, desenvolva atividades ligadas aos animais de companhia, com um perfil de acesso determinado pela Direção-Geral de Alimentação e Veterinária (DGAV);</w:t>
      </w:r>
    </w:p>
    <w:p w14:paraId="2C4C745B" w14:textId="7FC645B2" w:rsidR="00CF1434" w:rsidRPr="005E2D3C" w:rsidRDefault="2865470E" w:rsidP="00B4660B">
      <w:pPr>
        <w:ind w:left="142" w:firstLine="0"/>
        <w:rPr>
          <w:color w:val="auto"/>
        </w:rPr>
      </w:pPr>
      <w:r>
        <w:rPr>
          <w:color w:val="auto"/>
        </w:rPr>
        <w:t xml:space="preserve">«Pessoa competente», qualquer pessoa que possua os conhecimentos e a experiência prática para prestar cuidados aos animais, nomeadamente proceder à sua occisão ou eutanásia; </w:t>
      </w:r>
    </w:p>
    <w:p w14:paraId="4B253C06" w14:textId="064A3532" w:rsidR="10E1C5B3" w:rsidRPr="005E2D3C" w:rsidRDefault="2562696C" w:rsidP="00B4660B">
      <w:pPr>
        <w:ind w:left="142" w:firstLine="0"/>
        <w:rPr>
          <w:color w:val="auto"/>
        </w:rPr>
      </w:pPr>
      <w:r>
        <w:rPr>
          <w:rFonts w:eastAsia="Times New Roman"/>
          <w:color w:val="auto"/>
        </w:rPr>
        <w:t xml:space="preserve">«Plataforma em linha», uma plataforma em linha na aceção do artigo 3.º, alínea i), do Regulamento (UE) 2022/2065, do </w:t>
      </w:r>
      <w:commentRangeStart w:id="51"/>
      <w:r>
        <w:rPr>
          <w:rFonts w:eastAsia="Times New Roman"/>
          <w:color w:val="auto"/>
        </w:rPr>
        <w:t>Parlamento Europeu e do Conselho</w:t>
      </w:r>
      <w:commentRangeEnd w:id="51"/>
      <w:r w:rsidR="002251E2">
        <w:rPr>
          <w:rStyle w:val="Refdecomentrio"/>
          <w:sz w:val="24"/>
          <w:szCs w:val="24"/>
        </w:rPr>
        <w:commentReference w:id="51"/>
      </w:r>
      <w:hyperlink r:id="rId16" w:anchor="_ftn1">
        <w:r>
          <w:rPr>
            <w:rStyle w:val="Hiperligao"/>
            <w:rFonts w:eastAsia="Times New Roman"/>
            <w:color w:val="auto"/>
            <w:vertAlign w:val="superscript"/>
          </w:rPr>
          <w:t>[1]</w:t>
        </w:r>
      </w:hyperlink>
      <w:r>
        <w:rPr>
          <w:rFonts w:eastAsia="Times New Roman"/>
          <w:color w:val="auto"/>
        </w:rPr>
        <w:t>, que intermedeia a colocação no mercado de cães, gatos</w:t>
      </w:r>
      <w:r>
        <w:rPr>
          <w:color w:val="auto"/>
        </w:rPr>
        <w:t xml:space="preserve"> e furões;</w:t>
      </w:r>
    </w:p>
    <w:p w14:paraId="1BF5902A" w14:textId="77777777" w:rsidR="00885E45" w:rsidRDefault="005D7EEC" w:rsidP="00B4660B">
      <w:pPr>
        <w:ind w:left="142" w:firstLine="0"/>
        <w:rPr>
          <w:color w:val="auto"/>
        </w:rPr>
      </w:pPr>
      <w:commentRangeStart w:id="52"/>
      <w:r>
        <w:rPr>
          <w:color w:val="auto"/>
        </w:rPr>
        <w:t>«Programa CED», o programa de captura, esterilização e devolução ao local de origem de gatos sem detentor, promovido pelo município;</w:t>
      </w:r>
      <w:commentRangeEnd w:id="52"/>
      <w:r w:rsidR="002251E2">
        <w:rPr>
          <w:rStyle w:val="Refdecomentrio"/>
          <w:color w:val="auto"/>
          <w:sz w:val="24"/>
          <w:szCs w:val="24"/>
        </w:rPr>
        <w:commentReference w:id="52"/>
      </w:r>
    </w:p>
    <w:p w14:paraId="154F4ADD" w14:textId="0CB34845" w:rsidR="19B04003" w:rsidRPr="005E2D3C" w:rsidRDefault="19B04003" w:rsidP="00B4660B">
      <w:pPr>
        <w:ind w:left="142" w:firstLine="0"/>
        <w:rPr>
          <w:color w:val="auto"/>
        </w:rPr>
      </w:pPr>
      <w:r>
        <w:rPr>
          <w:rFonts w:eastAsia="Times New Roman"/>
          <w:color w:val="auto"/>
        </w:rPr>
        <w:t>«Propriedade responsável», conjunto de comportamentos de um proprietário ou futuro proprietário de um cão ou gato coerentes com o compromisso de desempenhar várias funções centradas na satisfação das necessidades de saúde, comportamentais, ambientais e físicas do cão ou do gato e de minimizar os riscos que o cão ou gato pode representar para a comunidade, para outros animais ou para o ambiente;</w:t>
      </w:r>
    </w:p>
    <w:p w14:paraId="219B0071" w14:textId="01E185F5" w:rsidR="62CB2754" w:rsidRPr="005E2D3C" w:rsidRDefault="16C61E85" w:rsidP="00B4660B">
      <w:pPr>
        <w:ind w:left="142" w:firstLine="0"/>
        <w:rPr>
          <w:rFonts w:eastAsia="Times New Roman"/>
          <w:color w:val="auto"/>
        </w:rPr>
      </w:pPr>
      <w:r>
        <w:rPr>
          <w:rFonts w:eastAsia="Times New Roman"/>
          <w:color w:val="auto"/>
        </w:rPr>
        <w:t>«Publicidade», qualquer forma de comunicação com o público, ou com uma parte deste, que tenha o efeito direto ou indireto de promover um</w:t>
      </w:r>
      <w:r w:rsidR="00EF5D47">
        <w:rPr>
          <w:rFonts w:eastAsia="Times New Roman"/>
          <w:color w:val="auto"/>
        </w:rPr>
        <w:t xml:space="preserve"> animal de companhia, </w:t>
      </w:r>
      <w:r>
        <w:rPr>
          <w:rFonts w:eastAsia="Times New Roman"/>
          <w:color w:val="auto"/>
        </w:rPr>
        <w:t>uma ou mais das suas características físicas, ou uma raça, com o intuito de despertar interesse, de provocar o contacto ou de atrair vendas;</w:t>
      </w:r>
    </w:p>
    <w:p w14:paraId="238EBB05" w14:textId="3C599979" w:rsidR="00CF1434" w:rsidRPr="005E2D3C" w:rsidRDefault="705CEC2D" w:rsidP="00B4660B">
      <w:pPr>
        <w:ind w:left="142" w:firstLine="0"/>
        <w:rPr>
          <w:color w:val="auto"/>
        </w:rPr>
      </w:pPr>
      <w:r>
        <w:rPr>
          <w:color w:val="auto"/>
        </w:rPr>
        <w:lastRenderedPageBreak/>
        <w:t xml:space="preserve">«Recinto fechado coberto», a superfície cercada por paredes, grades ou redes metálicas, na qual são mantidos um ou vários animais, sendo a sua liberdade de movimentos, em regra, menos limitada do que numa gaiola; </w:t>
      </w:r>
    </w:p>
    <w:p w14:paraId="644456FA" w14:textId="28B15CBC" w:rsidR="00FF79A7" w:rsidRPr="005E2D3C" w:rsidRDefault="705CEC2D" w:rsidP="00B4660B">
      <w:pPr>
        <w:ind w:left="142" w:firstLine="0"/>
        <w:rPr>
          <w:color w:val="auto"/>
        </w:rPr>
      </w:pPr>
      <w:r>
        <w:rPr>
          <w:color w:val="auto"/>
        </w:rPr>
        <w:t xml:space="preserve">«Recinto fechado exterior», a superfície cercada por uma vedação, paredes, grades ou redes metálicas, frequentemente situada no exterior de uma construção fixa, à qual os animais mantidos em gaiolas ou jaula ou recinto fechado têm acesso, podendo movimentar-se livremente durante determinados períodos, segundo as suas necessidades etológicas e fisiológicas, como, por exemplo, a de fazerem exercício; </w:t>
      </w:r>
    </w:p>
    <w:p w14:paraId="1F9EA1B5" w14:textId="6E2AFD04" w:rsidR="5C417271" w:rsidRPr="005E2D3C" w:rsidRDefault="0E7C3951" w:rsidP="00B4660B">
      <w:pPr>
        <w:ind w:left="142" w:firstLine="0"/>
      </w:pPr>
      <w:r>
        <w:rPr>
          <w:color w:val="auto"/>
        </w:rPr>
        <w:t xml:space="preserve">«Registo Animal», o conjunto de informação coligida numa base de dados oficial, com os elementos relativos ao </w:t>
      </w:r>
      <w:r w:rsidR="00BE60E5">
        <w:rPr>
          <w:color w:val="auto"/>
        </w:rPr>
        <w:t>n.º</w:t>
      </w:r>
      <w:r>
        <w:rPr>
          <w:color w:val="auto"/>
        </w:rPr>
        <w:t xml:space="preserve"> de transponder, aos elementos da resenha do animal (espécie, raça, data de nascimento, sexo, pelagem, identificação da mãe quando conhecida, bem como outras particularidades ou características), à identificação do titular, do detentor ou do lar de acolhimento e respetivos dados de contacto, ao médico-veterinário que procede ao registo, às medidas sanitárias obrigatórias e preventivas, ao </w:t>
      </w:r>
      <w:r w:rsidR="00BE60E5">
        <w:rPr>
          <w:color w:val="auto"/>
        </w:rPr>
        <w:t>n.º</w:t>
      </w:r>
      <w:r>
        <w:rPr>
          <w:color w:val="auto"/>
        </w:rPr>
        <w:t xml:space="preserve"> de passaporte ou boletim sanitário e a outras informações relevantes;</w:t>
      </w:r>
    </w:p>
    <w:p w14:paraId="299C7A36" w14:textId="35C39688" w:rsidR="10E1C5B3" w:rsidRPr="005E2D3C" w:rsidRDefault="08F96F30" w:rsidP="00B4660B">
      <w:pPr>
        <w:ind w:left="142" w:firstLine="0"/>
        <w:rPr>
          <w:color w:val="auto"/>
        </w:rPr>
      </w:pPr>
      <w:commentRangeStart w:id="53"/>
      <w:r>
        <w:rPr>
          <w:color w:val="auto"/>
        </w:rPr>
        <w:t>«Reprodutor», o macho ou a fêmea, com aptidão reconhecida, com a finalidade de produzir descendência;</w:t>
      </w:r>
      <w:commentRangeEnd w:id="53"/>
      <w:r w:rsidR="002251E2" w:rsidRPr="005E2D3C">
        <w:rPr>
          <w:rStyle w:val="Refdecomentrio"/>
          <w:color w:val="auto"/>
          <w:sz w:val="24"/>
          <w:szCs w:val="24"/>
        </w:rPr>
        <w:commentReference w:id="53"/>
      </w:r>
    </w:p>
    <w:p w14:paraId="0FBFBFEC" w14:textId="05CC9242" w:rsidR="00CF1434" w:rsidRPr="005E2D3C" w:rsidRDefault="725C3F1B" w:rsidP="00B4660B">
      <w:pPr>
        <w:ind w:left="142" w:firstLine="0"/>
        <w:rPr>
          <w:color w:val="auto"/>
        </w:rPr>
      </w:pPr>
      <w:r>
        <w:rPr>
          <w:color w:val="auto"/>
        </w:rPr>
        <w:t xml:space="preserve">«Sequestro», a ação compulsiva de isolamento de animais, por motivos sanitários, por um período a definir caso a caso; </w:t>
      </w:r>
    </w:p>
    <w:p w14:paraId="55874799" w14:textId="01AE0DEB" w:rsidR="535C1408" w:rsidRPr="005E2D3C" w:rsidRDefault="03750450" w:rsidP="00B4660B">
      <w:pPr>
        <w:ind w:left="142" w:firstLine="0"/>
      </w:pPr>
      <w:r>
        <w:rPr>
          <w:color w:val="auto"/>
        </w:rPr>
        <w:t>«Sistema de Informação de Animais de Companhia» (SIAC), o sistema oficial de registo e gestão de dados que reúne a informação relativa à identificação dos animais de companhia, à sua titularidade ou detenção e à informação sanitária obrigatória, bem como outra informação determinada como obrigatória;</w:t>
      </w:r>
    </w:p>
    <w:p w14:paraId="4AB0B34F" w14:textId="0D589FBB" w:rsidR="4CCB09DA" w:rsidRPr="005E2D3C" w:rsidRDefault="28091D50" w:rsidP="00B4660B">
      <w:pPr>
        <w:ind w:left="142" w:firstLine="0"/>
      </w:pPr>
      <w:r>
        <w:rPr>
          <w:color w:val="auto"/>
        </w:rPr>
        <w:t>«Sofrimento», um estado físico ou mental desagradável e indesejado, resultante da exposição de um animal de companhia a estímulos nocivos ou à ausência continuada de estímulos positivos importantes;</w:t>
      </w:r>
    </w:p>
    <w:p w14:paraId="7A85A92D" w14:textId="1BF4749F" w:rsidR="00FF79A7" w:rsidRPr="005E2D3C" w:rsidRDefault="0A596ADF" w:rsidP="00B4660B">
      <w:pPr>
        <w:ind w:left="142" w:firstLine="0"/>
      </w:pPr>
      <w:commentRangeStart w:id="54"/>
      <w:r>
        <w:rPr>
          <w:color w:val="auto"/>
        </w:rPr>
        <w:t>«Titular», a pessoa singular ou coletiva que figura, na base de dados oficial, como proprietário do animal de companhia ou, no caso dos animais sob a sua responsabilidade, como operador;</w:t>
      </w:r>
      <w:commentRangeEnd w:id="54"/>
      <w:r w:rsidR="002251E2" w:rsidRPr="005E2D3C">
        <w:rPr>
          <w:rStyle w:val="Refdecomentrio"/>
          <w:sz w:val="24"/>
          <w:szCs w:val="24"/>
        </w:rPr>
        <w:commentReference w:id="54"/>
      </w:r>
    </w:p>
    <w:p w14:paraId="0106ED5C" w14:textId="0C2ABE46" w:rsidR="46253D18" w:rsidRPr="005E2D3C" w:rsidRDefault="5CE194BE" w:rsidP="00B4660B">
      <w:pPr>
        <w:ind w:left="142" w:firstLine="0"/>
      </w:pPr>
      <w:r>
        <w:rPr>
          <w:color w:val="auto"/>
        </w:rPr>
        <w:lastRenderedPageBreak/>
        <w:t>«Tratador de animais», uma pessoa que trata dos animais de companhia criados ou detidos num estabelecimento, incluindo voluntários, estagiários e trabalhadores a tempo parcial, sob a responsabilidade de um operador;</w:t>
      </w:r>
    </w:p>
    <w:p w14:paraId="36986ABC" w14:textId="469000BD" w:rsidR="41E4C4F7" w:rsidRPr="005E2D3C" w:rsidRDefault="00FF79A7" w:rsidP="00B4660B">
      <w:pPr>
        <w:ind w:left="142" w:firstLine="0"/>
        <w:rPr>
          <w:color w:val="auto"/>
        </w:rPr>
      </w:pPr>
      <w:r>
        <w:rPr>
          <w:color w:val="auto"/>
        </w:rPr>
        <w:t>«Venda de animal de companhia», a transmissão a título oneroso de um animal de companhia;</w:t>
      </w:r>
    </w:p>
    <w:p w14:paraId="57012D9B" w14:textId="5ED233FB" w:rsidR="00FF79A7" w:rsidRPr="005E2D3C" w:rsidRDefault="0B0F5B1A" w:rsidP="00B4660B">
      <w:pPr>
        <w:ind w:left="142" w:firstLine="0"/>
      </w:pPr>
      <w:r>
        <w:rPr>
          <w:color w:val="auto"/>
        </w:rPr>
        <w:t>«Vendedor de animal de companhia», qualquer pessoa que, sendo proprietário ou mero detentor autorizado, exerce a atividade de venda de animais de companhia;</w:t>
      </w:r>
    </w:p>
    <w:p w14:paraId="1960767F" w14:textId="3866F86F" w:rsidR="005101CF" w:rsidRPr="005E2D3C" w:rsidRDefault="60FB3F33" w:rsidP="00B4660B">
      <w:pPr>
        <w:ind w:left="142" w:firstLine="0"/>
        <w:rPr>
          <w:color w:val="auto"/>
        </w:rPr>
      </w:pPr>
      <w:r>
        <w:rPr>
          <w:color w:val="auto"/>
        </w:rPr>
        <w:t>«Zoonose», qualquer doença que pode ser transmitida pelos animais ao homem;</w:t>
      </w:r>
    </w:p>
    <w:p w14:paraId="24AEA8FA" w14:textId="02396E34" w:rsidR="005101CF" w:rsidRPr="005E2D3C" w:rsidRDefault="006D4559" w:rsidP="00B4660B">
      <w:pPr>
        <w:ind w:left="142" w:firstLine="0"/>
        <w:rPr>
          <w:color w:val="auto"/>
        </w:rPr>
      </w:pPr>
      <w:r>
        <w:rPr>
          <w:color w:val="auto"/>
        </w:rPr>
        <w:t>2</w:t>
      </w:r>
      <w:r w:rsidR="687EBD6C">
        <w:rPr>
          <w:color w:val="auto"/>
        </w:rPr>
        <w:t xml:space="preserve"> - Para efeito do disposto na alínea ii) do n.º 1, nos estabelecimentos destinados à reprodução e criação só é permitida a reprodução, criação ou outra atividade conexa de animais pertencentes ao operador responsável pelo estabelecimento, sem prejuízo do disposto no </w:t>
      </w:r>
      <w:r w:rsidR="00BE60E5">
        <w:rPr>
          <w:color w:val="auto"/>
        </w:rPr>
        <w:t>n.º</w:t>
      </w:r>
      <w:r w:rsidR="687EBD6C">
        <w:rPr>
          <w:color w:val="auto"/>
        </w:rPr>
        <w:t xml:space="preserve"> seguinte. </w:t>
      </w:r>
    </w:p>
    <w:p w14:paraId="31D75945" w14:textId="34B8FE60" w:rsidR="005101CF" w:rsidRPr="005E2D3C" w:rsidRDefault="006D4559" w:rsidP="00B4660B">
      <w:pPr>
        <w:ind w:left="142" w:firstLine="0"/>
      </w:pPr>
      <w:r>
        <w:t>3</w:t>
      </w:r>
      <w:r w:rsidR="687EBD6C">
        <w:t xml:space="preserve"> - Excetua-se do disposto no </w:t>
      </w:r>
      <w:r w:rsidR="008C56A9">
        <w:t>número anterior</w:t>
      </w:r>
      <w:r w:rsidR="687EBD6C">
        <w:t xml:space="preserve"> o acolhimento temporário de animais não pertencentes ao </w:t>
      </w:r>
      <w:r w:rsidR="687EBD6C">
        <w:rPr>
          <w:color w:val="auto"/>
        </w:rPr>
        <w:t>operador responsável pelo</w:t>
      </w:r>
      <w:r w:rsidR="687EBD6C">
        <w:t xml:space="preserve"> do estabelecimento, quando tenha por fim o acasalamento com animal aí alojado. </w:t>
      </w:r>
    </w:p>
    <w:p w14:paraId="3E6EDCB8" w14:textId="570CA34E" w:rsidR="005101CF" w:rsidRPr="00EF5D47" w:rsidRDefault="005101CF" w:rsidP="00D97ABB">
      <w:pPr>
        <w:rPr>
          <w:b/>
          <w:bCs/>
          <w:color w:val="000000" w:themeColor="text1"/>
        </w:rPr>
      </w:pPr>
    </w:p>
    <w:p w14:paraId="6892CAD5" w14:textId="38036C63" w:rsidR="00A83E2A" w:rsidRPr="003F0492" w:rsidRDefault="00A83E2A" w:rsidP="00F95DCA">
      <w:pPr>
        <w:pStyle w:val="Ttulo3"/>
      </w:pPr>
      <w:bookmarkStart w:id="55" w:name="_Toc233682890"/>
      <w:r w:rsidRPr="003F0492">
        <w:t xml:space="preserve">Artigo </w:t>
      </w:r>
      <w:r w:rsidR="00400879">
        <w:t>4</w:t>
      </w:r>
      <w:r w:rsidRPr="003F0492">
        <w:t>.º</w:t>
      </w:r>
      <w:bookmarkEnd w:id="55"/>
    </w:p>
    <w:p w14:paraId="627C2F15" w14:textId="77777777" w:rsidR="00A83E2A" w:rsidRPr="003F0492" w:rsidRDefault="00A83E2A" w:rsidP="00F95DCA">
      <w:pPr>
        <w:pStyle w:val="Ttulo3"/>
      </w:pPr>
      <w:bookmarkStart w:id="56" w:name="_Toc233682891"/>
      <w:r w:rsidRPr="003F0492">
        <w:t>Animais de companhia</w:t>
      </w:r>
      <w:bookmarkEnd w:id="56"/>
    </w:p>
    <w:p w14:paraId="51273370" w14:textId="347B926C" w:rsidR="00A83E2A" w:rsidRPr="003F0492" w:rsidRDefault="000F645F" w:rsidP="003F0492">
      <w:pPr>
        <w:ind w:left="142" w:firstLine="0"/>
      </w:pPr>
      <w:r w:rsidRPr="003F0492">
        <w:t>1 - Para efeitos do presente diploma, são animais de companhia os animais das espécies constantes da parte A do Anexo I do Regulamento (UE) n.º 2016/429, do Parlamento Europeu e do Conselho, de 9 de março de 2016.</w:t>
      </w:r>
    </w:p>
    <w:p w14:paraId="20BBCA45" w14:textId="78971E4A" w:rsidR="00CD34D3" w:rsidRPr="003F0492" w:rsidRDefault="1D6C621C" w:rsidP="00CD34D3">
      <w:pPr>
        <w:ind w:left="142" w:firstLine="0"/>
      </w:pPr>
      <w:r w:rsidRPr="003F0492">
        <w:t xml:space="preserve">2 - </w:t>
      </w:r>
      <w:r w:rsidRPr="00CD34D3">
        <w:t>São também considerados animais de companhia os animais das espécies constantes da parte B do Anexo I do Regulamento (UE) n.º 2016/429, do Parlamento Europeu e do Conselho, de 9 de março de 2016</w:t>
      </w:r>
      <w:r w:rsidR="00CD34D3">
        <w:rPr>
          <w:color w:val="auto"/>
        </w:rPr>
        <w:t xml:space="preserve">3 - </w:t>
      </w:r>
      <w:r w:rsidR="00CD34D3" w:rsidRPr="003F0492">
        <w:rPr>
          <w:color w:val="auto"/>
        </w:rPr>
        <w:t xml:space="preserve">Sem prejuízo do disposto nos </w:t>
      </w:r>
      <w:r w:rsidR="00BE60E5">
        <w:rPr>
          <w:color w:val="auto"/>
        </w:rPr>
        <w:t>n.º</w:t>
      </w:r>
      <w:r w:rsidR="00CD34D3" w:rsidRPr="003F0492">
        <w:rPr>
          <w:color w:val="auto"/>
        </w:rPr>
        <w:t xml:space="preserve">s anteriores, serão considerados animais de companhia aqueles que vierem a integrar a lista </w:t>
      </w:r>
      <w:r w:rsidR="00CD34D3" w:rsidRPr="003F0492">
        <w:rPr>
          <w:color w:val="auto"/>
          <w:highlight w:val="yellow"/>
        </w:rPr>
        <w:t>positiva</w:t>
      </w:r>
      <w:r w:rsidR="00CD34D3" w:rsidRPr="003F0492">
        <w:rPr>
          <w:color w:val="auto"/>
        </w:rPr>
        <w:t xml:space="preserve"> de animais de companhia (ou lista nacional de animais de companhia), a publicar em </w:t>
      </w:r>
      <w:r w:rsidR="0052508A">
        <w:rPr>
          <w:color w:val="auto"/>
        </w:rPr>
        <w:t>Portaria</w:t>
      </w:r>
      <w:r w:rsidR="00CD34D3" w:rsidRPr="003F0492">
        <w:rPr>
          <w:color w:val="auto"/>
        </w:rPr>
        <w:t xml:space="preserve"> dos membros do Governo responsáveis </w:t>
      </w:r>
      <w:r w:rsidR="00CD34D3" w:rsidRPr="003F0492">
        <w:rPr>
          <w:color w:val="272B30"/>
        </w:rPr>
        <w:t>pelas áreas da agricultura e do ambiente.</w:t>
      </w:r>
    </w:p>
    <w:p w14:paraId="5F4B6B0B" w14:textId="77777777" w:rsidR="00CD34D3" w:rsidRPr="003F0492" w:rsidRDefault="00CD34D3" w:rsidP="00CD34D3">
      <w:pPr>
        <w:ind w:left="142" w:firstLine="0"/>
        <w:rPr>
          <w:color w:val="272B30"/>
        </w:rPr>
      </w:pPr>
      <w:r w:rsidRPr="003F0492">
        <w:rPr>
          <w:color w:val="272B30"/>
        </w:rPr>
        <w:t>4- Excetuam-se do disposto no presente artigo os espécimes das espécies de fauna selvagem indígena e não indígena e seus descendentes criados em cativeiro, objeto de regulamentação específica, bem como as que integrem a L</w:t>
      </w:r>
      <w:r w:rsidRPr="003F0492">
        <w:t xml:space="preserve">ista Nacional de Espécies Invasoras, as inscritas na </w:t>
      </w:r>
      <w:r w:rsidRPr="00CD34D3">
        <w:lastRenderedPageBreak/>
        <w:t xml:space="preserve">Convenção sobre o Comércio Internacional de Espécies da Fauna e da Flora Selvagens Ameaçadas de Extinção </w:t>
      </w:r>
      <w:r>
        <w:t>(</w:t>
      </w:r>
      <w:r w:rsidRPr="003F0492">
        <w:t>CITES</w:t>
      </w:r>
      <w:r>
        <w:t>)</w:t>
      </w:r>
      <w:r w:rsidRPr="003F0492">
        <w:t xml:space="preserve">, as </w:t>
      </w:r>
      <w:r w:rsidRPr="003F0492">
        <w:rPr>
          <w:color w:val="272B30"/>
        </w:rPr>
        <w:t>perigosas e exóticas incluídas em legislação</w:t>
      </w:r>
      <w:r>
        <w:rPr>
          <w:color w:val="272B30"/>
        </w:rPr>
        <w:t xml:space="preserve"> especial.</w:t>
      </w:r>
    </w:p>
    <w:p w14:paraId="6B5664C1" w14:textId="77777777" w:rsidR="00CD34D3" w:rsidRPr="003F0492" w:rsidRDefault="00CD34D3" w:rsidP="00CD34D3">
      <w:pPr>
        <w:ind w:left="142" w:firstLine="0"/>
        <w:rPr>
          <w:color w:val="auto"/>
        </w:rPr>
      </w:pPr>
      <w:r>
        <w:rPr>
          <w:color w:val="auto"/>
        </w:rPr>
        <w:t>5</w:t>
      </w:r>
      <w:commentRangeStart w:id="57"/>
      <w:commentRangeStart w:id="58"/>
      <w:commentRangeStart w:id="59"/>
      <w:r w:rsidRPr="003F0492">
        <w:rPr>
          <w:color w:val="auto"/>
        </w:rPr>
        <w:t xml:space="preserve"> - Quando razões de saúde pública, segurança, bem-estar animal ou proteção do ambiente o justifiquem, a DGAV pode determinar a exclusão cautelar imediata de uma espécie da Lista Nacional, seguida de audiência prévia dos interessados nos termos do Código do Procedimento Administrativo.</w:t>
      </w:r>
      <w:commentRangeEnd w:id="58"/>
      <w:r w:rsidRPr="003F0492">
        <w:rPr>
          <w:rStyle w:val="Refdecomentrio"/>
          <w:color w:val="auto"/>
          <w:sz w:val="24"/>
          <w:szCs w:val="24"/>
        </w:rPr>
        <w:commentReference w:id="58"/>
      </w:r>
      <w:commentRangeEnd w:id="59"/>
      <w:r w:rsidR="21129227" w:rsidRPr="003F0492">
        <w:rPr>
          <w:rStyle w:val="Refdecomentrio"/>
          <w:color w:val="auto"/>
          <w:sz w:val="24"/>
          <w:szCs w:val="24"/>
        </w:rPr>
        <w:commentReference w:id="59"/>
      </w:r>
      <w:commentRangeEnd w:id="57"/>
      <w:r w:rsidRPr="003F0492">
        <w:rPr>
          <w:rStyle w:val="Refdecomentrio"/>
          <w:color w:val="auto"/>
          <w:sz w:val="24"/>
          <w:szCs w:val="24"/>
        </w:rPr>
        <w:commentReference w:id="57"/>
      </w:r>
    </w:p>
    <w:p w14:paraId="7A0C2140" w14:textId="77777777" w:rsidR="00CD34D3" w:rsidRPr="00555CFD" w:rsidRDefault="00CD34D3" w:rsidP="00555CFD">
      <w:pPr>
        <w:jc w:val="center"/>
        <w:rPr>
          <w:b/>
          <w:bCs/>
          <w:color w:val="auto"/>
        </w:rPr>
      </w:pPr>
    </w:p>
    <w:p w14:paraId="1E476B92" w14:textId="40CA6A62" w:rsidR="001C6305" w:rsidRPr="00555CFD" w:rsidRDefault="001C6305" w:rsidP="00F95DCA">
      <w:pPr>
        <w:pStyle w:val="Ttulo3"/>
      </w:pPr>
      <w:bookmarkStart w:id="60" w:name="_Toc233682892"/>
      <w:r w:rsidRPr="00555CFD">
        <w:t xml:space="preserve">Artigo </w:t>
      </w:r>
      <w:r w:rsidR="00400879">
        <w:t>5</w:t>
      </w:r>
      <w:r w:rsidRPr="00555CFD">
        <w:t>.º</w:t>
      </w:r>
      <w:bookmarkEnd w:id="60"/>
    </w:p>
    <w:p w14:paraId="3D88F210" w14:textId="77777777" w:rsidR="001C6305" w:rsidRPr="00555CFD" w:rsidRDefault="001C6305" w:rsidP="00F95DCA">
      <w:pPr>
        <w:pStyle w:val="Ttulo3"/>
      </w:pPr>
      <w:bookmarkStart w:id="61" w:name="_Toc233682893"/>
      <w:r w:rsidRPr="00555CFD">
        <w:t>Sistema de Informação de Animais de Companhia</w:t>
      </w:r>
      <w:bookmarkEnd w:id="61"/>
    </w:p>
    <w:p w14:paraId="02CAEA42" w14:textId="30601B50" w:rsidR="002D7F8D" w:rsidRPr="003F0492" w:rsidRDefault="002D7F8D" w:rsidP="00555CFD">
      <w:pPr>
        <w:ind w:left="142" w:firstLine="0"/>
        <w:rPr>
          <w:color w:val="auto"/>
        </w:rPr>
      </w:pPr>
      <w:r w:rsidRPr="003F0492">
        <w:rPr>
          <w:color w:val="auto"/>
        </w:rPr>
        <w:t>1 - O Sistema de Informação de Animais de Companhia, abreviadamente designado SIAC, é a base de dados oficial de identificação e registo dos animais de companhia, do RNAZ, dos estabelecimentos, registo das colónias CED, e dos registos submetidos pelos CRO no âmbito do relatório anual da sua atividade para efeitos do presente diploma.</w:t>
      </w:r>
    </w:p>
    <w:p w14:paraId="2E1448D3" w14:textId="77777777" w:rsidR="00DC0293" w:rsidRDefault="00DC0293" w:rsidP="00CD34D3">
      <w:pPr>
        <w:ind w:left="142" w:firstLine="0"/>
        <w:rPr>
          <w:color w:val="auto"/>
        </w:rPr>
      </w:pPr>
      <w:r w:rsidRPr="00DC0293">
        <w:rPr>
          <w:color w:val="auto"/>
        </w:rPr>
        <w:t>2 - A DGAV é a entidade responsável pelo SIAC, competindo-lhe assegurar o seu funcionamento e o tratamento dos dados nele reunidos.</w:t>
      </w:r>
    </w:p>
    <w:p w14:paraId="53F9426E" w14:textId="77777777" w:rsidR="00DC0293" w:rsidRDefault="00DC0293" w:rsidP="00CD34D3">
      <w:pPr>
        <w:ind w:left="142" w:firstLine="0"/>
        <w:rPr>
          <w:color w:val="auto"/>
        </w:rPr>
      </w:pPr>
      <w:r w:rsidRPr="00DC0293">
        <w:rPr>
          <w:color w:val="auto"/>
        </w:rPr>
        <w:t>3 - A DGAV pode atribuir a gestão do SIAC a outras entidades, mediante a celebração de protocolo e sob sua supervisão, observado o regime de subcontratação de tratamento de dados pessoais.</w:t>
      </w:r>
    </w:p>
    <w:p w14:paraId="71DE56F8" w14:textId="77777777" w:rsidR="00DC0293" w:rsidRDefault="00DC0293" w:rsidP="00CD34D3">
      <w:pPr>
        <w:ind w:left="142" w:firstLine="0"/>
        <w:rPr>
          <w:color w:val="auto"/>
        </w:rPr>
      </w:pPr>
      <w:r w:rsidRPr="00DC0293">
        <w:rPr>
          <w:color w:val="auto"/>
        </w:rPr>
        <w:t>4 - As normas e procedimentos relativos ao funcionamento do SIAC, bem como a gestão das entidades com acesso e respetivos perfis de acesso, são aprovados pelo diretor-geral de Alimentação e Veterinária e devem constar de um Manual de Procedimentos SIAC.</w:t>
      </w:r>
    </w:p>
    <w:p w14:paraId="425CA65D" w14:textId="77777777" w:rsidR="00DC0293" w:rsidRDefault="00DC0293" w:rsidP="00CD34D3">
      <w:pPr>
        <w:ind w:left="142" w:firstLine="0"/>
        <w:rPr>
          <w:color w:val="auto"/>
        </w:rPr>
      </w:pPr>
      <w:r w:rsidRPr="00DC0293">
        <w:rPr>
          <w:color w:val="auto"/>
        </w:rPr>
        <w:t xml:space="preserve">5 - O diretor-geral de Alimentação e Veterinária pode determinar, por decisão fundamentada, a suspensão provisória e cautelar do acesso ao SIAC a uma entidade, médico veterinário, ou titular de animais de companhia, sempre que sejam identificados incumprimentos graves das normas prevista no Manual de Procedimentos SIAC, até à decisão que aplique a pertinente contraordenação, designadamente as previstas no </w:t>
      </w:r>
      <w:r w:rsidRPr="00555CFD">
        <w:rPr>
          <w:color w:val="auto"/>
          <w:highlight w:val="yellow"/>
        </w:rPr>
        <w:t>artigo 21.</w:t>
      </w:r>
      <w:r w:rsidRPr="00DC0293">
        <w:rPr>
          <w:color w:val="auto"/>
        </w:rPr>
        <w:t>º do presente decreto-lei.</w:t>
      </w:r>
    </w:p>
    <w:p w14:paraId="2D3BBD9B" w14:textId="306017E1" w:rsidR="00DC0293" w:rsidRDefault="00DC0293" w:rsidP="00CD34D3">
      <w:pPr>
        <w:ind w:left="142" w:firstLine="0"/>
        <w:rPr>
          <w:color w:val="auto"/>
        </w:rPr>
      </w:pPr>
      <w:r w:rsidRPr="00DC0293">
        <w:rPr>
          <w:color w:val="auto"/>
        </w:rPr>
        <w:t xml:space="preserve">6 - Sempre que se mostre necessário à operacionalização do SIAC ou ao cumprimento das suas finalidades, deve promover-se a transmissão de dados entre sistemas de informação através da Plataforma de Interoperabilidade da Administração Pública (iAP), nos termos do Decreto-Lei n.º 135/99, de 22 de abril, na sua redação atual, e da Resolução do Conselho de </w:t>
      </w:r>
      <w:r w:rsidRPr="00DC0293">
        <w:rPr>
          <w:color w:val="auto"/>
        </w:rPr>
        <w:lastRenderedPageBreak/>
        <w:t xml:space="preserve">Ministros n.º 42/2015, de 19 de junho, mediante </w:t>
      </w:r>
      <w:r w:rsidR="0052508A">
        <w:rPr>
          <w:color w:val="auto"/>
        </w:rPr>
        <w:t>Portaria</w:t>
      </w:r>
      <w:r w:rsidRPr="00DC0293">
        <w:rPr>
          <w:color w:val="auto"/>
        </w:rPr>
        <w:t xml:space="preserve"> do membro do Governo responsável pela área da agricultura, que tipifique as situações em que pode justificar-se a transmissão de dados pessoais e as bases de dados entre as quais pode ocorrer tal transmissão.</w:t>
      </w:r>
    </w:p>
    <w:p w14:paraId="7A9D1F87" w14:textId="77777777" w:rsidR="00DC0293" w:rsidRDefault="00DC0293" w:rsidP="00CD34D3">
      <w:pPr>
        <w:ind w:left="142" w:firstLine="0"/>
        <w:rPr>
          <w:color w:val="auto"/>
        </w:rPr>
      </w:pPr>
      <w:r w:rsidRPr="00DC0293">
        <w:rPr>
          <w:color w:val="auto"/>
        </w:rPr>
        <w:t>7 - Nas regras e procedimentos de segurança, para acesso e tratamento de informação no SIAC, deve ser obrigatoriamente prevista a utilização de mecanismos de autenticação eletrónica através do Cartão de Cidadão e Chave Móvel Digital.</w:t>
      </w:r>
    </w:p>
    <w:p w14:paraId="31118180" w14:textId="228162E6" w:rsidR="00DC0293" w:rsidRPr="003F0492" w:rsidRDefault="00DC0293" w:rsidP="00555CFD">
      <w:pPr>
        <w:ind w:left="142" w:firstLine="0"/>
        <w:rPr>
          <w:color w:val="auto"/>
        </w:rPr>
      </w:pPr>
      <w:r w:rsidRPr="00DC0293">
        <w:rPr>
          <w:color w:val="auto"/>
        </w:rPr>
        <w:t>8 -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14:paraId="63E4BC66" w14:textId="7180EA40" w:rsidR="002D7F8D" w:rsidRDefault="00DC0293" w:rsidP="00CD34D3">
      <w:pPr>
        <w:ind w:left="142" w:firstLine="0"/>
        <w:rPr>
          <w:color w:val="auto"/>
        </w:rPr>
      </w:pPr>
      <w:r>
        <w:rPr>
          <w:color w:val="auto"/>
        </w:rPr>
        <w:t>9</w:t>
      </w:r>
      <w:r w:rsidRPr="003F0492">
        <w:rPr>
          <w:color w:val="auto"/>
        </w:rPr>
        <w:t xml:space="preserve"> </w:t>
      </w:r>
      <w:r w:rsidR="2F3B807E" w:rsidRPr="003F0492">
        <w:rPr>
          <w:color w:val="auto"/>
        </w:rPr>
        <w:t xml:space="preserve">- O registo no SIAC é obrigatório para todos os animais de companhia </w:t>
      </w:r>
      <w:r w:rsidR="00AF2BD3">
        <w:rPr>
          <w:color w:val="auto"/>
        </w:rPr>
        <w:t>para as</w:t>
      </w:r>
      <w:r w:rsidR="00AF2BD3" w:rsidRPr="003F0492">
        <w:rPr>
          <w:color w:val="auto"/>
        </w:rPr>
        <w:t xml:space="preserve"> </w:t>
      </w:r>
      <w:r w:rsidR="2F3B807E" w:rsidRPr="003F0492">
        <w:rPr>
          <w:color w:val="auto"/>
        </w:rPr>
        <w:t xml:space="preserve">espécies </w:t>
      </w:r>
      <w:r w:rsidR="00AF2BD3">
        <w:rPr>
          <w:color w:val="auto"/>
        </w:rPr>
        <w:t xml:space="preserve">constantes nos </w:t>
      </w:r>
      <w:r w:rsidR="00BE60E5">
        <w:rPr>
          <w:color w:val="auto"/>
        </w:rPr>
        <w:t>n.º</w:t>
      </w:r>
      <w:r w:rsidR="00AF2BD3">
        <w:rPr>
          <w:color w:val="auto"/>
        </w:rPr>
        <w:t xml:space="preserve">s 1 e do artigo </w:t>
      </w:r>
      <w:r w:rsidR="00B54403">
        <w:rPr>
          <w:color w:val="auto"/>
        </w:rPr>
        <w:t>3.º</w:t>
      </w:r>
      <w:r w:rsidR="2F3B807E" w:rsidRPr="003F0492">
        <w:rPr>
          <w:color w:val="auto"/>
        </w:rPr>
        <w:t>, nos termos e prazos previstos no presente diploma.</w:t>
      </w:r>
    </w:p>
    <w:p w14:paraId="43E6326B" w14:textId="77777777" w:rsidR="00DC0293" w:rsidRPr="003F0492" w:rsidRDefault="00DC0293" w:rsidP="00555CFD">
      <w:pPr>
        <w:ind w:left="142" w:firstLine="0"/>
        <w:rPr>
          <w:color w:val="auto"/>
        </w:rPr>
      </w:pPr>
    </w:p>
    <w:p w14:paraId="176A4B5C" w14:textId="294E2575" w:rsidR="005101CF" w:rsidRPr="00B54403" w:rsidRDefault="00A626AB" w:rsidP="00F95DCA">
      <w:pPr>
        <w:pStyle w:val="Ttulo2"/>
        <w:ind w:right="0"/>
      </w:pPr>
      <w:bookmarkStart w:id="62" w:name="_Toc223954390"/>
      <w:bookmarkStart w:id="63" w:name="_Toc233682894"/>
      <w:r w:rsidRPr="00B54403">
        <w:t>CAPÍTULO II</w:t>
      </w:r>
      <w:bookmarkEnd w:id="63"/>
    </w:p>
    <w:p w14:paraId="131B3C16" w14:textId="21F99ED3" w:rsidR="005101CF" w:rsidRPr="00B54403" w:rsidRDefault="00A626AB" w:rsidP="00F95DCA">
      <w:pPr>
        <w:pStyle w:val="Ttulo2"/>
        <w:ind w:right="0"/>
      </w:pPr>
      <w:bookmarkStart w:id="64" w:name="_Toc233682895"/>
      <w:r w:rsidRPr="00B54403">
        <w:t>Princípios Gerais</w:t>
      </w:r>
      <w:bookmarkEnd w:id="62"/>
      <w:bookmarkEnd w:id="64"/>
    </w:p>
    <w:p w14:paraId="19755056" w14:textId="108C9F80" w:rsidR="63EE49F9" w:rsidRPr="005E2D3C" w:rsidRDefault="63EE49F9" w:rsidP="00B54403">
      <w:pPr>
        <w:jc w:val="center"/>
      </w:pPr>
    </w:p>
    <w:p w14:paraId="20C8B5AC" w14:textId="3E19EDD5" w:rsidR="005101CF" w:rsidRPr="00400879" w:rsidRDefault="00A626AB" w:rsidP="00F95DCA">
      <w:pPr>
        <w:pStyle w:val="Ttulo3"/>
      </w:pPr>
      <w:bookmarkStart w:id="65" w:name="_Toc223954391"/>
      <w:bookmarkStart w:id="66" w:name="_Toc233682896"/>
      <w:r w:rsidRPr="00B54403">
        <w:t xml:space="preserve">Artigo </w:t>
      </w:r>
      <w:r w:rsidR="00400879">
        <w:t>6</w:t>
      </w:r>
      <w:r w:rsidRPr="00400879">
        <w:t>.º</w:t>
      </w:r>
      <w:bookmarkEnd w:id="66"/>
    </w:p>
    <w:p w14:paraId="2F934AF9" w14:textId="35B4025A" w:rsidR="005101CF" w:rsidRPr="00400879" w:rsidRDefault="3162816A" w:rsidP="00F95DCA">
      <w:pPr>
        <w:pStyle w:val="Ttulo3"/>
      </w:pPr>
      <w:bookmarkStart w:id="67" w:name="_Toc233682897"/>
      <w:r w:rsidRPr="00400879">
        <w:t>Detenção responsável</w:t>
      </w:r>
      <w:bookmarkEnd w:id="65"/>
      <w:bookmarkEnd w:id="67"/>
    </w:p>
    <w:p w14:paraId="2CB8D005" w14:textId="2D3C4A04" w:rsidR="00030161" w:rsidRPr="005E2D3C" w:rsidRDefault="1E9F9992" w:rsidP="00F95DCA">
      <w:pPr>
        <w:ind w:left="142" w:firstLine="0"/>
      </w:pPr>
      <w:r>
        <w:rPr>
          <w:color w:val="auto"/>
        </w:rPr>
        <w:t>Cabe ao titular ou ao detentor do animal de companhia assegurar a</w:t>
      </w:r>
      <w:r w:rsidR="00B54403">
        <w:rPr>
          <w:color w:val="auto"/>
        </w:rPr>
        <w:t xml:space="preserve"> satisfação das </w:t>
      </w:r>
      <w:r>
        <w:rPr>
          <w:color w:val="auto"/>
        </w:rPr>
        <w:t>suas necessidades básicas de bem-estar, garantir o controlo da sua reprodução, salvaguardar a saúde e prevenir os riscos de transmissão de doenças a pessoas e a outros animais, bem como zelar pela segurança e tranquilidade das pessoas e pela salubridade dos locais.</w:t>
      </w:r>
    </w:p>
    <w:p w14:paraId="3500F161" w14:textId="6BD3A39B" w:rsidR="7706BE61" w:rsidRPr="005E2D3C" w:rsidRDefault="7706BE61" w:rsidP="00F95DCA"/>
    <w:p w14:paraId="58B9994F" w14:textId="7CF0457B" w:rsidR="005101CF" w:rsidRPr="005E2D3C" w:rsidRDefault="5A2E8871" w:rsidP="00F95DCA">
      <w:pPr>
        <w:pStyle w:val="Ttulo3"/>
      </w:pPr>
      <w:bookmarkStart w:id="68" w:name="_Toc223954392"/>
      <w:bookmarkStart w:id="69" w:name="_Toc233682898"/>
      <w:r>
        <w:t xml:space="preserve">Artigo </w:t>
      </w:r>
      <w:r w:rsidR="00400879">
        <w:t>7</w:t>
      </w:r>
      <w:r>
        <w:t>.º</w:t>
      </w:r>
      <w:bookmarkEnd w:id="69"/>
    </w:p>
    <w:p w14:paraId="4DBC1D5B" w14:textId="0B1101C5" w:rsidR="005101CF" w:rsidRPr="005E2D3C" w:rsidRDefault="5A2E8871" w:rsidP="00F95DCA">
      <w:pPr>
        <w:pStyle w:val="Ttulo3"/>
      </w:pPr>
      <w:bookmarkStart w:id="70" w:name="_Toc233682899"/>
      <w:r>
        <w:t>Princípios básicos para o bem-estar dos animais</w:t>
      </w:r>
      <w:bookmarkEnd w:id="68"/>
      <w:bookmarkEnd w:id="70"/>
    </w:p>
    <w:p w14:paraId="44BF102A" w14:textId="28A66B35" w:rsidR="005101CF" w:rsidRPr="005E2D3C" w:rsidRDefault="0670FB87" w:rsidP="00F95DCA">
      <w:pPr>
        <w:ind w:left="142" w:firstLine="0"/>
      </w:pPr>
      <w:commentRangeStart w:id="71"/>
      <w:r>
        <w:rPr>
          <w:color w:val="auto"/>
        </w:rPr>
        <w:t xml:space="preserve">1 - As condições de detenção e de alojamento para </w:t>
      </w:r>
      <w:r w:rsidR="00392D94">
        <w:rPr>
          <w:color w:val="auto"/>
        </w:rPr>
        <w:t xml:space="preserve">a manutenção, </w:t>
      </w:r>
      <w:r>
        <w:rPr>
          <w:color w:val="auto"/>
        </w:rPr>
        <w:t>a reprodução</w:t>
      </w:r>
      <w:r w:rsidR="00392D94">
        <w:rPr>
          <w:color w:val="auto"/>
        </w:rPr>
        <w:t xml:space="preserve"> e</w:t>
      </w:r>
      <w:r>
        <w:rPr>
          <w:color w:val="auto"/>
        </w:rPr>
        <w:t xml:space="preserve"> a criação dos animais de companhia devem salvaguardar os respetivos parâmetros de bem-estar.</w:t>
      </w:r>
    </w:p>
    <w:commentRangeEnd w:id="71"/>
    <w:p w14:paraId="4E5E1FC7" w14:textId="136B9CE9" w:rsidR="679F1546" w:rsidRPr="005E2D3C" w:rsidRDefault="002251E2" w:rsidP="00F95DCA">
      <w:pPr>
        <w:ind w:left="142" w:firstLine="0"/>
      </w:pPr>
      <w:r>
        <w:rPr>
          <w:rStyle w:val="Refdecomentrio"/>
          <w:color w:val="auto"/>
          <w:sz w:val="24"/>
          <w:szCs w:val="24"/>
        </w:rPr>
        <w:lastRenderedPageBreak/>
        <w:commentReference w:id="71"/>
      </w:r>
      <w:r w:rsidR="08753BD8">
        <w:rPr>
          <w:color w:val="auto"/>
        </w:rPr>
        <w:t>2 - Os operadores são responsáveis pelo bem-estar dos animais de companhia detidos em estabelecimentos sob a sua responsabilidade e controlo, bem como pela minimização de quaisquer riscos para esse bem-estar.</w:t>
      </w:r>
    </w:p>
    <w:p w14:paraId="3199398E" w14:textId="226F4327" w:rsidR="0F933D09" w:rsidRPr="005E2D3C" w:rsidRDefault="7BB8FE83" w:rsidP="00F95DCA">
      <w:pPr>
        <w:ind w:left="142" w:firstLine="0"/>
      </w:pPr>
      <w:r>
        <w:rPr>
          <w:color w:val="auto"/>
        </w:rPr>
        <w:t>3 - Os operadores, titulares e detentores de animais de companhia devem aplicar os seguintes princípios gerais de bem-estar na criação ou manutenção dos animais:</w:t>
      </w:r>
    </w:p>
    <w:p w14:paraId="483877DC" w14:textId="217004F7" w:rsidR="0F933D09" w:rsidRPr="005E2D3C" w:rsidRDefault="1EA6087A" w:rsidP="00FB7854">
      <w:r>
        <w:rPr>
          <w:color w:val="auto"/>
        </w:rPr>
        <w:t>a) Os animais recebem água e alimentos de qualidade e em quantidade que lhes proporcione alimentação e abeberamento adequados;</w:t>
      </w:r>
    </w:p>
    <w:p w14:paraId="0C3D32BB" w14:textId="46BF011A" w:rsidR="0F933D09" w:rsidRPr="005E2D3C" w:rsidRDefault="1EA6087A" w:rsidP="00FB7854">
      <w:r>
        <w:rPr>
          <w:color w:val="auto"/>
        </w:rPr>
        <w:t>b) Os animais são mantidos num ambiente físico adequado e limpo com regularidade, seguro e confortável, em especial quanto a espaço, qualidade do ar, temperatura, luz e proteção contra condições climáticas adversas, e suficientemente espaçoso para prevenir a sobrelotação e proporcionar facilidade de movimento e circulação;</w:t>
      </w:r>
    </w:p>
    <w:p w14:paraId="4E5040A9" w14:textId="289A0ECD" w:rsidR="0F933D09" w:rsidRPr="005E2D3C" w:rsidRDefault="1EA6087A" w:rsidP="00FB7854">
      <w:r>
        <w:rPr>
          <w:color w:val="auto"/>
        </w:rPr>
        <w:t>c) Os animais são detidos em segurança, limpos e em boa saúde, prevenindo-se as doenças, lesões e dores resultantes, em especial, da gestão, das práticas de manuseamento e das práticas de criação;</w:t>
      </w:r>
    </w:p>
    <w:p w14:paraId="1AD38A50" w14:textId="39368579" w:rsidR="0F933D09" w:rsidRPr="005E2D3C" w:rsidRDefault="0F933D09" w:rsidP="00FB7854">
      <w:r>
        <w:rPr>
          <w:color w:val="auto"/>
        </w:rPr>
        <w:t>d) Os animais são detidos num ambiente que lhes permite exibir comportamentos específicos da espécie e sociais não nocivos e estabelecer uma relação positiva com os seres humanos;</w:t>
      </w:r>
    </w:p>
    <w:p w14:paraId="3BE64D7A" w14:textId="71CB6C86" w:rsidR="55CC9BA4" w:rsidRPr="005E2D3C" w:rsidRDefault="1EA6087A" w:rsidP="00FB7854">
      <w:r>
        <w:rPr>
          <w:color w:val="auto"/>
        </w:rPr>
        <w:t>e) Os animais são detidos de forma a otimizar o seu estado mental, prevenindo ou reduzindo os estímulos negativos e maximizando as oportunidades de estímulos positivos, de modo a prevenir o desenvolvimento de comportamentos repetitivos anormais (estereotipias) ou de outros indicadores de deficiente bem-estar, tendo em conta as necessidades individuais de cada animal nos domínios referidos nas alíneas a) a d), quando aplicável.</w:t>
      </w:r>
    </w:p>
    <w:p w14:paraId="452B817C" w14:textId="240F56E1" w:rsidR="00CB60B6" w:rsidRPr="005E2D3C" w:rsidRDefault="311765C4" w:rsidP="00FB7854">
      <w:r>
        <w:rPr>
          <w:color w:val="auto"/>
        </w:rPr>
        <w:t>4 - Nenhum animal pode ser detido</w:t>
      </w:r>
      <w:r w:rsidR="00392D94">
        <w:rPr>
          <w:color w:val="auto"/>
        </w:rPr>
        <w:t>,</w:t>
      </w:r>
      <w:r>
        <w:rPr>
          <w:color w:val="auto"/>
        </w:rPr>
        <w:t xml:space="preserve"> como animal de companhi</w:t>
      </w:r>
      <w:r w:rsidR="00392D94">
        <w:rPr>
          <w:color w:val="auto"/>
        </w:rPr>
        <w:t>,</w:t>
      </w:r>
      <w:r>
        <w:rPr>
          <w:color w:val="auto"/>
        </w:rPr>
        <w:t xml:space="preserve">a se não estiverem asseguradas as condições referidas no </w:t>
      </w:r>
      <w:r w:rsidR="008C56A9">
        <w:rPr>
          <w:color w:val="auto"/>
        </w:rPr>
        <w:t>número anterior</w:t>
      </w:r>
      <w:r>
        <w:rPr>
          <w:color w:val="auto"/>
        </w:rPr>
        <w:t xml:space="preserve"> ou se não se adaptar ao cativeiro.</w:t>
      </w:r>
    </w:p>
    <w:p w14:paraId="699228BB" w14:textId="09F597DF" w:rsidR="7F7CCA47" w:rsidRPr="005E2D3C" w:rsidRDefault="53D7BD21" w:rsidP="00F95DCA">
      <w:r>
        <w:rPr>
          <w:color w:val="auto"/>
        </w:rPr>
        <w:t>5 - Sempre que não seja possível recuperar um cão ou gato cujo bem-estar esteja gravemente comprometido e que sinta dor ou sofrimento intensos, deve ser consultado, sem demora injustificada, um médico-veterinário, que decide sobre a eutanásia e, sendo caso disso, a realiza com recurso a anestesia e analgesia.</w:t>
      </w:r>
    </w:p>
    <w:p w14:paraId="6A100001" w14:textId="0E8E8752" w:rsidR="00035FBE" w:rsidRPr="005E2D3C" w:rsidRDefault="00035FBE" w:rsidP="00F95DCA">
      <w:pPr>
        <w:pStyle w:val="Ttulo3"/>
      </w:pPr>
      <w:bookmarkStart w:id="72" w:name="_Toc233682900"/>
      <w:r>
        <w:lastRenderedPageBreak/>
        <w:t xml:space="preserve">Artigo </w:t>
      </w:r>
      <w:r w:rsidR="007F2F09">
        <w:t>8</w:t>
      </w:r>
      <w:r>
        <w:t>.º</w:t>
      </w:r>
      <w:bookmarkEnd w:id="72"/>
    </w:p>
    <w:p w14:paraId="6A100002" w14:textId="6A100002" w:rsidR="00035FBE" w:rsidRPr="005E2D3C" w:rsidRDefault="00035FBE" w:rsidP="00F95DCA">
      <w:pPr>
        <w:pStyle w:val="Ttulo3"/>
      </w:pPr>
      <w:bookmarkStart w:id="73" w:name="_Toc233682901"/>
      <w:commentRangeStart w:id="74"/>
      <w:r>
        <w:t>Proibição de violência e maus-tratos</w:t>
      </w:r>
      <w:bookmarkEnd w:id="73"/>
      <w:commentRangeEnd w:id="74"/>
      <w:r w:rsidR="002251E2" w:rsidRPr="005E2D3C">
        <w:rPr>
          <w:rStyle w:val="Refdecomentrio"/>
          <w:sz w:val="24"/>
          <w:szCs w:val="24"/>
        </w:rPr>
        <w:commentReference w:id="74"/>
      </w:r>
    </w:p>
    <w:p w14:paraId="6A100003" w14:textId="07CF2FF5" w:rsidR="00035FBE" w:rsidRPr="005E2D3C" w:rsidRDefault="00035FBE" w:rsidP="00F95DCA">
      <w:pPr>
        <w:ind w:left="142" w:firstLine="0"/>
      </w:pPr>
      <w:r>
        <w:t>1</w:t>
      </w:r>
      <w:r w:rsidR="00EF5D47">
        <w:t xml:space="preserve"> -</w:t>
      </w:r>
      <w:r>
        <w:t xml:space="preserve"> É proibido todo o ato de violência ou maus-tratos sobre animais de companhia, considerando-se como tal os atos que, sem motivo legítimo, lhes inflijam a morte, dor, sofrimento, abuso ou lesões.</w:t>
      </w:r>
    </w:p>
    <w:p w14:paraId="6A100004" w14:textId="1AADC97D" w:rsidR="00035FBE" w:rsidRPr="005E2D3C" w:rsidRDefault="00035FBE" w:rsidP="00F95DCA">
      <w:pPr>
        <w:ind w:left="142" w:firstLine="0"/>
      </w:pPr>
      <w:r>
        <w:t xml:space="preserve">2 </w:t>
      </w:r>
      <w:r w:rsidR="00EF5D47">
        <w:t>-</w:t>
      </w:r>
      <w:r>
        <w:t xml:space="preserve"> É proibido aos titulares e detentores sujeitar os animais de companhia a crueldade, abuso ou maus-tratos, designadamente:</w:t>
      </w:r>
    </w:p>
    <w:p w14:paraId="6A100005" w14:textId="6A100005" w:rsidR="00035FBE" w:rsidRPr="005E2D3C" w:rsidRDefault="00035FBE" w:rsidP="00F95DCA">
      <w:commentRangeStart w:id="75"/>
      <w:r>
        <w:t>a) Agredir o animal, nomeadamente mediante o uso de chicotes, estimulantes elétricos ou objetos contundentes ou perfurantes;</w:t>
      </w:r>
      <w:commentRangeEnd w:id="75"/>
      <w:r w:rsidR="002251E2" w:rsidRPr="005E2D3C">
        <w:rPr>
          <w:rStyle w:val="Refdecomentrio"/>
          <w:sz w:val="24"/>
          <w:szCs w:val="24"/>
        </w:rPr>
        <w:commentReference w:id="75"/>
      </w:r>
    </w:p>
    <w:p w14:paraId="6A100006" w14:textId="6A100006" w:rsidR="00035FBE" w:rsidRPr="005E2D3C" w:rsidRDefault="00035FBE" w:rsidP="00F95DCA">
      <w:r>
        <w:t>b) Incitar, realizar ou promover lutas entre animais de companhia de que possa resultar sofrimento, lesões ou morte;</w:t>
      </w:r>
    </w:p>
    <w:p w14:paraId="6A100007" w14:textId="6A100007" w:rsidR="00035FBE" w:rsidRPr="005E2D3C" w:rsidRDefault="00035FBE" w:rsidP="00F95DCA">
      <w:r>
        <w:t>c) Criar cães e gatos para consumo, utilização ou comércio da sua carne, pele, pelo ou de qualquer outra parte do seu corpo, salvo as utilizações autorizadas para fins experimentais ou científicos nos termos da lei;</w:t>
      </w:r>
    </w:p>
    <w:p w14:paraId="6A100008" w14:textId="6A100008" w:rsidR="00035FBE" w:rsidRPr="005E2D3C" w:rsidRDefault="00035FBE" w:rsidP="00F95DCA">
      <w:r>
        <w:t>d) Promover ou concretizar o sacrifício ritual de animais de companhia.</w:t>
      </w:r>
    </w:p>
    <w:p w14:paraId="6A100009" w14:textId="7E3288F5" w:rsidR="00035FBE" w:rsidRPr="005E2D3C" w:rsidRDefault="00035FBE" w:rsidP="00F95DCA">
      <w:pPr>
        <w:ind w:left="142" w:firstLine="0"/>
      </w:pPr>
      <w:r>
        <w:t xml:space="preserve">3 </w:t>
      </w:r>
      <w:r w:rsidR="00EF5D47">
        <w:t>-</w:t>
      </w:r>
      <w:r>
        <w:t xml:space="preserve"> A proibição estabelecida no presente artigo não prejudica a responsabilidade criminal a que houver lugar, nomeadamente nos termos do artigo 387.º do Código Penal.</w:t>
      </w:r>
    </w:p>
    <w:p w14:paraId="6A10000A" w14:textId="6A10000A" w:rsidR="00035FBE" w:rsidRPr="005E2D3C" w:rsidRDefault="00035FBE" w:rsidP="00F95DCA"/>
    <w:p w14:paraId="7A100001" w14:textId="480BD635" w:rsidR="00035FBE" w:rsidRPr="005E2D3C" w:rsidRDefault="00035FBE" w:rsidP="00F95DCA">
      <w:pPr>
        <w:pStyle w:val="Ttulo3"/>
      </w:pPr>
      <w:bookmarkStart w:id="76" w:name="_Toc233682902"/>
      <w:r>
        <w:t xml:space="preserve">Artigo </w:t>
      </w:r>
      <w:r w:rsidR="007F2F09">
        <w:t>9</w:t>
      </w:r>
      <w:r>
        <w:t>.º</w:t>
      </w:r>
      <w:bookmarkEnd w:id="76"/>
    </w:p>
    <w:p w14:paraId="7A100002" w14:textId="7A100002" w:rsidR="00035FBE" w:rsidRPr="005E2D3C" w:rsidRDefault="00035FBE" w:rsidP="00F95DCA">
      <w:pPr>
        <w:pStyle w:val="Ttulo3"/>
      </w:pPr>
      <w:bookmarkStart w:id="77" w:name="_Toc233682903"/>
      <w:commentRangeStart w:id="78"/>
      <w:r>
        <w:t>Práticas de maneio e contenção proibidas</w:t>
      </w:r>
      <w:bookmarkEnd w:id="77"/>
      <w:commentRangeEnd w:id="78"/>
      <w:r w:rsidR="002251E2" w:rsidRPr="005E2D3C">
        <w:rPr>
          <w:rStyle w:val="Refdecomentrio"/>
          <w:sz w:val="24"/>
          <w:szCs w:val="24"/>
        </w:rPr>
        <w:commentReference w:id="78"/>
      </w:r>
    </w:p>
    <w:p w14:paraId="7A100003" w14:textId="5BE3662E" w:rsidR="00035FBE" w:rsidRPr="005E2D3C" w:rsidRDefault="00035FBE" w:rsidP="00F95DCA">
      <w:pPr>
        <w:ind w:left="142" w:firstLine="0"/>
      </w:pPr>
      <w:r>
        <w:t xml:space="preserve">1 </w:t>
      </w:r>
      <w:r w:rsidR="00EF5D47">
        <w:t>-</w:t>
      </w:r>
      <w:r>
        <w:t xml:space="preserve"> Os titulares e detentores asseguram que não são realizadas práticas de manuseamento nem utilizados equipamentos de maneio, contenção ou treino que causem dor ou sofrimento ao animal, sendo proibido, designadamente:</w:t>
      </w:r>
    </w:p>
    <w:p w14:paraId="7A100004" w14:textId="27205F81" w:rsidR="00035FBE" w:rsidRPr="005E2D3C" w:rsidRDefault="00035FBE" w:rsidP="00F95DCA">
      <w:r>
        <w:t>a) Atar partes do corpo do animal;</w:t>
      </w:r>
    </w:p>
    <w:p w14:paraId="7A100005" w14:textId="7A100005" w:rsidR="00035FBE" w:rsidRPr="005E2D3C" w:rsidRDefault="00035FBE" w:rsidP="00F95DCA">
      <w:r>
        <w:t>b) Pontapear, bater, arrastar, lançar ou apertar o animal;</w:t>
      </w:r>
    </w:p>
    <w:p w14:paraId="7A100006" w14:textId="7A100006" w:rsidR="00035FBE" w:rsidRPr="005E2D3C" w:rsidRDefault="00035FBE" w:rsidP="00F95DCA">
      <w:r>
        <w:t>c) Aplicar corrente elétrica ao animal, salvo por motivos médicos;</w:t>
      </w:r>
    </w:p>
    <w:p w14:paraId="7A100007" w14:textId="7A100007" w:rsidR="00035FBE" w:rsidRPr="005E2D3C" w:rsidRDefault="00035FBE" w:rsidP="00F95DCA">
      <w:r>
        <w:lastRenderedPageBreak/>
        <w:t>d) Utilizar açaimes, salvo quando exigido por razões médicas ou de segurança do animal ou das pessoas, caso em que o seu uso é limitado ao período mínimo necessário e sob supervisão;</w:t>
      </w:r>
    </w:p>
    <w:p w14:paraId="7A100008" w14:textId="7A100008" w:rsidR="00035FBE" w:rsidRPr="005E2D3C" w:rsidRDefault="00035FBE" w:rsidP="00F95DCA">
      <w:r>
        <w:t>e) Utilizar coleiras de picos;</w:t>
      </w:r>
    </w:p>
    <w:p w14:paraId="7A100009" w14:textId="7A100009" w:rsidR="00035FBE" w:rsidRPr="005E2D3C" w:rsidRDefault="00035FBE" w:rsidP="00F95DCA">
      <w:r>
        <w:t>f) Utilizar coleiras estranguladoras sem travão de segurança;</w:t>
      </w:r>
    </w:p>
    <w:p w14:paraId="7A10000A" w14:textId="7A10000A" w:rsidR="00035FBE" w:rsidRPr="005E2D3C" w:rsidRDefault="00035FBE" w:rsidP="00F95DCA">
      <w:r>
        <w:t>g) Utilizar coleiras de treino com estimulação elétrica («coleiras de choque»);</w:t>
      </w:r>
    </w:p>
    <w:p w14:paraId="7A10000B" w14:textId="7A10000B" w:rsidR="00035FBE" w:rsidRPr="005E2D3C" w:rsidRDefault="00035FBE" w:rsidP="00F95DCA">
      <w:r>
        <w:t>h) Levantar o cão ou o gato pelos membros, cabeça, orelhas, cauda ou pelo, ou levantar gatos adultos pela pele;</w:t>
      </w:r>
    </w:p>
    <w:p w14:paraId="7A10000C" w14:textId="7A10000C" w:rsidR="00035FBE" w:rsidRPr="005E2D3C" w:rsidRDefault="00035FBE" w:rsidP="00F95DCA">
      <w:r>
        <w:t>i) Restringir a liberdade de movimentos do animal de tal forma que fique impedido de se levantar, deitar ou virar sobre si próprio.</w:t>
      </w:r>
    </w:p>
    <w:p w14:paraId="7A10000D" w14:textId="7F854D03" w:rsidR="00035FBE" w:rsidRPr="005E2D3C" w:rsidRDefault="00035FBE" w:rsidP="00F95DCA">
      <w:pPr>
        <w:ind w:left="142" w:firstLine="0"/>
      </w:pPr>
      <w:r>
        <w:t xml:space="preserve">2 </w:t>
      </w:r>
      <w:r w:rsidR="00EF5D47">
        <w:t>-</w:t>
      </w:r>
      <w:r>
        <w:t xml:space="preserve"> </w:t>
      </w:r>
      <w:commentRangeStart w:id="79"/>
      <w:r>
        <w:t xml:space="preserve">Podem ser concedidas isenções </w:t>
      </w:r>
      <w:commentRangeEnd w:id="79"/>
      <w:r w:rsidR="002251E2">
        <w:rPr>
          <w:rStyle w:val="Refdecomentrio"/>
          <w:sz w:val="24"/>
          <w:szCs w:val="24"/>
        </w:rPr>
        <w:commentReference w:id="79"/>
      </w:r>
      <w:r>
        <w:t xml:space="preserve">ao disposto no </w:t>
      </w:r>
      <w:r w:rsidR="008C56A9">
        <w:t>número anterior</w:t>
      </w:r>
      <w:r>
        <w:t xml:space="preserve"> </w:t>
      </w:r>
      <w:r w:rsidR="0042016C">
        <w:t>quando tal foi exigido por razões médicas e no caso de</w:t>
      </w:r>
      <w:r>
        <w:t xml:space="preserve"> </w:t>
      </w:r>
      <w:r w:rsidR="0042016C">
        <w:t xml:space="preserve">treino de </w:t>
      </w:r>
      <w:r>
        <w:t xml:space="preserve">cães destinados aos serviços militares, policiais ou aduaneiros, </w:t>
      </w:r>
      <w:r w:rsidR="0042016C">
        <w:t xml:space="preserve">sendo </w:t>
      </w:r>
      <w:r>
        <w:t>limitada</w:t>
      </w:r>
      <w:r w:rsidR="0042016C">
        <w:t>s</w:t>
      </w:r>
      <w:r>
        <w:t xml:space="preserve"> ao</w:t>
      </w:r>
      <w:r w:rsidR="0042016C">
        <w:t xml:space="preserve"> tempo</w:t>
      </w:r>
      <w:r>
        <w:t xml:space="preserve"> estritamente necessário, não sendo em caso algum admitidos maus-tratos.</w:t>
      </w:r>
    </w:p>
    <w:p w14:paraId="7A10000E" w14:textId="3016AEAB" w:rsidR="00035FBE" w:rsidRPr="005E2D3C" w:rsidRDefault="00035FBE" w:rsidP="00F95DCA">
      <w:pPr>
        <w:ind w:left="142" w:firstLine="0"/>
      </w:pPr>
      <w:commentRangeStart w:id="80"/>
      <w:r>
        <w:t xml:space="preserve">3 </w:t>
      </w:r>
      <w:r w:rsidR="00EF5D47">
        <w:t>-</w:t>
      </w:r>
      <w:r>
        <w:t xml:space="preserve"> A alínea e) do n.º 1 não se aplica à coleira de proteção utilizada pelo cão de proteção de gado, tal como definido no Decreto-Lei n.º 54/2016, de 25 de agosto, na sua redação atual, durante o exercício da função de proteção do gado contra ataques de predadores.</w:t>
      </w:r>
      <w:commentRangeEnd w:id="80"/>
      <w:r w:rsidR="002251E2" w:rsidRPr="005E2D3C">
        <w:rPr>
          <w:rStyle w:val="Refdecomentrio"/>
          <w:sz w:val="24"/>
          <w:szCs w:val="24"/>
        </w:rPr>
        <w:commentReference w:id="80"/>
      </w:r>
    </w:p>
    <w:p w14:paraId="7A10000F" w14:textId="7A10000F" w:rsidR="00035FBE" w:rsidRPr="005E2D3C" w:rsidRDefault="00035FBE" w:rsidP="00F95DCA"/>
    <w:p w14:paraId="7A100100" w14:textId="7E1358F8" w:rsidR="00035FBE" w:rsidRPr="005E2D3C" w:rsidRDefault="00035FBE" w:rsidP="00F95DCA">
      <w:pPr>
        <w:pStyle w:val="Ttulo3"/>
      </w:pPr>
      <w:bookmarkStart w:id="81" w:name="_Toc233682904"/>
      <w:r>
        <w:t xml:space="preserve">Artigo </w:t>
      </w:r>
      <w:r w:rsidR="007F2F09">
        <w:t>10</w:t>
      </w:r>
      <w:r>
        <w:t>.º</w:t>
      </w:r>
      <w:bookmarkEnd w:id="81"/>
    </w:p>
    <w:p w14:paraId="7A100101" w14:textId="7A100101" w:rsidR="00035FBE" w:rsidRPr="005E2D3C" w:rsidRDefault="00035FBE" w:rsidP="00F95DCA">
      <w:pPr>
        <w:pStyle w:val="Ttulo3"/>
      </w:pPr>
      <w:bookmarkStart w:id="82" w:name="_Toc233682905"/>
      <w:commentRangeStart w:id="83"/>
      <w:r>
        <w:t>Proibição de abandono</w:t>
      </w:r>
      <w:bookmarkEnd w:id="82"/>
      <w:commentRangeEnd w:id="83"/>
      <w:r w:rsidR="002251E2" w:rsidRPr="005E2D3C">
        <w:rPr>
          <w:rStyle w:val="Refdecomentrio"/>
          <w:sz w:val="24"/>
          <w:szCs w:val="24"/>
        </w:rPr>
        <w:commentReference w:id="83"/>
      </w:r>
    </w:p>
    <w:p w14:paraId="7A100102" w14:textId="7A100102" w:rsidR="00035FBE" w:rsidRPr="005E2D3C" w:rsidRDefault="00035FBE" w:rsidP="00F95DCA">
      <w:pPr>
        <w:ind w:left="142" w:firstLine="0"/>
      </w:pPr>
      <w:r>
        <w:t>É proibido o abandono de animais de companhia, sem prejuízo da responsabilidade criminal a que houver lugar nos termos do artigo 388.º do Código Penal.</w:t>
      </w:r>
    </w:p>
    <w:p w14:paraId="7A100103" w14:textId="7A100103" w:rsidR="00035FBE" w:rsidRPr="005E2D3C" w:rsidRDefault="00035FBE" w:rsidP="00F95DCA"/>
    <w:p w14:paraId="7A100104" w14:textId="47C51EFF" w:rsidR="00035FBE" w:rsidRPr="005E2D3C" w:rsidRDefault="00035FBE" w:rsidP="00F95DCA">
      <w:pPr>
        <w:pStyle w:val="Ttulo3"/>
      </w:pPr>
      <w:bookmarkStart w:id="84" w:name="_Toc233682906"/>
      <w:r>
        <w:t xml:space="preserve">Artigo </w:t>
      </w:r>
      <w:r w:rsidR="00B3197E">
        <w:t>1</w:t>
      </w:r>
      <w:r w:rsidR="007F2F09">
        <w:t>1</w:t>
      </w:r>
      <w:r w:rsidR="00EF5D47">
        <w:t>.º</w:t>
      </w:r>
      <w:bookmarkEnd w:id="84"/>
    </w:p>
    <w:p w14:paraId="7A100105" w14:textId="7A100105" w:rsidR="00035FBE" w:rsidRPr="005E2D3C" w:rsidRDefault="00035FBE" w:rsidP="00F95DCA">
      <w:pPr>
        <w:pStyle w:val="Ttulo3"/>
      </w:pPr>
      <w:bookmarkStart w:id="85" w:name="_Toc233682907"/>
      <w:commentRangeStart w:id="86"/>
      <w:r>
        <w:t>Restrições à utilização e ao comércio</w:t>
      </w:r>
      <w:bookmarkEnd w:id="85"/>
      <w:commentRangeEnd w:id="86"/>
      <w:r w:rsidR="002251E2" w:rsidRPr="005E2D3C">
        <w:rPr>
          <w:rStyle w:val="Refdecomentrio"/>
          <w:sz w:val="24"/>
          <w:szCs w:val="24"/>
        </w:rPr>
        <w:commentReference w:id="86"/>
      </w:r>
    </w:p>
    <w:p w14:paraId="7A100106" w14:textId="446146C9" w:rsidR="00035FBE" w:rsidRPr="005E2D3C" w:rsidRDefault="00035FBE" w:rsidP="00F95DCA">
      <w:pPr>
        <w:ind w:left="142" w:firstLine="0"/>
      </w:pPr>
      <w:r>
        <w:t xml:space="preserve">1 </w:t>
      </w:r>
      <w:r w:rsidR="00CD38E0">
        <w:t>-</w:t>
      </w:r>
      <w:r>
        <w:t xml:space="preserve"> É proibida a utilização de animais de companhia para fins didáticos, lúdicos, de treino, filmagens, exibições, publicidade ou atividades similares sempre que daí resultem dor ou sofrimento consideráveis, salvo experiência científica de comprovada necessidade e devidamente justificada nos termos da lei.</w:t>
      </w:r>
    </w:p>
    <w:p w14:paraId="7A100107" w14:textId="7694AC80" w:rsidR="00035FBE" w:rsidRPr="005E2D3C" w:rsidRDefault="00035FBE" w:rsidP="00F95DCA">
      <w:pPr>
        <w:ind w:left="142" w:firstLine="0"/>
      </w:pPr>
      <w:r>
        <w:lastRenderedPageBreak/>
        <w:t xml:space="preserve">2 </w:t>
      </w:r>
      <w:r w:rsidR="00CD38E0">
        <w:t>-</w:t>
      </w:r>
      <w:r>
        <w:t xml:space="preserve"> É proibida a transmissão de animais de companhia fora dos locais autorizados para o efeito, nomeadamente na via pública ou no âmbito da atividade de comércio a retalho não sedentária, designadamente em feiras, mercados ou de modo ambulante, tal como definida no Decreto-Lei n.º 10/2015, de 16 de janeiro.</w:t>
      </w:r>
    </w:p>
    <w:p w14:paraId="7A100108" w14:textId="1418FD30" w:rsidR="00035FBE" w:rsidRPr="005E2D3C" w:rsidRDefault="00035FBE" w:rsidP="00F95DCA">
      <w:pPr>
        <w:ind w:left="142" w:firstLine="0"/>
      </w:pPr>
      <w:r>
        <w:t xml:space="preserve">3 </w:t>
      </w:r>
      <w:r w:rsidR="00CD38E0">
        <w:t>-</w:t>
      </w:r>
      <w:r>
        <w:t xml:space="preserve"> É proibida a publicidade ou a colocação para venda de animais de companhia cuja detenção seja proibida por legislação específica.</w:t>
      </w:r>
    </w:p>
    <w:p w14:paraId="7A100109" w14:textId="7A100109" w:rsidR="00035FBE" w:rsidRPr="005E2D3C" w:rsidRDefault="00035FBE" w:rsidP="00F95DCA">
      <w:pPr>
        <w:pStyle w:val="Ttulo3"/>
      </w:pPr>
    </w:p>
    <w:p w14:paraId="6E793BC9" w14:textId="4FBE36FC" w:rsidR="13395894" w:rsidRPr="007F2F09" w:rsidRDefault="27A02C03" w:rsidP="00F95DCA">
      <w:pPr>
        <w:pStyle w:val="Ttulo3"/>
        <w:rPr>
          <w:bCs/>
        </w:rPr>
      </w:pPr>
      <w:bookmarkStart w:id="87" w:name="_Toc233682908"/>
      <w:r w:rsidRPr="007F2F09">
        <w:rPr>
          <w:bCs/>
        </w:rPr>
        <w:t xml:space="preserve">Artigo </w:t>
      </w:r>
      <w:r w:rsidR="00EF5D47" w:rsidRPr="007F2F09">
        <w:rPr>
          <w:bCs/>
        </w:rPr>
        <w:t>1</w:t>
      </w:r>
      <w:r w:rsidR="007F2F09">
        <w:rPr>
          <w:bCs/>
        </w:rPr>
        <w:t>2</w:t>
      </w:r>
      <w:r w:rsidRPr="007F2F09">
        <w:rPr>
          <w:bCs/>
        </w:rPr>
        <w:t>.º</w:t>
      </w:r>
      <w:bookmarkEnd w:id="87"/>
    </w:p>
    <w:p w14:paraId="779F960B" w14:textId="6BA5BD8D" w:rsidR="55CC9BA4" w:rsidRPr="005E2D3C" w:rsidRDefault="063E660E" w:rsidP="00F95DCA">
      <w:pPr>
        <w:pStyle w:val="Ttulo3"/>
      </w:pPr>
      <w:bookmarkStart w:id="88" w:name="_Toc233682909"/>
      <w:commentRangeStart w:id="89"/>
      <w:r w:rsidRPr="007F2F09">
        <w:rPr>
          <w:bCs/>
        </w:rPr>
        <w:t>Alimentação e abeberamento</w:t>
      </w:r>
      <w:bookmarkEnd w:id="88"/>
      <w:commentRangeEnd w:id="89"/>
      <w:r w:rsidR="002251E2" w:rsidRPr="005E2D3C">
        <w:rPr>
          <w:rStyle w:val="Refdecomentrio"/>
          <w:sz w:val="24"/>
          <w:szCs w:val="24"/>
        </w:rPr>
        <w:commentReference w:id="89"/>
      </w:r>
    </w:p>
    <w:p w14:paraId="12B06CB8" w14:textId="645D70C7" w:rsidR="7FCD1BC7" w:rsidRPr="00323A0B" w:rsidRDefault="00323A0B" w:rsidP="00F95DCA">
      <w:pPr>
        <w:ind w:left="142" w:firstLine="0"/>
        <w:rPr>
          <w:highlight w:val="yellow"/>
        </w:rPr>
      </w:pPr>
      <w:r>
        <w:t xml:space="preserve">1 - </w:t>
      </w:r>
      <w:r w:rsidR="063E660E" w:rsidRPr="00F95DCA">
        <w:t xml:space="preserve">Os </w:t>
      </w:r>
      <w:commentRangeStart w:id="90"/>
      <w:r w:rsidR="063E660E" w:rsidRPr="00F95DCA">
        <w:t>operadores</w:t>
      </w:r>
      <w:r w:rsidR="00954CFD">
        <w:t xml:space="preserve">, titulares </w:t>
      </w:r>
      <w:r w:rsidR="063E660E" w:rsidRPr="00F95DCA">
        <w:t xml:space="preserve">e os detentores </w:t>
      </w:r>
      <w:commentRangeEnd w:id="90"/>
      <w:r w:rsidR="002251E2" w:rsidRPr="00F95DCA">
        <w:rPr>
          <w:rStyle w:val="Refdecomentrio"/>
          <w:sz w:val="24"/>
          <w:szCs w:val="24"/>
        </w:rPr>
        <w:commentReference w:id="90"/>
      </w:r>
      <w:r w:rsidR="063E660E" w:rsidRPr="00F95DCA">
        <w:t xml:space="preserve">asseguram que os animais sejam alimentados em conformidade com os requisitos estabelecidos no </w:t>
      </w:r>
      <w:commentRangeStart w:id="91"/>
      <w:commentRangeStart w:id="92"/>
      <w:r w:rsidR="063E660E" w:rsidRPr="00F95DCA">
        <w:rPr>
          <w:highlight w:val="cyan"/>
        </w:rPr>
        <w:t>ponto 1.1 do anexo I.</w:t>
      </w:r>
      <w:commentRangeEnd w:id="91"/>
      <w:r w:rsidR="002251E2" w:rsidRPr="00323A0B">
        <w:rPr>
          <w:rStyle w:val="Refdecomentrio"/>
          <w:sz w:val="24"/>
          <w:szCs w:val="24"/>
          <w:highlight w:val="yellow"/>
        </w:rPr>
        <w:commentReference w:id="91"/>
      </w:r>
      <w:commentRangeEnd w:id="92"/>
      <w:r w:rsidR="063E660E" w:rsidRPr="00323A0B">
        <w:rPr>
          <w:rStyle w:val="Refdecomentrio"/>
          <w:sz w:val="24"/>
          <w:szCs w:val="24"/>
          <w:highlight w:val="yellow"/>
        </w:rPr>
        <w:commentReference w:id="92"/>
      </w:r>
    </w:p>
    <w:p w14:paraId="39B00F59" w14:textId="75133B07" w:rsidR="55CC9BA4" w:rsidRPr="00F95DCA" w:rsidRDefault="00954CFD" w:rsidP="00F95DCA">
      <w:pPr>
        <w:ind w:left="142" w:firstLine="0"/>
      </w:pPr>
      <w:r>
        <w:t xml:space="preserve">2 - </w:t>
      </w:r>
      <w:r w:rsidR="10B3891C" w:rsidRPr="00F95DCA">
        <w:t xml:space="preserve">No entanto, </w:t>
      </w:r>
      <w:r>
        <w:t xml:space="preserve">os requisitos previstos no </w:t>
      </w:r>
      <w:r w:rsidR="008C56A9">
        <w:t>número anterior</w:t>
      </w:r>
      <w:r w:rsidR="10B3891C" w:rsidRPr="00F95DCA">
        <w:t xml:space="preserve"> não se aplicam a cães de guarda de gado mantidos em estabelecimentos de criação</w:t>
      </w:r>
      <w:r>
        <w:t>,</w:t>
      </w:r>
      <w:r w:rsidR="10B3891C" w:rsidRPr="00F95DCA">
        <w:t xml:space="preserve"> </w:t>
      </w:r>
      <w:r>
        <w:t>quand</w:t>
      </w:r>
      <w:r w:rsidR="10B3891C" w:rsidRPr="00F95DCA">
        <w:t>o usados para fins de guarda ou de treino.</w:t>
      </w:r>
    </w:p>
    <w:p w14:paraId="55AC5869" w14:textId="4862B9A5" w:rsidR="7FCD1BC7" w:rsidRPr="005E2D3C" w:rsidRDefault="00954CFD" w:rsidP="00F95DCA">
      <w:pPr>
        <w:ind w:left="142" w:firstLine="0"/>
      </w:pPr>
      <w:r>
        <w:t xml:space="preserve">3 - </w:t>
      </w:r>
      <w:r w:rsidR="6E0F1895">
        <w:t xml:space="preserve">Os </w:t>
      </w:r>
      <w:commentRangeStart w:id="93"/>
      <w:r w:rsidRPr="001C49E1">
        <w:t>operadores</w:t>
      </w:r>
      <w:r>
        <w:t xml:space="preserve">, titulares </w:t>
      </w:r>
      <w:r w:rsidRPr="001C49E1">
        <w:t xml:space="preserve">e os detentores </w:t>
      </w:r>
      <w:commentRangeEnd w:id="93"/>
      <w:r>
        <w:rPr>
          <w:rStyle w:val="Refdecomentrio"/>
          <w:sz w:val="24"/>
          <w:szCs w:val="24"/>
        </w:rPr>
        <w:commentReference w:id="93"/>
      </w:r>
      <w:r w:rsidR="6E0F1895">
        <w:t>asseguram</w:t>
      </w:r>
      <w:r>
        <w:t>, ainda,</w:t>
      </w:r>
      <w:r w:rsidR="6E0F1895">
        <w:t xml:space="preserve"> que os animais de companhia sejam alimentados e abeberados de forma adequada, fornecendo-lhes:</w:t>
      </w:r>
    </w:p>
    <w:p w14:paraId="5BF1C465" w14:textId="4A67EE8E" w:rsidR="7FCD1BC7" w:rsidRPr="005E2D3C" w:rsidRDefault="7FCD1BC7" w:rsidP="00F95DCA">
      <w:r>
        <w:t>a)</w:t>
      </w:r>
      <w:r>
        <w:tab/>
        <w:t xml:space="preserve">Água limpa e </w:t>
      </w:r>
      <w:r w:rsidRPr="00323A0B">
        <w:t>fresca</w:t>
      </w:r>
      <w:r w:rsidR="005042E4">
        <w:t xml:space="preserve">, </w:t>
      </w:r>
      <w:r w:rsidR="00954CFD">
        <w:t>s</w:t>
      </w:r>
      <w:r w:rsidRPr="00F95DCA">
        <w:t>em re</w:t>
      </w:r>
      <w:r w:rsidRPr="00323A0B">
        <w:t>strição;</w:t>
      </w:r>
    </w:p>
    <w:p w14:paraId="570AC43F" w14:textId="526D2FF5" w:rsidR="7FCD1BC7" w:rsidRPr="005E2D3C" w:rsidRDefault="6E0F1895" w:rsidP="00F95DCA">
      <w:r>
        <w:t>b)</w:t>
      </w:r>
      <w:r>
        <w:tab/>
        <w:t>Alimentos para animais em quantidade e qualidade suficientes para satisfazer as necessidades fisiológicas, nutricionais e metabólicas, no âmbito de uma dieta adaptada à espécie, idade, raça, categoria, nível de atividade, estado de saúde e reprodutivo dos animais, com o objetivo geral de atingir e manter a sua boa saúde, de acordo com a fase de evolução fisiológica em que se encontram;</w:t>
      </w:r>
    </w:p>
    <w:p w14:paraId="114DE1AA" w14:textId="32CD4385" w:rsidR="7FCD1BC7" w:rsidRPr="005E2D3C" w:rsidRDefault="7FCD1BC7" w:rsidP="00F95DCA">
      <w:r>
        <w:t>c)</w:t>
      </w:r>
      <w:r>
        <w:tab/>
        <w:t>Alimentos para animais isentos de substâncias suscetíveis de causar sofrimento;</w:t>
      </w:r>
    </w:p>
    <w:p w14:paraId="53546B37" w14:textId="267EC71A" w:rsidR="7FCD1BC7" w:rsidRPr="005E2D3C" w:rsidRDefault="7FCD1BC7" w:rsidP="00F95DCA">
      <w:r>
        <w:t>d)</w:t>
      </w:r>
      <w:r>
        <w:tab/>
        <w:t>Alimentos para animais proporcionados de forma que evite alterações bruscas e assegure o bom funcionamento do sistema gastrointestinal, em especial durante a fase de desmame.</w:t>
      </w:r>
      <w:commentRangeStart w:id="94"/>
      <w:commentRangeEnd w:id="94"/>
      <w:r w:rsidR="002251E2" w:rsidRPr="005E2D3C">
        <w:rPr>
          <w:rStyle w:val="Refdecomentrio"/>
          <w:sz w:val="24"/>
          <w:szCs w:val="24"/>
        </w:rPr>
        <w:commentReference w:id="94"/>
      </w:r>
    </w:p>
    <w:p w14:paraId="3C271088" w14:textId="40E114F3" w:rsidR="7FCD1BC7" w:rsidRPr="005E2D3C" w:rsidRDefault="4E8A6528" w:rsidP="00F95DCA">
      <w:commentRangeStart w:id="95"/>
      <w:r>
        <w:t>3</w:t>
      </w:r>
      <w:r w:rsidR="00EF5D47">
        <w:t xml:space="preserve"> -</w:t>
      </w:r>
      <w:r>
        <w:tab/>
        <w:t xml:space="preserve">Os </w:t>
      </w:r>
      <w:commentRangeStart w:id="96"/>
      <w:r w:rsidR="005042E4" w:rsidRPr="001C49E1">
        <w:t>operadores</w:t>
      </w:r>
      <w:r w:rsidR="005042E4">
        <w:t xml:space="preserve">, titulares </w:t>
      </w:r>
      <w:r w:rsidR="005042E4" w:rsidRPr="001C49E1">
        <w:t xml:space="preserve">e os detentores </w:t>
      </w:r>
      <w:commentRangeEnd w:id="96"/>
      <w:r w:rsidR="005042E4">
        <w:rPr>
          <w:rStyle w:val="Refdecomentrio"/>
          <w:sz w:val="24"/>
          <w:szCs w:val="24"/>
        </w:rPr>
        <w:commentReference w:id="96"/>
      </w:r>
      <w:r>
        <w:t>asseguram que os equipamentos de alimentação e de abeberamento sejam mantidos limpos e instalados de modo a:</w:t>
      </w:r>
    </w:p>
    <w:p w14:paraId="230E94EA" w14:textId="73E28268" w:rsidR="7FCD1BC7" w:rsidRPr="005E2D3C" w:rsidRDefault="7FCD1BC7" w:rsidP="00F95DCA">
      <w:r>
        <w:t>a)</w:t>
      </w:r>
      <w:r>
        <w:tab/>
        <w:t>Proporcionarem igualdade de acesso a quantidades adequadas de alimentos para animais e água a todos os animais e minimizarem a disputa entre eles;</w:t>
      </w:r>
    </w:p>
    <w:p w14:paraId="070BE602" w14:textId="5A4EFF80" w:rsidR="7FCD1BC7" w:rsidRPr="005E2D3C" w:rsidRDefault="7FCD1BC7" w:rsidP="00F95DCA">
      <w:r>
        <w:lastRenderedPageBreak/>
        <w:t>b)</w:t>
      </w:r>
      <w:r>
        <w:tab/>
        <w:t>Minimizarem os derrames e evitarem a contaminação dos alimentos para animais e da água com contaminantes físicos, químicos ou biológicos;</w:t>
      </w:r>
    </w:p>
    <w:p w14:paraId="44C0780F" w14:textId="4F8F0B87" w:rsidR="7FCD1BC7" w:rsidRPr="005E2D3C" w:rsidRDefault="7FCD1BC7" w:rsidP="00F95DCA">
      <w:r>
        <w:t>c)</w:t>
      </w:r>
      <w:r>
        <w:tab/>
        <w:t>Prevenirem que os animais sofram lesões, afogamento ou outros danos;</w:t>
      </w:r>
    </w:p>
    <w:p w14:paraId="18EF76F9" w14:textId="174296A5" w:rsidR="7FCD1BC7" w:rsidRPr="005E2D3C" w:rsidRDefault="7FCD1BC7" w:rsidP="00F95DCA">
      <w:r>
        <w:t>d)</w:t>
      </w:r>
      <w:r>
        <w:tab/>
        <w:t>Serem facilmente limpas e desinfetadas, para prevenir a propagação de doenças.</w:t>
      </w:r>
    </w:p>
    <w:p w14:paraId="7B023DDB" w14:textId="1AB30AF5" w:rsidR="700581CB" w:rsidRPr="005E2D3C" w:rsidRDefault="700581CB" w:rsidP="00F95DCA">
      <w:pPr>
        <w:ind w:left="142" w:firstLine="0"/>
      </w:pPr>
      <w:r>
        <w:t>4 -</w:t>
      </w:r>
      <w:r>
        <w:rPr>
          <w:rFonts w:eastAsia="Arial"/>
        </w:rPr>
        <w:t xml:space="preserve"> </w:t>
      </w:r>
      <w:r>
        <w:t>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14:paraId="16963029" w14:textId="39E85F58" w:rsidR="05F34EA3" w:rsidRPr="005E2D3C" w:rsidRDefault="24336B90" w:rsidP="00F95DCA">
      <w:pPr>
        <w:ind w:left="142" w:firstLine="0"/>
      </w:pPr>
      <w:r>
        <w:t>5 - É proibido alimentar animais com restos de comida, produtos de pastelaria e desperdícios da indústria alimentar e de restauração.</w:t>
      </w:r>
      <w:commentRangeEnd w:id="95"/>
      <w:r w:rsidR="002251E2" w:rsidRPr="005E2D3C">
        <w:rPr>
          <w:rStyle w:val="Refdecomentrio"/>
          <w:sz w:val="24"/>
          <w:szCs w:val="24"/>
        </w:rPr>
        <w:commentReference w:id="95"/>
      </w:r>
    </w:p>
    <w:p w14:paraId="05239988" w14:textId="50472FB9" w:rsidR="2075BC90" w:rsidRPr="005E2D3C" w:rsidRDefault="0B71D130" w:rsidP="00F95DCA">
      <w:pPr>
        <w:ind w:left="142" w:firstLine="0"/>
      </w:pPr>
      <w:r>
        <w:t>6 –</w:t>
      </w:r>
      <w:r w:rsidR="00EF5D47">
        <w:t xml:space="preserve"> </w:t>
      </w:r>
      <w:r>
        <w:t xml:space="preserve">Se um médico-veterinário os aconselhar por escrito nesse sentido, os operadores podem ajustar as frequências de alimentação e de abeberamento de um determinado animal. </w:t>
      </w:r>
    </w:p>
    <w:p w14:paraId="0DFAAF85" w14:textId="541B9D9D" w:rsidR="2075BC90" w:rsidRDefault="164A5268" w:rsidP="00F95DCA">
      <w:pPr>
        <w:ind w:left="142" w:firstLine="0"/>
      </w:pPr>
      <w:r>
        <w:t xml:space="preserve">7 – </w:t>
      </w:r>
      <w:commentRangeStart w:id="97"/>
      <w:r>
        <w:t xml:space="preserve">Para efeitos do </w:t>
      </w:r>
      <w:r w:rsidR="008C56A9">
        <w:t>número anterior</w:t>
      </w:r>
      <w:r>
        <w:t xml:space="preserve">, os operadores mantêm um registo atualizado de todas as recomendações do médico-veterinário. </w:t>
      </w:r>
      <w:commentRangeEnd w:id="97"/>
      <w:r w:rsidR="002251E2">
        <w:rPr>
          <w:rStyle w:val="Refdecomentrio"/>
          <w:sz w:val="24"/>
          <w:szCs w:val="24"/>
        </w:rPr>
        <w:commentReference w:id="97"/>
      </w:r>
    </w:p>
    <w:p w14:paraId="488C5030" w14:textId="77777777" w:rsidR="00EF5D47" w:rsidRPr="005E2D3C" w:rsidRDefault="00EF5D47" w:rsidP="00F95DCA"/>
    <w:p w14:paraId="124022D0" w14:textId="427A70B1" w:rsidR="7DC568F0" w:rsidRPr="007F2F09" w:rsidRDefault="6682BC02" w:rsidP="00F95DCA">
      <w:pPr>
        <w:pStyle w:val="Ttulo3"/>
      </w:pPr>
      <w:bookmarkStart w:id="98" w:name="_Toc233682910"/>
      <w:r w:rsidRPr="007F2F09">
        <w:t xml:space="preserve">Artigo </w:t>
      </w:r>
      <w:r w:rsidR="00EF5D47" w:rsidRPr="007F2F09">
        <w:t>1</w:t>
      </w:r>
      <w:r w:rsidR="007F2F09">
        <w:t>3</w:t>
      </w:r>
      <w:r w:rsidRPr="007F2F09">
        <w:t>.º</w:t>
      </w:r>
      <w:bookmarkEnd w:id="98"/>
    </w:p>
    <w:p w14:paraId="224D0CC0" w14:textId="7D34143D" w:rsidR="7DC568F0" w:rsidRPr="007F2F09" w:rsidRDefault="6682BC02" w:rsidP="00F95DCA">
      <w:pPr>
        <w:pStyle w:val="Ttulo3"/>
      </w:pPr>
      <w:bookmarkStart w:id="99" w:name="_Toc233682911"/>
      <w:r w:rsidRPr="007F2F09">
        <w:t>Condições de detenção de animais de companhia</w:t>
      </w:r>
      <w:bookmarkEnd w:id="99"/>
    </w:p>
    <w:p w14:paraId="76494049" w14:textId="3508CF6E" w:rsidR="005042E4" w:rsidRPr="005E2D3C" w:rsidRDefault="00EF5D47" w:rsidP="00F95DCA">
      <w:pPr>
        <w:ind w:left="142" w:firstLine="0"/>
      </w:pPr>
      <w:r>
        <w:t xml:space="preserve">1 </w:t>
      </w:r>
      <w:r w:rsidR="6682BC02">
        <w:t>-</w:t>
      </w:r>
      <w:r w:rsidR="6682BC02">
        <w:rPr>
          <w:rFonts w:eastAsia="Arial"/>
        </w:rPr>
        <w:t xml:space="preserve"> </w:t>
      </w:r>
      <w:r w:rsidR="6682BC02">
        <w:t xml:space="preserve">Os animais devem dispor de um espaço adequado às suas necessidades fisiológicas e etológicas, devendo o mesmo permitir: </w:t>
      </w:r>
    </w:p>
    <w:p w14:paraId="71D9135A" w14:textId="759943D5" w:rsidR="7DC568F0" w:rsidRPr="005E2D3C" w:rsidRDefault="6682BC02" w:rsidP="00F95DCA">
      <w:pPr>
        <w:pStyle w:val="PargrafodaLista"/>
        <w:numPr>
          <w:ilvl w:val="0"/>
          <w:numId w:val="256"/>
        </w:numPr>
      </w:pPr>
      <w:r>
        <w:t xml:space="preserve">A prática de exercício físico adequado; </w:t>
      </w:r>
    </w:p>
    <w:p w14:paraId="1FA44EFD" w14:textId="07270934" w:rsidR="7DC568F0" w:rsidRPr="005E2D3C" w:rsidRDefault="6682BC02" w:rsidP="00F95DCA">
      <w:pPr>
        <w:pStyle w:val="PargrafodaLista"/>
        <w:numPr>
          <w:ilvl w:val="0"/>
          <w:numId w:val="256"/>
        </w:numPr>
      </w:pPr>
      <w:r>
        <w:t xml:space="preserve">A fuga e refúgio de animais sujeitos a agressão por parte de outros. </w:t>
      </w:r>
    </w:p>
    <w:p w14:paraId="0760FB81" w14:textId="2E0A6D3A" w:rsidR="7DC568F0" w:rsidRPr="005E2D3C" w:rsidRDefault="00EF5D47" w:rsidP="00F95DCA">
      <w:pPr>
        <w:ind w:left="142" w:firstLine="0"/>
      </w:pPr>
      <w:r>
        <w:t xml:space="preserve">2 </w:t>
      </w:r>
      <w:r w:rsidR="6682BC02">
        <w:t>-</w:t>
      </w:r>
      <w:r w:rsidR="6682BC02">
        <w:rPr>
          <w:rFonts w:eastAsia="Arial"/>
        </w:rPr>
        <w:t xml:space="preserve"> </w:t>
      </w:r>
      <w:r w:rsidR="6682BC02">
        <w:t>Os animais devem dispor de esconderijos para salvaguarda das suas necessidades de proteção, sempre que o desejarem</w:t>
      </w:r>
      <w:r w:rsidR="005042E4">
        <w:t xml:space="preserve"> ou necessitarem</w:t>
      </w:r>
      <w:r w:rsidR="6682BC02">
        <w:t xml:space="preserve">. </w:t>
      </w:r>
    </w:p>
    <w:p w14:paraId="3B358ABD" w14:textId="3C3AA9AD" w:rsidR="7DC568F0" w:rsidRPr="005E2D3C" w:rsidRDefault="00EF5D47" w:rsidP="00F95DCA">
      <w:pPr>
        <w:ind w:left="142" w:firstLine="0"/>
      </w:pPr>
      <w:r>
        <w:t xml:space="preserve">3 </w:t>
      </w:r>
      <w:r w:rsidR="6682BC02">
        <w:t>-</w:t>
      </w:r>
      <w:r w:rsidR="6682BC02">
        <w:rPr>
          <w:rFonts w:eastAsia="Arial"/>
        </w:rPr>
        <w:t xml:space="preserve"> </w:t>
      </w:r>
      <w:r w:rsidR="6682BC02">
        <w:t xml:space="preserve">As fêmeas em período de incubação, de gestação ou com crias devem ser alojadas de forma a assegurarem a sua função reprodutiva natural em situação de bem-estar. </w:t>
      </w:r>
    </w:p>
    <w:p w14:paraId="6AD24635" w14:textId="51BD80C0" w:rsidR="7DC568F0" w:rsidRPr="005E2D3C" w:rsidRDefault="00EF5D47" w:rsidP="00F95DCA">
      <w:pPr>
        <w:ind w:left="142" w:firstLine="0"/>
      </w:pPr>
      <w:r>
        <w:t xml:space="preserve">4 </w:t>
      </w:r>
      <w:r w:rsidR="6682BC02">
        <w:t>-</w:t>
      </w:r>
      <w:r w:rsidR="6682BC02">
        <w:rPr>
          <w:rFonts w:eastAsia="Arial"/>
        </w:rPr>
        <w:t xml:space="preserve"> </w:t>
      </w:r>
      <w:r w:rsidR="6682BC02">
        <w:t xml:space="preserve">As estruturas físicas das instalações, todo o equipamento nelas introduzido e a vegetação, não podem representar nenhum tipo de ameaça ao bem-estar dos animais, designadamente não podem possuir objetos ou equipamentos perigosos para os animais. </w:t>
      </w:r>
    </w:p>
    <w:p w14:paraId="32FFA7EE" w14:textId="486466D8" w:rsidR="7DC568F0" w:rsidRPr="005E2D3C" w:rsidRDefault="00EF5D47" w:rsidP="00F95DCA">
      <w:pPr>
        <w:ind w:left="142" w:firstLine="0"/>
      </w:pPr>
      <w:r>
        <w:lastRenderedPageBreak/>
        <w:t xml:space="preserve">5 </w:t>
      </w:r>
      <w:r w:rsidR="6682BC02">
        <w:t>-</w:t>
      </w:r>
      <w:r w:rsidR="6682BC02">
        <w:rPr>
          <w:rFonts w:eastAsia="Arial"/>
        </w:rPr>
        <w:t xml:space="preserve"> </w:t>
      </w:r>
      <w:r w:rsidR="6682BC02">
        <w:t xml:space="preserve">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 </w:t>
      </w:r>
    </w:p>
    <w:p w14:paraId="3E9A3539" w14:textId="77777777" w:rsidR="7DC568F0" w:rsidRPr="00F95DCA" w:rsidRDefault="7DC568F0" w:rsidP="00F95DCA">
      <w:pPr>
        <w:rPr>
          <w:b/>
          <w:bCs/>
        </w:rPr>
      </w:pPr>
    </w:p>
    <w:p w14:paraId="11CB0CD3" w14:textId="610D21BC" w:rsidR="7DC568F0" w:rsidRPr="007F2F09" w:rsidRDefault="6682BC02" w:rsidP="00F95DCA">
      <w:pPr>
        <w:pStyle w:val="Ttulo3"/>
      </w:pPr>
      <w:bookmarkStart w:id="100" w:name="_Toc233682912"/>
      <w:commentRangeStart w:id="101"/>
      <w:r w:rsidRPr="007F2F09">
        <w:t xml:space="preserve">Artigo </w:t>
      </w:r>
      <w:r w:rsidR="00EF5D47" w:rsidRPr="007F2F09">
        <w:t>1</w:t>
      </w:r>
      <w:r w:rsidR="007F2F09">
        <w:t>4</w:t>
      </w:r>
      <w:r w:rsidRPr="007F2F09">
        <w:t>.º</w:t>
      </w:r>
      <w:bookmarkEnd w:id="100"/>
    </w:p>
    <w:p w14:paraId="11309447" w14:textId="05D0F4F6" w:rsidR="7DC568F0" w:rsidRPr="00F95DCA" w:rsidRDefault="6682BC02" w:rsidP="00F95DCA">
      <w:pPr>
        <w:pStyle w:val="Ttulo3"/>
      </w:pPr>
      <w:bookmarkStart w:id="102" w:name="_Toc233682913"/>
      <w:r w:rsidRPr="007F2F09">
        <w:t>Fatores ambientais</w:t>
      </w:r>
      <w:bookmarkEnd w:id="102"/>
      <w:commentRangeEnd w:id="101"/>
      <w:r w:rsidR="002251E2" w:rsidRPr="00F95DCA">
        <w:rPr>
          <w:rStyle w:val="Refdecomentrio"/>
          <w:sz w:val="24"/>
          <w:szCs w:val="24"/>
        </w:rPr>
        <w:commentReference w:id="101"/>
      </w:r>
    </w:p>
    <w:p w14:paraId="5E670188" w14:textId="32C045D3" w:rsidR="7DC568F0" w:rsidRPr="005E2D3C" w:rsidRDefault="00EF5D47" w:rsidP="00F95DCA">
      <w:pPr>
        <w:ind w:left="142" w:firstLine="0"/>
      </w:pPr>
      <w:r>
        <w:t xml:space="preserve">1 </w:t>
      </w:r>
      <w:r w:rsidR="6682BC02">
        <w:t>-</w:t>
      </w:r>
      <w:r w:rsidR="6682BC02">
        <w:rPr>
          <w:rFonts w:eastAsia="Arial"/>
        </w:rPr>
        <w:t xml:space="preserve"> </w:t>
      </w:r>
      <w:r w:rsidR="6682BC02">
        <w:t xml:space="preserve">A temperatura, a ventilação e a luminosidade e obscuridade das instalações devem ser as adequadas à manutenção do conforto e bem-estar das espécies que albergam. </w:t>
      </w:r>
    </w:p>
    <w:p w14:paraId="5D38D99D" w14:textId="1685C4FD" w:rsidR="7DC568F0" w:rsidRPr="005E2D3C" w:rsidRDefault="00EF5D47" w:rsidP="00F95DCA">
      <w:pPr>
        <w:ind w:left="142" w:firstLine="0"/>
      </w:pPr>
      <w:r>
        <w:t xml:space="preserve">2 </w:t>
      </w:r>
      <w:r w:rsidR="6682BC02">
        <w:t>-</w:t>
      </w:r>
      <w:r w:rsidR="6682BC02">
        <w:rPr>
          <w:rFonts w:eastAsia="Arial"/>
        </w:rPr>
        <w:t xml:space="preserve"> </w:t>
      </w:r>
      <w:r w:rsidR="6682BC02">
        <w:t xml:space="preserve">Os fatores ambientais referidos no </w:t>
      </w:r>
      <w:r w:rsidR="008C56A9">
        <w:t>número anterior</w:t>
      </w:r>
      <w:r w:rsidR="6682BC02">
        <w:t xml:space="preserve"> devem ser adequados às necessidades específicas de animais quando em fase reprodutiva, recém-nascidos ou doentes. </w:t>
      </w:r>
    </w:p>
    <w:p w14:paraId="543707DF" w14:textId="2C2CB8DE" w:rsidR="7DC568F0" w:rsidRPr="005E2D3C" w:rsidRDefault="00EF5D47" w:rsidP="00F95DCA">
      <w:pPr>
        <w:ind w:left="142" w:firstLine="0"/>
      </w:pPr>
      <w:r>
        <w:t xml:space="preserve">3 </w:t>
      </w:r>
      <w:r w:rsidR="6682BC02">
        <w:t>-</w:t>
      </w:r>
      <w:r w:rsidR="6682BC02">
        <w:rPr>
          <w:rFonts w:eastAsia="Arial"/>
        </w:rPr>
        <w:t xml:space="preserve"> </w:t>
      </w:r>
      <w:r w:rsidR="6682BC02">
        <w:t xml:space="preserve">A luz deve ser preferencialmente natural, mas quando a luz artificial for imprescindível, esta deve ser o mais próxima possível do espectro da luz solar e deve respeitar o fotoperíodo natural do local onde o animal está instalado. </w:t>
      </w:r>
    </w:p>
    <w:p w14:paraId="0B11BAAC" w14:textId="30682FBF" w:rsidR="7DC568F0" w:rsidRPr="005E2D3C" w:rsidRDefault="00EF5D47" w:rsidP="00F95DCA">
      <w:pPr>
        <w:ind w:left="142" w:firstLine="0"/>
      </w:pPr>
      <w:r>
        <w:t xml:space="preserve">4 </w:t>
      </w:r>
      <w:r w:rsidR="6682BC02">
        <w:t>-</w:t>
      </w:r>
      <w:r w:rsidR="6682BC02">
        <w:rPr>
          <w:rFonts w:eastAsia="Arial"/>
        </w:rPr>
        <w:t xml:space="preserve"> </w:t>
      </w:r>
      <w:r w:rsidR="6682BC02">
        <w:t xml:space="preserve">As instalações devem permitir uma adequada inspeção dos animais, devendo ainda existir equipamento alternativo, nomeadamente focos de luz, para o caso de falência do equipamento central. </w:t>
      </w:r>
    </w:p>
    <w:p w14:paraId="7D3E88B4" w14:textId="1D359F6D" w:rsidR="7DC568F0" w:rsidRPr="005E2D3C" w:rsidRDefault="00EF5D47" w:rsidP="00F95DCA">
      <w:pPr>
        <w:ind w:left="142" w:firstLine="0"/>
      </w:pPr>
      <w:r>
        <w:t xml:space="preserve">5 </w:t>
      </w:r>
      <w:r w:rsidR="6682BC02">
        <w:t>-</w:t>
      </w:r>
      <w:r w:rsidR="6682BC02">
        <w:rPr>
          <w:rFonts w:eastAsia="Arial"/>
        </w:rPr>
        <w:t xml:space="preserve"> </w:t>
      </w:r>
      <w:r w:rsidR="6682BC02">
        <w:t>Os tanques ou aquários devem possuir água de qualidade adequada aos animais que a utilizem, nomeadamente tratada por produtos ou substâncias que não prejudiquem a sua saúde.</w:t>
      </w:r>
      <w:commentRangeStart w:id="103"/>
      <w:commentRangeStart w:id="104"/>
      <w:commentRangeEnd w:id="103"/>
      <w:r w:rsidR="002251E2" w:rsidRPr="005E2D3C">
        <w:rPr>
          <w:rStyle w:val="Refdecomentrio"/>
          <w:sz w:val="24"/>
          <w:szCs w:val="24"/>
        </w:rPr>
        <w:commentReference w:id="103"/>
      </w:r>
      <w:commentRangeEnd w:id="104"/>
      <w:r w:rsidR="6682BC02" w:rsidRPr="005E2D3C">
        <w:rPr>
          <w:rStyle w:val="Refdecomentrio"/>
          <w:sz w:val="24"/>
          <w:szCs w:val="24"/>
        </w:rPr>
        <w:commentReference w:id="104"/>
      </w:r>
    </w:p>
    <w:p w14:paraId="71EDD077" w14:textId="3A2AA6A7" w:rsidR="7DC568F0" w:rsidRPr="005E2D3C" w:rsidRDefault="7DC568F0" w:rsidP="00F95DCA">
      <w:pPr>
        <w:rPr>
          <w:lang w:val="pt-BR"/>
        </w:rPr>
      </w:pPr>
    </w:p>
    <w:p w14:paraId="2C427206" w14:textId="3AADBB6D" w:rsidR="32798095" w:rsidRPr="005E2D3C" w:rsidRDefault="03C21676" w:rsidP="00F95DCA">
      <w:pPr>
        <w:pStyle w:val="Ttulo3"/>
        <w:rPr>
          <w:color w:val="FF0000"/>
          <w:lang w:val="pt-BR"/>
        </w:rPr>
      </w:pPr>
      <w:bookmarkStart w:id="105" w:name="_Toc233682914"/>
      <w:r>
        <w:rPr>
          <w:lang w:val="pt-BR"/>
        </w:rPr>
        <w:t>Artigo 1</w:t>
      </w:r>
      <w:r w:rsidR="007F2F09">
        <w:rPr>
          <w:lang w:val="pt-BR"/>
        </w:rPr>
        <w:t>5</w:t>
      </w:r>
      <w:r w:rsidR="0024490D">
        <w:rPr>
          <w:lang w:val="pt-BR"/>
        </w:rPr>
        <w:t>.</w:t>
      </w:r>
      <w:r w:rsidR="007F2F09">
        <w:rPr>
          <w:lang w:val="pt-BR"/>
        </w:rPr>
        <w:t>º</w:t>
      </w:r>
      <w:bookmarkEnd w:id="105"/>
    </w:p>
    <w:p w14:paraId="0E9B1C3C" w14:textId="7E15E9D2" w:rsidR="679F1546" w:rsidRPr="005E2D3C" w:rsidRDefault="1A5EB999" w:rsidP="00F95DCA">
      <w:pPr>
        <w:pStyle w:val="Ttulo3"/>
        <w:rPr>
          <w:lang w:val="pt"/>
        </w:rPr>
      </w:pPr>
      <w:bookmarkStart w:id="106" w:name="_Toc233682915"/>
      <w:r>
        <w:rPr>
          <w:lang w:val="pt-BR"/>
        </w:rPr>
        <w:t>Condições particulares de detenção de cães e gatos</w:t>
      </w:r>
      <w:bookmarkEnd w:id="106"/>
    </w:p>
    <w:p w14:paraId="4ACF2703" w14:textId="5C062B05" w:rsidR="52956400" w:rsidRPr="005E2D3C" w:rsidRDefault="6BCE241F" w:rsidP="00F95DCA">
      <w:pPr>
        <w:ind w:left="142" w:firstLine="0"/>
        <w:rPr>
          <w:lang w:val="pt"/>
        </w:rPr>
      </w:pPr>
      <w:commentRangeStart w:id="107"/>
      <w:r>
        <w:rPr>
          <w:rFonts w:eastAsia="Segoe UI"/>
          <w:color w:val="242424"/>
          <w:lang w:val="pt"/>
        </w:rPr>
        <w:t>1 - Os cães e gatos devem ser alimentados, pelo menos, duas vezes por dia</w:t>
      </w:r>
      <w:r w:rsidR="00B3197E">
        <w:rPr>
          <w:rFonts w:eastAsia="Segoe UI"/>
          <w:color w:val="242424"/>
          <w:lang w:val="pt"/>
        </w:rPr>
        <w:t xml:space="preserve">, e as suas </w:t>
      </w:r>
      <w:r>
        <w:rPr>
          <w:rFonts w:eastAsia="Segoe UI"/>
          <w:color w:val="242424"/>
          <w:lang w:val="pt"/>
        </w:rPr>
        <w:t>devem ser alimentados com maior frequência.</w:t>
      </w:r>
      <w:commentRangeEnd w:id="107"/>
      <w:r w:rsidR="002251E2" w:rsidRPr="005E2D3C">
        <w:rPr>
          <w:rStyle w:val="Refdecomentrio"/>
          <w:sz w:val="24"/>
          <w:szCs w:val="24"/>
          <w:lang w:val="pt"/>
        </w:rPr>
        <w:commentReference w:id="107"/>
      </w:r>
    </w:p>
    <w:p w14:paraId="61466A63" w14:textId="482304A5" w:rsidR="0024490D" w:rsidRDefault="0024490D" w:rsidP="00F95DCA">
      <w:pPr>
        <w:ind w:left="142" w:firstLine="0"/>
        <w:rPr>
          <w:lang w:val="pt"/>
        </w:rPr>
      </w:pPr>
      <w:r>
        <w:rPr>
          <w:lang w:val="pt"/>
        </w:rPr>
        <w:t xml:space="preserve">2 - </w:t>
      </w:r>
      <w:r w:rsidR="10DF8D08">
        <w:rPr>
          <w:lang w:val="pt"/>
        </w:rPr>
        <w:t>Os titulares ou detentores não podem manter os cães ou os gatos em contentores, nem em gaiolas.</w:t>
      </w:r>
    </w:p>
    <w:p w14:paraId="12DF9572" w14:textId="5642218A" w:rsidR="0024490D" w:rsidRDefault="0024490D" w:rsidP="00F95DCA">
      <w:pPr>
        <w:ind w:left="142" w:firstLine="0"/>
      </w:pPr>
      <w:r>
        <w:rPr>
          <w:lang w:val="pt-BR"/>
        </w:rPr>
        <w:t xml:space="preserve">3 - </w:t>
      </w:r>
      <w:r w:rsidR="20F1DECA">
        <w:rPr>
          <w:lang w:val="pt-BR"/>
        </w:rPr>
        <w:t xml:space="preserve">Os contentores ou gaiolas podem, no entanto, ser utilizados para o isolamento de curta duração de determinados cães ou gatos, durante a participação em espetáculos, exposições e </w:t>
      </w:r>
      <w:r w:rsidR="20F1DECA">
        <w:rPr>
          <w:lang w:val="pt-BR"/>
        </w:rPr>
        <w:lastRenderedPageBreak/>
        <w:t xml:space="preserve">concursos, para </w:t>
      </w:r>
      <w:r w:rsidR="00B3197E">
        <w:rPr>
          <w:lang w:val="pt-BR"/>
        </w:rPr>
        <w:t>as suas crias</w:t>
      </w:r>
      <w:r w:rsidR="00BE4704">
        <w:rPr>
          <w:lang w:val="pt-BR"/>
        </w:rPr>
        <w:t>, nomeadamente, nas gaiolas</w:t>
      </w:r>
      <w:r w:rsidR="20F1DECA">
        <w:rPr>
          <w:lang w:val="pt-BR"/>
        </w:rPr>
        <w:t xml:space="preserve"> com capacidade de termorregulação reduzida e </w:t>
      </w:r>
      <w:r w:rsidR="00BE4704">
        <w:rPr>
          <w:lang w:val="pt-BR"/>
        </w:rPr>
        <w:t xml:space="preserve">quando </w:t>
      </w:r>
      <w:r w:rsidR="20F1DECA">
        <w:rPr>
          <w:lang w:val="pt-BR"/>
        </w:rPr>
        <w:t>acompanhados das respetivas mães, desde que, para os cães ou gatos em causa, o stress seja minimizado e o sofrimento evitado, e que os animais sejam capazes de se levantar, virar e deitar numa posição natural.</w:t>
      </w:r>
    </w:p>
    <w:p w14:paraId="628F7A35" w14:textId="2E780183" w:rsidR="0024490D" w:rsidRDefault="0024490D" w:rsidP="00F95DCA">
      <w:pPr>
        <w:ind w:left="142" w:firstLine="0"/>
        <w:rPr>
          <w:lang w:val="pt-BR"/>
        </w:rPr>
      </w:pPr>
      <w:r>
        <w:t xml:space="preserve">4 - </w:t>
      </w:r>
      <w:r w:rsidR="37EE7FD0">
        <w:rPr>
          <w:lang w:val="pt-BR"/>
        </w:rPr>
        <w:t xml:space="preserve">Os titulares ou detentores não podem manter cães com mais de oito semanas exclusivamente em espaços interiores, devendo aqueles cães ter acesso diário a uma área ao ar livre, ou serem passeados diariamente, de forma que permita exercício físico, exploração e socialização. </w:t>
      </w:r>
    </w:p>
    <w:p w14:paraId="09C73B9C" w14:textId="4CDEBF67" w:rsidR="2075BC90" w:rsidRPr="005E2D3C" w:rsidRDefault="0024490D" w:rsidP="00F95DCA">
      <w:pPr>
        <w:ind w:left="142" w:firstLine="0"/>
        <w:rPr>
          <w:lang w:val="pt-BR"/>
        </w:rPr>
      </w:pPr>
      <w:r>
        <w:rPr>
          <w:lang w:val="pt-BR"/>
        </w:rPr>
        <w:t xml:space="preserve">5 - </w:t>
      </w:r>
      <w:r w:rsidR="37921B0A">
        <w:rPr>
          <w:lang w:val="pt-BR"/>
        </w:rPr>
        <w:t xml:space="preserve">A duração combinada mínima desse acesso diário ou passeio deve ser de uma hora no total. </w:t>
      </w:r>
    </w:p>
    <w:p w14:paraId="0967D2D4" w14:textId="2CB6C207" w:rsidR="2075BC90" w:rsidRPr="005E2D3C" w:rsidRDefault="007A4199" w:rsidP="00F95DCA">
      <w:pPr>
        <w:ind w:left="142" w:firstLine="0"/>
        <w:rPr>
          <w:lang w:val="pt-BR"/>
        </w:rPr>
      </w:pPr>
      <w:r>
        <w:rPr>
          <w:lang w:val="pt-BR"/>
        </w:rPr>
        <w:t xml:space="preserve">6 - </w:t>
      </w:r>
      <w:r w:rsidR="253C65E8">
        <w:rPr>
          <w:lang w:val="pt-BR"/>
        </w:rPr>
        <w:t xml:space="preserve">O titular ou detentor só pode ficar isento das exigências mencionadas no </w:t>
      </w:r>
      <w:r w:rsidR="008C56A9">
        <w:rPr>
          <w:lang w:val="pt-BR"/>
        </w:rPr>
        <w:t>número anterior</w:t>
      </w:r>
      <w:r w:rsidR="253C65E8">
        <w:rPr>
          <w:lang w:val="pt-BR"/>
        </w:rPr>
        <w:t>, com base num parecer escrito de um médico-veterinário.</w:t>
      </w:r>
    </w:p>
    <w:p w14:paraId="55DE4DF8" w14:textId="41F98FD5" w:rsidR="2075BC90" w:rsidRPr="005E2D3C" w:rsidRDefault="007A4199" w:rsidP="00F95DCA">
      <w:pPr>
        <w:ind w:left="142" w:firstLine="0"/>
        <w:rPr>
          <w:lang w:val="pt"/>
        </w:rPr>
      </w:pPr>
      <w:r>
        <w:rPr>
          <w:lang w:val="pt"/>
        </w:rPr>
        <w:t xml:space="preserve">7 - </w:t>
      </w:r>
      <w:r w:rsidR="4B7DF7DD">
        <w:rPr>
          <w:lang w:val="pt"/>
        </w:rPr>
        <w:t>Quando os gatos são mantidos em gatis, os operadores devem conceber e construir compartimentos que permitam aos gatos circular livremente e exibir o seu comportamento natural.</w:t>
      </w:r>
    </w:p>
    <w:p w14:paraId="03159CA2" w14:textId="5A2CA442" w:rsidR="2075BC90" w:rsidRPr="005E2D3C" w:rsidRDefault="007A4199" w:rsidP="00F95DCA">
      <w:pPr>
        <w:ind w:left="142" w:firstLine="0"/>
        <w:rPr>
          <w:lang w:val="pt"/>
        </w:rPr>
      </w:pPr>
      <w:r>
        <w:t xml:space="preserve">8 - </w:t>
      </w:r>
      <w:r w:rsidR="4082A18C">
        <w:rPr>
          <w:lang w:val="pt"/>
        </w:rPr>
        <w:t>Os operadores de estabelecimentos de criação asseguram que nas áreas interiores onde são detidos cães ou gatos, existe uma zona termicamente neutra adequada, que tenha em conta o seu tipo de pelagem, a idade, o tamanho, a raça e o estado de saúde.</w:t>
      </w:r>
    </w:p>
    <w:p w14:paraId="66FD0B80" w14:textId="068DAD05" w:rsidR="2075BC90" w:rsidRPr="00F95DCA" w:rsidRDefault="007A4199" w:rsidP="00F95DCA">
      <w:pPr>
        <w:ind w:left="142" w:firstLine="0"/>
        <w:rPr>
          <w:color w:val="auto"/>
          <w:lang w:val="pt"/>
        </w:rPr>
      </w:pPr>
      <w:r>
        <w:rPr>
          <w:lang w:val="pt"/>
        </w:rPr>
        <w:t xml:space="preserve">9 - </w:t>
      </w:r>
      <w:r w:rsidR="3869E250">
        <w:rPr>
          <w:lang w:val="pt"/>
        </w:rPr>
        <w:t>Os operadores asseguram que os cães ou gatos sejam expostos à luz e possam permanecer no escuro durante períodos suficientes e ininterruptos para manterem um ritmo circadiano normal.</w:t>
      </w:r>
    </w:p>
    <w:p w14:paraId="4892AC06" w14:textId="64392C26" w:rsidR="679F1546" w:rsidRPr="005E2D3C" w:rsidRDefault="679F1546" w:rsidP="00F95DCA">
      <w:pPr>
        <w:rPr>
          <w:color w:val="auto"/>
          <w:lang w:val="pt-BR"/>
        </w:rPr>
      </w:pPr>
    </w:p>
    <w:p w14:paraId="53A56D6F" w14:textId="4C767BEF" w:rsidR="005101CF" w:rsidRPr="007F2F09" w:rsidRDefault="311765C4" w:rsidP="00F95DCA">
      <w:pPr>
        <w:pStyle w:val="Ttulo3"/>
      </w:pPr>
      <w:bookmarkStart w:id="108" w:name="_Toc223954393"/>
      <w:bookmarkStart w:id="109" w:name="_Toc233682916"/>
      <w:r w:rsidRPr="007F2F09">
        <w:t>Artigo 1</w:t>
      </w:r>
      <w:r w:rsidR="007F2F09">
        <w:t>6</w:t>
      </w:r>
      <w:r w:rsidRPr="007F2F09">
        <w:t>.º</w:t>
      </w:r>
      <w:bookmarkEnd w:id="109"/>
    </w:p>
    <w:p w14:paraId="769D72A5" w14:textId="4C7E7EC2" w:rsidR="7706BE61" w:rsidRPr="005E2D3C" w:rsidRDefault="2A5B120B" w:rsidP="00F95DCA">
      <w:pPr>
        <w:pStyle w:val="Ttulo3"/>
      </w:pPr>
      <w:bookmarkStart w:id="110" w:name="_Toc233682917"/>
      <w:r w:rsidRPr="007F2F09">
        <w:t>Cuidados médico-veterinários</w:t>
      </w:r>
      <w:bookmarkEnd w:id="108"/>
      <w:bookmarkEnd w:id="110"/>
    </w:p>
    <w:p w14:paraId="4BDC77E0" w14:textId="5AC23639" w:rsidR="005101CF" w:rsidRPr="005E2D3C" w:rsidRDefault="74268A70" w:rsidP="00F95DCA">
      <w:pPr>
        <w:ind w:left="142" w:firstLine="0"/>
      </w:pPr>
      <w:r>
        <w:t>1</w:t>
      </w:r>
      <w:r w:rsidR="007A4199">
        <w:t xml:space="preserve"> -</w:t>
      </w:r>
      <w:r>
        <w:t xml:space="preserve"> O titular ou detentor do animal devem assegurar ao animal ferido ou doente os cuidados médico-veterinários adequados.</w:t>
      </w:r>
    </w:p>
    <w:p w14:paraId="055778BC" w14:textId="0E0DDB8B" w:rsidR="55CC9BA4" w:rsidRPr="005E2D3C" w:rsidRDefault="007A4199" w:rsidP="00F95DCA">
      <w:pPr>
        <w:ind w:left="142" w:firstLine="0"/>
      </w:pPr>
      <w:r>
        <w:t xml:space="preserve">2 - </w:t>
      </w:r>
      <w:r w:rsidR="02F825DF">
        <w:t>Devem ser tomadas medidas para prevenir e controlar parasitas externos e internos e ser administradas vacinas para prevenir doenças comuns a que os animais possam estar expostos</w:t>
      </w:r>
      <w:r w:rsidR="00BE4704">
        <w:t>.</w:t>
      </w:r>
    </w:p>
    <w:p w14:paraId="4BBBEBE9" w14:textId="33A4AF80" w:rsidR="55CC9BA4" w:rsidRPr="005E2D3C" w:rsidRDefault="55CC9BA4" w:rsidP="00F95DCA"/>
    <w:p w14:paraId="460A9B53" w14:textId="1E6C902B" w:rsidR="005101CF" w:rsidRPr="00E75105" w:rsidRDefault="00A626AB" w:rsidP="00F95DCA">
      <w:pPr>
        <w:pStyle w:val="Ttulo3"/>
      </w:pPr>
      <w:bookmarkStart w:id="111" w:name="_Toc223954394"/>
      <w:bookmarkStart w:id="112" w:name="_Toc233682918"/>
      <w:r w:rsidRPr="00E75105">
        <w:lastRenderedPageBreak/>
        <w:t>Artigo</w:t>
      </w:r>
      <w:r w:rsidR="007A4199" w:rsidRPr="00E75105">
        <w:t xml:space="preserve"> </w:t>
      </w:r>
      <w:r w:rsidR="00BE4704">
        <w:t>1</w:t>
      </w:r>
      <w:r w:rsidR="00E75105">
        <w:t>7</w:t>
      </w:r>
      <w:r w:rsidR="007A4199" w:rsidRPr="00E75105">
        <w:t>.º</w:t>
      </w:r>
      <w:bookmarkEnd w:id="112"/>
    </w:p>
    <w:p w14:paraId="7D6C0AC4" w14:textId="2CD956CD" w:rsidR="005101CF" w:rsidRPr="00E75105" w:rsidRDefault="00A626AB" w:rsidP="00F95DCA">
      <w:pPr>
        <w:pStyle w:val="Ttulo3"/>
      </w:pPr>
      <w:bookmarkStart w:id="113" w:name="_Toc233682919"/>
      <w:r w:rsidRPr="00E75105">
        <w:t>Treino</w:t>
      </w:r>
      <w:bookmarkEnd w:id="111"/>
      <w:bookmarkEnd w:id="113"/>
    </w:p>
    <w:p w14:paraId="34E60D18" w14:textId="4B2910CF" w:rsidR="005101CF" w:rsidRPr="005E2D3C" w:rsidRDefault="007A4199" w:rsidP="00F95DCA">
      <w:pPr>
        <w:ind w:left="142" w:firstLine="0"/>
      </w:pPr>
      <w:r>
        <w:t xml:space="preserve">1 </w:t>
      </w:r>
      <w:r w:rsidR="00A626AB">
        <w:t>-</w:t>
      </w:r>
      <w:r w:rsidR="00A626AB">
        <w:rPr>
          <w:rFonts w:eastAsia="Arial"/>
        </w:rPr>
        <w:t xml:space="preserve"> </w:t>
      </w:r>
      <w:r w:rsidR="00A626AB">
        <w:t xml:space="preserve">Os detentores de cães devem promover o treino dos mesmos, com vista à sua socialização e obediência. </w:t>
      </w:r>
    </w:p>
    <w:p w14:paraId="46CB1353" w14:textId="3C71E67B" w:rsidR="350E168B" w:rsidRPr="005E2D3C" w:rsidRDefault="007A4199" w:rsidP="00F95DCA">
      <w:pPr>
        <w:ind w:left="142" w:firstLine="0"/>
      </w:pPr>
      <w:r>
        <w:t xml:space="preserve">2 </w:t>
      </w:r>
      <w:r w:rsidR="2672A2DD">
        <w:t>-</w:t>
      </w:r>
      <w:r w:rsidR="2672A2DD">
        <w:rPr>
          <w:rFonts w:eastAsia="Arial"/>
        </w:rPr>
        <w:t xml:space="preserve"> </w:t>
      </w:r>
      <w:r w:rsidR="2672A2DD">
        <w:t xml:space="preserve">O treino dos cães é realizado de acordo com as boas práticas em uso no exercício da atividade. </w:t>
      </w:r>
    </w:p>
    <w:p w14:paraId="232CAF34" w14:textId="290882C5" w:rsidR="55CC9BA4" w:rsidRPr="005E2D3C" w:rsidRDefault="55CC9BA4" w:rsidP="00F95DCA">
      <w:pPr>
        <w:rPr>
          <w:b/>
          <w:bCs/>
          <w:color w:val="FF0000"/>
        </w:rPr>
      </w:pPr>
    </w:p>
    <w:p w14:paraId="5AA4107C" w14:textId="0AD62EF4" w:rsidR="005101CF" w:rsidRPr="00E75105" w:rsidRDefault="00A626AB" w:rsidP="00F95DCA">
      <w:pPr>
        <w:pStyle w:val="Ttulo3"/>
      </w:pPr>
      <w:bookmarkStart w:id="114" w:name="_Toc223954395"/>
      <w:bookmarkStart w:id="115" w:name="_Toc233682920"/>
      <w:commentRangeStart w:id="116"/>
      <w:r w:rsidRPr="00E75105">
        <w:t>Artigo 1</w:t>
      </w:r>
      <w:r w:rsidR="00E75105">
        <w:t>8</w:t>
      </w:r>
      <w:r w:rsidRPr="00E75105">
        <w:t>.º</w:t>
      </w:r>
      <w:bookmarkEnd w:id="115"/>
    </w:p>
    <w:p w14:paraId="0943CC4F" w14:textId="2B29BAEE" w:rsidR="005101CF" w:rsidRPr="00F95DCA" w:rsidRDefault="00A626AB" w:rsidP="00F95DCA">
      <w:pPr>
        <w:pStyle w:val="Ttulo3"/>
      </w:pPr>
      <w:bookmarkStart w:id="117" w:name="_Toc233682921"/>
      <w:r w:rsidRPr="00E75105">
        <w:t>Reprodução e criação</w:t>
      </w:r>
      <w:bookmarkEnd w:id="114"/>
      <w:bookmarkEnd w:id="117"/>
      <w:commentRangeEnd w:id="116"/>
      <w:r w:rsidR="002251E2" w:rsidRPr="00F95DCA">
        <w:rPr>
          <w:rStyle w:val="Refdecomentrio"/>
          <w:sz w:val="24"/>
          <w:szCs w:val="24"/>
        </w:rPr>
        <w:commentReference w:id="116"/>
      </w:r>
    </w:p>
    <w:p w14:paraId="5F61D177" w14:textId="77777777" w:rsidR="00BE4704" w:rsidRDefault="5ECA4DC3" w:rsidP="00BE4704">
      <w:pPr>
        <w:ind w:left="142" w:firstLine="0"/>
      </w:pPr>
      <w:r>
        <w:t>1 -</w:t>
      </w:r>
      <w:r>
        <w:rPr>
          <w:rFonts w:eastAsia="Arial"/>
        </w:rPr>
        <w:t xml:space="preserve"> </w:t>
      </w:r>
      <w:r>
        <w:t>A reprodução de animais deve ser realizada de forma planeada, garantindo condições de salubridade e adequadas à espécie.</w:t>
      </w:r>
    </w:p>
    <w:p w14:paraId="2E15EDA6" w14:textId="4117F818" w:rsidR="420E2B96" w:rsidRPr="005E2D3C" w:rsidRDefault="5ECA4DC3" w:rsidP="00F95DCA">
      <w:pPr>
        <w:ind w:left="142" w:firstLine="0"/>
      </w:pPr>
      <w:r>
        <w:rPr>
          <w:rFonts w:eastAsia="Arial"/>
        </w:rPr>
        <w:t xml:space="preserve">2 </w:t>
      </w:r>
      <w:r w:rsidR="00BE4704">
        <w:t>- A</w:t>
      </w:r>
      <w:r>
        <w:t xml:space="preserve"> reprodução de animais, em particular de cães e gatos obedece ao seguinte: </w:t>
      </w:r>
    </w:p>
    <w:p w14:paraId="5866AC38" w14:textId="4F959592" w:rsidR="007A4199" w:rsidRDefault="6278664C" w:rsidP="00F95DCA">
      <w:commentRangeStart w:id="118"/>
      <w:commentRangeStart w:id="119"/>
      <w:r>
        <w:t>a) Os operadores</w:t>
      </w:r>
      <w:commentRangeEnd w:id="119"/>
      <w:r w:rsidR="002251E2">
        <w:rPr>
          <w:rStyle w:val="Refdecomentrio"/>
          <w:sz w:val="24"/>
          <w:szCs w:val="24"/>
        </w:rPr>
        <w:commentReference w:id="119"/>
      </w:r>
      <w:r>
        <w:t xml:space="preserve"> de estabelecimentos de criação devem assegurar que as suas estratégias de criação minimizam o risco de produzir cães ou gatos com genótipos associados a efeitos prejudiciais para a sua saúde e bem-estar</w:t>
      </w:r>
      <w:r w:rsidR="007A4199">
        <w:t>.</w:t>
      </w:r>
      <w:commentRangeEnd w:id="118"/>
      <w:r w:rsidR="002251E2">
        <w:rPr>
          <w:rStyle w:val="Refdecomentrio"/>
          <w:sz w:val="24"/>
          <w:szCs w:val="24"/>
        </w:rPr>
        <w:commentReference w:id="118"/>
      </w:r>
    </w:p>
    <w:p w14:paraId="08E59378" w14:textId="1A340313" w:rsidR="6C5213EB" w:rsidRPr="005E2D3C" w:rsidRDefault="6278664C" w:rsidP="00F95DCA">
      <w:commentRangeStart w:id="120"/>
      <w:r>
        <w:t xml:space="preserve">b) Os operadores de estabelecimentos de criação não devem utilizar para reprodução cães ou gatos que apresentem características de conformação extrema que acarretem um elevado risco de efeitos prejudiciais para o bem-estar desses animais ou das suas crias. </w:t>
      </w:r>
    </w:p>
    <w:p w14:paraId="1C9D12F4" w14:textId="2778BEE4" w:rsidR="6C5213EB" w:rsidRPr="005E2D3C" w:rsidRDefault="63BB00EC" w:rsidP="00F95DCA">
      <w:r>
        <w:t xml:space="preserve">c) Antes da seleção para reprodução de um animal potencialmente afetado por características de conformação extrema, o operador deve consultar um médico-veterinário ou uma pessoa qualificada independente sob responsabilidade veterinária. </w:t>
      </w:r>
    </w:p>
    <w:p w14:paraId="5C51060A" w14:textId="37A9B814" w:rsidR="6C5213EB" w:rsidRPr="005E2D3C" w:rsidRDefault="672B0CCC" w:rsidP="00F95DCA">
      <w:r>
        <w:t>d) Para efeitos da alínea anterior, o médico-</w:t>
      </w:r>
      <w:r w:rsidR="007A4199">
        <w:t>veterinário deve</w:t>
      </w:r>
      <w:r>
        <w:t xml:space="preserve"> avaliar se o animal tem uma característica de conformação extrema.</w:t>
      </w:r>
      <w:commentRangeEnd w:id="120"/>
      <w:r w:rsidR="002251E2" w:rsidRPr="005E2D3C">
        <w:rPr>
          <w:rStyle w:val="Refdecomentrio"/>
          <w:sz w:val="24"/>
          <w:szCs w:val="24"/>
        </w:rPr>
        <w:commentReference w:id="120"/>
      </w:r>
    </w:p>
    <w:p w14:paraId="14227966" w14:textId="0F3716EB" w:rsidR="005101CF" w:rsidRPr="005E2D3C" w:rsidRDefault="007A4199" w:rsidP="00F95DCA">
      <w:r>
        <w:t>e</w:t>
      </w:r>
      <w:r w:rsidR="005E2D3C">
        <w:t>) Os animais só devem ser utilizados na reprodução depois de atingida a maturidade reprodutiva para a espécie e raça devendo, no caso dos cães e gatos, seguir os parâmetros referidos no</w:t>
      </w:r>
      <w:r w:rsidR="005E2D3C">
        <w:rPr>
          <w:color w:val="0000FF"/>
        </w:rPr>
        <w:t xml:space="preserve"> </w:t>
      </w:r>
      <w:r w:rsidR="005E2D3C">
        <w:t xml:space="preserve">anexo I ao presente diploma, do qual faz parte integrante, não sendo autorizado, no caso das fêmeas, o acasalamento em cios sucessivos; </w:t>
      </w:r>
    </w:p>
    <w:p w14:paraId="099807A3" w14:textId="4F76F7D5" w:rsidR="005101CF" w:rsidRPr="005E2D3C" w:rsidRDefault="007A4199" w:rsidP="00F95DCA">
      <w:r>
        <w:t>f</w:t>
      </w:r>
      <w:r w:rsidR="2E7DDD9F">
        <w:t xml:space="preserve">) Deve ser respeitada a regra do porte semelhante dos progenitores, para prevenir a possibilidade de distocia; </w:t>
      </w:r>
    </w:p>
    <w:p w14:paraId="2869B9EE" w14:textId="220E84A4" w:rsidR="005101CF" w:rsidRPr="005E2D3C" w:rsidRDefault="007A4199" w:rsidP="00F95DCA">
      <w:r>
        <w:lastRenderedPageBreak/>
        <w:t>g</w:t>
      </w:r>
      <w:r w:rsidR="206C060C">
        <w:t xml:space="preserve">) Devem ser excluídos da reprodução, os animais que revelem defeitos genéticos e malformações, designadamente monorquidia e displasia da anca nos cães e rim poliquístico nos gatos, ou alterações comportamentais. </w:t>
      </w:r>
    </w:p>
    <w:p w14:paraId="4D484D5B" w14:textId="2DD32744" w:rsidR="007A4199" w:rsidRPr="005E2D3C" w:rsidRDefault="00BE4704" w:rsidP="00F95DCA">
      <w:pPr>
        <w:ind w:left="142" w:firstLine="0"/>
        <w:rPr>
          <w:rFonts w:eastAsia="Calibri"/>
          <w:i/>
          <w:iCs/>
          <w:color w:val="222222"/>
        </w:rPr>
      </w:pPr>
      <w:r>
        <w:t>3</w:t>
      </w:r>
      <w:r w:rsidR="007A4199">
        <w:t xml:space="preserve"> </w:t>
      </w:r>
      <w:r w:rsidR="196254D8">
        <w:t>-</w:t>
      </w:r>
      <w:r w:rsidR="196254D8">
        <w:rPr>
          <w:rFonts w:eastAsia="Arial"/>
        </w:rPr>
        <w:t xml:space="preserve"> </w:t>
      </w:r>
      <w:r w:rsidR="196254D8">
        <w:t>É proibida a atividade de criação resultante do cruzamento de espécies e raças diferentes, com</w:t>
      </w:r>
      <w:r w:rsidR="196254D8">
        <w:rPr>
          <w:rFonts w:eastAsiaTheme="minorEastAsia"/>
          <w:color w:val="000000" w:themeColor="text1"/>
        </w:rPr>
        <w:t xml:space="preserve"> exceção dos cruzamentos devidamente autorizados, com finalidade de conservação e melhoramento da raça</w:t>
      </w:r>
      <w:r w:rsidR="196254D8">
        <w:t xml:space="preserve"> e os cruzamentos de raças, </w:t>
      </w:r>
      <w:commentRangeStart w:id="121"/>
      <w:r w:rsidR="196254D8">
        <w:t xml:space="preserve">que tenham ocorrido acidentalmente e não tenham fins comerciais. </w:t>
      </w:r>
      <w:commentRangeEnd w:id="121"/>
      <w:r w:rsidR="002251E2" w:rsidRPr="005E2D3C">
        <w:rPr>
          <w:rStyle w:val="Refdecomentrio"/>
          <w:rFonts w:eastAsia="Calibri"/>
          <w:i/>
          <w:iCs/>
          <w:color w:val="222222"/>
          <w:sz w:val="24"/>
          <w:szCs w:val="24"/>
        </w:rPr>
        <w:commentReference w:id="121"/>
      </w:r>
    </w:p>
    <w:p w14:paraId="1A403AFB" w14:textId="029B24AB" w:rsidR="350E168B" w:rsidRPr="005E2D3C" w:rsidRDefault="00BE4704" w:rsidP="00F95DCA">
      <w:pPr>
        <w:rPr>
          <w:color w:val="222222"/>
        </w:rPr>
      </w:pPr>
      <w:r>
        <w:rPr>
          <w:rFonts w:eastAsia="Calibri"/>
          <w:color w:val="222222"/>
        </w:rPr>
        <w:t>4</w:t>
      </w:r>
      <w:r w:rsidR="36A42FC1" w:rsidRPr="007A4199">
        <w:rPr>
          <w:color w:val="222222"/>
          <w:lang w:val="pt"/>
        </w:rPr>
        <w:t xml:space="preserve"> -</w:t>
      </w:r>
      <w:r w:rsidR="36A42FC1">
        <w:rPr>
          <w:color w:val="222222"/>
          <w:lang w:val="pt"/>
        </w:rPr>
        <w:t xml:space="preserve"> Na reprodução de cães e gatos, são proibidas as seguintes práticas:</w:t>
      </w:r>
    </w:p>
    <w:p w14:paraId="5164A72B" w14:textId="7A63F7B5" w:rsidR="350E168B" w:rsidRPr="005E2D3C" w:rsidRDefault="00E86CCC" w:rsidP="00F95DCA">
      <w:pPr>
        <w:rPr>
          <w:color w:val="222222"/>
        </w:rPr>
      </w:pPr>
      <w:r>
        <w:rPr>
          <w:color w:val="222222"/>
        </w:rPr>
        <w:t>a)</w:t>
      </w:r>
      <w:r>
        <w:tab/>
      </w:r>
      <w:r>
        <w:rPr>
          <w:color w:val="222222"/>
        </w:rPr>
        <w:t>Reprodução entre progenitores e descendência, entre irmãos, entre meios</w:t>
      </w:r>
      <w:r>
        <w:rPr>
          <w:rFonts w:ascii="Cambria Math" w:hAnsi="Cambria Math" w:cs="Cambria Math"/>
          <w:color w:val="222222"/>
        </w:rPr>
        <w:t>‑</w:t>
      </w:r>
      <w:r>
        <w:rPr>
          <w:color w:val="222222"/>
        </w:rPr>
        <w:t>irmãos ou entre avós e netos, salvo aprovação pela autoridade competente com base numa necessidade específica de preservação de raças locais com património genético limitado;</w:t>
      </w:r>
    </w:p>
    <w:p w14:paraId="45666D20" w14:textId="45756453" w:rsidR="007A4199" w:rsidRPr="005E2D3C" w:rsidRDefault="70CAF7BE" w:rsidP="00F95DCA">
      <w:r>
        <w:t>b)</w:t>
      </w:r>
      <w:r>
        <w:tab/>
        <w:t>Reprodução para produção de híbridos.</w:t>
      </w:r>
    </w:p>
    <w:p w14:paraId="3583E9AE" w14:textId="7BF0E759" w:rsidR="4CCB09DA" w:rsidRPr="005E2D3C" w:rsidRDefault="00BE4704" w:rsidP="00F95DCA">
      <w:pPr>
        <w:rPr>
          <w:color w:val="222222"/>
        </w:rPr>
      </w:pPr>
      <w:r>
        <w:rPr>
          <w:color w:val="222222"/>
        </w:rPr>
        <w:t>5</w:t>
      </w:r>
      <w:commentRangeStart w:id="122"/>
      <w:r w:rsidR="21F1A4D1">
        <w:rPr>
          <w:color w:val="222222"/>
        </w:rPr>
        <w:t xml:space="preserve"> - </w:t>
      </w:r>
      <w:commentRangeStart w:id="123"/>
      <w:r w:rsidR="21F1A4D1">
        <w:rPr>
          <w:color w:val="222222"/>
        </w:rPr>
        <w:t>Os operadores de estabelecimentos de criação devem assegurar que</w:t>
      </w:r>
      <w:r w:rsidR="007A4199">
        <w:rPr>
          <w:color w:val="222222"/>
        </w:rPr>
        <w:t>:</w:t>
      </w:r>
      <w:commentRangeEnd w:id="123"/>
      <w:r w:rsidR="002251E2" w:rsidRPr="005E2D3C">
        <w:rPr>
          <w:rStyle w:val="Refdecomentrio"/>
          <w:color w:val="222222"/>
          <w:sz w:val="24"/>
          <w:szCs w:val="24"/>
        </w:rPr>
        <w:commentReference w:id="123"/>
      </w:r>
      <w:commentRangeEnd w:id="122"/>
      <w:r w:rsidR="002251E2" w:rsidRPr="005E2D3C">
        <w:rPr>
          <w:rStyle w:val="Refdecomentrio"/>
          <w:color w:val="222222"/>
          <w:sz w:val="24"/>
          <w:szCs w:val="24"/>
        </w:rPr>
        <w:commentReference w:id="122"/>
      </w:r>
    </w:p>
    <w:p w14:paraId="5690581E" w14:textId="4418E212" w:rsidR="2CCDEF7C" w:rsidRPr="005E2D3C" w:rsidRDefault="2CCDEF7C" w:rsidP="00F95DCA">
      <w:r>
        <w:t>a) Sejam tomadas medidas para proteger a saúde dos cães ou dos gatos, em conformidade com o ponto3 do anexo I;</w:t>
      </w:r>
    </w:p>
    <w:p w14:paraId="75DA2BC0" w14:textId="63E82CA1" w:rsidR="2CCDEF7C" w:rsidRPr="005E2D3C" w:rsidRDefault="2CCDEF7C" w:rsidP="00F95DCA">
      <w:r>
        <w:t>b)</w:t>
      </w:r>
      <w:r w:rsidR="007A4199">
        <w:t xml:space="preserve"> </w:t>
      </w:r>
      <w:r>
        <w:t>As cadelas reprodutoras ou as gatas reprodutoras só se reproduzam se tiverem atingido uma idade mínima e a maturidade esquelética em conformidade com o ponto 3 do anexo I, e apenas se não tiverem nenhuma doença diagnosticada, sinais clínicos de doenças ou problemas físicos que possam ter um impacto negativo na gestação e no seu bem</w:t>
      </w:r>
      <w:r>
        <w:noBreakHyphen/>
        <w:t>estar;</w:t>
      </w:r>
    </w:p>
    <w:p w14:paraId="566376AF" w14:textId="37A53699" w:rsidR="007A4199" w:rsidRPr="005E2D3C" w:rsidRDefault="2CCDEF7C" w:rsidP="00F95DCA">
      <w:r>
        <w:t>c)</w:t>
      </w:r>
      <w:r w:rsidR="007A4199">
        <w:t xml:space="preserve"> </w:t>
      </w:r>
      <w:r>
        <w:t xml:space="preserve">As gestações das cadelas reprodutoras ou gatas reprodutoras respeitem uma frequência máxima, em conformidade com o ponto 3 do anexo I; </w:t>
      </w:r>
    </w:p>
    <w:p w14:paraId="1B8D9371" w14:textId="582C51F0" w:rsidR="2CCDEF7C" w:rsidRPr="005E2D3C" w:rsidRDefault="2CCDEF7C" w:rsidP="00F95DCA">
      <w:r>
        <w:t>d)</w:t>
      </w:r>
      <w:r w:rsidR="007A4199">
        <w:t xml:space="preserve"> </w:t>
      </w:r>
      <w:r>
        <w:t>As gatas reprodutoras em lactação não sejam sujeitas a acasalamento nem inseminação;</w:t>
      </w:r>
    </w:p>
    <w:p w14:paraId="413EB800" w14:textId="37505388" w:rsidR="2CCDEF7C" w:rsidRPr="005E2D3C" w:rsidRDefault="2CCDEF7C" w:rsidP="00F95DCA">
      <w:r>
        <w:t>e)</w:t>
      </w:r>
      <w:r w:rsidR="007A4199">
        <w:t xml:space="preserve"> </w:t>
      </w:r>
      <w:r>
        <w:t xml:space="preserve">Cães e gatos que já não sejam utilizados para reprodução, nomeadamente por força das disposições do presente regulamento, sejam detidos, vendidos, doados ou realojados, e não mortos ou abandonados. </w:t>
      </w:r>
    </w:p>
    <w:p w14:paraId="255A2E96" w14:textId="04F8096E" w:rsidR="1C59D7F1" w:rsidRPr="005E2D3C" w:rsidRDefault="00BE4704" w:rsidP="00F95DCA">
      <w:pPr>
        <w:ind w:left="142" w:firstLine="0"/>
      </w:pPr>
      <w:r>
        <w:t>6</w:t>
      </w:r>
      <w:r w:rsidR="007A4199">
        <w:t xml:space="preserve"> - </w:t>
      </w:r>
      <w:r w:rsidR="1C59D7F1">
        <w:t>Os animais, designadamente cães e gatos, que sejam portadores ou possam vir a desenvolver alterações genéticas, devidamente atestadas pelo médico-veterinário assistente, devem ser esterilizados no prazo máximo de 15 dias após a identificação da situação.</w:t>
      </w:r>
    </w:p>
    <w:p w14:paraId="645B25E4" w14:textId="4186D3EE" w:rsidR="7706BE61" w:rsidRPr="005E2D3C" w:rsidRDefault="00BE4704" w:rsidP="00F95DCA">
      <w:pPr>
        <w:ind w:left="142" w:firstLine="0"/>
        <w:rPr>
          <w:lang w:val="pt"/>
        </w:rPr>
      </w:pPr>
      <w:r>
        <w:rPr>
          <w:lang w:val="pt"/>
        </w:rPr>
        <w:lastRenderedPageBreak/>
        <w:t>7</w:t>
      </w:r>
      <w:r w:rsidR="37D324A1">
        <w:rPr>
          <w:lang w:val="pt"/>
        </w:rPr>
        <w:t xml:space="preserve"> </w:t>
      </w:r>
      <w:r>
        <w:rPr>
          <w:lang w:val="pt"/>
        </w:rPr>
        <w:t>–</w:t>
      </w:r>
      <w:r w:rsidR="37D324A1">
        <w:rPr>
          <w:lang w:val="pt"/>
        </w:rPr>
        <w:t xml:space="preserve"> </w:t>
      </w:r>
      <w:r>
        <w:rPr>
          <w:lang w:val="pt"/>
        </w:rPr>
        <w:t>As crias de cão</w:t>
      </w:r>
      <w:r w:rsidR="37D324A1">
        <w:rPr>
          <w:lang w:val="pt"/>
        </w:rPr>
        <w:t xml:space="preserve"> detidos em estabelecimentos não podem ser permanentemente separados das mães antes das oito semanas de idade.</w:t>
      </w:r>
    </w:p>
    <w:p w14:paraId="141D761A" w14:textId="0EF53356" w:rsidR="007A4199" w:rsidRDefault="00BE4704" w:rsidP="00F95DCA">
      <w:pPr>
        <w:ind w:left="142" w:firstLine="0"/>
        <w:rPr>
          <w:lang w:val="pt"/>
        </w:rPr>
      </w:pPr>
      <w:r>
        <w:rPr>
          <w:lang w:val="pt"/>
        </w:rPr>
        <w:t>8</w:t>
      </w:r>
      <w:r w:rsidR="7CE6D9E0">
        <w:rPr>
          <w:lang w:val="pt"/>
        </w:rPr>
        <w:t xml:space="preserve"> </w:t>
      </w:r>
      <w:r>
        <w:rPr>
          <w:lang w:val="pt"/>
        </w:rPr>
        <w:t>–</w:t>
      </w:r>
      <w:r w:rsidR="7CE6D9E0">
        <w:rPr>
          <w:lang w:val="pt"/>
        </w:rPr>
        <w:t xml:space="preserve"> </w:t>
      </w:r>
      <w:r>
        <w:rPr>
          <w:lang w:val="pt"/>
        </w:rPr>
        <w:t>As crias de gato</w:t>
      </w:r>
      <w:r w:rsidR="7CE6D9E0">
        <w:rPr>
          <w:lang w:val="pt"/>
        </w:rPr>
        <w:t xml:space="preserve"> detidos em abrigos e lares de acolhimento não podem ser permanentemente separados das mães antes das oito semanas de idade.</w:t>
      </w:r>
    </w:p>
    <w:p w14:paraId="17BC473C" w14:textId="13B2B8B2" w:rsidR="7706BE61" w:rsidRPr="005E2D3C" w:rsidRDefault="00BE4704" w:rsidP="00F95DCA">
      <w:pPr>
        <w:ind w:left="142" w:firstLine="0"/>
        <w:rPr>
          <w:lang w:val="pt"/>
        </w:rPr>
      </w:pPr>
      <w:r>
        <w:rPr>
          <w:lang w:val="pt"/>
        </w:rPr>
        <w:t>9</w:t>
      </w:r>
      <w:r w:rsidR="007A4199">
        <w:rPr>
          <w:lang w:val="pt"/>
        </w:rPr>
        <w:t xml:space="preserve"> </w:t>
      </w:r>
      <w:r>
        <w:rPr>
          <w:lang w:val="pt"/>
        </w:rPr>
        <w:t>–</w:t>
      </w:r>
      <w:r w:rsidR="007A4199">
        <w:rPr>
          <w:lang w:val="pt"/>
        </w:rPr>
        <w:t xml:space="preserve"> </w:t>
      </w:r>
      <w:r>
        <w:rPr>
          <w:lang w:val="pt"/>
        </w:rPr>
        <w:t>As crias de gato</w:t>
      </w:r>
      <w:r w:rsidR="7CE6D9E0">
        <w:rPr>
          <w:lang w:val="pt"/>
        </w:rPr>
        <w:t xml:space="preserve"> detidos em estabelecimentos de criação não podem ser permanentemente separados das mães antes das 12 semanas de idade. </w:t>
      </w:r>
    </w:p>
    <w:p w14:paraId="5CDEFA23" w14:textId="05C9E0B7" w:rsidR="001B24C3" w:rsidRDefault="007A4199" w:rsidP="001B24C3">
      <w:pPr>
        <w:ind w:left="142" w:firstLine="0"/>
        <w:rPr>
          <w:lang w:val="pt-BR"/>
        </w:rPr>
      </w:pPr>
      <w:r>
        <w:rPr>
          <w:lang w:val="pt-BR"/>
        </w:rPr>
        <w:t xml:space="preserve">9 </w:t>
      </w:r>
      <w:r w:rsidR="2DB3687F">
        <w:rPr>
          <w:lang w:val="pt-BR"/>
        </w:rPr>
        <w:t xml:space="preserve">- </w:t>
      </w:r>
      <w:r>
        <w:rPr>
          <w:lang w:val="pt-BR"/>
        </w:rPr>
        <w:t>A</w:t>
      </w:r>
      <w:r w:rsidR="2DB3687F">
        <w:rPr>
          <w:lang w:val="pt-BR"/>
        </w:rPr>
        <w:t xml:space="preserve"> separação precoce das mães deve ser possível por razões médicas, com base no parecer escrito de um médico-veterinário.</w:t>
      </w:r>
    </w:p>
    <w:p w14:paraId="66D3FD13" w14:textId="21C9FC7E" w:rsidR="002C30C8" w:rsidRDefault="001B24C3" w:rsidP="00F95DCA">
      <w:pPr>
        <w:ind w:left="142" w:firstLine="0"/>
        <w:rPr>
          <w:lang w:val="pt"/>
        </w:rPr>
      </w:pPr>
      <w:r>
        <w:rPr>
          <w:lang w:val="pt-BR"/>
        </w:rPr>
        <w:t xml:space="preserve">10 - </w:t>
      </w:r>
      <w:r w:rsidR="2DB3687F">
        <w:rPr>
          <w:lang w:val="pt-BR"/>
        </w:rPr>
        <w:t xml:space="preserve">O operador deve manter um registo desse parecer até que </w:t>
      </w:r>
      <w:r>
        <w:rPr>
          <w:lang w:val="pt-BR"/>
        </w:rPr>
        <w:t xml:space="preserve">a útlima cria de cão e gato </w:t>
      </w:r>
      <w:r w:rsidR="2DB3687F">
        <w:rPr>
          <w:lang w:val="pt-BR"/>
        </w:rPr>
        <w:t>da ninhada em causa seja colocado no mercado</w:t>
      </w:r>
      <w:r w:rsidR="002C30C8">
        <w:rPr>
          <w:lang w:val="pt"/>
        </w:rPr>
        <w:t>.</w:t>
      </w:r>
    </w:p>
    <w:p w14:paraId="417CEE01" w14:textId="60C8FABF" w:rsidR="4CCB09DA" w:rsidRPr="005E2D3C" w:rsidRDefault="002C30C8" w:rsidP="00F95DCA">
      <w:pPr>
        <w:ind w:left="142" w:firstLine="0"/>
        <w:rPr>
          <w:lang w:val="pt"/>
        </w:rPr>
      </w:pPr>
      <w:r>
        <w:rPr>
          <w:lang w:val="pt"/>
        </w:rPr>
        <w:t>1</w:t>
      </w:r>
      <w:r w:rsidR="001B24C3">
        <w:rPr>
          <w:lang w:val="pt"/>
        </w:rPr>
        <w:t>1</w:t>
      </w:r>
      <w:r>
        <w:rPr>
          <w:lang w:val="pt"/>
        </w:rPr>
        <w:t xml:space="preserve"> - </w:t>
      </w:r>
      <w:r w:rsidR="2DB3687F">
        <w:rPr>
          <w:lang w:val="pt"/>
        </w:rPr>
        <w:t>Os titulares ou detentores asseguram que sejam tomadas medidas para satisfazer as necessidades</w:t>
      </w:r>
      <w:r w:rsidR="001B24C3">
        <w:rPr>
          <w:lang w:val="pt"/>
        </w:rPr>
        <w:t xml:space="preserve"> </w:t>
      </w:r>
      <w:r w:rsidR="2DB3687F">
        <w:rPr>
          <w:lang w:val="pt"/>
        </w:rPr>
        <w:t>comportamentais dos animais de companhia em conformidade com as alínea</w:t>
      </w:r>
      <w:r>
        <w:rPr>
          <w:lang w:val="pt"/>
        </w:rPr>
        <w:t>s seguintes:</w:t>
      </w:r>
      <w:r w:rsidR="2DB3687F">
        <w:tab/>
      </w:r>
      <w:r w:rsidR="2DB3687F">
        <w:tab/>
      </w:r>
    </w:p>
    <w:p w14:paraId="500F85DC" w14:textId="19485CFD" w:rsidR="4CCB09DA" w:rsidRPr="005E2D3C" w:rsidRDefault="52956400" w:rsidP="00F95DCA">
      <w:pPr>
        <w:rPr>
          <w:lang w:val="pt"/>
        </w:rPr>
      </w:pPr>
      <w:r>
        <w:rPr>
          <w:lang w:val="pt"/>
        </w:rPr>
        <w:t>a)</w:t>
      </w:r>
      <w:r w:rsidR="002C30C8">
        <w:t xml:space="preserve"> </w:t>
      </w:r>
      <w:r>
        <w:rPr>
          <w:lang w:val="pt"/>
        </w:rPr>
        <w:t>A partir das três semanas de idade, os cães e gatos devem dispor gradualmente de oportunidades diárias de contacto social com outros animais da mesma espécie e com seres humanos e, sempre que possível, com animais de outras espécies.</w:t>
      </w:r>
    </w:p>
    <w:p w14:paraId="4524C3DF" w14:textId="08240318" w:rsidR="52956400" w:rsidRPr="005E2D3C" w:rsidRDefault="002C30C8" w:rsidP="00F95DCA">
      <w:pPr>
        <w:rPr>
          <w:lang w:val="pt"/>
        </w:rPr>
      </w:pPr>
      <w:r>
        <w:rPr>
          <w:lang w:val="pt"/>
        </w:rPr>
        <w:t>b</w:t>
      </w:r>
      <w:r w:rsidR="52956400">
        <w:rPr>
          <w:lang w:val="pt"/>
        </w:rPr>
        <w:t>) Os animais de companhia que constituam uma ameaça para congéneres devido a comportamentos agressivos ou que causem stress ou desconforto indevidos aos congéneres devem ser separados.</w:t>
      </w:r>
    </w:p>
    <w:p w14:paraId="2E9615E9" w14:textId="4DD05EFA" w:rsidR="52956400" w:rsidRPr="005E2D3C" w:rsidRDefault="52956400" w:rsidP="00F95DCA">
      <w:r>
        <w:rPr>
          <w:lang w:val="pt"/>
        </w:rPr>
        <w:t xml:space="preserve"> c) Os op</w:t>
      </w:r>
      <w:commentRangeStart w:id="124"/>
      <w:r>
        <w:rPr>
          <w:lang w:val="pt"/>
        </w:rPr>
        <w:t>eradores dos estabelecimentos de criação asseguram que os cães ou gatos possam socializar de acordo com estratégia pré-definida e devidamente documentada.</w:t>
      </w:r>
      <w:commentRangeEnd w:id="124"/>
      <w:r w:rsidR="002251E2">
        <w:rPr>
          <w:rStyle w:val="Refdecomentrio"/>
          <w:sz w:val="24"/>
          <w:szCs w:val="24"/>
          <w:lang w:val="pt"/>
        </w:rPr>
        <w:commentReference w:id="124"/>
      </w:r>
      <w:r>
        <w:rPr>
          <w:lang w:val="pt"/>
        </w:rPr>
        <w:t>.</w:t>
      </w:r>
    </w:p>
    <w:p w14:paraId="1CF8B044" w14:textId="69ED01A0" w:rsidR="3A448F9A" w:rsidRPr="005E2D3C" w:rsidRDefault="3A448F9A" w:rsidP="00F95DCA"/>
    <w:p w14:paraId="6E09080C" w14:textId="6897777F" w:rsidR="4D8580D2" w:rsidRPr="00E75105" w:rsidRDefault="4D8580D2" w:rsidP="00F95DCA">
      <w:pPr>
        <w:pStyle w:val="Ttulo3"/>
        <w:rPr>
          <w:lang w:val="pt-BR"/>
        </w:rPr>
      </w:pPr>
      <w:bookmarkStart w:id="125" w:name="_Toc233682922"/>
      <w:r w:rsidRPr="00E75105">
        <w:rPr>
          <w:lang w:val="pt-BR"/>
        </w:rPr>
        <w:t>Artigo 1</w:t>
      </w:r>
      <w:r w:rsidR="00E75105">
        <w:rPr>
          <w:lang w:val="pt-BR"/>
        </w:rPr>
        <w:t>9</w:t>
      </w:r>
      <w:r w:rsidRPr="00E75105">
        <w:rPr>
          <w:lang w:val="pt-BR"/>
        </w:rPr>
        <w:t>.º</w:t>
      </w:r>
      <w:bookmarkEnd w:id="125"/>
    </w:p>
    <w:p w14:paraId="6B863983" w14:textId="5A198CD5" w:rsidR="4D8580D2" w:rsidRPr="00E75105" w:rsidRDefault="4D8580D2" w:rsidP="00F95DCA">
      <w:pPr>
        <w:pStyle w:val="Ttulo3"/>
        <w:rPr>
          <w:lang w:val="pt-BR"/>
        </w:rPr>
      </w:pPr>
      <w:bookmarkStart w:id="126" w:name="_Toc233682923"/>
      <w:r w:rsidRPr="00E75105">
        <w:rPr>
          <w:lang w:val="pt-BR"/>
        </w:rPr>
        <w:t>Necessidades comportamentais</w:t>
      </w:r>
      <w:bookmarkEnd w:id="126"/>
    </w:p>
    <w:p w14:paraId="2DEC75C1" w14:textId="7D6C2BE0" w:rsidR="55CC9BA4" w:rsidRPr="00F95DCA" w:rsidRDefault="07562EBC" w:rsidP="00F95DCA">
      <w:pPr>
        <w:ind w:left="142" w:firstLine="0"/>
        <w:rPr>
          <w:lang w:val="pt-BR"/>
        </w:rPr>
      </w:pPr>
      <w:r>
        <w:rPr>
          <w:rFonts w:eastAsia="Times New Roman"/>
          <w:lang w:val="pt"/>
        </w:rPr>
        <w:t>1</w:t>
      </w:r>
      <w:r w:rsidR="002C30C8">
        <w:rPr>
          <w:lang w:val="pt-BR"/>
        </w:rPr>
        <w:t xml:space="preserve"> -</w:t>
      </w:r>
      <w:r>
        <w:rPr>
          <w:lang w:val="pt-BR"/>
        </w:rPr>
        <w:t xml:space="preserve"> Os titulares ou detentores asseguram que exista enriquecimento ambiental acessível a todos os animais de companhia, criando um ambiente estimulante, permitindo que exibam comportamentos específicos da espécie e reduzindo a sua frustração.</w:t>
      </w:r>
    </w:p>
    <w:p w14:paraId="02E6B14F" w14:textId="596AE1A0" w:rsidR="420E2B96" w:rsidRPr="00F95DCA" w:rsidRDefault="002C30C8" w:rsidP="00F95DCA">
      <w:pPr>
        <w:ind w:left="142" w:firstLine="0"/>
        <w:rPr>
          <w:lang w:val="pt-BR"/>
        </w:rPr>
      </w:pPr>
      <w:r>
        <w:rPr>
          <w:lang w:val="pt-BR"/>
        </w:rPr>
        <w:lastRenderedPageBreak/>
        <w:t xml:space="preserve">2 </w:t>
      </w:r>
      <w:r w:rsidR="1998294E">
        <w:rPr>
          <w:lang w:val="pt-BR"/>
        </w:rPr>
        <w:t xml:space="preserve">- Aquando da manutenção de gatos deve prever-se um </w:t>
      </w:r>
      <w:r w:rsidR="00BE60E5">
        <w:rPr>
          <w:lang w:val="pt-BR"/>
        </w:rPr>
        <w:t>n.º</w:t>
      </w:r>
      <w:r w:rsidR="1998294E">
        <w:rPr>
          <w:lang w:val="pt-BR"/>
        </w:rPr>
        <w:t xml:space="preserve"> suficiente de arranhadores, esconderijos e superfícies de repouso em diferentes níveis de altura para garantir que cada gato possa subir, descansar, observar e refugiar-se.</w:t>
      </w:r>
    </w:p>
    <w:p w14:paraId="485CF2EA" w14:textId="4E09BBDB" w:rsidR="005141FE" w:rsidRPr="005E2D3C" w:rsidRDefault="005141FE" w:rsidP="00F95DCA">
      <w:pPr>
        <w:ind w:left="142" w:firstLine="0"/>
        <w:rPr>
          <w:lang w:val="pt-BR"/>
        </w:rPr>
      </w:pPr>
      <w:r>
        <w:rPr>
          <w:lang w:val="pt-BR"/>
        </w:rPr>
        <w:t>3</w:t>
      </w:r>
      <w:r w:rsidR="0441B959">
        <w:rPr>
          <w:lang w:val="pt-BR"/>
        </w:rPr>
        <w:t xml:space="preserve"> - Os operadores e os detentores não podem manter cães ou gatos em locais que restrinjam os seus movimentos naturais, exceto nos casos previstos no </w:t>
      </w:r>
      <w:r w:rsidR="0441B959">
        <w:rPr>
          <w:highlight w:val="yellow"/>
          <w:lang w:val="pt-BR"/>
        </w:rPr>
        <w:t>artigo YYº</w:t>
      </w:r>
      <w:commentRangeStart w:id="127"/>
      <w:commentRangeStart w:id="128"/>
      <w:commentRangeStart w:id="129"/>
      <w:r w:rsidR="0441B959">
        <w:rPr>
          <w:highlight w:val="yellow"/>
          <w:lang w:val="pt-BR"/>
        </w:rPr>
        <w:t xml:space="preserve"> n.º 2 (Condições de manutenção de cães e gatos)</w:t>
      </w:r>
      <w:commentRangeEnd w:id="127"/>
      <w:r w:rsidR="002251E2">
        <w:rPr>
          <w:rStyle w:val="Refdecomentrio"/>
          <w:sz w:val="24"/>
          <w:szCs w:val="24"/>
          <w:lang w:val="pt-BR"/>
        </w:rPr>
        <w:commentReference w:id="127"/>
      </w:r>
      <w:commentRangeEnd w:id="128"/>
      <w:r w:rsidR="0441B959">
        <w:rPr>
          <w:rStyle w:val="Refdecomentrio"/>
          <w:sz w:val="24"/>
          <w:szCs w:val="24"/>
          <w:lang w:val="pt-BR"/>
        </w:rPr>
        <w:commentReference w:id="128"/>
      </w:r>
      <w:commentRangeEnd w:id="129"/>
      <w:r w:rsidR="0441B959">
        <w:rPr>
          <w:rStyle w:val="Refdecomentrio"/>
          <w:sz w:val="24"/>
          <w:szCs w:val="24"/>
          <w:lang w:val="pt-BR"/>
        </w:rPr>
        <w:commentReference w:id="129"/>
      </w:r>
      <w:r w:rsidR="0441B959">
        <w:rPr>
          <w:lang w:val="pt-BR"/>
        </w:rPr>
        <w:t xml:space="preserve"> segundo parágrafo, ou quando os seguintes procedimentos ou tratamentos são realizados:</w:t>
      </w:r>
    </w:p>
    <w:p w14:paraId="1A358D3C" w14:textId="66788CAF" w:rsidR="4D8580D2" w:rsidRPr="005E2D3C" w:rsidRDefault="7BB78307" w:rsidP="00F95DCA">
      <w:pPr>
        <w:rPr>
          <w:lang w:val="pt"/>
        </w:rPr>
      </w:pPr>
      <w:r>
        <w:rPr>
          <w:lang w:val="pt"/>
        </w:rPr>
        <w:t>a)</w:t>
      </w:r>
      <w:r w:rsidR="005141FE">
        <w:t xml:space="preserve"> </w:t>
      </w:r>
      <w:r>
        <w:rPr>
          <w:lang w:val="pt"/>
        </w:rPr>
        <w:t>Exames físicos;</w:t>
      </w:r>
    </w:p>
    <w:p w14:paraId="009F2EFD" w14:textId="312AEEA1" w:rsidR="4D8580D2" w:rsidRPr="005E2D3C" w:rsidRDefault="7BB78307" w:rsidP="00F95DCA">
      <w:pPr>
        <w:rPr>
          <w:lang w:val="pt"/>
        </w:rPr>
      </w:pPr>
      <w:r>
        <w:rPr>
          <w:lang w:val="pt"/>
        </w:rPr>
        <w:t>b)</w:t>
      </w:r>
      <w:r>
        <w:tab/>
      </w:r>
      <w:r>
        <w:rPr>
          <w:lang w:val="pt"/>
        </w:rPr>
        <w:t>Identificação individual de cães ou gatos, ou leitura das referidas informações de identificação;</w:t>
      </w:r>
    </w:p>
    <w:p w14:paraId="64C02B1E" w14:textId="67C6B6FF" w:rsidR="4D8580D2" w:rsidRPr="005E2D3C" w:rsidRDefault="7BB78307" w:rsidP="00F95DCA">
      <w:pPr>
        <w:rPr>
          <w:lang w:val="pt"/>
        </w:rPr>
      </w:pPr>
      <w:r>
        <w:rPr>
          <w:lang w:val="pt"/>
        </w:rPr>
        <w:t>c)</w:t>
      </w:r>
      <w:r>
        <w:tab/>
      </w:r>
      <w:r>
        <w:rPr>
          <w:lang w:val="pt"/>
        </w:rPr>
        <w:t>Colheita de amostras e vacinação;</w:t>
      </w:r>
    </w:p>
    <w:p w14:paraId="311605A7" w14:textId="3CB0747D" w:rsidR="4D8580D2" w:rsidRPr="005E2D3C" w:rsidRDefault="7BB78307" w:rsidP="00F95DCA">
      <w:pPr>
        <w:rPr>
          <w:lang w:val="pt"/>
        </w:rPr>
      </w:pPr>
      <w:r>
        <w:rPr>
          <w:lang w:val="pt"/>
        </w:rPr>
        <w:t>d)</w:t>
      </w:r>
      <w:r>
        <w:tab/>
      </w:r>
      <w:r>
        <w:rPr>
          <w:lang w:val="pt"/>
        </w:rPr>
        <w:t>Procedimentos de limpeza e tosquia, procedimentos higiénicos, sanitários ou reprodutivos que não o acasalamento;</w:t>
      </w:r>
    </w:p>
    <w:p w14:paraId="744917E9" w14:textId="3DAC9A7D" w:rsidR="7706BE61" w:rsidRPr="005E2D3C" w:rsidRDefault="3C819C2C" w:rsidP="00F95DCA">
      <w:pPr>
        <w:rPr>
          <w:lang w:val="pt-BR"/>
        </w:rPr>
      </w:pPr>
      <w:r>
        <w:rPr>
          <w:lang w:val="pt"/>
        </w:rPr>
        <w:t>e)</w:t>
      </w:r>
      <w:r>
        <w:tab/>
      </w:r>
      <w:r>
        <w:rPr>
          <w:lang w:val="pt"/>
        </w:rPr>
        <w:t>Tratamento médico, incluindo tratamentos cirúrgicos ou reabilitação prescrita.</w:t>
      </w:r>
    </w:p>
    <w:p w14:paraId="5EB0922C" w14:textId="629FF98E" w:rsidR="4D8580D2" w:rsidRPr="00BD32C5" w:rsidRDefault="005141FE" w:rsidP="00F95DCA">
      <w:pPr>
        <w:ind w:left="142" w:firstLine="0"/>
        <w:rPr>
          <w:lang w:val="pt"/>
        </w:rPr>
      </w:pPr>
      <w:r w:rsidRPr="00BD32C5">
        <w:t>4 - É</w:t>
      </w:r>
      <w:r w:rsidR="2D4FF585" w:rsidRPr="00F95DCA">
        <w:rPr>
          <w:lang w:val="pt"/>
        </w:rPr>
        <w:t xml:space="preserve"> proibido amarrar cães e gatos por um período superior a uma hora, exceto durante um tratamento médico ou para participação em espetáculos, exposições e concursos de cães ou gatos.</w:t>
      </w:r>
      <w:commentRangeStart w:id="130"/>
      <w:commentRangeEnd w:id="130"/>
      <w:r w:rsidR="002251E2" w:rsidRPr="00BD32C5">
        <w:rPr>
          <w:rStyle w:val="Refdecomentrio"/>
          <w:sz w:val="24"/>
          <w:szCs w:val="24"/>
          <w:lang w:val="pt"/>
        </w:rPr>
        <w:commentReference w:id="130"/>
      </w:r>
    </w:p>
    <w:p w14:paraId="4D465D5C" w14:textId="55711D7B" w:rsidR="345BEDFF" w:rsidRPr="00F95DCA" w:rsidRDefault="005141FE" w:rsidP="00F95DCA">
      <w:pPr>
        <w:ind w:left="142" w:firstLine="0"/>
        <w:rPr>
          <w:lang w:val="pt"/>
        </w:rPr>
      </w:pPr>
      <w:r w:rsidRPr="00F95DCA">
        <w:rPr>
          <w:lang w:val="pt"/>
        </w:rPr>
        <w:t>5</w:t>
      </w:r>
      <w:commentRangeStart w:id="131"/>
      <w:r w:rsidR="6EA5A5F1" w:rsidRPr="00F95DCA">
        <w:rPr>
          <w:lang w:val="pt"/>
        </w:rPr>
        <w:t xml:space="preserve"> - Excetua-se do </w:t>
      </w:r>
      <w:r w:rsidR="008C56A9">
        <w:rPr>
          <w:lang w:val="pt"/>
        </w:rPr>
        <w:t>número anterior</w:t>
      </w:r>
      <w:r w:rsidR="6EA5A5F1" w:rsidRPr="00F95DCA">
        <w:rPr>
          <w:lang w:val="pt"/>
        </w:rPr>
        <w:t xml:space="preserve"> os casos em que o animal é amarrado temporariamente no domicílio de titular ou detentor, desde que se verifiquem cumulativamente as seguintes</w:t>
      </w:r>
      <w:commentRangeEnd w:id="131"/>
      <w:r w:rsidR="002251E2" w:rsidRPr="00F95DCA">
        <w:rPr>
          <w:rStyle w:val="Refdecomentrio"/>
          <w:sz w:val="24"/>
          <w:szCs w:val="24"/>
          <w:lang w:val="pt"/>
        </w:rPr>
        <w:commentReference w:id="131"/>
      </w:r>
      <w:r w:rsidR="6EA5A5F1" w:rsidRPr="00F95DCA">
        <w:rPr>
          <w:lang w:val="pt"/>
        </w:rPr>
        <w:t xml:space="preserve"> condições:</w:t>
      </w:r>
    </w:p>
    <w:p w14:paraId="5B93AC53" w14:textId="1A2DC131" w:rsidR="6D9417F5" w:rsidRPr="00F95DCA" w:rsidRDefault="6D9417F5" w:rsidP="00F95DCA">
      <w:pPr>
        <w:pStyle w:val="PargrafodaLista"/>
        <w:numPr>
          <w:ilvl w:val="0"/>
          <w:numId w:val="257"/>
        </w:numPr>
        <w:ind w:left="502"/>
        <w:rPr>
          <w:lang w:val="pt"/>
        </w:rPr>
      </w:pPr>
      <w:r w:rsidRPr="00F95DCA">
        <w:rPr>
          <w:lang w:val="pt"/>
        </w:rPr>
        <w:t>O animal disponha das condições previstas de manutenção exigidas no presente diploma e não esteja exposto ao ataque por outros animais;</w:t>
      </w:r>
    </w:p>
    <w:p w14:paraId="21B04557" w14:textId="2CA66A29" w:rsidR="6D9417F5" w:rsidRPr="00F95DCA" w:rsidRDefault="6D9417F5" w:rsidP="00F95DCA">
      <w:pPr>
        <w:pStyle w:val="PargrafodaLista"/>
        <w:numPr>
          <w:ilvl w:val="0"/>
          <w:numId w:val="257"/>
        </w:numPr>
        <w:ind w:left="502"/>
        <w:rPr>
          <w:lang w:val="pt"/>
        </w:rPr>
      </w:pPr>
      <w:r w:rsidRPr="00F95DCA">
        <w:rPr>
          <w:lang w:val="pt"/>
        </w:rPr>
        <w:t>Decorra de uma necessidade pontual e temporária, não podendo constituir o meio habitual ou permanente de detenção do animal;</w:t>
      </w:r>
    </w:p>
    <w:p w14:paraId="479FAEA3" w14:textId="160AD074" w:rsidR="001B24C3" w:rsidRPr="00F95DCA" w:rsidRDefault="7706BE61" w:rsidP="00F95DCA">
      <w:pPr>
        <w:pStyle w:val="PargrafodaLista"/>
        <w:numPr>
          <w:ilvl w:val="0"/>
          <w:numId w:val="257"/>
        </w:numPr>
        <w:ind w:left="502"/>
        <w:rPr>
          <w:lang w:val="pt"/>
        </w:rPr>
      </w:pPr>
      <w:r w:rsidRPr="00F95DCA">
        <w:rPr>
          <w:lang w:val="pt"/>
        </w:rPr>
        <w:t xml:space="preserve">O local permita manter o animal sem estar amarrado, impedindo a sua fuga e garantindo aas condições referidas na alínea </w:t>
      </w:r>
      <w:r w:rsidR="005141FE" w:rsidRPr="00F95DCA">
        <w:rPr>
          <w:lang w:val="pt"/>
        </w:rPr>
        <w:t>anterior</w:t>
      </w:r>
      <w:r w:rsidRPr="00F95DCA">
        <w:rPr>
          <w:lang w:val="pt"/>
        </w:rPr>
        <w:t>;</w:t>
      </w:r>
      <w:commentRangeStart w:id="132"/>
      <w:commentRangeEnd w:id="132"/>
      <w:r w:rsidR="001B24C3" w:rsidRPr="00F95DCA">
        <w:rPr>
          <w:rStyle w:val="Refdecomentrio"/>
          <w:sz w:val="24"/>
          <w:szCs w:val="24"/>
          <w:lang w:val="pt"/>
        </w:rPr>
        <w:commentReference w:id="132"/>
      </w:r>
    </w:p>
    <w:p w14:paraId="64D7364E" w14:textId="72887DD8" w:rsidR="005141FE" w:rsidRDefault="005141FE" w:rsidP="00F95DCA">
      <w:pPr>
        <w:pStyle w:val="PargrafodaLista"/>
        <w:numPr>
          <w:ilvl w:val="0"/>
          <w:numId w:val="257"/>
        </w:numPr>
        <w:ind w:left="502"/>
        <w:rPr>
          <w:highlight w:val="yellow"/>
          <w:lang w:val="pt"/>
        </w:rPr>
      </w:pPr>
      <w:r w:rsidRPr="00F95DCA">
        <w:rPr>
          <w:lang w:val="pt"/>
        </w:rPr>
        <w:t>O endereço de detenção do animal registado no SIAC coincida com o endereço do respetivo detentor ou titular</w:t>
      </w:r>
      <w:r w:rsidR="001B24C3" w:rsidRPr="001B24C3">
        <w:rPr>
          <w:lang w:val="pt"/>
        </w:rPr>
        <w:t>.</w:t>
      </w:r>
    </w:p>
    <w:p w14:paraId="2C31A6B2" w14:textId="5C1E6874" w:rsidR="420E2B96" w:rsidRPr="005E2D3C" w:rsidRDefault="00BD32C5" w:rsidP="00F95DCA">
      <w:pPr>
        <w:ind w:left="142" w:firstLine="0"/>
      </w:pPr>
      <w:r>
        <w:rPr>
          <w:lang w:val="pt"/>
        </w:rPr>
        <w:lastRenderedPageBreak/>
        <w:t>6</w:t>
      </w:r>
      <w:r w:rsidR="00034D78">
        <w:t xml:space="preserve"> - </w:t>
      </w:r>
      <w:r w:rsidR="4D8580D2">
        <w:rPr>
          <w:lang w:val="pt"/>
        </w:rPr>
        <w:t>Os operadores e detentores asseguram que os cães ou gatos sejam detidos em condições que lhes permitam exibir comportamentos sociais não nocivos, comportamentos específicos da espécie, e experienciar emoções positivas.</w:t>
      </w:r>
    </w:p>
    <w:p w14:paraId="65699802" w14:textId="0F0C8D01" w:rsidR="420E2B96" w:rsidRPr="005E2D3C" w:rsidRDefault="420E2B96" w:rsidP="00F95DCA">
      <w:pPr>
        <w:jc w:val="center"/>
      </w:pPr>
    </w:p>
    <w:p w14:paraId="5AD34925" w14:textId="6102B797" w:rsidR="005101CF" w:rsidRPr="00E75105" w:rsidRDefault="311765C4" w:rsidP="00F95DCA">
      <w:pPr>
        <w:pStyle w:val="Ttulo2"/>
        <w:ind w:right="0"/>
      </w:pPr>
      <w:bookmarkStart w:id="133" w:name="_Toc223954397"/>
      <w:bookmarkStart w:id="134" w:name="_Toc233682924"/>
      <w:r w:rsidRPr="00E75105">
        <w:t>CAPÍTULO III</w:t>
      </w:r>
      <w:bookmarkEnd w:id="134"/>
    </w:p>
    <w:p w14:paraId="0E2F2700" w14:textId="1178B3F1" w:rsidR="005101CF" w:rsidRPr="00E75105" w:rsidRDefault="311765C4" w:rsidP="00F95DCA">
      <w:pPr>
        <w:pStyle w:val="Ttulo2"/>
        <w:ind w:right="0"/>
      </w:pPr>
      <w:bookmarkStart w:id="135" w:name="_Toc233682925"/>
      <w:r w:rsidRPr="00E75105">
        <w:t>Detenção</w:t>
      </w:r>
      <w:bookmarkEnd w:id="133"/>
      <w:bookmarkEnd w:id="135"/>
    </w:p>
    <w:p w14:paraId="32049AD2" w14:textId="77777777" w:rsidR="00706F3C" w:rsidRPr="005E2D3C" w:rsidRDefault="00706F3C" w:rsidP="00F95DCA"/>
    <w:p w14:paraId="32F1145D" w14:textId="2B2520FB" w:rsidR="005101CF" w:rsidRPr="00E75105" w:rsidRDefault="311765C4" w:rsidP="00F95DCA">
      <w:pPr>
        <w:pStyle w:val="Ttulo3"/>
      </w:pPr>
      <w:bookmarkStart w:id="136" w:name="_Toc223954398"/>
      <w:bookmarkStart w:id="137" w:name="_Toc233682926"/>
      <w:r w:rsidRPr="00E75105">
        <w:t xml:space="preserve">Artigo </w:t>
      </w:r>
      <w:r w:rsidR="00E75105">
        <w:t>20</w:t>
      </w:r>
      <w:r w:rsidRPr="00E75105">
        <w:t>.º</w:t>
      </w:r>
      <w:bookmarkEnd w:id="137"/>
    </w:p>
    <w:p w14:paraId="5C4A0990" w14:textId="7EB883EC" w:rsidR="005101CF" w:rsidRPr="00E75105" w:rsidRDefault="311765C4" w:rsidP="00F95DCA">
      <w:pPr>
        <w:pStyle w:val="Ttulo3"/>
      </w:pPr>
      <w:bookmarkStart w:id="138" w:name="_Toc233682927"/>
      <w:r w:rsidRPr="00E75105">
        <w:t>Manutenção dos animais de companhia</w:t>
      </w:r>
      <w:bookmarkEnd w:id="136"/>
      <w:bookmarkEnd w:id="138"/>
    </w:p>
    <w:p w14:paraId="1F5DB0C2" w14:textId="0DA0C97F" w:rsidR="005101CF" w:rsidRPr="005E2D3C" w:rsidRDefault="00BD32C5" w:rsidP="00F95DCA">
      <w:pPr>
        <w:ind w:left="142" w:firstLine="0"/>
      </w:pPr>
      <w:r>
        <w:t xml:space="preserve">1 </w:t>
      </w:r>
      <w:r w:rsidR="00A626AB">
        <w:t>-</w:t>
      </w:r>
      <w:r w:rsidR="00A626AB">
        <w:rPr>
          <w:rFonts w:eastAsia="Arial"/>
        </w:rPr>
        <w:t xml:space="preserve"> </w:t>
      </w:r>
      <w:r w:rsidR="00A626AB">
        <w:t xml:space="preserve">Os animais só podem ser mantidos em prédios urbanos, rústicos ou mistos, desde que seja assegurada a existência de boas condições de saúde e bem-estar dos animais e a ausência de riscos higiossanitários relativamente à conspurcação ambiental e doenças transmissíveis ao homem e à tranquilidade e segurança de pessoas e de outros animais. </w:t>
      </w:r>
    </w:p>
    <w:p w14:paraId="3A932CE0" w14:textId="3CB04DAB" w:rsidR="005101CF" w:rsidRPr="005E2D3C" w:rsidRDefault="00BD32C5" w:rsidP="00F95DCA">
      <w:pPr>
        <w:ind w:left="142" w:firstLine="0"/>
      </w:pPr>
      <w:r>
        <w:t xml:space="preserve">2 </w:t>
      </w:r>
      <w:r w:rsidR="6F6E9877">
        <w:t>-</w:t>
      </w:r>
      <w:r w:rsidR="6F6E9877">
        <w:rPr>
          <w:rFonts w:eastAsia="Arial"/>
        </w:rPr>
        <w:t xml:space="preserve"> </w:t>
      </w:r>
      <w:r w:rsidR="6F6E9877">
        <w:t xml:space="preserve">Em caso de não cumprimento do disposto no </w:t>
      </w:r>
      <w:r w:rsidR="00BE60E5">
        <w:t>n.º</w:t>
      </w:r>
      <w:r w:rsidR="6F6E9877">
        <w:t xml:space="preserve"> anterior, ou quando forem detetadas situações graves de insalubridade ou de saúde e bem-estar dos animais, a câmara municipal competente, após visita de controlo conjunta do delegado de saúde e do médico-veterinário municipal</w:t>
      </w:r>
      <w:r w:rsidR="004B2BAF">
        <w:t xml:space="preserve"> (</w:t>
      </w:r>
      <w:r w:rsidR="6F6E9877">
        <w:t>MVM</w:t>
      </w:r>
      <w:r w:rsidR="004B2BAF">
        <w:t>)</w:t>
      </w:r>
      <w:r w:rsidR="6F6E9877">
        <w:t xml:space="preserve">, notifica o detentor de que dispõe de 15 dias para realojar os animais em excesso, ou corrigir a situação detetada, devendo, decorrido esse prazo, apresentar à respetiva câmara municipal, prova das diligências efetuadas. </w:t>
      </w:r>
    </w:p>
    <w:p w14:paraId="3B2D56BB" w14:textId="6E1413CF" w:rsidR="005101CF" w:rsidRPr="005E2D3C" w:rsidRDefault="004B2BAF" w:rsidP="00F95DCA">
      <w:pPr>
        <w:ind w:left="142" w:firstLine="0"/>
      </w:pPr>
      <w:r>
        <w:t xml:space="preserve">3 </w:t>
      </w:r>
      <w:r w:rsidR="00A626AB">
        <w:t>-</w:t>
      </w:r>
      <w:r w:rsidR="00A626AB">
        <w:rPr>
          <w:rFonts w:eastAsia="Arial"/>
        </w:rPr>
        <w:t xml:space="preserve"> </w:t>
      </w:r>
      <w:r w:rsidR="00A626AB">
        <w:t xml:space="preserve">Findo o prazo referido no </w:t>
      </w:r>
      <w:r w:rsidR="008C56A9">
        <w:t>número anterior</w:t>
      </w:r>
      <w:r w:rsidR="00A626AB">
        <w:t xml:space="preserve"> sem que tenha sido dado cumprimento à determinação ali prevista, os animais são recolhidos pela câmara municipal competente para o centro de recolha oficial ou para alojamento oficial a designar, podendo, para o efeito, ser solicitada a emissão de mandado judicial que permita aceder ao local. </w:t>
      </w:r>
    </w:p>
    <w:p w14:paraId="5B08FEB3" w14:textId="1348CEA8" w:rsidR="3344587D" w:rsidRPr="005E2D3C" w:rsidRDefault="004B2BAF" w:rsidP="00F95DCA">
      <w:pPr>
        <w:ind w:left="142" w:firstLine="0"/>
      </w:pPr>
      <w:r>
        <w:t xml:space="preserve">4 </w:t>
      </w:r>
      <w:r w:rsidR="3344587D">
        <w:t>-</w:t>
      </w:r>
      <w:r w:rsidR="3344587D">
        <w:rPr>
          <w:rFonts w:eastAsia="Arial"/>
        </w:rPr>
        <w:t xml:space="preserve"> </w:t>
      </w:r>
      <w:r w:rsidR="3344587D">
        <w:t xml:space="preserve">A presença e o </w:t>
      </w:r>
      <w:r w:rsidR="00BE60E5">
        <w:t>n.º</w:t>
      </w:r>
      <w:r w:rsidR="3344587D">
        <w:t xml:space="preserve"> de animais de companhia admitidos nas frações autónomas em regime de propriedade horizontal podem ser fixados no regulamento de condomínio.</w:t>
      </w:r>
    </w:p>
    <w:p w14:paraId="1EB8000F" w14:textId="6136095D" w:rsidR="55CC9BA4" w:rsidRPr="005E2D3C" w:rsidRDefault="55CC9BA4" w:rsidP="00F95DCA"/>
    <w:p w14:paraId="609CC13C" w14:textId="6359802C" w:rsidR="005101CF" w:rsidRPr="00F95DCA" w:rsidRDefault="00A626AB" w:rsidP="00F95DCA">
      <w:pPr>
        <w:pStyle w:val="Ttulo3"/>
        <w:rPr>
          <w:highlight w:val="yellow"/>
        </w:rPr>
      </w:pPr>
      <w:bookmarkStart w:id="139" w:name="_Toc223954399"/>
      <w:bookmarkStart w:id="140" w:name="_Toc233682928"/>
      <w:r w:rsidRPr="00F95DCA">
        <w:rPr>
          <w:highlight w:val="yellow"/>
        </w:rPr>
        <w:lastRenderedPageBreak/>
        <w:t xml:space="preserve">Artigo </w:t>
      </w:r>
      <w:r w:rsidR="001B24C3">
        <w:rPr>
          <w:highlight w:val="yellow"/>
        </w:rPr>
        <w:t>2</w:t>
      </w:r>
      <w:r w:rsidR="00E75105">
        <w:rPr>
          <w:highlight w:val="yellow"/>
        </w:rPr>
        <w:t>1</w:t>
      </w:r>
      <w:r w:rsidRPr="00F95DCA">
        <w:rPr>
          <w:highlight w:val="yellow"/>
        </w:rPr>
        <w:t>.º</w:t>
      </w:r>
      <w:bookmarkEnd w:id="140"/>
    </w:p>
    <w:p w14:paraId="2D139E6C" w14:textId="6BDB99E3" w:rsidR="005101CF" w:rsidRPr="00E75105" w:rsidRDefault="001B24C3" w:rsidP="00F95DCA">
      <w:pPr>
        <w:pStyle w:val="Ttulo3"/>
      </w:pPr>
      <w:bookmarkStart w:id="141" w:name="_Toc233682929"/>
      <w:r w:rsidRPr="001B24C3">
        <w:rPr>
          <w:highlight w:val="yellow"/>
        </w:rPr>
        <w:t>L</w:t>
      </w:r>
      <w:bookmarkEnd w:id="139"/>
      <w:commentRangeStart w:id="142"/>
      <w:r w:rsidR="009C7F90" w:rsidRPr="001B24C3">
        <w:rPr>
          <w:highlight w:val="yellow"/>
        </w:rPr>
        <w:t xml:space="preserve">imite do </w:t>
      </w:r>
      <w:r w:rsidR="00BE60E5">
        <w:rPr>
          <w:highlight w:val="yellow"/>
        </w:rPr>
        <w:t>n</w:t>
      </w:r>
      <w:r w:rsidR="00E75105">
        <w:rPr>
          <w:highlight w:val="yellow"/>
        </w:rPr>
        <w:t>úmero</w:t>
      </w:r>
      <w:r w:rsidR="009C7F90" w:rsidRPr="001B24C3">
        <w:rPr>
          <w:highlight w:val="yellow"/>
        </w:rPr>
        <w:t xml:space="preserve"> </w:t>
      </w:r>
      <w:r w:rsidR="311765C4" w:rsidRPr="00F95DCA">
        <w:rPr>
          <w:highlight w:val="yellow"/>
        </w:rPr>
        <w:t>de animais</w:t>
      </w:r>
      <w:commentRangeEnd w:id="142"/>
      <w:r w:rsidR="002251E2" w:rsidRPr="00F95DCA">
        <w:rPr>
          <w:rStyle w:val="Refdecomentrio"/>
          <w:sz w:val="24"/>
          <w:szCs w:val="24"/>
          <w:highlight w:val="yellow"/>
        </w:rPr>
        <w:commentReference w:id="142"/>
      </w:r>
      <w:r w:rsidRPr="00F95DCA">
        <w:rPr>
          <w:highlight w:val="yellow"/>
        </w:rPr>
        <w:t xml:space="preserve"> detidos</w:t>
      </w:r>
      <w:bookmarkEnd w:id="141"/>
    </w:p>
    <w:p w14:paraId="64B16781" w14:textId="62AB8895" w:rsidR="005101CF" w:rsidRPr="005E2D3C" w:rsidRDefault="006E6562" w:rsidP="00F95DCA">
      <w:pPr>
        <w:ind w:left="142" w:firstLine="0"/>
      </w:pPr>
      <w:r>
        <w:t xml:space="preserve">1 </w:t>
      </w:r>
      <w:r w:rsidR="00A626AB">
        <w:t>-</w:t>
      </w:r>
      <w:r w:rsidR="00A626AB">
        <w:rPr>
          <w:rFonts w:eastAsia="Arial"/>
        </w:rPr>
        <w:t xml:space="preserve"> </w:t>
      </w:r>
      <w:r w:rsidR="00A626AB">
        <w:t>Nas frações autónomas de prédios urbanos e moradias sem logradouro podem ser alojados a</w:t>
      </w:r>
      <w:r w:rsidR="00A626AB">
        <w:rPr>
          <w:color w:val="auto"/>
        </w:rPr>
        <w:t>té três cães ou quatro gatos</w:t>
      </w:r>
      <w:r w:rsidR="00A626AB">
        <w:t xml:space="preserve">, não podendo, no total, ser excedido o </w:t>
      </w:r>
      <w:r w:rsidR="00BE60E5">
        <w:t>n</w:t>
      </w:r>
      <w:r w:rsidR="00E75105">
        <w:t>úmero</w:t>
      </w:r>
      <w:r w:rsidR="00A626AB">
        <w:t xml:space="preserve"> de quatro animais. </w:t>
      </w:r>
    </w:p>
    <w:p w14:paraId="04DCAAA4" w14:textId="7E006A11" w:rsidR="005101CF" w:rsidRPr="005E2D3C" w:rsidRDefault="006E6562" w:rsidP="00F95DCA">
      <w:pPr>
        <w:ind w:left="142" w:firstLine="0"/>
      </w:pPr>
      <w:r>
        <w:t xml:space="preserve">2 </w:t>
      </w:r>
      <w:r w:rsidR="4A1CCCD2">
        <w:t>-</w:t>
      </w:r>
      <w:r w:rsidR="4A1CCCD2">
        <w:rPr>
          <w:rFonts w:eastAsia="Arial"/>
        </w:rPr>
        <w:t xml:space="preserve"> </w:t>
      </w:r>
      <w:r w:rsidR="4A1CCCD2">
        <w:t>Nos prédios urbanos em zona urbana, com logradouro de uso exclusivo e nos prédios rústicos e mistos, podem ser alojados até seis animais.</w:t>
      </w:r>
    </w:p>
    <w:p w14:paraId="5BE867F4" w14:textId="7F3219A2" w:rsidR="3FF72B23" w:rsidRPr="005E2D3C" w:rsidRDefault="006E6562" w:rsidP="00F95DCA">
      <w:pPr>
        <w:ind w:left="142" w:firstLine="0"/>
        <w:rPr>
          <w:color w:val="272B30"/>
        </w:rPr>
      </w:pPr>
      <w:r>
        <w:t>3</w:t>
      </w:r>
      <w:r w:rsidR="0CCF0549">
        <w:t xml:space="preserve"> - Sem prejuízo do disposto no </w:t>
      </w:r>
      <w:r w:rsidR="008C56A9">
        <w:t>número anterior</w:t>
      </w:r>
      <w:r w:rsidR="0CCF0549">
        <w:t xml:space="preserve">, </w:t>
      </w:r>
      <w:r w:rsidR="0CCF0549">
        <w:rPr>
          <w:color w:val="272B30"/>
        </w:rPr>
        <w:t xml:space="preserve">tal </w:t>
      </w:r>
      <w:r w:rsidR="00BE60E5">
        <w:rPr>
          <w:color w:val="272B30"/>
        </w:rPr>
        <w:t>n.º</w:t>
      </w:r>
      <w:r w:rsidR="0CCF0549">
        <w:rPr>
          <w:color w:val="272B30"/>
        </w:rPr>
        <w:t xml:space="preserve"> pode ser excedido se não houver atividade prevista pelo </w:t>
      </w:r>
      <w:r w:rsidR="0CCF0549" w:rsidRPr="00F95DCA">
        <w:rPr>
          <w:color w:val="272B30"/>
          <w:highlight w:val="cyan"/>
        </w:rPr>
        <w:t>capítulo X (estabelecimentos)</w:t>
      </w:r>
      <w:r w:rsidR="0CCF0549">
        <w:rPr>
          <w:color w:val="272B30"/>
        </w:rPr>
        <w:t xml:space="preserve">, sob pedido do titular ou   detentor à </w:t>
      </w:r>
      <w:r>
        <w:rPr>
          <w:color w:val="272B30"/>
        </w:rPr>
        <w:t>câmara municipal</w:t>
      </w:r>
      <w:r w:rsidR="0CCF0549">
        <w:rPr>
          <w:color w:val="272B30"/>
        </w:rPr>
        <w:t xml:space="preserve">, e mediante parecer vinculativo do médico-veterinário municipal, pode ser autorizado um </w:t>
      </w:r>
      <w:r w:rsidR="00BE60E5">
        <w:rPr>
          <w:color w:val="272B30"/>
        </w:rPr>
        <w:t>n.º</w:t>
      </w:r>
      <w:r w:rsidR="0CCF0549">
        <w:rPr>
          <w:color w:val="272B30"/>
        </w:rPr>
        <w:t xml:space="preserve"> superior de animais, desde que se verifiquem todos os requisitos higiossanitários e de bem-estar animal legalmente exigidos.</w:t>
      </w:r>
    </w:p>
    <w:p w14:paraId="6AA2F228" w14:textId="7F64B40F" w:rsidR="199CA68B" w:rsidRPr="005E2D3C" w:rsidRDefault="006E6562" w:rsidP="00F95DCA">
      <w:pPr>
        <w:ind w:left="142" w:firstLine="0"/>
        <w:rPr>
          <w:color w:val="272B30"/>
        </w:rPr>
      </w:pPr>
      <w:r>
        <w:rPr>
          <w:color w:val="272B30"/>
        </w:rPr>
        <w:t xml:space="preserve">4 - </w:t>
      </w:r>
      <w:r w:rsidR="018E0D71">
        <w:rPr>
          <w:color w:val="272B30"/>
        </w:rPr>
        <w:t xml:space="preserve">As câmaras municipais ficam obrigadas a comunicar à DGAV os locais aprovados nos termos do </w:t>
      </w:r>
      <w:r w:rsidR="008C56A9">
        <w:rPr>
          <w:color w:val="272B30"/>
        </w:rPr>
        <w:t>número anterior</w:t>
      </w:r>
      <w:r w:rsidR="018E0D71">
        <w:rPr>
          <w:color w:val="272B30"/>
        </w:rPr>
        <w:t>.</w:t>
      </w:r>
    </w:p>
    <w:p w14:paraId="772AACE6" w14:textId="5AD193F0" w:rsidR="005E68AA" w:rsidRPr="005E2D3C" w:rsidRDefault="005E68AA" w:rsidP="00F95DCA">
      <w:pPr>
        <w:rPr>
          <w:strike/>
        </w:rPr>
      </w:pPr>
    </w:p>
    <w:p w14:paraId="56BDC171" w14:textId="7EAC64E2" w:rsidR="005101CF" w:rsidRPr="00E75105" w:rsidRDefault="00A626AB" w:rsidP="00F95DCA">
      <w:pPr>
        <w:pStyle w:val="Ttulo2"/>
        <w:ind w:right="0"/>
      </w:pPr>
      <w:bookmarkStart w:id="143" w:name="_Toc223954400"/>
      <w:bookmarkStart w:id="144" w:name="_Toc233682930"/>
      <w:r w:rsidRPr="00E75105">
        <w:t>CAPÍTULO IV</w:t>
      </w:r>
      <w:bookmarkEnd w:id="144"/>
    </w:p>
    <w:p w14:paraId="4F4BA9F1" w14:textId="5F778D77" w:rsidR="005101CF" w:rsidRPr="00E75105" w:rsidRDefault="4A1CCCD2" w:rsidP="00F95DCA">
      <w:pPr>
        <w:pStyle w:val="Ttulo2"/>
        <w:ind w:right="0"/>
      </w:pPr>
      <w:bookmarkStart w:id="145" w:name="_Toc233682931"/>
      <w:r w:rsidRPr="00E75105">
        <w:t xml:space="preserve">Detenção em </w:t>
      </w:r>
      <w:bookmarkEnd w:id="143"/>
      <w:r w:rsidRPr="00E75105">
        <w:t>estabelecimentos</w:t>
      </w:r>
      <w:bookmarkEnd w:id="145"/>
    </w:p>
    <w:p w14:paraId="1335F258" w14:textId="7C85BFEB" w:rsidR="00610993" w:rsidRPr="00F95DCA" w:rsidRDefault="00610993" w:rsidP="00F95DCA">
      <w:pPr>
        <w:ind w:right="0"/>
        <w:jc w:val="center"/>
        <w:rPr>
          <w:b/>
          <w:bCs/>
        </w:rPr>
      </w:pPr>
    </w:p>
    <w:p w14:paraId="5A3DFF97" w14:textId="2194CEAE" w:rsidR="005101CF" w:rsidRPr="00E75105" w:rsidRDefault="5BF3B7D7" w:rsidP="00F95DCA">
      <w:pPr>
        <w:pStyle w:val="Ttulo2"/>
        <w:ind w:right="0"/>
      </w:pPr>
      <w:bookmarkStart w:id="146" w:name="_Toc223954402"/>
      <w:bookmarkStart w:id="147" w:name="_Toc233682932"/>
      <w:r w:rsidRPr="00E75105">
        <w:t>SECÇÃO I</w:t>
      </w:r>
      <w:bookmarkEnd w:id="147"/>
    </w:p>
    <w:p w14:paraId="454DFDDE" w14:textId="18AD0125" w:rsidR="005101CF" w:rsidRPr="00E75105" w:rsidRDefault="4A1CCCD2" w:rsidP="00F95DCA">
      <w:pPr>
        <w:pStyle w:val="Ttulo2"/>
        <w:ind w:right="0"/>
      </w:pPr>
      <w:bookmarkStart w:id="148" w:name="_Toc233682933"/>
      <w:r w:rsidRPr="00E75105">
        <w:t>Condições gerais dos estabelecimentos</w:t>
      </w:r>
      <w:bookmarkEnd w:id="146"/>
      <w:bookmarkEnd w:id="148"/>
    </w:p>
    <w:p w14:paraId="1FB4EE05" w14:textId="77777777" w:rsidR="00706F3C" w:rsidRPr="00F95DCA" w:rsidRDefault="00706F3C" w:rsidP="00F95DCA">
      <w:pPr>
        <w:jc w:val="center"/>
        <w:rPr>
          <w:b/>
          <w:bCs/>
        </w:rPr>
      </w:pPr>
    </w:p>
    <w:p w14:paraId="287306C4" w14:textId="352546F0" w:rsidR="005101CF" w:rsidRPr="00E75105" w:rsidRDefault="00A626AB" w:rsidP="00F95DCA">
      <w:pPr>
        <w:pStyle w:val="Ttulo3"/>
      </w:pPr>
      <w:bookmarkStart w:id="149" w:name="_Toc223954403"/>
      <w:bookmarkStart w:id="150" w:name="_Toc233682934"/>
      <w:r w:rsidRPr="00E75105">
        <w:t xml:space="preserve">Artigo </w:t>
      </w:r>
      <w:r w:rsidR="006E6562">
        <w:t>2</w:t>
      </w:r>
      <w:r w:rsidR="00E75105">
        <w:t>2</w:t>
      </w:r>
      <w:r w:rsidRPr="00E75105">
        <w:t>.º</w:t>
      </w:r>
      <w:bookmarkEnd w:id="150"/>
    </w:p>
    <w:p w14:paraId="15252EE7" w14:textId="05C42417" w:rsidR="005101CF" w:rsidRPr="005E2D3C" w:rsidRDefault="3089CAEB" w:rsidP="00F95DCA">
      <w:pPr>
        <w:pStyle w:val="Ttulo3"/>
        <w:rPr>
          <w:lang w:val="pt"/>
        </w:rPr>
      </w:pPr>
      <w:bookmarkStart w:id="151" w:name="_Toc233682935"/>
      <w:bookmarkEnd w:id="149"/>
      <w:r w:rsidRPr="00E75105">
        <w:rPr>
          <w:lang w:val="pt-BR"/>
        </w:rPr>
        <w:t>Obrigações gerais em matéria de bem-estar</w:t>
      </w:r>
      <w:bookmarkEnd w:id="151"/>
    </w:p>
    <w:p w14:paraId="4E851541" w14:textId="43B361DA" w:rsidR="005101CF" w:rsidRPr="005E2D3C" w:rsidRDefault="006E6562" w:rsidP="00F95DCA">
      <w:pPr>
        <w:ind w:left="142" w:firstLine="0"/>
      </w:pPr>
      <w:r>
        <w:t xml:space="preserve">1 - </w:t>
      </w:r>
      <w:r w:rsidR="49DA5176">
        <w:t>Os detentores de animais de companhia que se dediquem à sua reprodução, criação, manutenção ou venda devem cumprir as condições previstas no presente capítulo.</w:t>
      </w:r>
    </w:p>
    <w:p w14:paraId="675E7B60" w14:textId="76BF8FAA" w:rsidR="00E9704E" w:rsidRPr="005E2D3C" w:rsidRDefault="006E6562" w:rsidP="00F95DCA">
      <w:pPr>
        <w:ind w:left="142" w:firstLine="0"/>
      </w:pPr>
      <w:r>
        <w:t xml:space="preserve">2 - </w:t>
      </w:r>
      <w:r w:rsidR="57953D7A">
        <w:rPr>
          <w:lang w:val="pt"/>
        </w:rPr>
        <w:t>Os operadores asseguram o bem</w:t>
      </w:r>
      <w:r w:rsidR="57953D7A">
        <w:noBreakHyphen/>
      </w:r>
      <w:r w:rsidR="57953D7A">
        <w:rPr>
          <w:lang w:val="pt"/>
        </w:rPr>
        <w:t>estar dos animais de companhia pelos quais são responsáveis, fazendo uma monitorização dos indicadores relativos ao comportamento e aspeto físico baseados nos animais e tomando medidas em função do resultado dessa monitorização.</w:t>
      </w:r>
    </w:p>
    <w:p w14:paraId="60FA71F2" w14:textId="2DF75AAE" w:rsidR="005101CF" w:rsidRPr="005E2D3C" w:rsidRDefault="005101CF" w:rsidP="00F95DCA"/>
    <w:p w14:paraId="1C435EDD" w14:textId="16FAAA93" w:rsidR="5BB7036C" w:rsidRPr="00E75105" w:rsidRDefault="5BB7036C" w:rsidP="00F95DCA">
      <w:pPr>
        <w:pStyle w:val="Ttulo3"/>
      </w:pPr>
      <w:bookmarkStart w:id="152" w:name="_Toc233682936"/>
      <w:r w:rsidRPr="00E75105">
        <w:lastRenderedPageBreak/>
        <w:t>Artigo</w:t>
      </w:r>
      <w:r w:rsidR="006E6562">
        <w:t xml:space="preserve"> 2</w:t>
      </w:r>
      <w:r w:rsidR="00E75105">
        <w:t>3</w:t>
      </w:r>
      <w:r w:rsidRPr="00E75105">
        <w:t>.º</w:t>
      </w:r>
      <w:bookmarkEnd w:id="152"/>
    </w:p>
    <w:p w14:paraId="0CE1E118" w14:textId="4DF1A97D" w:rsidR="5BB7036C" w:rsidRPr="005E2D3C" w:rsidRDefault="5BB7036C" w:rsidP="00F95DCA">
      <w:pPr>
        <w:pStyle w:val="Ttulo3"/>
      </w:pPr>
      <w:bookmarkStart w:id="153" w:name="_Toc233682937"/>
      <w:r w:rsidRPr="00E75105">
        <w:t>Maneio de Animais de Companhia</w:t>
      </w:r>
      <w:bookmarkEnd w:id="153"/>
    </w:p>
    <w:p w14:paraId="7CE208A0" w14:textId="4AFFF681" w:rsidR="5BB7036C" w:rsidRPr="005E2D3C" w:rsidRDefault="006E6562" w:rsidP="00F95DCA">
      <w:pPr>
        <w:ind w:left="142" w:firstLine="0"/>
      </w:pPr>
      <w:r>
        <w:t xml:space="preserve">1 - </w:t>
      </w:r>
      <w:r w:rsidR="5BB7036C">
        <w:t xml:space="preserve">Nos estabelecimentos, </w:t>
      </w:r>
      <w:commentRangeStart w:id="154"/>
      <w:r w:rsidR="5BB7036C">
        <w:t xml:space="preserve">designadamente nos centros de recolha oficial e abrigos, a observação diária dos animais de companhia e o seu maneio, a organização da dieta e o tratamento médico-veterinário devem ser assegurados por pessoal com aptidão para o efeito e em </w:t>
      </w:r>
      <w:r w:rsidR="00BE60E5">
        <w:t>n.º</w:t>
      </w:r>
      <w:r w:rsidR="5BB7036C">
        <w:t xml:space="preserve"> adequado à quantidade e espécies animais mantidas.</w:t>
      </w:r>
    </w:p>
    <w:p w14:paraId="046DE611" w14:textId="090A0012" w:rsidR="5BB7036C" w:rsidRDefault="006E6562" w:rsidP="00F95DCA">
      <w:pPr>
        <w:ind w:left="142" w:firstLine="0"/>
      </w:pPr>
      <w:r>
        <w:t xml:space="preserve">2 - </w:t>
      </w:r>
      <w:r w:rsidR="5BB7036C">
        <w:t xml:space="preserve">O maneio deve ser feito por pessoal com experiência ou formação adequada </w:t>
      </w:r>
      <w:r w:rsidR="5BB7036C" w:rsidRPr="00F95DCA">
        <w:rPr>
          <w:highlight w:val="yellow"/>
        </w:rPr>
        <w:t>(nos termos do XX.º)</w:t>
      </w:r>
      <w:r w:rsidR="5BB7036C">
        <w:t xml:space="preserve"> e sob a orientação de um médico-veterinário ou pessoa competente para o efeito.</w:t>
      </w:r>
      <w:commentRangeEnd w:id="154"/>
      <w:r w:rsidR="002251E2">
        <w:rPr>
          <w:rStyle w:val="Refdecomentrio"/>
          <w:sz w:val="24"/>
          <w:szCs w:val="24"/>
        </w:rPr>
        <w:commentReference w:id="154"/>
      </w:r>
    </w:p>
    <w:p w14:paraId="0013A0CB" w14:textId="10A1DA6F" w:rsidR="00E9704E" w:rsidRPr="00F95DCA" w:rsidRDefault="00E9704E" w:rsidP="00F95DCA">
      <w:pPr>
        <w:ind w:left="142" w:firstLine="0"/>
        <w:rPr>
          <w:lang w:val="pt-BR"/>
        </w:rPr>
      </w:pPr>
      <w:r>
        <w:rPr>
          <w:highlight w:val="yellow"/>
          <w:lang w:val="pt-BR"/>
        </w:rPr>
        <w:t xml:space="preserve">3 - Os operadores devem assegurar que o maneio dos animais de companhia detidos no estabelecimento, </w:t>
      </w:r>
      <w:commentRangeStart w:id="155"/>
      <w:commentRangeEnd w:id="155"/>
      <w:r w:rsidR="002251E2">
        <w:rPr>
          <w:rStyle w:val="Refdecomentrio"/>
          <w:sz w:val="24"/>
          <w:szCs w:val="24"/>
          <w:highlight w:val="yellow"/>
          <w:lang w:val="pt-BR"/>
        </w:rPr>
        <w:commentReference w:id="155"/>
      </w:r>
      <w:r>
        <w:rPr>
          <w:highlight w:val="yellow"/>
          <w:lang w:val="pt-BR"/>
        </w:rPr>
        <w:t xml:space="preserve">seja assegurado por um </w:t>
      </w:r>
      <w:r w:rsidR="00BE60E5">
        <w:rPr>
          <w:highlight w:val="yellow"/>
          <w:lang w:val="pt-BR"/>
        </w:rPr>
        <w:t>n.º</w:t>
      </w:r>
      <w:r>
        <w:rPr>
          <w:highlight w:val="yellow"/>
          <w:lang w:val="pt-BR"/>
        </w:rPr>
        <w:t xml:space="preserve"> de tratadores de animais suficiente para satisfazer as necessidades de bem-estar</w:t>
      </w:r>
      <w:r>
        <w:rPr>
          <w:lang w:val="pt-BR"/>
        </w:rPr>
        <w:t>.</w:t>
      </w:r>
    </w:p>
    <w:p w14:paraId="4BE8B32E" w14:textId="58A08163" w:rsidR="5BB7036C" w:rsidRPr="005E2D3C" w:rsidRDefault="00E9704E" w:rsidP="00F95DCA">
      <w:pPr>
        <w:ind w:left="142" w:firstLine="0"/>
      </w:pPr>
      <w:r>
        <w:t>4</w:t>
      </w:r>
      <w:r w:rsidR="5BB7036C">
        <w:t xml:space="preserve"> - Todos os animais devem ser alvo de inspeção diária, sendo de imediato prestados os primeiros cuidados aos que tiverem sinais que levem a suspeitar estarem doentes, lesionados ou com alterações comportamentais. </w:t>
      </w:r>
    </w:p>
    <w:p w14:paraId="266F6EE4" w14:textId="20909A98" w:rsidR="5BB7036C" w:rsidRPr="005E2D3C" w:rsidRDefault="00E9704E" w:rsidP="00F95DCA">
      <w:pPr>
        <w:ind w:left="142" w:firstLine="0"/>
      </w:pPr>
      <w:r>
        <w:t>5</w:t>
      </w:r>
      <w:r w:rsidR="5BB7036C">
        <w:t xml:space="preserve"> - O manuseamento dos animais deve ser feito de forma a não lhes causar quaisquer dores, sofrimento ou distúrbios desnecessários. </w:t>
      </w:r>
    </w:p>
    <w:p w14:paraId="19E189DE" w14:textId="668774B6" w:rsidR="5BB7036C" w:rsidRPr="005E2D3C" w:rsidRDefault="00E9704E" w:rsidP="00F95DCA">
      <w:pPr>
        <w:ind w:left="142" w:firstLine="0"/>
      </w:pPr>
      <w:r>
        <w:t>6</w:t>
      </w:r>
      <w:r w:rsidR="5BB7036C">
        <w:t xml:space="preserve"> - Quando houver necessidade de recorrer a meios de contenção, não devem estes causar ferimentos, dores ou angústia desnecessários aos animais.</w:t>
      </w:r>
    </w:p>
    <w:p w14:paraId="44527153" w14:textId="53C1701E" w:rsidR="735BD022" w:rsidRPr="005E2D3C" w:rsidRDefault="735BD022" w:rsidP="00F95DCA"/>
    <w:p w14:paraId="779E36F7" w14:textId="7358F0C5" w:rsidR="586F9130" w:rsidRPr="00E75105" w:rsidRDefault="3CF31F08" w:rsidP="00F95DCA">
      <w:pPr>
        <w:pStyle w:val="Ttulo3"/>
      </w:pPr>
      <w:bookmarkStart w:id="156" w:name="_Toc233682938"/>
      <w:r w:rsidRPr="00E75105">
        <w:rPr>
          <w:lang w:val="pt-BR"/>
        </w:rPr>
        <w:t xml:space="preserve">Artigo </w:t>
      </w:r>
      <w:r w:rsidR="006E6562">
        <w:rPr>
          <w:lang w:val="pt-BR"/>
        </w:rPr>
        <w:t>2</w:t>
      </w:r>
      <w:r w:rsidR="00E75105">
        <w:rPr>
          <w:lang w:val="pt-BR"/>
        </w:rPr>
        <w:t>4</w:t>
      </w:r>
      <w:r w:rsidRPr="00E75105">
        <w:rPr>
          <w:lang w:val="pt-BR"/>
        </w:rPr>
        <w:t>.º</w:t>
      </w:r>
      <w:bookmarkEnd w:id="156"/>
    </w:p>
    <w:p w14:paraId="3417CCC8" w14:textId="3CB5970D" w:rsidR="586F9130" w:rsidRPr="00E75105" w:rsidRDefault="3CF31F08" w:rsidP="00F95DCA">
      <w:pPr>
        <w:pStyle w:val="Ttulo3"/>
        <w:rPr>
          <w:lang w:val="pt"/>
        </w:rPr>
      </w:pPr>
      <w:bookmarkStart w:id="157" w:name="_Toc233682939"/>
      <w:r w:rsidRPr="00E75105">
        <w:rPr>
          <w:lang w:val="pt"/>
        </w:rPr>
        <w:t>Condições Gerais dos estabelecimentos</w:t>
      </w:r>
      <w:bookmarkEnd w:id="157"/>
    </w:p>
    <w:p w14:paraId="20B8AE62" w14:textId="67CCDFEA" w:rsidR="586F9130" w:rsidRPr="005E2D3C" w:rsidRDefault="006E6562" w:rsidP="00F95DCA">
      <w:pPr>
        <w:rPr>
          <w:lang w:val="pt"/>
        </w:rPr>
      </w:pPr>
      <w:r>
        <w:t xml:space="preserve">1 - </w:t>
      </w:r>
      <w:r w:rsidR="3CF31F08">
        <w:rPr>
          <w:lang w:val="pt"/>
        </w:rPr>
        <w:t xml:space="preserve">Os </w:t>
      </w:r>
      <w:commentRangeStart w:id="158"/>
      <w:commentRangeStart w:id="159"/>
      <w:r w:rsidR="3CF31F08">
        <w:rPr>
          <w:lang w:val="pt"/>
        </w:rPr>
        <w:t xml:space="preserve">operadores </w:t>
      </w:r>
      <w:commentRangeEnd w:id="158"/>
      <w:r w:rsidR="002251E2">
        <w:rPr>
          <w:rStyle w:val="Refdecomentrio"/>
          <w:sz w:val="24"/>
          <w:szCs w:val="24"/>
          <w:lang w:val="pt"/>
        </w:rPr>
        <w:commentReference w:id="158"/>
      </w:r>
      <w:commentRangeEnd w:id="159"/>
      <w:r w:rsidR="3CF31F08">
        <w:rPr>
          <w:rStyle w:val="Refdecomentrio"/>
          <w:sz w:val="24"/>
          <w:szCs w:val="24"/>
          <w:lang w:val="pt"/>
        </w:rPr>
        <w:commentReference w:id="159"/>
      </w:r>
      <w:r w:rsidR="3CF31F08">
        <w:rPr>
          <w:lang w:val="pt"/>
        </w:rPr>
        <w:t>asseguram</w:t>
      </w:r>
      <w:r w:rsidR="007E7D96">
        <w:rPr>
          <w:lang w:val="pt"/>
        </w:rPr>
        <w:t>,</w:t>
      </w:r>
      <w:r w:rsidR="3CF31F08">
        <w:rPr>
          <w:lang w:val="pt"/>
        </w:rPr>
        <w:t xml:space="preserve"> </w:t>
      </w:r>
      <w:r w:rsidR="00E20AD1">
        <w:rPr>
          <w:lang w:val="pt"/>
        </w:rPr>
        <w:t>nos estabelecimentos</w:t>
      </w:r>
      <w:r w:rsidR="00E20AD1" w:rsidRPr="00E20AD1">
        <w:rPr>
          <w:lang w:val="pt-BR"/>
        </w:rPr>
        <w:t xml:space="preserve"> </w:t>
      </w:r>
      <w:r w:rsidR="00E20AD1">
        <w:rPr>
          <w:lang w:val="pt-BR"/>
        </w:rPr>
        <w:t>onde animais são detidos</w:t>
      </w:r>
      <w:r w:rsidR="007E7D96">
        <w:rPr>
          <w:lang w:val="pt-BR"/>
        </w:rPr>
        <w:t>,</w:t>
      </w:r>
      <w:r w:rsidR="00E20AD1">
        <w:rPr>
          <w:lang w:val="pt-BR"/>
        </w:rPr>
        <w:t xml:space="preserve"> que</w:t>
      </w:r>
      <w:r w:rsidR="3CF31F08">
        <w:rPr>
          <w:lang w:val="pt"/>
        </w:rPr>
        <w:t>:</w:t>
      </w:r>
    </w:p>
    <w:p w14:paraId="1EE8A4E3" w14:textId="7DD7C919" w:rsidR="586F9130" w:rsidRPr="005E2D3C" w:rsidRDefault="586F9130" w:rsidP="00F95DCA">
      <w:pPr>
        <w:rPr>
          <w:lang w:val="pt"/>
        </w:rPr>
      </w:pPr>
      <w:r>
        <w:rPr>
          <w:lang w:val="pt-BR"/>
        </w:rPr>
        <w:t>a)</w:t>
      </w:r>
      <w:r w:rsidR="00E9704E">
        <w:t xml:space="preserve"> </w:t>
      </w:r>
      <w:r w:rsidR="00E20AD1">
        <w:t>E</w:t>
      </w:r>
      <w:r>
        <w:rPr>
          <w:lang w:val="pt"/>
        </w:rPr>
        <w:t>m espaços interiores, os níveis de poeiras, a temperatura e a humidade relativa do ar e as concentrações de gases não sejam prejudiciais para os animais e que a ventilação seja suficiente para evitar o sobreaquecimento</w:t>
      </w:r>
    </w:p>
    <w:p w14:paraId="2DC66CE5" w14:textId="536A4260" w:rsidR="586F9130" w:rsidRPr="005E2D3C" w:rsidRDefault="586F9130" w:rsidP="00F95DCA">
      <w:pPr>
        <w:rPr>
          <w:lang w:val="pt-BR"/>
        </w:rPr>
      </w:pPr>
      <w:r>
        <w:rPr>
          <w:lang w:val="pt-BR"/>
        </w:rPr>
        <w:t xml:space="preserve">b) </w:t>
      </w:r>
      <w:r w:rsidR="00E20AD1">
        <w:rPr>
          <w:lang w:val="pt-BR"/>
        </w:rPr>
        <w:t xml:space="preserve">Os </w:t>
      </w:r>
      <w:r>
        <w:rPr>
          <w:lang w:val="pt-BR"/>
        </w:rPr>
        <w:t>equipamento</w:t>
      </w:r>
      <w:r w:rsidR="00E20AD1">
        <w:rPr>
          <w:lang w:val="pt-BR"/>
        </w:rPr>
        <w:t>s</w:t>
      </w:r>
      <w:r>
        <w:rPr>
          <w:lang w:val="pt-BR"/>
        </w:rPr>
        <w:t xml:space="preserve"> utilizado</w:t>
      </w:r>
      <w:r w:rsidR="00E20AD1">
        <w:rPr>
          <w:lang w:val="pt-BR"/>
        </w:rPr>
        <w:t>s</w:t>
      </w:r>
      <w:r>
        <w:rPr>
          <w:lang w:val="pt-BR"/>
        </w:rPr>
        <w:t xml:space="preserve"> seja</w:t>
      </w:r>
      <w:r w:rsidR="00E20AD1">
        <w:rPr>
          <w:lang w:val="pt-BR"/>
        </w:rPr>
        <w:t>m</w:t>
      </w:r>
      <w:r>
        <w:rPr>
          <w:lang w:val="pt-BR"/>
        </w:rPr>
        <w:t xml:space="preserve"> adequados ao porte, espécie e ao </w:t>
      </w:r>
      <w:r w:rsidR="00BE60E5">
        <w:rPr>
          <w:lang w:val="pt-BR"/>
        </w:rPr>
        <w:t>n.º</w:t>
      </w:r>
      <w:r>
        <w:rPr>
          <w:lang w:val="pt-BR"/>
        </w:rPr>
        <w:t xml:space="preserve"> de animais, e permitam o acesso necessário a todos os animais de companhia e sua inspeção adequada.</w:t>
      </w:r>
    </w:p>
    <w:p w14:paraId="7F4B63A5" w14:textId="2E812D6D" w:rsidR="586F9130" w:rsidRPr="005E2D3C" w:rsidRDefault="586F9130" w:rsidP="00F95DCA">
      <w:pPr>
        <w:rPr>
          <w:lang w:val="pt-BR"/>
        </w:rPr>
      </w:pPr>
      <w:r>
        <w:rPr>
          <w:lang w:val="pt-BR"/>
        </w:rPr>
        <w:t xml:space="preserve">c) </w:t>
      </w:r>
      <w:r w:rsidR="00E20AD1">
        <w:rPr>
          <w:lang w:val="pt-BR"/>
        </w:rPr>
        <w:t>T</w:t>
      </w:r>
      <w:r>
        <w:rPr>
          <w:color w:val="0A0A0A"/>
          <w:lang w:val="pt-BR"/>
        </w:rPr>
        <w:t xml:space="preserve">odos os componentes do estabelecimento, incluindo pavimentos, telhados e divisórias, assim como o equipamento dos animais, devem ser construídos e mantidos em condições </w:t>
      </w:r>
      <w:r>
        <w:rPr>
          <w:color w:val="0A0A0A"/>
          <w:lang w:val="pt-BR"/>
        </w:rPr>
        <w:lastRenderedPageBreak/>
        <w:t>adequadas de conservação e limpeza, garantindo a inexistência de riscos para o seu bem-estar e saúde.</w:t>
      </w:r>
    </w:p>
    <w:p w14:paraId="109EE88C" w14:textId="5179B210" w:rsidR="586F9130" w:rsidRPr="005E2D3C" w:rsidRDefault="586F9130" w:rsidP="00F95DCA">
      <w:pPr>
        <w:rPr>
          <w:lang w:val="pt"/>
        </w:rPr>
      </w:pPr>
      <w:r>
        <w:rPr>
          <w:lang w:val="pt"/>
        </w:rPr>
        <w:t>d) Os animais disponham de espaço suficiente para poderem circular livremente e expressar comportamentos específicos da espécie de acordo com as suas necessidades, tendo a possibilidade de se retirarem e de descansarem;</w:t>
      </w:r>
    </w:p>
    <w:p w14:paraId="398E0B34" w14:textId="3D3048F5" w:rsidR="586F9130" w:rsidRPr="005E2D3C" w:rsidRDefault="586F9130" w:rsidP="00F95DCA">
      <w:pPr>
        <w:rPr>
          <w:lang w:val="pt-BR"/>
        </w:rPr>
      </w:pPr>
      <w:r>
        <w:rPr>
          <w:lang w:val="pt-BR"/>
        </w:rPr>
        <w:t>e) Os animais, designadamente cães ou gatos, disponham de zonas de descanso limpas, confortáveis e secas, suficientemente grandes e numerosas para garantir que todos possam deitar</w:t>
      </w:r>
      <w:r>
        <w:noBreakHyphen/>
      </w:r>
      <w:r>
        <w:rPr>
          <w:lang w:val="pt-BR"/>
        </w:rPr>
        <w:t>se e descansar ao mesmo tempo numa posição natural;</w:t>
      </w:r>
    </w:p>
    <w:p w14:paraId="092E8064" w14:textId="32B90267" w:rsidR="586F9130" w:rsidRPr="005E2D3C" w:rsidRDefault="586F9130" w:rsidP="00F95DCA">
      <w:pPr>
        <w:rPr>
          <w:lang w:val="pt"/>
        </w:rPr>
      </w:pPr>
      <w:r>
        <w:rPr>
          <w:lang w:val="pt"/>
        </w:rPr>
        <w:t>f) Estejam previstas estruturas e medidas adequadas para que os animais mantidos em espaços exteriores estejam protegidos de condições climáticas adversas, incluindo para prevenir desconforto térmico, queimaduras solares e queimaduras pelo frio.</w:t>
      </w:r>
    </w:p>
    <w:p w14:paraId="35494D34" w14:textId="2CB86C31" w:rsidR="586F9130" w:rsidRPr="005E2D3C" w:rsidRDefault="007F2F40" w:rsidP="00F95DCA">
      <w:pPr>
        <w:ind w:left="142" w:firstLine="0"/>
        <w:rPr>
          <w:lang w:val="pt"/>
        </w:rPr>
      </w:pPr>
      <w:r>
        <w:rPr>
          <w:lang w:val="pt"/>
        </w:rPr>
        <w:t xml:space="preserve">2 - </w:t>
      </w:r>
      <w:r w:rsidR="586F9130">
        <w:rPr>
          <w:lang w:val="pt"/>
        </w:rPr>
        <w:t xml:space="preserve">Os operadores de estabelecimentos devem, sempre que necessário, utilizar sistemas de aquecimento ou de arrefecimento nos compartimentos interiores dos seus estabelecimentos, a fim de manter uma boa qualidade do ar e uma temperatura adequada e remover a humidade excessiva. </w:t>
      </w:r>
    </w:p>
    <w:p w14:paraId="725666FE" w14:textId="65039806" w:rsidR="1F098EE8" w:rsidRPr="005E2D3C" w:rsidRDefault="007F2F40" w:rsidP="00F95DCA">
      <w:pPr>
        <w:ind w:left="142" w:firstLine="0"/>
        <w:rPr>
          <w:lang w:val="pt"/>
        </w:rPr>
      </w:pPr>
      <w:r>
        <w:rPr>
          <w:lang w:val="pt"/>
        </w:rPr>
        <w:t xml:space="preserve">3 - </w:t>
      </w:r>
      <w:commentRangeStart w:id="160"/>
      <w:r w:rsidR="586F9130">
        <w:rPr>
          <w:lang w:val="pt"/>
        </w:rPr>
        <w:t xml:space="preserve">Os operadores de estabelecimentos asseguram que os animais sejam alojados em conformidade com </w:t>
      </w:r>
      <w:r w:rsidR="586F9130" w:rsidRPr="00F95DCA">
        <w:rPr>
          <w:highlight w:val="cyan"/>
          <w:lang w:val="pt"/>
        </w:rPr>
        <w:t>ponto X do anexo II.</w:t>
      </w:r>
      <w:commentRangeEnd w:id="160"/>
      <w:r w:rsidR="002251E2" w:rsidRPr="005E2D3C">
        <w:rPr>
          <w:rStyle w:val="Refdecomentrio"/>
          <w:sz w:val="24"/>
          <w:szCs w:val="24"/>
          <w:lang w:val="pt"/>
        </w:rPr>
        <w:commentReference w:id="160"/>
      </w:r>
    </w:p>
    <w:p w14:paraId="28882BA7" w14:textId="2D66363A" w:rsidR="00E9704E" w:rsidRPr="005E2D3C" w:rsidRDefault="007F2F40" w:rsidP="00F95DCA">
      <w:pPr>
        <w:ind w:left="142" w:firstLine="0"/>
        <w:rPr>
          <w:color w:val="222222"/>
        </w:rPr>
      </w:pPr>
      <w:r>
        <w:rPr>
          <w:color w:val="222222"/>
        </w:rPr>
        <w:t xml:space="preserve">4 – Os </w:t>
      </w:r>
      <w:r w:rsidR="586F9130">
        <w:rPr>
          <w:color w:val="222222"/>
        </w:rPr>
        <w:t>operadores</w:t>
      </w:r>
      <w:r>
        <w:rPr>
          <w:color w:val="222222"/>
        </w:rPr>
        <w:t>, antes de</w:t>
      </w:r>
      <w:r w:rsidR="586F9130">
        <w:rPr>
          <w:color w:val="222222"/>
        </w:rPr>
        <w:t xml:space="preserve"> cessarem as atividades num estabelecimento, asseguram que os animais aí detidos são realojados, seja assumindo eles próprios a </w:t>
      </w:r>
      <w:r w:rsidR="004554B7">
        <w:rPr>
          <w:color w:val="222222"/>
        </w:rPr>
        <w:t xml:space="preserve">detenção do </w:t>
      </w:r>
      <w:r w:rsidR="586F9130">
        <w:rPr>
          <w:color w:val="222222"/>
        </w:rPr>
        <w:t xml:space="preserve">animal de companhia, seja transferindo a responsabilidade pela propriedade dos animais para outros operadores ou adquirentes. </w:t>
      </w:r>
    </w:p>
    <w:p w14:paraId="7292A5CC" w14:textId="7A32E98C" w:rsidR="00E9704E" w:rsidRDefault="00490999" w:rsidP="00F95DCA">
      <w:pPr>
        <w:ind w:left="142" w:firstLine="0"/>
        <w:rPr>
          <w:lang w:val="pt-BR"/>
        </w:rPr>
      </w:pPr>
      <w:commentRangeStart w:id="161"/>
      <w:r>
        <w:t xml:space="preserve">5 - </w:t>
      </w:r>
      <w:r w:rsidR="586F9130" w:rsidRPr="00F95DCA">
        <w:rPr>
          <w:color w:val="222222"/>
          <w:highlight w:val="yellow"/>
          <w:lang w:val="pt"/>
        </w:rPr>
        <w:t>Animais que já não sejam utilizados para reprodução, nomeadamente por força das disposições do presente regulamento, sejam detidos, vendidos, doados ou realojados, e não mortos ou abandonados.</w:t>
      </w:r>
    </w:p>
    <w:p w14:paraId="38FAD705" w14:textId="14F77A2B" w:rsidR="00E9704E" w:rsidRPr="00F95DCA" w:rsidRDefault="00E9704E" w:rsidP="00F95DCA">
      <w:pPr>
        <w:ind w:left="142" w:firstLine="0"/>
        <w:rPr>
          <w:highlight w:val="cyan"/>
          <w:lang w:val="pt-BR"/>
        </w:rPr>
      </w:pPr>
      <w:r>
        <w:rPr>
          <w:lang w:val="pt-BR"/>
        </w:rPr>
        <w:t xml:space="preserve">6 </w:t>
      </w:r>
      <w:r w:rsidR="004554B7">
        <w:rPr>
          <w:lang w:val="pt-BR"/>
        </w:rPr>
        <w:t xml:space="preserve">- </w:t>
      </w:r>
      <w:r w:rsidR="6D033CB1">
        <w:rPr>
          <w:highlight w:val="yellow"/>
          <w:lang w:val="pt-BR"/>
        </w:rPr>
        <w:t xml:space="preserve">Os operadores asseguram o bem-estar dos animais pelos quais são responsáveis, fazendo uma monitorização dos indicadores relativos ao comportamento e aspeto físico, </w:t>
      </w:r>
      <w:r w:rsidR="6D033CB1" w:rsidRPr="00F95DCA">
        <w:rPr>
          <w:highlight w:val="cyan"/>
          <w:lang w:val="pt-BR"/>
        </w:rPr>
        <w:t>a definir pela Comissão  e tomando medidas em função do resultado dessa monitorização</w:t>
      </w:r>
      <w:commentRangeEnd w:id="161"/>
      <w:r w:rsidR="002251E2" w:rsidRPr="00F95DCA">
        <w:rPr>
          <w:rStyle w:val="Refdecomentrio"/>
          <w:sz w:val="24"/>
          <w:szCs w:val="24"/>
          <w:highlight w:val="cyan"/>
          <w:lang w:val="pt-BR"/>
        </w:rPr>
        <w:commentReference w:id="161"/>
      </w:r>
    </w:p>
    <w:p w14:paraId="749A13D9" w14:textId="723170D8" w:rsidR="420E2B96" w:rsidRPr="005E2D3C" w:rsidRDefault="420E2B96" w:rsidP="00F95DCA">
      <w:pPr>
        <w:rPr>
          <w:lang w:val="pt"/>
        </w:rPr>
      </w:pPr>
    </w:p>
    <w:p w14:paraId="1A092FF0" w14:textId="4EA5E667" w:rsidR="005101CF" w:rsidRPr="00E75105" w:rsidRDefault="00A626AB" w:rsidP="00F95DCA">
      <w:pPr>
        <w:pStyle w:val="Ttulo3"/>
        <w:rPr>
          <w:vertAlign w:val="superscript"/>
        </w:rPr>
      </w:pPr>
      <w:bookmarkStart w:id="162" w:name="_Toc223954406"/>
      <w:bookmarkStart w:id="163" w:name="_Toc233682940"/>
      <w:r w:rsidRPr="00E75105">
        <w:lastRenderedPageBreak/>
        <w:t>Artigo 2</w:t>
      </w:r>
      <w:r w:rsidR="00E75105">
        <w:t>5</w:t>
      </w:r>
      <w:r w:rsidRPr="00E75105">
        <w:t>.º</w:t>
      </w:r>
      <w:bookmarkEnd w:id="163"/>
    </w:p>
    <w:p w14:paraId="3840C3FE" w14:textId="288E61C5" w:rsidR="005101CF" w:rsidRPr="00E75105" w:rsidRDefault="3C334D22" w:rsidP="00F95DCA">
      <w:pPr>
        <w:pStyle w:val="Ttulo3"/>
      </w:pPr>
      <w:bookmarkStart w:id="164" w:name="_Toc233682941"/>
      <w:r w:rsidRPr="00E75105">
        <w:t>Sistemas de proteção</w:t>
      </w:r>
      <w:bookmarkEnd w:id="162"/>
      <w:bookmarkEnd w:id="164"/>
    </w:p>
    <w:p w14:paraId="7573162B" w14:textId="1B64735C" w:rsidR="004271FB" w:rsidRDefault="5001944F" w:rsidP="00F95DCA">
      <w:pPr>
        <w:ind w:left="142" w:firstLine="0"/>
      </w:pPr>
      <w:r>
        <w:t>As instalações dos animais devem dispor de um sistema de proteção contra incêndios em conformidade com as medidas previstas pela Autoridade Nacional de Emergência e Proteção Civil</w:t>
      </w:r>
      <w:r w:rsidR="005256EA">
        <w:t xml:space="preserve"> (ANEPC)</w:t>
      </w:r>
      <w:r w:rsidR="00490999">
        <w:t xml:space="preserve">, </w:t>
      </w:r>
      <w:r w:rsidR="004271FB">
        <w:t>bem como</w:t>
      </w:r>
      <w:r w:rsidR="00490999">
        <w:t xml:space="preserve">, </w:t>
      </w:r>
      <w:r>
        <w:t>alarme para aviso de avarias deste sistema e, ainda, dos equipamentos referidos no artigo anterior, quando se tratar de alojamentos em edifícios fechados e ainda, de outros</w:t>
      </w:r>
      <w:r>
        <w:rPr>
          <w:color w:val="FF00FF"/>
        </w:rPr>
        <w:t xml:space="preserve"> </w:t>
      </w:r>
      <w:r>
        <w:t xml:space="preserve">equipamentos em função das espécies, sempre que da sua falta possa resultar prejuízo para o bem-estar dos animais, ou a sua morte. </w:t>
      </w:r>
    </w:p>
    <w:p w14:paraId="42CBEFB2" w14:textId="77777777" w:rsidR="004271FB" w:rsidRPr="00F95DCA" w:rsidRDefault="004271FB" w:rsidP="00F95DCA">
      <w:pPr>
        <w:rPr>
          <w:b/>
          <w:bCs/>
        </w:rPr>
      </w:pPr>
    </w:p>
    <w:p w14:paraId="5A7DA15E" w14:textId="06B3CB7A" w:rsidR="005101CF" w:rsidRPr="00E75105" w:rsidRDefault="00A626AB" w:rsidP="00F95DCA">
      <w:pPr>
        <w:pStyle w:val="Ttulo3"/>
      </w:pPr>
      <w:bookmarkStart w:id="165" w:name="_Toc223954408"/>
      <w:bookmarkStart w:id="166" w:name="_Toc233682942"/>
      <w:r w:rsidRPr="00E75105">
        <w:t>Artigo 2</w:t>
      </w:r>
      <w:r w:rsidR="00E75105">
        <w:t>6</w:t>
      </w:r>
      <w:r w:rsidRPr="00E75105">
        <w:t>.º</w:t>
      </w:r>
      <w:bookmarkEnd w:id="166"/>
    </w:p>
    <w:p w14:paraId="707A89CA" w14:textId="7AECEDDD" w:rsidR="001A394E" w:rsidRPr="00E75105" w:rsidRDefault="00A626AB" w:rsidP="00F95DCA">
      <w:pPr>
        <w:pStyle w:val="Ttulo3"/>
      </w:pPr>
      <w:bookmarkStart w:id="167" w:name="_Toc233682943"/>
      <w:r w:rsidRPr="00E75105">
        <w:t>Segurança de pessoas, animais e bens</w:t>
      </w:r>
      <w:bookmarkEnd w:id="165"/>
      <w:bookmarkEnd w:id="167"/>
    </w:p>
    <w:p w14:paraId="48513FA5" w14:textId="112BB0D5" w:rsidR="005101CF" w:rsidRPr="005E2D3C" w:rsidRDefault="59105552" w:rsidP="00F95DCA">
      <w:pPr>
        <w:ind w:left="142" w:firstLine="0"/>
      </w:pPr>
      <w:r>
        <w:t xml:space="preserve">Os estabelecimentos devem assegurar que as espécies animais neles mantidas não possam causar quaisquer riscos para a saúde e para a segurança de pessoas, outros animais e bens. </w:t>
      </w:r>
    </w:p>
    <w:p w14:paraId="00D64AB7" w14:textId="171AD095" w:rsidR="10E1C5B3" w:rsidRPr="005E2D3C" w:rsidRDefault="10E1C5B3" w:rsidP="00F95DCA"/>
    <w:p w14:paraId="2DFD5CAC" w14:textId="6E6E238E" w:rsidR="711F83E6" w:rsidRPr="00E75105" w:rsidRDefault="589CC055" w:rsidP="00F95DCA">
      <w:pPr>
        <w:pStyle w:val="Ttulo3"/>
      </w:pPr>
      <w:bookmarkStart w:id="168" w:name="_Toc233682944"/>
      <w:r w:rsidRPr="00E75105">
        <w:t>Artigo 2</w:t>
      </w:r>
      <w:r w:rsidR="00E75105">
        <w:t>7</w:t>
      </w:r>
      <w:r w:rsidRPr="00E75105">
        <w:t>.º</w:t>
      </w:r>
      <w:bookmarkEnd w:id="168"/>
    </w:p>
    <w:p w14:paraId="4B5C42DB" w14:textId="090EA008" w:rsidR="1F098EE8" w:rsidRPr="005E2D3C" w:rsidRDefault="4F74B76E" w:rsidP="00F95DCA">
      <w:pPr>
        <w:pStyle w:val="Ttulo3"/>
      </w:pPr>
      <w:bookmarkStart w:id="169" w:name="_Toc233682945"/>
      <w:r w:rsidRPr="00E75105">
        <w:t>Tratadores</w:t>
      </w:r>
      <w:bookmarkEnd w:id="169"/>
    </w:p>
    <w:p w14:paraId="1A9E5D29" w14:textId="00880FBF" w:rsidR="711F83E6" w:rsidRPr="005E2D3C" w:rsidRDefault="5E686115" w:rsidP="00F95DCA">
      <w:pPr>
        <w:ind w:left="142" w:firstLine="0"/>
      </w:pPr>
      <w:r>
        <w:t xml:space="preserve">1 - Os estabelecimentos devem dispor de tratadores com conhecimentos e a aptidão necessária para assegurar os cuidados adequados aos animais, que ficam sob a orientação do médico-veterinário responsável. </w:t>
      </w:r>
    </w:p>
    <w:p w14:paraId="7608833C" w14:textId="734EDD39" w:rsidR="711F83E6" w:rsidRPr="005E2D3C" w:rsidRDefault="002251E2" w:rsidP="00F95DCA">
      <w:pPr>
        <w:ind w:left="142" w:firstLine="0"/>
      </w:pPr>
      <w:commentRangeStart w:id="170"/>
      <w:commentRangeStart w:id="171"/>
      <w:commentRangeEnd w:id="170"/>
      <w:r>
        <w:rPr>
          <w:rStyle w:val="Refdecomentrio"/>
          <w:sz w:val="24"/>
          <w:szCs w:val="24"/>
        </w:rPr>
        <w:commentReference w:id="170"/>
      </w:r>
      <w:commentRangeEnd w:id="171"/>
      <w:r w:rsidR="005E2D3C">
        <w:rPr>
          <w:rStyle w:val="Refdecomentrio"/>
          <w:sz w:val="24"/>
          <w:szCs w:val="24"/>
        </w:rPr>
        <w:commentReference w:id="171"/>
      </w:r>
      <w:r w:rsidR="005E2D3C">
        <w:t>2 - Os tratadores de animais, com exceção dos voluntários em abrigos e CRO e dos estagiários que atuem sob a responsabilidade de um tratador de animais competente, devem possuir as seguintes competências no que diz respeito aos cães e gatos</w:t>
      </w:r>
      <w:r w:rsidR="00CF715E">
        <w:t>, bem como aos demais animais de companhia,</w:t>
      </w:r>
      <w:r w:rsidR="005E2D3C">
        <w:t xml:space="preserve"> que manuseiam:</w:t>
      </w:r>
    </w:p>
    <w:p w14:paraId="713E500D" w14:textId="111E17EB" w:rsidR="711F83E6" w:rsidRPr="005E2D3C" w:rsidRDefault="589CC055" w:rsidP="00F95DCA">
      <w:r>
        <w:t>a) compreen</w:t>
      </w:r>
      <w:r w:rsidRPr="00E9704E">
        <w:t xml:space="preserve">são do </w:t>
      </w:r>
      <w:r w:rsidRPr="00F95DCA">
        <w:t>comportamento biológico</w:t>
      </w:r>
      <w:r>
        <w:t xml:space="preserve"> dos animais e das respetivas necessidades fisiológicas e etológicas;</w:t>
      </w:r>
    </w:p>
    <w:p w14:paraId="306F3071" w14:textId="4A885103" w:rsidR="711F83E6" w:rsidRPr="005E2D3C" w:rsidRDefault="589CC055" w:rsidP="00F95DCA">
      <w:r>
        <w:t>b) capacidade para reconhecer as expressões dos animais, incluindo linguagem corporal e qualquer sinal de sofrimento, e para identificar e adotar as medidas de atenuação adequadas nesses casos;</w:t>
      </w:r>
    </w:p>
    <w:p w14:paraId="1407ED6A" w14:textId="6A98B43B" w:rsidR="711F83E6" w:rsidRPr="005E2D3C" w:rsidRDefault="711F83E6" w:rsidP="00F95DCA">
      <w:r>
        <w:t>c) capacidade para aplicar boas práticas de treino animal, incluindo o condicionamento operante e o reforço positivo;</w:t>
      </w:r>
    </w:p>
    <w:p w14:paraId="32CB9437" w14:textId="7F473AF5" w:rsidR="711F83E6" w:rsidRPr="005E2D3C" w:rsidRDefault="5FCAE167" w:rsidP="00F95DCA">
      <w:r>
        <w:lastRenderedPageBreak/>
        <w:t>d) capacidade para utilizar e manter o equipamento utilizado para os cães ou gatos sob o seu cuidado e para minimizar quaisquer riscos para o bem</w:t>
      </w:r>
      <w:r>
        <w:rPr>
          <w:rFonts w:ascii="Cambria Math" w:hAnsi="Cambria Math" w:cs="Cambria Math"/>
        </w:rPr>
        <w:t>‑</w:t>
      </w:r>
      <w:r>
        <w:t>estar desses cães ou gatos, prevenindo o seu sofrimento;</w:t>
      </w:r>
    </w:p>
    <w:p w14:paraId="3306B2BC" w14:textId="6AADCF0C" w:rsidR="711F83E6" w:rsidRPr="005E2D3C" w:rsidRDefault="711F83E6" w:rsidP="00F95DCA">
      <w:r>
        <w:t>e) conhecimento das obrigações que lhes incumbem por força do presente diploma.</w:t>
      </w:r>
    </w:p>
    <w:p w14:paraId="5602B65D" w14:textId="28ECFDEA" w:rsidR="711F83E6" w:rsidRPr="005E2D3C" w:rsidRDefault="00CF715E" w:rsidP="00F95DCA">
      <w:pPr>
        <w:ind w:left="142" w:firstLine="0"/>
      </w:pPr>
      <w:r>
        <w:t xml:space="preserve">3 - </w:t>
      </w:r>
      <w:r w:rsidR="589CC055">
        <w:t>As competências referidas no n.º 1 podem ser adquiridas através de ensino, formação ou experiência profissional, devidamente documentadas.</w:t>
      </w:r>
    </w:p>
    <w:p w14:paraId="3F1E8604" w14:textId="72F96B57" w:rsidR="711F83E6" w:rsidRDefault="00CF715E" w:rsidP="001A394E">
      <w:pPr>
        <w:ind w:left="142" w:firstLine="0"/>
      </w:pPr>
      <w:r>
        <w:t xml:space="preserve">4 - </w:t>
      </w:r>
      <w:r w:rsidR="306429F9">
        <w:t>Os operadores asseguram que, em cada estabelecimento, pelo menos um tratador de animais, que não seja voluntário nem estagiário, tenha concluído os cursos de formação a que se refere o artigo seguinte, garantindo que esses conhecimentos são divulgados aos demais tratadores.</w:t>
      </w:r>
    </w:p>
    <w:p w14:paraId="33ABC2D6" w14:textId="77777777" w:rsidR="001A394E" w:rsidRPr="005E2D3C" w:rsidRDefault="001A394E" w:rsidP="00F95DCA">
      <w:pPr>
        <w:ind w:left="142" w:firstLine="0"/>
      </w:pPr>
    </w:p>
    <w:p w14:paraId="5793AC63" w14:textId="14AD9158" w:rsidR="711F83E6" w:rsidRPr="005E2D3C" w:rsidRDefault="589CC055" w:rsidP="00F95DCA">
      <w:pPr>
        <w:pStyle w:val="Ttulo3"/>
        <w:rPr>
          <w:bCs/>
        </w:rPr>
      </w:pPr>
      <w:bookmarkStart w:id="172" w:name="_Toc233682946"/>
      <w:r>
        <w:rPr>
          <w:bCs/>
        </w:rPr>
        <w:t>Artigo 2</w:t>
      </w:r>
      <w:r w:rsidR="00E75105">
        <w:rPr>
          <w:bCs/>
        </w:rPr>
        <w:t>8</w:t>
      </w:r>
      <w:r>
        <w:rPr>
          <w:bCs/>
        </w:rPr>
        <w:t>.º</w:t>
      </w:r>
      <w:bookmarkEnd w:id="172"/>
    </w:p>
    <w:p w14:paraId="1C751D2C" w14:textId="600E23A8" w:rsidR="711F83E6" w:rsidRPr="005E2D3C" w:rsidRDefault="589CC055" w:rsidP="00F95DCA">
      <w:pPr>
        <w:pStyle w:val="Ttulo3"/>
        <w:rPr>
          <w:bCs/>
        </w:rPr>
      </w:pPr>
      <w:bookmarkStart w:id="173" w:name="_Toc233682947"/>
      <w:r>
        <w:rPr>
          <w:bCs/>
        </w:rPr>
        <w:t>Formação</w:t>
      </w:r>
      <w:bookmarkEnd w:id="173"/>
      <w:commentRangeStart w:id="174"/>
      <w:commentRangeEnd w:id="174"/>
      <w:r w:rsidR="001A394E" w:rsidRPr="005E2D3C">
        <w:rPr>
          <w:rStyle w:val="Refdecomentrio"/>
          <w:bCs/>
          <w:sz w:val="24"/>
          <w:szCs w:val="24"/>
        </w:rPr>
        <w:commentReference w:id="174"/>
      </w:r>
    </w:p>
    <w:p w14:paraId="62ACF04C" w14:textId="40DE0B5D" w:rsidR="711F83E6" w:rsidRPr="005E2D3C" w:rsidRDefault="589CC055" w:rsidP="00F95DCA">
      <w:r>
        <w:t>1</w:t>
      </w:r>
      <w:r w:rsidR="00BD65C4">
        <w:t xml:space="preserve"> - </w:t>
      </w:r>
      <w:r>
        <w:t xml:space="preserve">Para efeitos </w:t>
      </w:r>
      <w:r w:rsidR="00BD65C4">
        <w:t>de formação</w:t>
      </w:r>
      <w:r>
        <w:t xml:space="preserve"> a DGAV é responsável por:</w:t>
      </w:r>
    </w:p>
    <w:p w14:paraId="5ED79A6C" w14:textId="18337BCE" w:rsidR="4F74B76E" w:rsidRPr="005E2D3C" w:rsidRDefault="589CC055" w:rsidP="00F95DCA">
      <w:r>
        <w:t xml:space="preserve">a) Assegurar que existem cursos de formação disponíveis para tratadores de animais; </w:t>
      </w:r>
    </w:p>
    <w:p w14:paraId="0A297BA6" w14:textId="6199D19F" w:rsidR="4F74B76E" w:rsidRPr="005E2D3C" w:rsidRDefault="589CC055" w:rsidP="00F95DCA">
      <w:r>
        <w:t>b) Aprovar o conteúdo dos cursos de formação referidos na alínea a), tendo em conta os requisitos mínimos estabelecidos pelos atos de execução referidos no artigo 12.º, parágrafo 3;</w:t>
      </w:r>
    </w:p>
    <w:p w14:paraId="5E507A1F" w14:textId="493D544A" w:rsidR="001D1E19" w:rsidRDefault="589CC055" w:rsidP="00F95DCA">
      <w:r>
        <w:t>c) Certificar os tratadores de animais que completaram com sucesso os cursos de formação referidos na alínea a).</w:t>
      </w:r>
    </w:p>
    <w:p w14:paraId="7C2F406D" w14:textId="0961DF86" w:rsidR="001D1E19" w:rsidRPr="00F95DCA" w:rsidRDefault="001D1E19" w:rsidP="00F95DCA">
      <w:pPr>
        <w:rPr>
          <w:highlight w:val="yellow"/>
        </w:rPr>
      </w:pPr>
      <w:commentRangeStart w:id="175"/>
      <w:r w:rsidRPr="00F95DCA">
        <w:rPr>
          <w:highlight w:val="yellow"/>
        </w:rPr>
        <w:t>2- A formação deve incidir sobre as seguintes áreas</w:t>
      </w:r>
    </w:p>
    <w:p w14:paraId="0F893D26" w14:textId="50D77206" w:rsidR="001F2113" w:rsidRDefault="001D1E19" w:rsidP="00F95DCA">
      <w:r w:rsidRPr="00F95DCA">
        <w:rPr>
          <w:highlight w:val="yellow"/>
        </w:rPr>
        <w:t>3</w:t>
      </w:r>
      <w:r w:rsidR="00BD65C4" w:rsidRPr="00F95DCA">
        <w:rPr>
          <w:highlight w:val="yellow"/>
        </w:rPr>
        <w:t xml:space="preserve"> - </w:t>
      </w:r>
      <w:r w:rsidR="589CC055" w:rsidRPr="00F95DCA">
        <w:rPr>
          <w:highlight w:val="yellow"/>
        </w:rPr>
        <w:t xml:space="preserve">As autoridades competentes </w:t>
      </w:r>
      <w:r w:rsidR="00BD65C4" w:rsidRPr="00F95DCA">
        <w:rPr>
          <w:highlight w:val="yellow"/>
        </w:rPr>
        <w:t xml:space="preserve">para ministrar formação </w:t>
      </w:r>
      <w:r w:rsidR="001F2113" w:rsidRPr="00F95DCA">
        <w:rPr>
          <w:highlight w:val="yellow"/>
        </w:rPr>
        <w:t>são</w:t>
      </w:r>
      <w:commentRangeEnd w:id="175"/>
      <w:r w:rsidR="002251E2">
        <w:rPr>
          <w:rStyle w:val="Refdecomentrio"/>
          <w:sz w:val="24"/>
          <w:szCs w:val="24"/>
        </w:rPr>
        <w:commentReference w:id="175"/>
      </w:r>
    </w:p>
    <w:p w14:paraId="2B0102DB" w14:textId="743E3388" w:rsidR="4F74B76E" w:rsidRPr="005E2D3C" w:rsidRDefault="001D1E19" w:rsidP="00F95DCA">
      <w:r>
        <w:t>4</w:t>
      </w:r>
      <w:r w:rsidR="001F2113">
        <w:t xml:space="preserve"> – As </w:t>
      </w:r>
      <w:r>
        <w:t>autoridades competentes</w:t>
      </w:r>
      <w:r w:rsidR="001F2113">
        <w:t xml:space="preserve"> </w:t>
      </w:r>
      <w:commentRangeStart w:id="176"/>
      <w:r w:rsidR="589CC055">
        <w:t>podem delegar a tarefa referida na alínea c)</w:t>
      </w:r>
      <w:r w:rsidR="001F2113">
        <w:t xml:space="preserve"> do </w:t>
      </w:r>
      <w:r w:rsidR="00BE60E5">
        <w:t>n.º</w:t>
      </w:r>
      <w:r w:rsidR="001F2113">
        <w:t xml:space="preserve"> 1.</w:t>
      </w:r>
      <w:r w:rsidR="589CC055">
        <w:t xml:space="preserve"> </w:t>
      </w:r>
      <w:commentRangeEnd w:id="176"/>
      <w:r w:rsidR="002251E2" w:rsidRPr="005E2D3C">
        <w:rPr>
          <w:rStyle w:val="Refdecomentrio"/>
          <w:sz w:val="24"/>
          <w:szCs w:val="24"/>
        </w:rPr>
        <w:commentReference w:id="176"/>
      </w:r>
    </w:p>
    <w:p w14:paraId="4D70D3F5" w14:textId="20E2FEB1" w:rsidR="00B66D18" w:rsidRDefault="00B66D18" w:rsidP="00007FD7">
      <w:pPr>
        <w:ind w:left="142" w:firstLine="0"/>
        <w:rPr>
          <w:lang w:val="pt-BR"/>
        </w:rPr>
      </w:pPr>
    </w:p>
    <w:p w14:paraId="0AFA9A59" w14:textId="357FFCE1" w:rsidR="00B66D18" w:rsidRPr="00B66D18" w:rsidRDefault="00B66D18" w:rsidP="00F95DCA">
      <w:pPr>
        <w:pStyle w:val="Ttulo3"/>
      </w:pPr>
      <w:bookmarkStart w:id="177" w:name="_Toc233682948"/>
      <w:r w:rsidRPr="00B66D18">
        <w:t xml:space="preserve">Artigo </w:t>
      </w:r>
      <w:r w:rsidR="00E75105">
        <w:t>29</w:t>
      </w:r>
      <w:r w:rsidRPr="00B66D18">
        <w:t>.º</w:t>
      </w:r>
      <w:r w:rsidRPr="00B66D18">
        <w:br/>
        <w:t>Visitas de aconselhamento sobre bem-estar animal</w:t>
      </w:r>
      <w:bookmarkEnd w:id="177"/>
    </w:p>
    <w:p w14:paraId="4B001150" w14:textId="2F0672C3" w:rsidR="00B66D18" w:rsidRPr="00B66D18" w:rsidRDefault="00B66D18" w:rsidP="00B66D18">
      <w:pPr>
        <w:ind w:left="142" w:firstLine="0"/>
      </w:pPr>
      <w:r w:rsidRPr="00B66D18">
        <w:t xml:space="preserve">1 </w:t>
      </w:r>
      <w:r>
        <w:t>-</w:t>
      </w:r>
      <w:r w:rsidRPr="00B66D18">
        <w:t xml:space="preserve"> O operador assegura que cada estabelecimento sob a sua responsabilidade é objeto de visita de um médico-veterinário destinada a identificar e avaliar os fatores de risco para o </w:t>
      </w:r>
      <w:r w:rsidRPr="00B66D18">
        <w:lastRenderedPageBreak/>
        <w:t xml:space="preserve">bem-estar </w:t>
      </w:r>
      <w:commentRangeStart w:id="178"/>
      <w:r w:rsidRPr="00B66D18">
        <w:t xml:space="preserve">dos cães e gatos </w:t>
      </w:r>
      <w:commentRangeEnd w:id="178"/>
      <w:r w:rsidR="00C0245E" w:rsidRPr="00B66D18">
        <w:rPr>
          <w:rStyle w:val="Refdecomentrio"/>
          <w:sz w:val="24"/>
          <w:szCs w:val="24"/>
        </w:rPr>
        <w:commentReference w:id="178"/>
      </w:r>
      <w:r w:rsidRPr="00B66D18">
        <w:t>e a aconselhar o operador sobre as medidas adequadas para lhes dar resposta.</w:t>
      </w:r>
    </w:p>
    <w:p w14:paraId="5CA500C1" w14:textId="0625D430" w:rsidR="00B66D18" w:rsidRPr="00B66D18" w:rsidRDefault="00B66D18" w:rsidP="00B66D18">
      <w:pPr>
        <w:ind w:left="142" w:firstLine="0"/>
      </w:pPr>
      <w:r w:rsidRPr="00B66D18">
        <w:t xml:space="preserve">2 </w:t>
      </w:r>
      <w:r>
        <w:t>-</w:t>
      </w:r>
      <w:r w:rsidRPr="00B66D18">
        <w:t xml:space="preserve"> </w:t>
      </w:r>
      <w:commentRangeStart w:id="179"/>
      <w:r w:rsidRPr="00B66D18">
        <w:t>A primeira visita realiza-se no prazo de um ano a contar</w:t>
      </w:r>
      <w:commentRangeEnd w:id="179"/>
      <w:r w:rsidR="00C151F2" w:rsidRPr="00B66D18">
        <w:rPr>
          <w:rStyle w:val="Refdecomentrio"/>
          <w:sz w:val="24"/>
          <w:szCs w:val="24"/>
        </w:rPr>
        <w:commentReference w:id="179"/>
      </w:r>
      <w:r w:rsidRPr="00B66D18">
        <w:t>:</w:t>
      </w:r>
    </w:p>
    <w:p w14:paraId="411ACC06" w14:textId="77777777" w:rsidR="00B66D18" w:rsidRPr="00B66D18" w:rsidRDefault="00B66D18" w:rsidP="00B66D18">
      <w:pPr>
        <w:ind w:left="142" w:firstLine="0"/>
      </w:pPr>
      <w:r w:rsidRPr="00B66D18">
        <w:t>a) Do início de funcionamento do estabelecimento, quando este se inicie após a entrada em vigor do presente decreto-lei;</w:t>
      </w:r>
    </w:p>
    <w:p w14:paraId="3C11C8D6" w14:textId="77777777" w:rsidR="00B66D18" w:rsidRPr="00B66D18" w:rsidRDefault="00B66D18" w:rsidP="00B66D18">
      <w:pPr>
        <w:ind w:left="142" w:firstLine="0"/>
      </w:pPr>
      <w:r w:rsidRPr="00B66D18">
        <w:t>b) Da entrada em vigor do presente decreto-lei, quanto aos estabelecimentos já em funcionamento nessa data.</w:t>
      </w:r>
    </w:p>
    <w:p w14:paraId="11529E99" w14:textId="63DD09B0" w:rsidR="00B66D18" w:rsidRPr="00B66D18" w:rsidRDefault="00B66D18" w:rsidP="00B66D18">
      <w:pPr>
        <w:ind w:left="142" w:firstLine="0"/>
      </w:pPr>
      <w:r w:rsidRPr="00B66D18">
        <w:t xml:space="preserve">3 </w:t>
      </w:r>
      <w:r w:rsidR="00C0245E">
        <w:t>-</w:t>
      </w:r>
      <w:r w:rsidRPr="00B66D18">
        <w:t xml:space="preserve"> As visitas subsequentes realizam-se com periodicidade anual, sem prejuízo de visitas adicionais determinadas pela autoridade competente com base em análise de risco.</w:t>
      </w:r>
    </w:p>
    <w:p w14:paraId="299B19CB" w14:textId="14FC77D8" w:rsidR="00B66D18" w:rsidRPr="00B66D18" w:rsidRDefault="00B66D18" w:rsidP="00B66D18">
      <w:pPr>
        <w:ind w:left="142" w:firstLine="0"/>
      </w:pPr>
      <w:r w:rsidRPr="00B66D18">
        <w:t xml:space="preserve">4 </w:t>
      </w:r>
      <w:r w:rsidR="00C0245E">
        <w:t>-</w:t>
      </w:r>
      <w:r w:rsidRPr="00B66D18">
        <w:t xml:space="preserve"> O operador conserva, por um período mínimo de quatro anos a contar de cada visita, o registo das respetivas conclusões e das ações de acompanhamento, e disponibiliza-o, mediante pedido, à autoridade competente e aos médicos-veterinários que realizem visitas subsequentes.</w:t>
      </w:r>
    </w:p>
    <w:p w14:paraId="3E393BCA" w14:textId="3D1A1A57" w:rsidR="00B66D18" w:rsidRPr="00B66D18" w:rsidRDefault="00B66D18" w:rsidP="00B66D18">
      <w:pPr>
        <w:ind w:left="142" w:firstLine="0"/>
      </w:pPr>
      <w:commentRangeStart w:id="180"/>
      <w:r w:rsidRPr="00B66D18">
        <w:t xml:space="preserve">5 </w:t>
      </w:r>
      <w:r w:rsidR="00C0245E">
        <w:t>-</w:t>
      </w:r>
      <w:r w:rsidRPr="00B66D18">
        <w:t xml:space="preserve"> A visita pode ser realizada pelo médico-veterinário responsável pelo estabelecimento, quando exista, nos termos do artigo </w:t>
      </w:r>
      <w:r w:rsidRPr="00007FD7">
        <w:rPr>
          <w:highlight w:val="cyan"/>
        </w:rPr>
        <w:t>[remissão a fixar].</w:t>
      </w:r>
      <w:commentRangeEnd w:id="180"/>
      <w:r w:rsidR="00C64676" w:rsidRPr="00B66D18">
        <w:rPr>
          <w:rStyle w:val="Refdecomentrio"/>
          <w:sz w:val="24"/>
          <w:szCs w:val="24"/>
        </w:rPr>
        <w:commentReference w:id="180"/>
      </w:r>
    </w:p>
    <w:p w14:paraId="7321F222" w14:textId="05074FD5" w:rsidR="7706BE61" w:rsidRPr="005E2D3C" w:rsidRDefault="7706BE61" w:rsidP="00007FD7">
      <w:pPr>
        <w:ind w:left="0" w:firstLine="0"/>
        <w:rPr>
          <w:lang w:val="pt-BR"/>
        </w:rPr>
      </w:pPr>
    </w:p>
    <w:p w14:paraId="34A21484" w14:textId="64DDA24D" w:rsidR="3F84F5C2" w:rsidRPr="00007FD7" w:rsidRDefault="5A8F9A54" w:rsidP="00F95DCA">
      <w:pPr>
        <w:pStyle w:val="Ttulo3"/>
      </w:pPr>
      <w:bookmarkStart w:id="181" w:name="_Toc233682949"/>
      <w:r w:rsidRPr="00007FD7">
        <w:t xml:space="preserve">Artigo </w:t>
      </w:r>
      <w:r w:rsidR="00E75105">
        <w:t>30</w:t>
      </w:r>
      <w:r w:rsidRPr="00007FD7">
        <w:t>.º</w:t>
      </w:r>
      <w:bookmarkEnd w:id="181"/>
    </w:p>
    <w:p w14:paraId="7B34E3B9" w14:textId="319881A4" w:rsidR="3F84F5C2" w:rsidRPr="00007FD7" w:rsidRDefault="3F84F5C2" w:rsidP="00F95DCA">
      <w:pPr>
        <w:pStyle w:val="Ttulo3"/>
      </w:pPr>
      <w:bookmarkStart w:id="182" w:name="_Toc233682950"/>
      <w:r w:rsidRPr="00007FD7">
        <w:t>Manutenção de registos</w:t>
      </w:r>
      <w:bookmarkEnd w:id="182"/>
    </w:p>
    <w:p w14:paraId="61E130B0" w14:textId="5354C1BB" w:rsidR="00007FD7" w:rsidRDefault="00357BAC" w:rsidP="00F95DCA">
      <w:pPr>
        <w:ind w:left="142" w:firstLine="0"/>
      </w:pPr>
      <w:r>
        <w:t xml:space="preserve">1 </w:t>
      </w:r>
      <w:r w:rsidR="5A8F9A54">
        <w:t>-</w:t>
      </w:r>
      <w:r w:rsidR="5A8F9A54" w:rsidRPr="00007FD7">
        <w:rPr>
          <w:rFonts w:eastAsia="Arial"/>
        </w:rPr>
        <w:t xml:space="preserve"> </w:t>
      </w:r>
      <w:r w:rsidR="5A8F9A54">
        <w:t>Os titulares da exploração dos estabelecimentos devem manter, pelo prazo de um ano, os seguintes registos:</w:t>
      </w:r>
    </w:p>
    <w:p w14:paraId="43BC8940" w14:textId="0341EFCE" w:rsidR="3F84F5C2" w:rsidRPr="005E2D3C" w:rsidRDefault="5A8F9A54" w:rsidP="00F95DCA">
      <w:pPr>
        <w:pStyle w:val="PargrafodaLista"/>
        <w:numPr>
          <w:ilvl w:val="0"/>
          <w:numId w:val="261"/>
        </w:numPr>
      </w:pPr>
      <w:r>
        <w:t xml:space="preserve">A identificação do titular do animal, designadamente nome e morada; </w:t>
      </w:r>
    </w:p>
    <w:p w14:paraId="4C881FFC" w14:textId="75990CCE" w:rsidR="3F84F5C2" w:rsidRPr="005E2D3C" w:rsidRDefault="3F84F5C2" w:rsidP="00F95DCA">
      <w:pPr>
        <w:pStyle w:val="PargrafodaLista"/>
        <w:numPr>
          <w:ilvl w:val="0"/>
          <w:numId w:val="261"/>
        </w:numPr>
      </w:pPr>
      <w:r>
        <w:t xml:space="preserve">A identificação dos animais, nomeadamente o </w:t>
      </w:r>
      <w:r w:rsidR="00BE60E5">
        <w:t>n.º</w:t>
      </w:r>
      <w:r>
        <w:t xml:space="preserve"> de transponder, se aplicável, nome, espécie, raça, idade e quaisquer sinais particulares, sempre que aplicável; </w:t>
      </w:r>
    </w:p>
    <w:p w14:paraId="096E9606" w14:textId="0B8D2DEE" w:rsidR="3F84F5C2" w:rsidRPr="005E2D3C" w:rsidRDefault="3F84F5C2" w:rsidP="00F95DCA">
      <w:pPr>
        <w:pStyle w:val="PargrafodaLista"/>
        <w:numPr>
          <w:ilvl w:val="0"/>
          <w:numId w:val="261"/>
        </w:numPr>
      </w:pPr>
      <w:r>
        <w:t xml:space="preserve">O </w:t>
      </w:r>
      <w:r w:rsidR="00BE60E5">
        <w:t>n.º</w:t>
      </w:r>
      <w:r>
        <w:t xml:space="preserve"> de animais por espécie; </w:t>
      </w:r>
    </w:p>
    <w:p w14:paraId="03E1F52E" w14:textId="77777777" w:rsidR="3F84F5C2" w:rsidRPr="005E2D3C" w:rsidRDefault="3F84F5C2" w:rsidP="00F95DCA">
      <w:pPr>
        <w:pStyle w:val="PargrafodaLista"/>
        <w:numPr>
          <w:ilvl w:val="0"/>
          <w:numId w:val="261"/>
        </w:numPr>
      </w:pPr>
      <w:r>
        <w:t xml:space="preserve">O movimento mensal, nomeadamente registos relativos à origem e às datas das entradas, nascimentos, mortes e, ainda, datas de saída e destino dos animais.  </w:t>
      </w:r>
    </w:p>
    <w:p w14:paraId="765B09F5" w14:textId="1EAED4DD" w:rsidR="3F84F5C2" w:rsidRDefault="00357BAC">
      <w:pPr>
        <w:ind w:left="142" w:firstLine="0"/>
      </w:pPr>
      <w:r>
        <w:t xml:space="preserve">2 </w:t>
      </w:r>
      <w:r w:rsidR="5A8F9A54">
        <w:t>-</w:t>
      </w:r>
      <w:r w:rsidR="5A8F9A54">
        <w:rPr>
          <w:rFonts w:eastAsia="Arial"/>
        </w:rPr>
        <w:t xml:space="preserve"> </w:t>
      </w:r>
      <w:r w:rsidR="5A8F9A54">
        <w:t xml:space="preserve">O registo a que se refere o presente artigo deve estar disponível no local onde são mantidos os animais, podendo admitir-se, por motivos devidamente fundamentados e </w:t>
      </w:r>
      <w:r w:rsidR="5A8F9A54">
        <w:lastRenderedPageBreak/>
        <w:t xml:space="preserve">comprovados, que a apresentação seja diferida por um prazo não superior a 24 horas imediatas ao controlo. </w:t>
      </w:r>
    </w:p>
    <w:p w14:paraId="5088667D" w14:textId="77777777" w:rsidR="00E75105" w:rsidRPr="005E2D3C" w:rsidRDefault="00E75105" w:rsidP="00F95DCA">
      <w:pPr>
        <w:ind w:left="142" w:firstLine="0"/>
        <w:rPr>
          <w:strike/>
        </w:rPr>
      </w:pPr>
    </w:p>
    <w:p w14:paraId="4F4F082F" w14:textId="0D989132" w:rsidR="6BCC0F10" w:rsidRPr="00E75105" w:rsidRDefault="6BCC0F10" w:rsidP="00F95DCA">
      <w:pPr>
        <w:pStyle w:val="Ttulo3"/>
        <w:rPr>
          <w:bCs/>
        </w:rPr>
      </w:pPr>
      <w:bookmarkStart w:id="183" w:name="_Toc233682951"/>
      <w:r w:rsidRPr="00007FD7">
        <w:rPr>
          <w:bCs/>
        </w:rPr>
        <w:t xml:space="preserve">Artigo </w:t>
      </w:r>
      <w:r w:rsidR="00007FD7">
        <w:rPr>
          <w:bCs/>
        </w:rPr>
        <w:t>3</w:t>
      </w:r>
      <w:r w:rsidR="00E75105">
        <w:rPr>
          <w:bCs/>
        </w:rPr>
        <w:t>1</w:t>
      </w:r>
      <w:r w:rsidR="00B85176">
        <w:rPr>
          <w:bCs/>
        </w:rPr>
        <w:t>.º</w:t>
      </w:r>
      <w:bookmarkEnd w:id="183"/>
    </w:p>
    <w:p w14:paraId="5622CBAD" w14:textId="017CEF6A" w:rsidR="6BCC0F10" w:rsidRPr="00E75105" w:rsidRDefault="6BCC0F10" w:rsidP="00F95DCA">
      <w:pPr>
        <w:pStyle w:val="Ttulo3"/>
        <w:rPr>
          <w:bCs/>
        </w:rPr>
      </w:pPr>
      <w:bookmarkStart w:id="184" w:name="_Toc233682952"/>
      <w:r w:rsidRPr="00E75105">
        <w:rPr>
          <w:bCs/>
        </w:rPr>
        <w:t>Condições particulares para a manutenção de cães e gatos</w:t>
      </w:r>
      <w:bookmarkEnd w:id="184"/>
    </w:p>
    <w:p w14:paraId="247E1E04" w14:textId="61A62148" w:rsidR="6BCC0F10" w:rsidRPr="005E2D3C" w:rsidRDefault="00B85176" w:rsidP="00F95DCA">
      <w:pPr>
        <w:ind w:left="142" w:firstLine="0"/>
      </w:pPr>
      <w:r>
        <w:t xml:space="preserve">1 </w:t>
      </w:r>
      <w:r w:rsidR="6BCC0F10">
        <w:t>-</w:t>
      </w:r>
      <w:r w:rsidR="6BCC0F10">
        <w:rPr>
          <w:rFonts w:eastAsia="Arial"/>
        </w:rPr>
        <w:t xml:space="preserve"> </w:t>
      </w:r>
      <w:r w:rsidR="6BCC0F10">
        <w:t xml:space="preserve">O alojamento de cães e gatos deve obedecer às dimensões mínimas indicadas no anexo II ao presente diploma. </w:t>
      </w:r>
    </w:p>
    <w:p w14:paraId="136A8B7E" w14:textId="115C2525" w:rsidR="2C226083" w:rsidRPr="005E2D3C" w:rsidRDefault="2C226083" w:rsidP="00F95DCA">
      <w:pPr>
        <w:ind w:left="142" w:firstLine="0"/>
        <w:rPr>
          <w:strike/>
        </w:rPr>
      </w:pPr>
      <w:r>
        <w:t>2 -</w:t>
      </w:r>
      <w:r>
        <w:rPr>
          <w:rFonts w:eastAsia="Arial"/>
        </w:rPr>
        <w:t xml:space="preserve"> </w:t>
      </w:r>
      <w:r>
        <w:t xml:space="preserve">O recinto para gatos deve estar sempre providos de tabuleiros para excrementos, de uma superfície de repouso e de estruturas e objetos que lhes permitam subir, afiar as garras, bem como entreter-se. </w:t>
      </w:r>
    </w:p>
    <w:p w14:paraId="3C4011DB" w14:textId="6D57B1E1" w:rsidR="6BCC0F10" w:rsidRPr="005E2D3C" w:rsidRDefault="00B85176" w:rsidP="00F95DCA">
      <w:pPr>
        <w:ind w:left="142" w:firstLine="0"/>
      </w:pPr>
      <w:r>
        <w:t xml:space="preserve">3 </w:t>
      </w:r>
      <w:r w:rsidR="6BCC0F10">
        <w:t>-</w:t>
      </w:r>
      <w:r w:rsidR="6BCC0F10">
        <w:rPr>
          <w:rFonts w:eastAsia="Arial"/>
        </w:rPr>
        <w:t xml:space="preserve"> </w:t>
      </w:r>
      <w:r w:rsidR="6BCC0F10">
        <w:t xml:space="preserve">Os recintos a que se refere o </w:t>
      </w:r>
      <w:r w:rsidR="008C56A9">
        <w:t>número anterior</w:t>
      </w:r>
      <w:r w:rsidR="6BCC0F10">
        <w:t xml:space="preserve"> devem dispor de superfícies de repouso em diferentes níveis de altura aquando da manutenção de gatos. </w:t>
      </w:r>
    </w:p>
    <w:p w14:paraId="77769616" w14:textId="0F484FDB" w:rsidR="6BCC0F10" w:rsidRPr="00F95DCA" w:rsidRDefault="00B85176" w:rsidP="00F95DCA">
      <w:pPr>
        <w:ind w:left="142" w:firstLine="0"/>
        <w:rPr>
          <w:highlight w:val="yellow"/>
        </w:rPr>
      </w:pPr>
      <w:r w:rsidRPr="00F95DCA">
        <w:rPr>
          <w:highlight w:val="yellow"/>
        </w:rPr>
        <w:t xml:space="preserve">4 </w:t>
      </w:r>
      <w:r w:rsidR="00990B21" w:rsidRPr="00F95DCA">
        <w:rPr>
          <w:highlight w:val="yellow"/>
        </w:rPr>
        <w:t>–</w:t>
      </w:r>
      <w:r w:rsidR="6BCC0F10" w:rsidRPr="00F95DCA">
        <w:rPr>
          <w:rFonts w:eastAsia="Arial"/>
          <w:highlight w:val="yellow"/>
        </w:rPr>
        <w:t xml:space="preserve"> </w:t>
      </w:r>
      <w:r w:rsidR="00990B21" w:rsidRPr="00F95DCA">
        <w:rPr>
          <w:rFonts w:eastAsia="Arial"/>
          <w:highlight w:val="yellow"/>
        </w:rPr>
        <w:t xml:space="preserve">É </w:t>
      </w:r>
      <w:r w:rsidR="6BCC0F10" w:rsidRPr="00F95DCA">
        <w:rPr>
          <w:rFonts w:eastAsiaTheme="minorEastAsia"/>
          <w:color w:val="000000" w:themeColor="text1"/>
          <w:highlight w:val="yellow"/>
        </w:rPr>
        <w:t>proibi</w:t>
      </w:r>
      <w:r w:rsidR="00990B21" w:rsidRPr="00F95DCA">
        <w:rPr>
          <w:rFonts w:eastAsiaTheme="minorEastAsia"/>
          <w:color w:val="000000" w:themeColor="text1"/>
          <w:highlight w:val="yellow"/>
        </w:rPr>
        <w:t>da</w:t>
      </w:r>
      <w:r w:rsidR="6BCC0F10" w:rsidRPr="00F95DCA">
        <w:rPr>
          <w:rFonts w:eastAsiaTheme="minorEastAsia"/>
          <w:color w:val="000000" w:themeColor="text1"/>
          <w:highlight w:val="yellow"/>
        </w:rPr>
        <w:t xml:space="preserve"> </w:t>
      </w:r>
      <w:r w:rsidR="00990B21" w:rsidRPr="00F95DCA">
        <w:rPr>
          <w:rFonts w:eastAsiaTheme="minorEastAsia"/>
          <w:color w:val="000000" w:themeColor="text1"/>
          <w:highlight w:val="yellow"/>
        </w:rPr>
        <w:t xml:space="preserve">a </w:t>
      </w:r>
      <w:r w:rsidR="6BCC0F10" w:rsidRPr="00F95DCA">
        <w:rPr>
          <w:rFonts w:eastAsiaTheme="minorEastAsia"/>
          <w:color w:val="000000" w:themeColor="text1"/>
          <w:highlight w:val="yellow"/>
        </w:rPr>
        <w:t xml:space="preserve">manutenção de cães e gatos em contentores </w:t>
      </w:r>
      <w:r w:rsidR="00990B21" w:rsidRPr="00870EC1">
        <w:rPr>
          <w:rFonts w:eastAsiaTheme="minorEastAsia"/>
          <w:color w:val="000000" w:themeColor="text1"/>
          <w:highlight w:val="yellow"/>
        </w:rPr>
        <w:t xml:space="preserve">ou gaiolas, </w:t>
      </w:r>
      <w:r w:rsidR="6BCC0F10" w:rsidRPr="00F95DCA">
        <w:rPr>
          <w:rFonts w:eastAsiaTheme="minorEastAsia"/>
          <w:color w:val="000000" w:themeColor="text1"/>
          <w:highlight w:val="cyan"/>
        </w:rPr>
        <w:t>conforme</w:t>
      </w:r>
      <w:r w:rsidR="00007FD7" w:rsidRPr="00F95DCA">
        <w:rPr>
          <w:rFonts w:eastAsiaTheme="minorEastAsia"/>
          <w:color w:val="000000" w:themeColor="text1"/>
          <w:highlight w:val="cyan"/>
        </w:rPr>
        <w:t xml:space="preserve"> o disposto no artigo X do</w:t>
      </w:r>
      <w:r w:rsidR="6BCC0F10" w:rsidRPr="00F95DCA">
        <w:rPr>
          <w:rFonts w:eastAsiaTheme="minorEastAsia"/>
          <w:color w:val="000000" w:themeColor="text1"/>
          <w:highlight w:val="cyan"/>
        </w:rPr>
        <w:t xml:space="preserve"> Regulamento Europeu</w:t>
      </w:r>
      <w:r w:rsidR="00007FD7" w:rsidRPr="00F95DCA">
        <w:rPr>
          <w:rFonts w:eastAsiaTheme="minorEastAsia"/>
          <w:color w:val="000000" w:themeColor="text1"/>
          <w:highlight w:val="cyan"/>
        </w:rPr>
        <w:t xml:space="preserve"> 2026/</w:t>
      </w:r>
      <w:r w:rsidR="00007FD7">
        <w:rPr>
          <w:rFonts w:eastAsiaTheme="minorEastAsia"/>
          <w:color w:val="000000" w:themeColor="text1"/>
          <w:highlight w:val="yellow"/>
        </w:rPr>
        <w:t>.</w:t>
      </w:r>
      <w:r w:rsidR="6BCC0F10" w:rsidRPr="00F95DCA">
        <w:rPr>
          <w:rFonts w:eastAsiaTheme="minorEastAsia"/>
          <w:color w:val="000000" w:themeColor="text1"/>
          <w:highlight w:val="yellow"/>
        </w:rPr>
        <w:t xml:space="preserve"> </w:t>
      </w:r>
    </w:p>
    <w:p w14:paraId="3776303C" w14:textId="642C2E24" w:rsidR="6BCC0F10" w:rsidRPr="005E2D3C" w:rsidRDefault="00990B21" w:rsidP="00F95DCA">
      <w:pPr>
        <w:ind w:left="142" w:firstLine="0"/>
      </w:pPr>
      <w:r w:rsidRPr="00F95DCA">
        <w:rPr>
          <w:highlight w:val="yellow"/>
        </w:rPr>
        <w:t xml:space="preserve">5 </w:t>
      </w:r>
      <w:r w:rsidR="6BCC0F10" w:rsidRPr="00F95DCA">
        <w:rPr>
          <w:highlight w:val="yellow"/>
        </w:rPr>
        <w:t>-</w:t>
      </w:r>
      <w:r w:rsidR="6BCC0F10" w:rsidRPr="00F95DCA">
        <w:rPr>
          <w:rFonts w:eastAsia="Arial"/>
          <w:highlight w:val="yellow"/>
        </w:rPr>
        <w:t xml:space="preserve"> </w:t>
      </w:r>
      <w:r w:rsidR="00870EC1" w:rsidRPr="00F95DCA">
        <w:rPr>
          <w:rFonts w:eastAsiaTheme="minorEastAsia"/>
          <w:color w:val="000000" w:themeColor="text1"/>
          <w:highlight w:val="yellow"/>
        </w:rPr>
        <w:t xml:space="preserve">Sem prejuízo do disposto no </w:t>
      </w:r>
      <w:r w:rsidR="008C56A9">
        <w:rPr>
          <w:rFonts w:eastAsiaTheme="minorEastAsia"/>
          <w:color w:val="000000" w:themeColor="text1"/>
          <w:highlight w:val="yellow"/>
        </w:rPr>
        <w:t>número anterior</w:t>
      </w:r>
      <w:r w:rsidR="00870EC1" w:rsidRPr="00F95DCA">
        <w:rPr>
          <w:rFonts w:eastAsiaTheme="minorEastAsia"/>
          <w:color w:val="000000" w:themeColor="text1"/>
          <w:highlight w:val="yellow"/>
        </w:rPr>
        <w:t xml:space="preserve"> e </w:t>
      </w:r>
      <w:r w:rsidR="00870EC1" w:rsidRPr="00F95DCA">
        <w:rPr>
          <w:rFonts w:eastAsiaTheme="minorEastAsia"/>
          <w:color w:val="000000" w:themeColor="text1"/>
          <w:highlight w:val="cyan"/>
        </w:rPr>
        <w:t>no artigo X</w:t>
      </w:r>
      <w:r w:rsidR="00870EC1" w:rsidRPr="00F95DCA">
        <w:rPr>
          <w:rFonts w:eastAsiaTheme="minorEastAsia"/>
          <w:color w:val="000000" w:themeColor="text1"/>
          <w:highlight w:val="yellow"/>
        </w:rPr>
        <w:t>., t</w:t>
      </w:r>
      <w:r w:rsidR="6BCC0F10" w:rsidRPr="00F95DCA">
        <w:rPr>
          <w:highlight w:val="yellow"/>
        </w:rPr>
        <w:t>endo em conta as grandes diferenças de tamanho e a fraca relação entre o tamanho e o peso das diferentes raças de cães, a altura da gaiola deve ser fixada em função da altura do corpo de cada animal medido à altura das espáduas.</w:t>
      </w:r>
      <w:r w:rsidR="6BCC0F10">
        <w:t xml:space="preserve"> </w:t>
      </w:r>
    </w:p>
    <w:p w14:paraId="7320409A" w14:textId="77777777" w:rsidR="4F74B76E" w:rsidRPr="005E2D3C" w:rsidRDefault="4F74B76E" w:rsidP="00007FD7"/>
    <w:p w14:paraId="2898B564" w14:textId="729463E3" w:rsidR="005101CF" w:rsidRPr="00E75105" w:rsidRDefault="00A626AB" w:rsidP="00F95DCA">
      <w:pPr>
        <w:pStyle w:val="Ttulo2"/>
        <w:ind w:right="0"/>
      </w:pPr>
      <w:bookmarkStart w:id="185" w:name="_Toc223954409"/>
      <w:bookmarkStart w:id="186" w:name="_Toc233682953"/>
      <w:r w:rsidRPr="00E75105">
        <w:t>SUBSECÇÃO II</w:t>
      </w:r>
      <w:bookmarkEnd w:id="186"/>
    </w:p>
    <w:p w14:paraId="3367BB6F" w14:textId="078B48E3" w:rsidR="005101CF" w:rsidRDefault="00A626AB" w:rsidP="00F95DCA">
      <w:pPr>
        <w:pStyle w:val="Ttulo2"/>
        <w:ind w:right="0"/>
      </w:pPr>
      <w:bookmarkStart w:id="187" w:name="_Toc233682954"/>
      <w:r w:rsidRPr="00E75105">
        <w:t>Condições especiais para os alojamentos de reprodução, criação, manutenção e venda de animais de companhia</w:t>
      </w:r>
      <w:bookmarkEnd w:id="185"/>
      <w:bookmarkEnd w:id="187"/>
    </w:p>
    <w:p w14:paraId="15B711E9" w14:textId="77777777" w:rsidR="001215E8" w:rsidRPr="00F95DCA" w:rsidRDefault="001215E8" w:rsidP="00F95DCA">
      <w:pPr>
        <w:rPr>
          <w:b/>
          <w:bCs/>
        </w:rPr>
      </w:pPr>
    </w:p>
    <w:p w14:paraId="2C4A6284" w14:textId="2D2A8803" w:rsidR="001215E8" w:rsidRPr="001C49E1" w:rsidRDefault="001215E8" w:rsidP="00F95DCA">
      <w:pPr>
        <w:pStyle w:val="Ttulo3"/>
      </w:pPr>
      <w:bookmarkStart w:id="188" w:name="_Toc233682955"/>
      <w:r w:rsidRPr="001C49E1">
        <w:t xml:space="preserve">Artigo </w:t>
      </w:r>
      <w:r w:rsidR="009C7F90">
        <w:t>3</w:t>
      </w:r>
      <w:r w:rsidR="00E75105">
        <w:t>2</w:t>
      </w:r>
      <w:r>
        <w:t>.º</w:t>
      </w:r>
      <w:bookmarkEnd w:id="188"/>
    </w:p>
    <w:p w14:paraId="45258553" w14:textId="69D7CC96" w:rsidR="0068221A" w:rsidRDefault="001215E8" w:rsidP="00F95DCA">
      <w:pPr>
        <w:pStyle w:val="Ttulo3"/>
      </w:pPr>
      <w:bookmarkStart w:id="189" w:name="_Toc233682956"/>
      <w:r>
        <w:t>Das estratégias de reprodução</w:t>
      </w:r>
      <w:bookmarkEnd w:id="189"/>
    </w:p>
    <w:p w14:paraId="2F199766" w14:textId="5E7838BD" w:rsidR="001215E8" w:rsidRPr="0068221A" w:rsidRDefault="001215E8" w:rsidP="00F95DCA">
      <w:pPr>
        <w:ind w:left="142" w:firstLine="0"/>
      </w:pPr>
      <w:r>
        <w:t xml:space="preserve">Devem ser adotadas as estratégias de reprodução e criação definidas </w:t>
      </w:r>
      <w:r w:rsidRPr="00F95DCA">
        <w:rPr>
          <w:highlight w:val="cyan"/>
        </w:rPr>
        <w:t xml:space="preserve">pelos artigos XXX </w:t>
      </w:r>
      <w:r w:rsidR="0068221A">
        <w:rPr>
          <w:highlight w:val="cyan"/>
        </w:rPr>
        <w:t xml:space="preserve"> </w:t>
      </w:r>
      <w:r w:rsidRPr="00F95DCA">
        <w:rPr>
          <w:highlight w:val="cyan"/>
        </w:rPr>
        <w:t>do Anexo I do Regulamento</w:t>
      </w:r>
    </w:p>
    <w:p w14:paraId="1AEC9732" w14:textId="620C9249" w:rsidR="005101CF" w:rsidRDefault="005101CF" w:rsidP="00F95DCA">
      <w:bookmarkStart w:id="190" w:name="_Toc223954410"/>
    </w:p>
    <w:p w14:paraId="290B08EE" w14:textId="42B18BE1" w:rsidR="00C37A6E" w:rsidRPr="00E75105" w:rsidRDefault="00C37A6E" w:rsidP="00F95DCA">
      <w:pPr>
        <w:pStyle w:val="Ttulo3"/>
      </w:pPr>
      <w:bookmarkStart w:id="191" w:name="_Toc233682957"/>
      <w:r w:rsidRPr="00E75105">
        <w:lastRenderedPageBreak/>
        <w:t xml:space="preserve">Artigo </w:t>
      </w:r>
      <w:r w:rsidR="009C7F90">
        <w:t>3</w:t>
      </w:r>
      <w:r w:rsidR="00E75105">
        <w:t>3</w:t>
      </w:r>
      <w:r w:rsidRPr="00E75105">
        <w:t>.º</w:t>
      </w:r>
      <w:bookmarkEnd w:id="191"/>
    </w:p>
    <w:p w14:paraId="47BB4995" w14:textId="5693D8C4" w:rsidR="005101CF" w:rsidRPr="00E75105" w:rsidRDefault="00A626AB" w:rsidP="00F95DCA">
      <w:pPr>
        <w:pStyle w:val="Ttulo3"/>
      </w:pPr>
      <w:bookmarkStart w:id="192" w:name="_Toc233682958"/>
      <w:r w:rsidRPr="00E75105">
        <w:t>Instalações</w:t>
      </w:r>
      <w:bookmarkEnd w:id="190"/>
      <w:bookmarkEnd w:id="192"/>
    </w:p>
    <w:p w14:paraId="7702AF71" w14:textId="4E0A11A0" w:rsidR="005101CF" w:rsidRPr="005E2D3C" w:rsidRDefault="00C37A6E" w:rsidP="00F95DCA">
      <w:pPr>
        <w:ind w:left="142" w:firstLine="0"/>
      </w:pPr>
      <w:r>
        <w:t xml:space="preserve">1 </w:t>
      </w:r>
      <w:r w:rsidR="4A1CCCD2">
        <w:t>-</w:t>
      </w:r>
      <w:r w:rsidR="4A1CCCD2">
        <w:rPr>
          <w:rFonts w:eastAsia="Arial"/>
        </w:rPr>
        <w:t xml:space="preserve"> </w:t>
      </w:r>
      <w:r w:rsidR="4A1CCCD2">
        <w:t xml:space="preserve">Os estabelecimentos que se destinem à reprodução, criação, manutenção ou venda de animais de companhia, devem possuir </w:t>
      </w:r>
      <w:commentRangeStart w:id="193"/>
      <w:r w:rsidR="4A1CCCD2">
        <w:t>instalações individualizadas</w:t>
      </w:r>
      <w:commentRangeEnd w:id="193"/>
      <w:r w:rsidR="002251E2">
        <w:rPr>
          <w:rStyle w:val="Refdecomentrio"/>
          <w:sz w:val="24"/>
          <w:szCs w:val="24"/>
        </w:rPr>
        <w:commentReference w:id="193"/>
      </w:r>
      <w:r w:rsidR="4A1CCCD2">
        <w:t xml:space="preserve"> destinadas à armazenagem de alimentos e equipamento limpo e à lavagem e recolha de material. </w:t>
      </w:r>
    </w:p>
    <w:p w14:paraId="3D118BD8" w14:textId="2F887AE2" w:rsidR="005101CF" w:rsidRPr="005E2D3C" w:rsidRDefault="00C37A6E" w:rsidP="00F95DCA">
      <w:pPr>
        <w:ind w:left="142" w:firstLine="0"/>
      </w:pPr>
      <w:r>
        <w:t xml:space="preserve">2 </w:t>
      </w:r>
      <w:r w:rsidR="5BF3B7D7">
        <w:t>-</w:t>
      </w:r>
      <w:r w:rsidR="5BF3B7D7">
        <w:rPr>
          <w:rFonts w:eastAsia="Arial"/>
        </w:rPr>
        <w:t xml:space="preserve"> </w:t>
      </w:r>
      <w:r w:rsidR="5BF3B7D7">
        <w:t xml:space="preserve">Os estabelecimentos para a reprodução e ou criação, para além do disposto no </w:t>
      </w:r>
      <w:r w:rsidR="008C56A9">
        <w:t>número anterior</w:t>
      </w:r>
      <w:r w:rsidR="5BF3B7D7">
        <w:t xml:space="preserve">, devem possuir instalações individualizadas destinadas a maternidade e a criação até ao desmame, a quarentena, a enfermaria, ao manuseamento de alimentos se necessário e à higienização dos animais. </w:t>
      </w:r>
    </w:p>
    <w:p w14:paraId="05299294" w14:textId="67724120" w:rsidR="005101CF" w:rsidRPr="005E2D3C" w:rsidRDefault="00C37A6E" w:rsidP="00F95DCA">
      <w:pPr>
        <w:ind w:left="142" w:firstLine="0"/>
      </w:pPr>
      <w:r>
        <w:t xml:space="preserve">3 </w:t>
      </w:r>
      <w:r w:rsidR="4A1CCCD2">
        <w:t>-</w:t>
      </w:r>
      <w:r w:rsidR="4A1CCCD2">
        <w:rPr>
          <w:rFonts w:eastAsia="Arial"/>
        </w:rPr>
        <w:t xml:space="preserve"> </w:t>
      </w:r>
      <w:r w:rsidR="4A1CCCD2">
        <w:t xml:space="preserve">Sem prejuízo das disposições previstas no </w:t>
      </w:r>
      <w:r w:rsidR="4A1CCCD2" w:rsidRPr="00F95DCA">
        <w:rPr>
          <w:highlight w:val="cyan"/>
        </w:rPr>
        <w:t xml:space="preserve">artigo </w:t>
      </w:r>
      <w:r w:rsidR="00A2329C" w:rsidRPr="00F95DCA">
        <w:rPr>
          <w:highlight w:val="cyan"/>
        </w:rPr>
        <w:t>xx</w:t>
      </w:r>
      <w:r w:rsidR="4A1CCCD2" w:rsidRPr="00F95DCA">
        <w:rPr>
          <w:highlight w:val="cyan"/>
        </w:rPr>
        <w:t>.º</w:t>
      </w:r>
      <w:r w:rsidR="4A1CCCD2">
        <w:t xml:space="preserve">, quando os operadores apenas detenham machos, que usem como reprodutores e desde que o seu </w:t>
      </w:r>
      <w:r w:rsidR="00BE60E5">
        <w:t>n.º</w:t>
      </w:r>
      <w:r w:rsidR="4A1CCCD2">
        <w:t xml:space="preserve"> não ultrapasse o estipulado </w:t>
      </w:r>
      <w:r w:rsidR="4A1CCCD2" w:rsidRPr="00F95DCA">
        <w:rPr>
          <w:highlight w:val="cyan"/>
        </w:rPr>
        <w:t xml:space="preserve">no artigo </w:t>
      </w:r>
      <w:r w:rsidR="00440490" w:rsidRPr="00F95DCA">
        <w:rPr>
          <w:highlight w:val="cyan"/>
        </w:rPr>
        <w:t>20</w:t>
      </w:r>
      <w:r w:rsidR="4A1CCCD2" w:rsidRPr="00F95DCA">
        <w:rPr>
          <w:highlight w:val="cyan"/>
        </w:rPr>
        <w:t>.º,</w:t>
      </w:r>
      <w:r w:rsidR="4A1CCCD2">
        <w:t xml:space="preserve"> ficam isentos do cumprimento das disposições do presente artigo, sem prejuízo de garantia que os novos reprodutores são mantidos em quarentena.</w:t>
      </w:r>
    </w:p>
    <w:p w14:paraId="26E8E746" w14:textId="25394BFB" w:rsidR="005101CF" w:rsidRPr="005E2D3C" w:rsidRDefault="00C37A6E" w:rsidP="00F95DCA">
      <w:pPr>
        <w:ind w:left="142" w:firstLine="0"/>
      </w:pPr>
      <w:r>
        <w:t xml:space="preserve">4 </w:t>
      </w:r>
      <w:commentRangeStart w:id="194"/>
      <w:r w:rsidR="4A1CCCD2">
        <w:t>-</w:t>
      </w:r>
      <w:r w:rsidR="4A1CCCD2">
        <w:rPr>
          <w:rFonts w:eastAsia="Arial"/>
        </w:rPr>
        <w:t xml:space="preserve"> </w:t>
      </w:r>
      <w:r w:rsidR="4A1CCCD2">
        <w:t>Os detentores de cães</w:t>
      </w:r>
      <w:r w:rsidR="4A1CCCD2" w:rsidRPr="00C37A6E">
        <w:t xml:space="preserve"> de </w:t>
      </w:r>
      <w:r w:rsidR="4A1CCCD2" w:rsidRPr="00F95DCA">
        <w:t xml:space="preserve">caça </w:t>
      </w:r>
      <w:r w:rsidR="4A1CCCD2" w:rsidRPr="00C37A6E">
        <w:t>ficam</w:t>
      </w:r>
      <w:r w:rsidR="4A1CCCD2">
        <w:t xml:space="preserve"> obrigados ao cumprimento das condições gerais de alojamento, sendo as condições específicas das instalações estabelecidas em despacho do </w:t>
      </w:r>
      <w:r w:rsidR="009C0271">
        <w:t>Diretor geral de alimentação de veterinária</w:t>
      </w:r>
      <w:r w:rsidR="4A1CCCD2">
        <w:t xml:space="preserve"> de Alimentação e Veterinária.</w:t>
      </w:r>
      <w:commentRangeEnd w:id="194"/>
      <w:r w:rsidR="002251E2" w:rsidRPr="005E2D3C">
        <w:rPr>
          <w:rStyle w:val="Refdecomentrio"/>
          <w:sz w:val="24"/>
          <w:szCs w:val="24"/>
        </w:rPr>
        <w:commentReference w:id="194"/>
      </w:r>
    </w:p>
    <w:p w14:paraId="4FFD220D" w14:textId="74931F6B" w:rsidR="005101CF" w:rsidRPr="005E2D3C" w:rsidRDefault="00C37A6E" w:rsidP="00F95DCA">
      <w:pPr>
        <w:ind w:left="142" w:firstLine="0"/>
      </w:pPr>
      <w:r>
        <w:t xml:space="preserve">5 </w:t>
      </w:r>
      <w:r w:rsidR="4A1CCCD2">
        <w:t>-</w:t>
      </w:r>
      <w:r w:rsidR="4A1CCCD2">
        <w:rPr>
          <w:rFonts w:eastAsia="Arial"/>
        </w:rPr>
        <w:t xml:space="preserve"> </w:t>
      </w:r>
      <w:commentRangeStart w:id="195"/>
      <w:r w:rsidR="4A1CCCD2" w:rsidRPr="00F95DCA">
        <w:rPr>
          <w:highlight w:val="yellow"/>
        </w:rPr>
        <w:t xml:space="preserve">Os </w:t>
      </w:r>
      <w:commentRangeStart w:id="196"/>
      <w:r w:rsidRPr="00F95DCA">
        <w:rPr>
          <w:highlight w:val="yellow"/>
        </w:rPr>
        <w:t>alojamentos destinados à estadia e pernoita</w:t>
      </w:r>
      <w:r w:rsidR="4A1CCCD2" w:rsidRPr="00F95DCA">
        <w:rPr>
          <w:highlight w:val="yellow"/>
        </w:rPr>
        <w:t xml:space="preserve"> </w:t>
      </w:r>
      <w:commentRangeEnd w:id="196"/>
      <w:r w:rsidR="002251E2" w:rsidRPr="00F95DCA">
        <w:rPr>
          <w:rStyle w:val="Refdecomentrio"/>
          <w:sz w:val="24"/>
          <w:szCs w:val="24"/>
          <w:highlight w:val="yellow"/>
        </w:rPr>
        <w:commentReference w:id="196"/>
      </w:r>
      <w:r w:rsidRPr="00F95DCA">
        <w:rPr>
          <w:highlight w:val="yellow"/>
        </w:rPr>
        <w:t xml:space="preserve">de </w:t>
      </w:r>
      <w:r w:rsidR="4A1CCCD2" w:rsidRPr="00F95DCA">
        <w:rPr>
          <w:highlight w:val="yellow"/>
        </w:rPr>
        <w:t>animais</w:t>
      </w:r>
      <w:r w:rsidRPr="00F95DCA">
        <w:rPr>
          <w:highlight w:val="yellow"/>
        </w:rPr>
        <w:t xml:space="preserve"> os animais de companhia, vulgo hotéis</w:t>
      </w:r>
      <w:r w:rsidR="4A1CCCD2" w:rsidRPr="00C37A6E">
        <w:t xml:space="preserve">, </w:t>
      </w:r>
      <w:commentRangeEnd w:id="195"/>
      <w:r w:rsidR="00440490" w:rsidRPr="00C37A6E">
        <w:rPr>
          <w:rStyle w:val="Refdecomentrio"/>
          <w:sz w:val="24"/>
          <w:szCs w:val="24"/>
        </w:rPr>
        <w:commentReference w:id="195"/>
      </w:r>
      <w:r w:rsidR="4A1CCCD2" w:rsidRPr="00C37A6E">
        <w:t>para além do disposto no n.º 1, devem possuir instalações individualizadas para enfermaria, manuseamento de alimentos se necessário e higienização dos animais.</w:t>
      </w:r>
      <w:r w:rsidR="4A1CCCD2">
        <w:t xml:space="preserve"> </w:t>
      </w:r>
    </w:p>
    <w:p w14:paraId="3D101A59" w14:textId="4CE43E09" w:rsidR="005101CF" w:rsidRPr="005E2D3C" w:rsidRDefault="00C37A6E" w:rsidP="00F95DCA">
      <w:pPr>
        <w:ind w:left="142" w:firstLine="0"/>
      </w:pPr>
      <w:r>
        <w:t xml:space="preserve">6 </w:t>
      </w:r>
      <w:commentRangeStart w:id="197"/>
      <w:r w:rsidR="5BF3B7D7">
        <w:t>-</w:t>
      </w:r>
      <w:r w:rsidR="5BF3B7D7">
        <w:rPr>
          <w:rFonts w:eastAsia="Arial"/>
        </w:rPr>
        <w:t xml:space="preserve"> </w:t>
      </w:r>
      <w:r w:rsidR="5BF3B7D7">
        <w:t xml:space="preserve">Os alojamentos referidos ao abrigo deste capítulo devem possuir estruturas e objetos que permitam enriquecer o meio ambiente, nomeadamente prateleiras, poleiros, ninhos, esconderijos e material para entretenimento dos animais conforme as espécies e o seu grau de desenvolvimento, consoante se trate de adultos, jovens ou fêmeas com ninhadas, devendo os alojamentos destinados a cães e gatos possuir também área de recreio, coberta ou descoberta. </w:t>
      </w:r>
      <w:commentRangeEnd w:id="197"/>
      <w:r w:rsidR="002251E2" w:rsidRPr="005E2D3C">
        <w:rPr>
          <w:rStyle w:val="Refdecomentrio"/>
          <w:sz w:val="24"/>
          <w:szCs w:val="24"/>
        </w:rPr>
        <w:commentReference w:id="197"/>
      </w:r>
    </w:p>
    <w:p w14:paraId="2DCFA911" w14:textId="2ECDF22A" w:rsidR="005101CF" w:rsidRPr="005E2D3C" w:rsidRDefault="00C37A6E" w:rsidP="00F95DCA">
      <w:pPr>
        <w:ind w:left="142" w:firstLine="0"/>
      </w:pPr>
      <w:r>
        <w:t xml:space="preserve">7 </w:t>
      </w:r>
      <w:r w:rsidR="4A1CCCD2">
        <w:t>-</w:t>
      </w:r>
      <w:r w:rsidR="4A1CCCD2">
        <w:rPr>
          <w:rFonts w:eastAsia="Arial"/>
        </w:rPr>
        <w:t xml:space="preserve"> </w:t>
      </w:r>
      <w:r w:rsidR="4A1CCCD2">
        <w:t xml:space="preserve">Os alojamentos a que se refere o n.º 1 devem obedecer aos parâmetros mínimos adequados à espécie, previstos no </w:t>
      </w:r>
      <w:r w:rsidR="4A1CCCD2" w:rsidRPr="00F95DCA">
        <w:rPr>
          <w:highlight w:val="cyan"/>
        </w:rPr>
        <w:t>anexo II ao presente diploma</w:t>
      </w:r>
      <w:r w:rsidR="4A1CCCD2">
        <w:t xml:space="preserve">, do qual faz parte integrante, para o caso dos cães e dos gatos, e em despacho </w:t>
      </w:r>
      <w:r w:rsidR="00251131">
        <w:t xml:space="preserve">do diretor geral </w:t>
      </w:r>
      <w:r w:rsidR="4A1CCCD2">
        <w:t xml:space="preserve">de Alimentação e Veterinária, para outras espécies, podendo para o efeito considerar-se estruturas pré-fabricadas. </w:t>
      </w:r>
    </w:p>
    <w:p w14:paraId="1AE8B6AB" w14:textId="77777777" w:rsidR="00C37A6E" w:rsidRDefault="00C37A6E" w:rsidP="00F95DCA">
      <w:bookmarkStart w:id="198" w:name="_Toc223954412"/>
    </w:p>
    <w:p w14:paraId="0385F065" w14:textId="2DCFF360" w:rsidR="005101CF" w:rsidRPr="00E75105" w:rsidRDefault="002251E2" w:rsidP="00F95DCA">
      <w:pPr>
        <w:pStyle w:val="Ttulo3"/>
      </w:pPr>
      <w:bookmarkStart w:id="199" w:name="_Toc233682959"/>
      <w:commentRangeStart w:id="200"/>
      <w:commentRangeEnd w:id="200"/>
      <w:r w:rsidRPr="00F95DCA">
        <w:rPr>
          <w:rStyle w:val="Refdecomentrio"/>
          <w:sz w:val="24"/>
          <w:szCs w:val="24"/>
        </w:rPr>
        <w:lastRenderedPageBreak/>
        <w:commentReference w:id="200"/>
      </w:r>
      <w:r w:rsidR="005E2D3C" w:rsidRPr="00F95DCA">
        <w:t xml:space="preserve">Artigo </w:t>
      </w:r>
      <w:r w:rsidR="00B91944">
        <w:t>3</w:t>
      </w:r>
      <w:r w:rsidR="00E75105">
        <w:t>4</w:t>
      </w:r>
      <w:r w:rsidR="005E2D3C" w:rsidRPr="00E75105">
        <w:t>.º</w:t>
      </w:r>
      <w:bookmarkEnd w:id="199"/>
    </w:p>
    <w:p w14:paraId="1F923E30" w14:textId="7C116ED0" w:rsidR="005101CF" w:rsidRPr="00E75105" w:rsidRDefault="311765C4" w:rsidP="00F95DCA">
      <w:pPr>
        <w:pStyle w:val="Ttulo3"/>
      </w:pPr>
      <w:bookmarkStart w:id="201" w:name="_Toc233682960"/>
      <w:r w:rsidRPr="00E75105">
        <w:t>Venda nos estabelecimentos de criação</w:t>
      </w:r>
      <w:bookmarkEnd w:id="198"/>
      <w:bookmarkEnd w:id="201"/>
    </w:p>
    <w:p w14:paraId="486886B6" w14:textId="2B195D64" w:rsidR="005101CF" w:rsidRPr="005E2D3C" w:rsidRDefault="00B91944" w:rsidP="00F95DCA">
      <w:pPr>
        <w:ind w:left="142" w:firstLine="0"/>
      </w:pPr>
      <w:r>
        <w:t xml:space="preserve">1 </w:t>
      </w:r>
      <w:r w:rsidR="00A626AB">
        <w:t>-</w:t>
      </w:r>
      <w:r w:rsidR="00A626AB">
        <w:rPr>
          <w:rFonts w:eastAsia="Arial"/>
        </w:rPr>
        <w:t xml:space="preserve"> </w:t>
      </w:r>
      <w:r w:rsidR="00A626AB">
        <w:t xml:space="preserve">A venda de animais de companhia nos alojamentos de reprodução ou criação só é admitida desde que aqueles disponham de local separado, próprio para o efeito, que assegure as condições mínimas de saúde e bem-estar dos animais. </w:t>
      </w:r>
    </w:p>
    <w:p w14:paraId="6D04D4B3" w14:textId="7E85B63D" w:rsidR="005101CF" w:rsidRPr="005E2D3C" w:rsidRDefault="00B91944" w:rsidP="00F95DCA">
      <w:pPr>
        <w:ind w:left="142" w:firstLine="0"/>
      </w:pPr>
      <w:r>
        <w:t xml:space="preserve">2 </w:t>
      </w:r>
      <w:r w:rsidR="00A626AB">
        <w:t>-</w:t>
      </w:r>
      <w:r w:rsidR="00A626AB">
        <w:rPr>
          <w:rFonts w:eastAsia="Arial"/>
        </w:rPr>
        <w:t xml:space="preserve"> </w:t>
      </w:r>
      <w:r w:rsidR="00A626AB">
        <w:t xml:space="preserve">Sem prejuízo do cumprimento das normas relativas à profilaxia sanitária, os responsáveis pelos alojamentos de criação de animais de companhia, em particular de cães e de gatos, encontram-se obrigados a: </w:t>
      </w:r>
    </w:p>
    <w:p w14:paraId="6C15D255" w14:textId="1DB8739B" w:rsidR="00B91944" w:rsidRPr="00F95DCA" w:rsidRDefault="029A5923" w:rsidP="00F95DCA">
      <w:pPr>
        <w:pStyle w:val="PargrafodaLista"/>
        <w:numPr>
          <w:ilvl w:val="0"/>
          <w:numId w:val="263"/>
        </w:numPr>
        <w:rPr>
          <w:highlight w:val="yellow"/>
        </w:rPr>
      </w:pPr>
      <w:commentRangeStart w:id="202"/>
      <w:r>
        <w:t>Identificar e registar os animais em nome do criador</w:t>
      </w:r>
      <w:commentRangeEnd w:id="202"/>
      <w:r w:rsidR="00D76CFC">
        <w:rPr>
          <w:rStyle w:val="Refdecomentrio"/>
          <w:sz w:val="24"/>
          <w:szCs w:val="24"/>
        </w:rPr>
        <w:commentReference w:id="202"/>
      </w:r>
      <w:r>
        <w:t xml:space="preserve"> (</w:t>
      </w:r>
      <w:r w:rsidRPr="00F95DCA">
        <w:rPr>
          <w:highlight w:val="yellow"/>
        </w:rPr>
        <w:t>nos termos do disposto no artigo 59 + X)</w:t>
      </w:r>
      <w:r w:rsidR="00B91944" w:rsidRPr="00F95DCA">
        <w:rPr>
          <w:highlight w:val="yellow"/>
        </w:rPr>
        <w:t>.</w:t>
      </w:r>
    </w:p>
    <w:p w14:paraId="6EC18CE6" w14:textId="706C6A94" w:rsidR="00B91944" w:rsidRPr="005E2D3C" w:rsidRDefault="029A5923" w:rsidP="00F95DCA">
      <w:pPr>
        <w:pStyle w:val="PargrafodaLista"/>
        <w:numPr>
          <w:ilvl w:val="0"/>
          <w:numId w:val="263"/>
        </w:numPr>
      </w:pPr>
      <w:commentRangeStart w:id="203"/>
      <w:r>
        <w:t>Transferir a titularidade dos animais para o nome do comprador entregando o boletim sanitário e o DIAC atualizado;</w:t>
      </w:r>
      <w:commentRangeEnd w:id="203"/>
      <w:r w:rsidR="00D76CFC" w:rsidRPr="005E2D3C">
        <w:rPr>
          <w:rStyle w:val="Refdecomentrio"/>
          <w:sz w:val="24"/>
          <w:szCs w:val="24"/>
        </w:rPr>
        <w:commentReference w:id="203"/>
      </w:r>
    </w:p>
    <w:p w14:paraId="65CE7C4A" w14:textId="0A4197C5" w:rsidR="005101CF" w:rsidRPr="005E2D3C" w:rsidRDefault="1AF8B24F" w:rsidP="00F95DCA">
      <w:pPr>
        <w:pStyle w:val="PargrafodaLista"/>
        <w:numPr>
          <w:ilvl w:val="0"/>
          <w:numId w:val="263"/>
        </w:numPr>
      </w:pPr>
      <w:r>
        <w:t>Fornecer comprovativo de venda, com o nome do criador, espécie e raça</w:t>
      </w:r>
      <w:r w:rsidR="00B91944">
        <w:t>.</w:t>
      </w:r>
    </w:p>
    <w:p w14:paraId="5C822155" w14:textId="77777777" w:rsidR="00B91944" w:rsidRPr="005E2D3C" w:rsidRDefault="00B91944" w:rsidP="00F95DCA"/>
    <w:p w14:paraId="258547C6" w14:textId="52EF92D1" w:rsidR="005101CF" w:rsidRPr="00E75105" w:rsidRDefault="5BF3B7D7" w:rsidP="00F95DCA">
      <w:pPr>
        <w:pStyle w:val="Ttulo3"/>
      </w:pPr>
      <w:bookmarkStart w:id="204" w:name="_Toc223954414"/>
      <w:bookmarkStart w:id="205" w:name="_Toc233682961"/>
      <w:r w:rsidRPr="00E75105">
        <w:t xml:space="preserve">Artigo </w:t>
      </w:r>
      <w:r w:rsidR="00B91944" w:rsidRPr="00E75105">
        <w:t>3</w:t>
      </w:r>
      <w:r w:rsidR="00E75105">
        <w:t>5</w:t>
      </w:r>
      <w:r w:rsidRPr="00E75105">
        <w:t>.º</w:t>
      </w:r>
      <w:bookmarkEnd w:id="205"/>
    </w:p>
    <w:p w14:paraId="6FE97DD6" w14:textId="74842D81" w:rsidR="005101CF" w:rsidRPr="00E75105" w:rsidRDefault="00A626AB" w:rsidP="00F95DCA">
      <w:pPr>
        <w:pStyle w:val="Ttulo3"/>
      </w:pPr>
      <w:bookmarkStart w:id="206" w:name="_Toc233682962"/>
      <w:r w:rsidRPr="00E75105">
        <w:t>Condições particulares para a manutenção de pequenos roedores e coelhos</w:t>
      </w:r>
      <w:bookmarkEnd w:id="204"/>
      <w:bookmarkEnd w:id="206"/>
    </w:p>
    <w:p w14:paraId="295730C5" w14:textId="739473DD" w:rsidR="005101CF" w:rsidRPr="005E2D3C" w:rsidRDefault="00A626AB" w:rsidP="00F95DCA">
      <w:pPr>
        <w:ind w:left="142" w:firstLine="0"/>
      </w:pPr>
      <w:r>
        <w:t>1 -</w:t>
      </w:r>
      <w:r>
        <w:rPr>
          <w:rFonts w:eastAsia="Arial"/>
        </w:rPr>
        <w:t xml:space="preserve"> </w:t>
      </w:r>
      <w:r>
        <w:t xml:space="preserve">As caixas onde os animais são colocados devem estar providas com material de cama em quantidade suficiente, adaptada às espécies em causa, o qual deve ser renovado regularmente. </w:t>
      </w:r>
    </w:p>
    <w:p w14:paraId="643DFFF5" w14:textId="4BE04593" w:rsidR="005101CF" w:rsidRPr="005E2D3C" w:rsidRDefault="00B91944" w:rsidP="00F95DCA">
      <w:pPr>
        <w:ind w:left="142" w:firstLine="0"/>
      </w:pPr>
      <w:r>
        <w:t xml:space="preserve">2 </w:t>
      </w:r>
      <w:r w:rsidR="00A626AB">
        <w:t>-</w:t>
      </w:r>
      <w:r w:rsidR="00A626AB">
        <w:rPr>
          <w:rFonts w:eastAsia="Arial"/>
        </w:rPr>
        <w:t xml:space="preserve"> </w:t>
      </w:r>
      <w:r w:rsidR="00A626AB">
        <w:t xml:space="preserve">As medidas das caixas para pequenos roedores e coelhos devem obedecer aos parâmetros mínimos adequados à espécie, previstos em </w:t>
      </w:r>
      <w:r w:rsidR="0052508A">
        <w:t>Portaria</w:t>
      </w:r>
      <w:r w:rsidR="00A626AB">
        <w:t xml:space="preserve"> do membro do Governo responsável pela área da agricultura. </w:t>
      </w:r>
    </w:p>
    <w:p w14:paraId="3991393D" w14:textId="34018337" w:rsidR="005101CF" w:rsidRPr="005E2D3C" w:rsidRDefault="00B91944" w:rsidP="00F95DCA">
      <w:pPr>
        <w:ind w:left="142" w:firstLine="0"/>
      </w:pPr>
      <w:r>
        <w:t xml:space="preserve">3 </w:t>
      </w:r>
      <w:r w:rsidR="00A626AB">
        <w:t>-</w:t>
      </w:r>
      <w:r w:rsidR="00A626AB">
        <w:rPr>
          <w:rFonts w:eastAsia="Arial"/>
        </w:rPr>
        <w:t xml:space="preserve"> </w:t>
      </w:r>
      <w:r w:rsidR="00A626AB">
        <w:t xml:space="preserve">Ao planear a criação e ou manutenção deve ter-se em conta o crescimento potencial dos animais, a fim de ser assegurada a existência de um espaço apropriado, em conformidade com as medidas das caixas, nos termos previstos na </w:t>
      </w:r>
      <w:r w:rsidR="0052508A">
        <w:t>Portaria</w:t>
      </w:r>
      <w:r w:rsidR="00A626AB">
        <w:t xml:space="preserve"> a que se refere o </w:t>
      </w:r>
      <w:r w:rsidR="008C56A9">
        <w:t>número anterior</w:t>
      </w:r>
      <w:r w:rsidR="00A626AB">
        <w:t xml:space="preserve">, durante todas as suas fases de desenvolvimento. </w:t>
      </w:r>
    </w:p>
    <w:p w14:paraId="6A961497" w14:textId="77777777" w:rsidR="00BF21D4" w:rsidRPr="005E2D3C" w:rsidRDefault="00BF21D4" w:rsidP="00F95DCA"/>
    <w:p w14:paraId="36325B29" w14:textId="5155E8FA" w:rsidR="005101CF" w:rsidRPr="00E75105" w:rsidRDefault="00A626AB" w:rsidP="00F95DCA">
      <w:pPr>
        <w:pStyle w:val="Ttulo3"/>
      </w:pPr>
      <w:bookmarkStart w:id="207" w:name="_Toc223954416"/>
      <w:bookmarkStart w:id="208" w:name="_Toc233682963"/>
      <w:r w:rsidRPr="00E75105">
        <w:t xml:space="preserve">Artigo </w:t>
      </w:r>
      <w:r w:rsidR="00D76CFC">
        <w:t>3</w:t>
      </w:r>
      <w:r w:rsidR="00E75105">
        <w:t>6</w:t>
      </w:r>
      <w:r w:rsidRPr="00E75105">
        <w:t>.º</w:t>
      </w:r>
      <w:bookmarkEnd w:id="208"/>
    </w:p>
    <w:p w14:paraId="107F7E0E" w14:textId="2F1A7DB1" w:rsidR="00B91944" w:rsidRPr="00E75105" w:rsidRDefault="00CB19B6" w:rsidP="00F95DCA">
      <w:pPr>
        <w:pStyle w:val="Ttulo3"/>
      </w:pPr>
      <w:bookmarkStart w:id="209" w:name="_Toc233682964"/>
      <w:r w:rsidRPr="00E75105">
        <w:t>Condições particulares para a manutenção de aves</w:t>
      </w:r>
      <w:bookmarkEnd w:id="207"/>
      <w:bookmarkEnd w:id="209"/>
    </w:p>
    <w:p w14:paraId="40637A1E" w14:textId="43207CB7" w:rsidR="00D76CFC" w:rsidRDefault="00B91944" w:rsidP="00F95DCA">
      <w:pPr>
        <w:ind w:left="142" w:firstLine="0"/>
      </w:pPr>
      <w:r>
        <w:t xml:space="preserve">1 </w:t>
      </w:r>
      <w:r w:rsidR="00A626AB">
        <w:t>-</w:t>
      </w:r>
      <w:r w:rsidR="00A626AB">
        <w:rPr>
          <w:rFonts w:eastAsia="Arial"/>
        </w:rPr>
        <w:t xml:space="preserve"> </w:t>
      </w:r>
      <w:r w:rsidR="00A626AB">
        <w:t xml:space="preserve">As dimensões das gaiolas devem permitir que os pássaros possam bater as asas sem entrave. </w:t>
      </w:r>
    </w:p>
    <w:p w14:paraId="6EE4F64E" w14:textId="754D44F0" w:rsidR="005101CF" w:rsidRPr="005E2D3C" w:rsidRDefault="00B91944" w:rsidP="00F95DCA">
      <w:pPr>
        <w:ind w:left="142" w:firstLine="0"/>
      </w:pPr>
      <w:r>
        <w:lastRenderedPageBreak/>
        <w:t xml:space="preserve">2 </w:t>
      </w:r>
      <w:r w:rsidR="00A626AB">
        <w:t>-</w:t>
      </w:r>
      <w:r w:rsidR="00A626AB">
        <w:rPr>
          <w:rFonts w:eastAsia="Arial"/>
        </w:rPr>
        <w:t xml:space="preserve"> </w:t>
      </w:r>
      <w:r w:rsidR="00A626AB">
        <w:t xml:space="preserve">As gaiolas devem estar equipadas com poleiros cujo diâmetro esteja adaptado às espécies. </w:t>
      </w:r>
    </w:p>
    <w:p w14:paraId="60CA12E2" w14:textId="10D2BEC2" w:rsidR="005101CF" w:rsidRPr="005E2D3C" w:rsidRDefault="00B91944" w:rsidP="00F95DCA">
      <w:pPr>
        <w:ind w:left="142" w:firstLine="0"/>
      </w:pPr>
      <w:r>
        <w:t xml:space="preserve">3 </w:t>
      </w:r>
      <w:r w:rsidR="00A626AB">
        <w:t>-</w:t>
      </w:r>
      <w:r w:rsidR="00A626AB">
        <w:rPr>
          <w:rFonts w:eastAsia="Arial"/>
        </w:rPr>
        <w:t xml:space="preserve"> </w:t>
      </w:r>
      <w:r w:rsidR="00A626AB">
        <w:t xml:space="preserve">Os comedouros e os bebedouros devem ser colocados de forma a não serem sujos pelos excrementos. </w:t>
      </w:r>
    </w:p>
    <w:p w14:paraId="43434E61" w14:textId="3EF167B6" w:rsidR="005101CF" w:rsidRPr="005E2D3C" w:rsidRDefault="00B91944" w:rsidP="00F95DCA">
      <w:pPr>
        <w:ind w:left="142" w:firstLine="0"/>
      </w:pPr>
      <w:r>
        <w:t xml:space="preserve">4 </w:t>
      </w:r>
      <w:r w:rsidR="00A626AB">
        <w:t>-</w:t>
      </w:r>
      <w:r w:rsidR="00A626AB">
        <w:rPr>
          <w:rFonts w:eastAsia="Arial"/>
        </w:rPr>
        <w:t xml:space="preserve"> </w:t>
      </w:r>
      <w:r w:rsidR="00A626AB">
        <w:t xml:space="preserve">As aves devem ter a possibilidade de tomar banhos de areia ou de água consoante as suas necessidades, devendo, para isso, ter à sua disposição recipientes adequados, com areia ou água. </w:t>
      </w:r>
    </w:p>
    <w:p w14:paraId="38198E6A" w14:textId="72188D17" w:rsidR="00B91944" w:rsidRPr="005E2D3C" w:rsidRDefault="00B91944" w:rsidP="00F95DCA">
      <w:pPr>
        <w:ind w:left="142" w:firstLine="0"/>
      </w:pPr>
      <w:r>
        <w:t xml:space="preserve">5 </w:t>
      </w:r>
      <w:r w:rsidR="00A626AB">
        <w:t>-</w:t>
      </w:r>
      <w:r w:rsidR="00A626AB">
        <w:rPr>
          <w:rFonts w:eastAsia="Arial"/>
        </w:rPr>
        <w:t xml:space="preserve"> </w:t>
      </w:r>
      <w:r w:rsidR="00A626AB">
        <w:t xml:space="preserve">As gaiolas de aves não devem localizar-se em locais com correntes de ar e devem ser bem iluminadas em todos os seus cantos. </w:t>
      </w:r>
    </w:p>
    <w:p w14:paraId="36C9E9F3" w14:textId="7FC920CD" w:rsidR="005101CF" w:rsidRPr="005E2D3C" w:rsidRDefault="00B91944" w:rsidP="00F95DCA">
      <w:pPr>
        <w:ind w:left="142" w:firstLine="0"/>
      </w:pPr>
      <w:r>
        <w:t xml:space="preserve">6 </w:t>
      </w:r>
      <w:r w:rsidR="00A626AB">
        <w:t>-</w:t>
      </w:r>
      <w:r w:rsidR="00A626AB">
        <w:rPr>
          <w:rFonts w:eastAsia="Arial"/>
        </w:rPr>
        <w:t xml:space="preserve"> </w:t>
      </w:r>
      <w:r w:rsidR="00A626AB">
        <w:t xml:space="preserve">O público, nas lojas de venda de animais, não pode ter acesso a todos os lados das gaiolas. </w:t>
      </w:r>
    </w:p>
    <w:p w14:paraId="7B20CEF7" w14:textId="34CECAD1" w:rsidR="005101CF" w:rsidRPr="005E2D3C" w:rsidRDefault="00B91944" w:rsidP="00F95DCA">
      <w:pPr>
        <w:ind w:left="142" w:firstLine="0"/>
      </w:pPr>
      <w:r>
        <w:t xml:space="preserve">7 </w:t>
      </w:r>
      <w:r w:rsidR="00A626AB">
        <w:t>-</w:t>
      </w:r>
      <w:r w:rsidR="00A626AB">
        <w:rPr>
          <w:rFonts w:eastAsia="Arial"/>
        </w:rPr>
        <w:t xml:space="preserve"> </w:t>
      </w:r>
      <w:r w:rsidR="00A626AB">
        <w:t xml:space="preserve">Para além das condições acima referidas, as gaiolas para pássaros cantores e pombos devem ser pelo menos quatro vezes mais compridas e duas vezes mais altas que o comprimento total da ave e, pelo menos, uma vez e meia mais largas que a medida da envergadura, sendo que, em caso de manutenção em casais ou em grupo, a largura das gaiolas deve ser de pelo menos o dobro da envergadura da ave. </w:t>
      </w:r>
    </w:p>
    <w:p w14:paraId="00A4C24C" w14:textId="54DD12D3" w:rsidR="005101CF" w:rsidRPr="005E2D3C" w:rsidRDefault="00B91944" w:rsidP="00F95DCA">
      <w:pPr>
        <w:ind w:left="142" w:firstLine="0"/>
      </w:pPr>
      <w:r>
        <w:t xml:space="preserve">8 </w:t>
      </w:r>
      <w:r w:rsidR="00A626AB">
        <w:t>-</w:t>
      </w:r>
      <w:r w:rsidR="00A626AB">
        <w:rPr>
          <w:rFonts w:eastAsia="Arial"/>
        </w:rPr>
        <w:t xml:space="preserve"> </w:t>
      </w:r>
      <w:r w:rsidR="00A626AB">
        <w:t xml:space="preserve">Nas gaiolas onde se mantenham aves em grupo é necessário instalar o mínimo de três poleiros em diferentes alturas e de forma a permitir que os animais sejam pouco incomodados no seu voo e que possam utilizar de forma adequada o espaço que têm à sua disposição. </w:t>
      </w:r>
      <w:r w:rsidR="00A626AB">
        <w:rPr>
          <w:rFonts w:eastAsia="Cambria"/>
        </w:rPr>
        <w:tab/>
      </w:r>
    </w:p>
    <w:p w14:paraId="4BBE804D" w14:textId="25DAB836" w:rsidR="005101CF" w:rsidRPr="005E2D3C" w:rsidRDefault="00B91944" w:rsidP="00F95DCA">
      <w:pPr>
        <w:ind w:left="142" w:firstLine="0"/>
      </w:pPr>
      <w:r>
        <w:t xml:space="preserve">9 </w:t>
      </w:r>
      <w:r w:rsidR="00A626AB">
        <w:t>-</w:t>
      </w:r>
      <w:r w:rsidR="00A626AB">
        <w:rPr>
          <w:rFonts w:eastAsia="Arial"/>
        </w:rPr>
        <w:t xml:space="preserve"> </w:t>
      </w:r>
      <w:r w:rsidR="00A626AB">
        <w:t xml:space="preserve">A taxa de ocupação tem de ser prevista de forma que os animais não se incomodem uns aos outros nos seus movimentos. </w:t>
      </w:r>
    </w:p>
    <w:p w14:paraId="664CE7A2" w14:textId="06A84442" w:rsidR="005101CF" w:rsidRPr="005E2D3C" w:rsidRDefault="00B91944" w:rsidP="00F95DCA">
      <w:pPr>
        <w:ind w:left="142" w:firstLine="0"/>
      </w:pPr>
      <w:r>
        <w:t xml:space="preserve">10 </w:t>
      </w:r>
      <w:r w:rsidR="00A626AB">
        <w:t>-</w:t>
      </w:r>
      <w:r w:rsidR="00A626AB">
        <w:rPr>
          <w:rFonts w:eastAsia="Arial"/>
        </w:rPr>
        <w:t xml:space="preserve"> </w:t>
      </w:r>
      <w:r w:rsidR="00A626AB">
        <w:t xml:space="preserve">Os pequenos pássaros exóticos devem dispor, cada um, de pelo menos duas vezes o espaço que ocupam sobre os poleiros, tendo em conta a sua envergadura individual. </w:t>
      </w:r>
    </w:p>
    <w:p w14:paraId="2711183F" w14:textId="243E9B61" w:rsidR="00B91944" w:rsidRPr="005E2D3C" w:rsidRDefault="00B91944" w:rsidP="00F95DCA">
      <w:pPr>
        <w:ind w:left="142" w:firstLine="0"/>
      </w:pPr>
      <w:r>
        <w:t xml:space="preserve">11 </w:t>
      </w:r>
      <w:r w:rsidR="00A626AB">
        <w:t>-</w:t>
      </w:r>
      <w:r w:rsidR="00A626AB">
        <w:rPr>
          <w:rFonts w:eastAsia="Arial"/>
        </w:rPr>
        <w:t xml:space="preserve"> </w:t>
      </w:r>
      <w:r w:rsidR="00A626AB">
        <w:t xml:space="preserve">Para outros pássaros, o </w:t>
      </w:r>
      <w:r w:rsidR="00BE60E5">
        <w:t>n.º</w:t>
      </w:r>
      <w:r w:rsidR="00A626AB">
        <w:t xml:space="preserve"> de espécimes não pode ser superior ao </w:t>
      </w:r>
      <w:r w:rsidR="00BE60E5">
        <w:t>n.º</w:t>
      </w:r>
      <w:r w:rsidR="00A626AB">
        <w:t xml:space="preserve"> de poleiros existentes na gaiola. </w:t>
      </w:r>
    </w:p>
    <w:p w14:paraId="6E52DFD2" w14:textId="559C3D6D" w:rsidR="005101CF" w:rsidRPr="005E2D3C" w:rsidRDefault="00B91944" w:rsidP="00F95DCA">
      <w:pPr>
        <w:ind w:left="0" w:firstLine="142"/>
      </w:pPr>
      <w:r>
        <w:t xml:space="preserve">12 </w:t>
      </w:r>
      <w:r w:rsidR="00A626AB">
        <w:t>-</w:t>
      </w:r>
      <w:r w:rsidR="00A626AB">
        <w:rPr>
          <w:rFonts w:eastAsia="Arial"/>
        </w:rPr>
        <w:t xml:space="preserve"> </w:t>
      </w:r>
      <w:r w:rsidR="00A626AB">
        <w:t xml:space="preserve">O ambiente a fornecer a psitacídeos deve ainda obedecer às seguintes condições: </w:t>
      </w:r>
    </w:p>
    <w:p w14:paraId="7C617246" w14:textId="435E5CB0" w:rsidR="005101CF" w:rsidRPr="005E2D3C" w:rsidRDefault="00A626AB" w:rsidP="00F95DCA">
      <w:pPr>
        <w:pStyle w:val="PargrafodaLista"/>
        <w:numPr>
          <w:ilvl w:val="0"/>
          <w:numId w:val="264"/>
        </w:numPr>
      </w:pPr>
      <w:r>
        <w:t xml:space="preserve">Os espécimes deste grupo de aves não devem ser alojados isoladamente, a não ser na impossibilidade de se manterem em pares ou grupos, caso em que a atenção dos tratadores ou detentores para com estes animais terá de ser fortemente incrementada; </w:t>
      </w:r>
    </w:p>
    <w:p w14:paraId="4169D25A" w14:textId="52F4429B" w:rsidR="005101CF" w:rsidRPr="005E2D3C" w:rsidRDefault="00A626AB" w:rsidP="00F95DCA">
      <w:pPr>
        <w:pStyle w:val="PargrafodaLista"/>
        <w:numPr>
          <w:ilvl w:val="0"/>
          <w:numId w:val="264"/>
        </w:numPr>
      </w:pPr>
      <w:r>
        <w:lastRenderedPageBreak/>
        <w:t xml:space="preserve">O local de alojamento tem de conter um recipiente com água limpa que permita aos animais banhar-se frequentemente; </w:t>
      </w:r>
    </w:p>
    <w:p w14:paraId="13B7A854" w14:textId="77777777" w:rsidR="005101CF" w:rsidRPr="005E2D3C" w:rsidRDefault="00A626AB" w:rsidP="00F95DCA">
      <w:pPr>
        <w:pStyle w:val="PargrafodaLista"/>
        <w:numPr>
          <w:ilvl w:val="0"/>
          <w:numId w:val="264"/>
        </w:numPr>
      </w:pPr>
      <w:r>
        <w:t xml:space="preserve">A alimentação a fornecer aos animais tem de ser o mais diversificada possível para melhorar o seu estado nutricional e estimular as suas atividades exploratórias, pelo que a sua base alimentar deve ser complementada, nomeadamente com frutos e vegetais; </w:t>
      </w:r>
    </w:p>
    <w:p w14:paraId="07C16BFF" w14:textId="77777777" w:rsidR="005101CF" w:rsidRPr="005E2D3C" w:rsidRDefault="00A626AB" w:rsidP="00F95DCA">
      <w:pPr>
        <w:pStyle w:val="PargrafodaLista"/>
        <w:numPr>
          <w:ilvl w:val="0"/>
          <w:numId w:val="264"/>
        </w:numPr>
      </w:pPr>
      <w:r>
        <w:t xml:space="preserve">Devem ser colocados objetos com substrato de madeira nos alojamentos, nomeadamente ramos, troncos, poleiros, vegetação e outros objetos de diversão, tais como bolas, em material inócuo para os animais. </w:t>
      </w:r>
    </w:p>
    <w:p w14:paraId="2258C212" w14:textId="003325CB" w:rsidR="005101CF" w:rsidRPr="005E2D3C" w:rsidRDefault="00B91944" w:rsidP="00F95DCA">
      <w:r>
        <w:rPr>
          <w:rFonts w:eastAsia="Arial"/>
        </w:rPr>
        <w:t xml:space="preserve">13 - </w:t>
      </w:r>
      <w:r w:rsidR="00A626AB">
        <w:t xml:space="preserve">As dimensões para o alojamento de aves devem obedecer aos parâmetros mínimos adequados à espécie, os quais são previstos em </w:t>
      </w:r>
      <w:r w:rsidR="0052508A">
        <w:t>Portaria</w:t>
      </w:r>
      <w:r w:rsidR="00A626AB">
        <w:t xml:space="preserve"> do membro do Governo responsável pela área da agricultura. </w:t>
      </w:r>
    </w:p>
    <w:p w14:paraId="34F174C5" w14:textId="77777777" w:rsidR="00CF1434" w:rsidRPr="005E2D3C" w:rsidRDefault="00CF1434" w:rsidP="00F95DCA"/>
    <w:p w14:paraId="44655766" w14:textId="453D9F6F" w:rsidR="005101CF" w:rsidRPr="00E75105" w:rsidRDefault="00A626AB" w:rsidP="00F95DCA">
      <w:pPr>
        <w:pStyle w:val="Ttulo3"/>
      </w:pPr>
      <w:bookmarkStart w:id="210" w:name="_Toc223954417"/>
      <w:bookmarkStart w:id="211" w:name="_Toc233682965"/>
      <w:r w:rsidRPr="00E75105">
        <w:t>Artigo 3</w:t>
      </w:r>
      <w:r w:rsidR="00E75105">
        <w:t>7</w:t>
      </w:r>
      <w:r w:rsidRPr="00E75105">
        <w:t>.º</w:t>
      </w:r>
      <w:bookmarkEnd w:id="211"/>
    </w:p>
    <w:p w14:paraId="4F27FB1E" w14:textId="73B4150B" w:rsidR="00B91944" w:rsidRPr="00E75105" w:rsidRDefault="00A626AB" w:rsidP="00F95DCA">
      <w:pPr>
        <w:pStyle w:val="Ttulo3"/>
      </w:pPr>
      <w:bookmarkStart w:id="212" w:name="_Toc233682966"/>
      <w:r w:rsidRPr="00E75105">
        <w:t>Condições particulares para a manutenção de répteis</w:t>
      </w:r>
      <w:bookmarkEnd w:id="210"/>
      <w:bookmarkEnd w:id="212"/>
    </w:p>
    <w:p w14:paraId="7ACC0567" w14:textId="5F87A593" w:rsidR="005101CF" w:rsidRPr="005E2D3C" w:rsidRDefault="00B91944" w:rsidP="00F95DCA">
      <w:pPr>
        <w:ind w:left="142" w:firstLine="0"/>
      </w:pPr>
      <w:r>
        <w:t xml:space="preserve">1 - </w:t>
      </w:r>
      <w:r w:rsidR="00A626AB">
        <w:t xml:space="preserve">Os alojamentos para a manutenção de répteis devem obedecer aos seguintes requisitos: </w:t>
      </w:r>
    </w:p>
    <w:p w14:paraId="7FF830F5" w14:textId="3BCC9F8F" w:rsidR="005101CF" w:rsidRPr="005E2D3C" w:rsidRDefault="00A626AB" w:rsidP="00F95DCA">
      <w:pPr>
        <w:pStyle w:val="PargrafodaLista"/>
        <w:numPr>
          <w:ilvl w:val="0"/>
          <w:numId w:val="265"/>
        </w:numPr>
      </w:pPr>
      <w:r>
        <w:t xml:space="preserve">Os terrários devem ser equipados com um mínimo de infraestruturas correspondentes às necessidades dos seus ocupantes, como, por exemplo, ramos para trepar, plantas vivas ou artificiais, recipientes como possibilidade de esconderijo, para-ventos, possibilidade de se banhar; </w:t>
      </w:r>
    </w:p>
    <w:p w14:paraId="6F7B209C" w14:textId="77777777" w:rsidR="005101CF" w:rsidRPr="005E2D3C" w:rsidRDefault="00A626AB" w:rsidP="00F95DCA">
      <w:pPr>
        <w:pStyle w:val="PargrafodaLista"/>
        <w:numPr>
          <w:ilvl w:val="0"/>
          <w:numId w:val="265"/>
        </w:numPr>
      </w:pPr>
      <w:r>
        <w:t xml:space="preserve">A parte aquática dos recipientes para tartarugas deve ser aquecida através de calor irradiado, nomeadamente lâmpadas incandescentes e lâmpadas de aquecimento especiais; </w:t>
      </w:r>
    </w:p>
    <w:p w14:paraId="619EF961" w14:textId="77777777" w:rsidR="005101CF" w:rsidRPr="005E2D3C" w:rsidRDefault="00A626AB" w:rsidP="00F95DCA">
      <w:pPr>
        <w:pStyle w:val="PargrafodaLista"/>
        <w:numPr>
          <w:ilvl w:val="0"/>
          <w:numId w:val="265"/>
        </w:numPr>
      </w:pPr>
      <w:r>
        <w:t xml:space="preserve">Os grupos de répteis devem ser manuseados de tal forma que os fatores de perturbação sejam reduzidos ao mínimo possível; </w:t>
      </w:r>
    </w:p>
    <w:p w14:paraId="2AD1F00E" w14:textId="77777777" w:rsidR="005101CF" w:rsidRPr="005E2D3C" w:rsidRDefault="00A626AB" w:rsidP="00F95DCA">
      <w:pPr>
        <w:pStyle w:val="PargrafodaLista"/>
        <w:numPr>
          <w:ilvl w:val="0"/>
          <w:numId w:val="265"/>
        </w:numPr>
      </w:pPr>
      <w:r>
        <w:t xml:space="preserve">Os terrários de animais perigosos para as pessoas e outros animais devem poder ser fechados à chave, devendo todas as lojas de venda de animais que os alojem dispor de instruções de segurança e de emergência para salvaguarda da saúde pública; </w:t>
      </w:r>
    </w:p>
    <w:p w14:paraId="52F31F8D" w14:textId="5E982F25" w:rsidR="005101CF" w:rsidRPr="005E2D3C" w:rsidRDefault="00A626AB" w:rsidP="00F95DCA">
      <w:pPr>
        <w:pStyle w:val="PargrafodaLista"/>
        <w:numPr>
          <w:ilvl w:val="0"/>
          <w:numId w:val="265"/>
        </w:numPr>
      </w:pPr>
      <w:r>
        <w:t>Cada recipiente só deve alojar uma espécie, sendo que, em certos casos, por razões de segurança, não se deve alojar mais de um animal por recipiente</w:t>
      </w:r>
      <w:r w:rsidR="00B91944">
        <w:t>.</w:t>
      </w:r>
    </w:p>
    <w:p w14:paraId="6967C84E" w14:textId="61511CFD" w:rsidR="005101CF" w:rsidRPr="005E2D3C" w:rsidRDefault="00B91944" w:rsidP="00F95DCA">
      <w:pPr>
        <w:ind w:left="142" w:firstLine="0"/>
      </w:pPr>
      <w:r>
        <w:t xml:space="preserve">2 - </w:t>
      </w:r>
      <w:r w:rsidR="00A626AB">
        <w:t xml:space="preserve">As dimensões dos alojamentos de répteis devem obedecer aos parâmetros mínimos adequados à espécie, os quais são fixados por </w:t>
      </w:r>
      <w:r w:rsidR="00251131">
        <w:t xml:space="preserve">despacho </w:t>
      </w:r>
      <w:r w:rsidR="00A626AB">
        <w:t xml:space="preserve">do </w:t>
      </w:r>
      <w:r w:rsidR="009C0271">
        <w:t>diretor geral de alimentação de veterinária</w:t>
      </w:r>
      <w:r w:rsidR="00A626AB">
        <w:t xml:space="preserve"> de Alimentação e Veterinária. </w:t>
      </w:r>
    </w:p>
    <w:p w14:paraId="018AE583" w14:textId="7FD20074" w:rsidR="005101CF" w:rsidRPr="00E75105" w:rsidRDefault="00A626AB" w:rsidP="00F95DCA">
      <w:pPr>
        <w:pStyle w:val="Ttulo3"/>
      </w:pPr>
      <w:bookmarkStart w:id="213" w:name="_Toc223954418"/>
      <w:bookmarkStart w:id="214" w:name="_Toc233682967"/>
      <w:r w:rsidRPr="00E75105">
        <w:lastRenderedPageBreak/>
        <w:t>Artigo 3</w:t>
      </w:r>
      <w:r w:rsidR="00E75105">
        <w:t>8</w:t>
      </w:r>
      <w:r w:rsidRPr="00E75105">
        <w:t>.º</w:t>
      </w:r>
      <w:bookmarkEnd w:id="214"/>
    </w:p>
    <w:p w14:paraId="34DF2902" w14:textId="40F0ECD8" w:rsidR="005101CF" w:rsidRPr="00E75105" w:rsidRDefault="00A626AB" w:rsidP="00F95DCA">
      <w:pPr>
        <w:pStyle w:val="Ttulo3"/>
      </w:pPr>
      <w:bookmarkStart w:id="215" w:name="_Toc233682968"/>
      <w:r w:rsidRPr="00E75105">
        <w:t>Condições particulares para a manutenção de anfíbios</w:t>
      </w:r>
      <w:bookmarkEnd w:id="213"/>
      <w:bookmarkEnd w:id="215"/>
    </w:p>
    <w:p w14:paraId="3A812464" w14:textId="5351A770" w:rsidR="00B91944" w:rsidRPr="005E2D3C" w:rsidRDefault="00B91944" w:rsidP="00F95DCA">
      <w:r>
        <w:t xml:space="preserve">1 - </w:t>
      </w:r>
      <w:r w:rsidR="00A626AB">
        <w:t xml:space="preserve">As condições para a manutenção dos anfíbios são as seguintes: </w:t>
      </w:r>
    </w:p>
    <w:p w14:paraId="34C9BF31" w14:textId="4C55CE7E" w:rsidR="003429E3" w:rsidRPr="005E2D3C" w:rsidRDefault="00A626AB" w:rsidP="00F95DCA">
      <w:pPr>
        <w:pStyle w:val="PargrafodaLista"/>
        <w:numPr>
          <w:ilvl w:val="0"/>
          <w:numId w:val="267"/>
        </w:numPr>
      </w:pPr>
      <w:r>
        <w:t xml:space="preserve">Nos recipientes que só dispõem de parte aquática podem deter-se tritões durante a sua fase de reprodução, rãs </w:t>
      </w:r>
      <w:r w:rsidRPr="00251131">
        <w:rPr>
          <w:i/>
        </w:rPr>
        <w:t>Xenopus</w:t>
      </w:r>
      <w:r>
        <w:t xml:space="preserve"> e sapos </w:t>
      </w:r>
      <w:r w:rsidRPr="00251131">
        <w:rPr>
          <w:i/>
        </w:rPr>
        <w:t>Pipa pipa</w:t>
      </w:r>
      <w:r>
        <w:t>, devendo os mesmos para o seu alojamento dispor das dimensões mínimas previstas e</w:t>
      </w:r>
      <w:r w:rsidR="00251131">
        <w:t xml:space="preserve">m despacho do </w:t>
      </w:r>
      <w:r w:rsidR="009C0271">
        <w:t>diretor geral de alimentação de veterinária</w:t>
      </w:r>
      <w:r w:rsidR="00251131">
        <w:t xml:space="preserve"> de Alimentação e Veterinária</w:t>
      </w:r>
      <w:r>
        <w:t xml:space="preserve">; </w:t>
      </w:r>
    </w:p>
    <w:p w14:paraId="052D6215" w14:textId="12DF97C2" w:rsidR="005101CF" w:rsidRPr="005E2D3C" w:rsidRDefault="00A626AB" w:rsidP="00F95DCA">
      <w:pPr>
        <w:pStyle w:val="PargrafodaLista"/>
        <w:numPr>
          <w:ilvl w:val="0"/>
          <w:numId w:val="267"/>
        </w:numPr>
      </w:pPr>
      <w:r>
        <w:t xml:space="preserve">Os outros anfíbios correntemente comercializados necessitam de aquiterrários que devem estar conformes com os parâmetros mínimos adequados à espécie, os quais são previstos em </w:t>
      </w:r>
      <w:r w:rsidR="0052508A">
        <w:t>Portaria</w:t>
      </w:r>
      <w:r>
        <w:t xml:space="preserve"> do membro do Governo responsável pela área da agricultura. </w:t>
      </w:r>
    </w:p>
    <w:p w14:paraId="2801FECA" w14:textId="77777777" w:rsidR="00BF21D4" w:rsidRPr="005E2D3C" w:rsidRDefault="00BF21D4" w:rsidP="00F95DCA"/>
    <w:p w14:paraId="525B8B55" w14:textId="26CDBB1B" w:rsidR="005101CF" w:rsidRPr="00E75105" w:rsidRDefault="00A626AB" w:rsidP="00F95DCA">
      <w:pPr>
        <w:pStyle w:val="Ttulo3"/>
      </w:pPr>
      <w:bookmarkStart w:id="216" w:name="_Toc223954419"/>
      <w:bookmarkStart w:id="217" w:name="_Toc233682969"/>
      <w:r w:rsidRPr="00E75105">
        <w:t>Artigo 3</w:t>
      </w:r>
      <w:r w:rsidR="00E75105">
        <w:t>9</w:t>
      </w:r>
      <w:r w:rsidRPr="00E75105">
        <w:t>.º</w:t>
      </w:r>
      <w:bookmarkEnd w:id="217"/>
    </w:p>
    <w:p w14:paraId="779D8027" w14:textId="74AF3E8C" w:rsidR="005101CF" w:rsidRPr="00E75105" w:rsidRDefault="00A626AB" w:rsidP="00F95DCA">
      <w:pPr>
        <w:pStyle w:val="Ttulo3"/>
      </w:pPr>
      <w:bookmarkStart w:id="218" w:name="_Toc233682970"/>
      <w:r w:rsidRPr="00E75105">
        <w:t>Condições particulares para a manutenção de peixes</w:t>
      </w:r>
      <w:bookmarkEnd w:id="216"/>
      <w:bookmarkEnd w:id="218"/>
    </w:p>
    <w:p w14:paraId="6F0A87CF" w14:textId="38AC1817" w:rsidR="005101CF" w:rsidRPr="005E2D3C" w:rsidRDefault="003429E3" w:rsidP="00F95DCA">
      <w:pPr>
        <w:ind w:left="142" w:firstLine="0"/>
      </w:pPr>
      <w:r>
        <w:t xml:space="preserve">1 </w:t>
      </w:r>
      <w:r w:rsidR="00A27C00">
        <w:t>–</w:t>
      </w:r>
      <w:r>
        <w:t xml:space="preserve"> </w:t>
      </w:r>
      <w:r w:rsidR="00A27C00">
        <w:t>Em c</w:t>
      </w:r>
      <w:r w:rsidR="00A626AB">
        <w:t>ada aquário</w:t>
      </w:r>
      <w:r w:rsidR="00A27C00">
        <w:t xml:space="preserve"> </w:t>
      </w:r>
      <w:r w:rsidR="00A626AB">
        <w:t xml:space="preserve">devem ser indicados os seguintes dados: </w:t>
      </w:r>
    </w:p>
    <w:p w14:paraId="0208FBBA" w14:textId="77777777" w:rsidR="005101CF" w:rsidRPr="005E2D3C" w:rsidRDefault="00A626AB" w:rsidP="00F95DCA">
      <w:pPr>
        <w:pStyle w:val="PargrafodaLista"/>
        <w:numPr>
          <w:ilvl w:val="0"/>
          <w:numId w:val="268"/>
        </w:numPr>
      </w:pPr>
      <w:r>
        <w:t xml:space="preserve">O nome científico dos peixes, sempre que possível; </w:t>
      </w:r>
    </w:p>
    <w:p w14:paraId="2DADB4DC" w14:textId="77777777" w:rsidR="005101CF" w:rsidRPr="005E2D3C" w:rsidRDefault="00A626AB" w:rsidP="00F95DCA">
      <w:pPr>
        <w:pStyle w:val="PargrafodaLista"/>
        <w:numPr>
          <w:ilvl w:val="0"/>
          <w:numId w:val="268"/>
        </w:numPr>
      </w:pPr>
      <w:r>
        <w:t xml:space="preserve">O grau de salinidade ou a densidade da água quando se trata de água do mar; </w:t>
      </w:r>
    </w:p>
    <w:p w14:paraId="7C002ECB" w14:textId="77777777" w:rsidR="005101CF" w:rsidRPr="005E2D3C" w:rsidRDefault="00A626AB" w:rsidP="00F95DCA">
      <w:pPr>
        <w:pStyle w:val="PargrafodaLista"/>
        <w:numPr>
          <w:ilvl w:val="0"/>
          <w:numId w:val="268"/>
        </w:numPr>
      </w:pPr>
      <w:r>
        <w:t xml:space="preserve">O </w:t>
      </w:r>
      <w:r w:rsidRPr="00A27C00">
        <w:rPr>
          <w:i/>
        </w:rPr>
        <w:t xml:space="preserve">pH </w:t>
      </w:r>
      <w:r>
        <w:t xml:space="preserve">quando se trata de água doce; </w:t>
      </w:r>
    </w:p>
    <w:p w14:paraId="2E100E8B" w14:textId="77777777" w:rsidR="005101CF" w:rsidRPr="005E2D3C" w:rsidRDefault="00A626AB" w:rsidP="00F95DCA">
      <w:pPr>
        <w:pStyle w:val="PargrafodaLista"/>
        <w:numPr>
          <w:ilvl w:val="0"/>
          <w:numId w:val="268"/>
        </w:numPr>
      </w:pPr>
      <w:r>
        <w:t xml:space="preserve">A dureza </w:t>
      </w:r>
      <w:r w:rsidRPr="00A27C00">
        <w:rPr>
          <w:i/>
        </w:rPr>
        <w:t xml:space="preserve">(gH </w:t>
      </w:r>
      <w:r>
        <w:t xml:space="preserve">e </w:t>
      </w:r>
      <w:r w:rsidRPr="00A27C00">
        <w:rPr>
          <w:i/>
        </w:rPr>
        <w:t xml:space="preserve">kH) </w:t>
      </w:r>
      <w:r>
        <w:t xml:space="preserve">ou a condutividade quando se trata de água doce; </w:t>
      </w:r>
    </w:p>
    <w:p w14:paraId="390ABA72" w14:textId="5091BEAA" w:rsidR="005101CF" w:rsidRPr="005E2D3C" w:rsidRDefault="00A27C00" w:rsidP="00F95DCA">
      <w:r>
        <w:t xml:space="preserve">2- </w:t>
      </w:r>
      <w:r w:rsidR="00A626AB">
        <w:t xml:space="preserve">As condições para a manutenção de peixes de água doce são as seguintes: </w:t>
      </w:r>
    </w:p>
    <w:p w14:paraId="1B60A580" w14:textId="77777777" w:rsidR="00855E8B" w:rsidRDefault="00A626AB" w:rsidP="00F95DCA">
      <w:pPr>
        <w:pStyle w:val="PargrafodaLista"/>
        <w:numPr>
          <w:ilvl w:val="0"/>
          <w:numId w:val="269"/>
        </w:numPr>
      </w:pPr>
      <w:r>
        <w:t>Os aquários devem dispor de uma capacidade de, pelo menos, 45 litros, correspondente a 2 litros ou a 3 litros de água por 10 cm de peixe, ou seja, no máximo, 90 peixes de 2,5 cm em 45 litros de água;</w:t>
      </w:r>
    </w:p>
    <w:p w14:paraId="4F1534F0" w14:textId="02E80DA8" w:rsidR="00855E8B" w:rsidRPr="005E2D3C" w:rsidRDefault="00855E8B" w:rsidP="00F95DCA">
      <w:pPr>
        <w:pStyle w:val="PargrafodaLista"/>
        <w:numPr>
          <w:ilvl w:val="0"/>
          <w:numId w:val="269"/>
        </w:numPr>
      </w:pPr>
      <w:r>
        <w:t xml:space="preserve">A água de cada aquário deve ser filtrada por um sistema de filtração, individual ou centralizado, sendo indispensável e obrigatória a filtração permanente nos casos de forte taxa de ocupação com peixes de espécies frágeis; </w:t>
      </w:r>
    </w:p>
    <w:p w14:paraId="601798D4" w14:textId="6A17F6C2" w:rsidR="005101CF" w:rsidRPr="005E2D3C" w:rsidRDefault="00855E8B" w:rsidP="00F95DCA">
      <w:pPr>
        <w:pStyle w:val="PargrafodaLista"/>
        <w:numPr>
          <w:ilvl w:val="0"/>
          <w:numId w:val="269"/>
        </w:numPr>
      </w:pPr>
      <w:r>
        <w:t xml:space="preserve">Os peixes devem apresentar uma respiração normal e calma, devendo o teor em nitrito </w:t>
      </w:r>
      <w:r w:rsidRPr="00A27C00">
        <w:rPr>
          <w:i/>
        </w:rPr>
        <w:t>(NO</w:t>
      </w:r>
      <w:r>
        <w:t>2</w:t>
      </w:r>
      <w:r w:rsidRPr="00A27C00">
        <w:rPr>
          <w:i/>
        </w:rPr>
        <w:t xml:space="preserve">) </w:t>
      </w:r>
      <w:r>
        <w:t xml:space="preserve">ser sempre inferior a 0,3 mg por litro e o teor em oxigénio ser sempre superior a 5 mg por litro; </w:t>
      </w:r>
    </w:p>
    <w:p w14:paraId="1DF48022" w14:textId="024C4DC3" w:rsidR="005101CF" w:rsidRPr="005E2D3C" w:rsidRDefault="00A626AB" w:rsidP="00F95DCA">
      <w:pPr>
        <w:pStyle w:val="PargrafodaLista"/>
        <w:numPr>
          <w:ilvl w:val="0"/>
          <w:numId w:val="269"/>
        </w:numPr>
      </w:pPr>
      <w:r>
        <w:t>Os aquários devem ser climatizados de tal forma que a temperatura seja adequada aos peixes que alojam devendo a intensidade de iluminação e a qualidade da luz ser tais que o crescimento de plantas seja possível</w:t>
      </w:r>
      <w:r w:rsidR="00A27C00">
        <w:t>.</w:t>
      </w:r>
    </w:p>
    <w:p w14:paraId="47E453D8" w14:textId="489E8048" w:rsidR="005101CF" w:rsidRPr="005E2D3C" w:rsidRDefault="00A27C00" w:rsidP="00F95DCA">
      <w:r>
        <w:lastRenderedPageBreak/>
        <w:t xml:space="preserve">3 - </w:t>
      </w:r>
      <w:r w:rsidR="00A626AB">
        <w:t xml:space="preserve">As condições para a manutenção de peixes de água salgada são as seguintes: </w:t>
      </w:r>
    </w:p>
    <w:p w14:paraId="1D7167DA" w14:textId="77777777" w:rsidR="005101CF" w:rsidRPr="005E2D3C" w:rsidRDefault="00A626AB" w:rsidP="00F95DCA">
      <w:pPr>
        <w:pStyle w:val="PargrafodaLista"/>
        <w:numPr>
          <w:ilvl w:val="0"/>
          <w:numId w:val="270"/>
        </w:numPr>
      </w:pPr>
      <w:r>
        <w:t xml:space="preserve">É desejável que os aquários tenham uma capacidade de pelo menos 200 litros, correspondente a 20 litros ou a 30 litros de água por 10 cm de peixe, ou seja, no máximo, 10 peixes de 10 cm em 200 litros de água; </w:t>
      </w:r>
    </w:p>
    <w:p w14:paraId="22A9DCA1" w14:textId="77777777" w:rsidR="005101CF" w:rsidRPr="005E2D3C" w:rsidRDefault="00A626AB" w:rsidP="00F95DCA">
      <w:pPr>
        <w:pStyle w:val="PargrafodaLista"/>
        <w:numPr>
          <w:ilvl w:val="0"/>
          <w:numId w:val="270"/>
        </w:numPr>
      </w:pPr>
      <w:r>
        <w:t xml:space="preserve">A quantidade de água, a filtração e a aerificação da água devem ser controladas, de forma a permitir que os peixes possam apresentar uma respiração normal e calma; </w:t>
      </w:r>
    </w:p>
    <w:p w14:paraId="6981DC6F" w14:textId="03AC1A8F" w:rsidR="005101CF" w:rsidRPr="005E2D3C" w:rsidRDefault="00A626AB" w:rsidP="00F95DCA">
      <w:pPr>
        <w:pStyle w:val="PargrafodaLista"/>
        <w:numPr>
          <w:ilvl w:val="0"/>
          <w:numId w:val="270"/>
        </w:numPr>
      </w:pPr>
      <w:r>
        <w:t>A filtração permanente é indispensável e obrigatória</w:t>
      </w:r>
      <w:r w:rsidR="00A27C00">
        <w:t>.</w:t>
      </w:r>
    </w:p>
    <w:p w14:paraId="35F28742" w14:textId="58641D62" w:rsidR="005101CF" w:rsidRPr="005E2D3C" w:rsidRDefault="00A27C00" w:rsidP="00F95DCA">
      <w:pPr>
        <w:ind w:left="142" w:firstLine="0"/>
      </w:pPr>
      <w:r>
        <w:t>4</w:t>
      </w:r>
      <w:r w:rsidR="009C7F90">
        <w:t xml:space="preserve"> - </w:t>
      </w:r>
      <w:r w:rsidR="00A626AB">
        <w:t xml:space="preserve">Os aquários devem ser climatizados de tal forma que a temperatura seja adequada aos peixes que alojam, devendo a intensidade de iluminação e a qualidade da luz ser tais que o crescimento de algas seja possível. </w:t>
      </w:r>
    </w:p>
    <w:p w14:paraId="03F69BE8" w14:textId="1F543AD0" w:rsidR="005101CF" w:rsidRPr="005E2D3C" w:rsidRDefault="005101CF" w:rsidP="00F95DCA">
      <w:pPr>
        <w:rPr>
          <w:rFonts w:eastAsia="Cambria"/>
        </w:rPr>
      </w:pPr>
    </w:p>
    <w:p w14:paraId="295133BD" w14:textId="4AC43772" w:rsidR="005101CF" w:rsidRPr="00E75105" w:rsidRDefault="00A626AB" w:rsidP="00F95DCA">
      <w:pPr>
        <w:pStyle w:val="Ttulo2"/>
        <w:ind w:right="0"/>
      </w:pPr>
      <w:bookmarkStart w:id="219" w:name="_Toc223954420"/>
      <w:bookmarkStart w:id="220" w:name="_Toc233682971"/>
      <w:r w:rsidRPr="00E75105">
        <w:t>SUBSECÇÃO III</w:t>
      </w:r>
      <w:bookmarkEnd w:id="220"/>
    </w:p>
    <w:p w14:paraId="27C5D9D3" w14:textId="7C838F9A" w:rsidR="005101CF" w:rsidRPr="00E75105" w:rsidRDefault="571CDA62" w:rsidP="00F95DCA">
      <w:pPr>
        <w:pStyle w:val="Ttulo2"/>
        <w:ind w:right="0"/>
      </w:pPr>
      <w:bookmarkStart w:id="221" w:name="_Toc233682972"/>
      <w:r w:rsidRPr="00E75105">
        <w:t>Estabelecimentos</w:t>
      </w:r>
      <w:r w:rsidR="009C7F90" w:rsidRPr="00E75105">
        <w:t xml:space="preserve">, </w:t>
      </w:r>
      <w:r w:rsidRPr="00E75105">
        <w:t>Abrigos e Centros de Recolha Oficial</w:t>
      </w:r>
      <w:bookmarkEnd w:id="219"/>
      <w:bookmarkEnd w:id="221"/>
    </w:p>
    <w:p w14:paraId="0448C471" w14:textId="77777777" w:rsidR="00CB19B6" w:rsidRPr="005E2D3C" w:rsidRDefault="00CB19B6" w:rsidP="00F95DCA"/>
    <w:p w14:paraId="288204E9" w14:textId="06922A43" w:rsidR="005101CF" w:rsidRPr="00E75105" w:rsidRDefault="00A626AB" w:rsidP="00F95DCA">
      <w:pPr>
        <w:pStyle w:val="Ttulo3"/>
      </w:pPr>
      <w:bookmarkStart w:id="222" w:name="_Toc223954421"/>
      <w:bookmarkStart w:id="223" w:name="_Toc233682973"/>
      <w:r w:rsidRPr="00E75105">
        <w:t>Artigo 3</w:t>
      </w:r>
      <w:r w:rsidR="00E75105">
        <w:t>9</w:t>
      </w:r>
      <w:r w:rsidRPr="00E75105">
        <w:t>.º</w:t>
      </w:r>
      <w:bookmarkEnd w:id="223"/>
    </w:p>
    <w:p w14:paraId="44FD1F75" w14:textId="6AEBC926" w:rsidR="005101CF" w:rsidRPr="00E75105" w:rsidRDefault="00A626AB" w:rsidP="00F95DCA">
      <w:pPr>
        <w:pStyle w:val="Ttulo3"/>
      </w:pPr>
      <w:bookmarkStart w:id="224" w:name="_Toc233682974"/>
      <w:r w:rsidRPr="00E75105">
        <w:t>Instalações</w:t>
      </w:r>
      <w:bookmarkEnd w:id="222"/>
      <w:r w:rsidR="009C7F90">
        <w:t xml:space="preserve"> dos abrigos e centros de recolha oficial</w:t>
      </w:r>
      <w:bookmarkEnd w:id="224"/>
    </w:p>
    <w:p w14:paraId="3DAC9CF4" w14:textId="0712FB1F" w:rsidR="005101CF" w:rsidRPr="005E2D3C" w:rsidRDefault="009C7F90" w:rsidP="00F95DCA">
      <w:pPr>
        <w:ind w:left="142" w:firstLine="0"/>
      </w:pPr>
      <w:r>
        <w:t xml:space="preserve">1 </w:t>
      </w:r>
      <w:r w:rsidR="4A1CCCD2">
        <w:t>-</w:t>
      </w:r>
      <w:r w:rsidR="4A1CCCD2">
        <w:rPr>
          <w:rFonts w:eastAsia="Arial"/>
        </w:rPr>
        <w:t xml:space="preserve"> </w:t>
      </w:r>
      <w:r w:rsidR="4A1CCCD2">
        <w:t>Os abrigos e os centros de recolha</w:t>
      </w:r>
      <w:r>
        <w:t xml:space="preserve"> oficial (CRO)</w:t>
      </w:r>
      <w:r w:rsidR="4A1CCCD2">
        <w:t xml:space="preserve"> devem possuir instalações por espécie, para machos, fêmeas e fêmeas com respetivas ninhadas. </w:t>
      </w:r>
    </w:p>
    <w:p w14:paraId="220E0121" w14:textId="3B7278E4" w:rsidR="005101CF" w:rsidRPr="005E2D3C" w:rsidRDefault="009C7F90" w:rsidP="00F95DCA">
      <w:pPr>
        <w:ind w:left="142" w:firstLine="0"/>
      </w:pPr>
      <w:r>
        <w:t xml:space="preserve">2 </w:t>
      </w:r>
      <w:r w:rsidR="4A1CCCD2">
        <w:t>-</w:t>
      </w:r>
      <w:r w:rsidR="4A1CCCD2">
        <w:rPr>
          <w:rFonts w:eastAsia="Arial"/>
        </w:rPr>
        <w:t xml:space="preserve"> </w:t>
      </w:r>
      <w:r w:rsidR="4A1CCCD2">
        <w:t xml:space="preserve">Nos estabelecimentos referidos no </w:t>
      </w:r>
      <w:r w:rsidR="008C56A9">
        <w:t>número anterior</w:t>
      </w:r>
      <w:r w:rsidR="4A1CCCD2">
        <w:t xml:space="preserve">, as fêmeas e machos adultos podem coabitar se estiverem esterilizados. </w:t>
      </w:r>
    </w:p>
    <w:p w14:paraId="0E4E0337" w14:textId="58EC04E2" w:rsidR="005101CF" w:rsidRPr="005E2D3C" w:rsidRDefault="009C7F90" w:rsidP="00F95DCA">
      <w:pPr>
        <w:ind w:left="142" w:firstLine="0"/>
      </w:pPr>
      <w:r>
        <w:t xml:space="preserve">3 </w:t>
      </w:r>
      <w:r w:rsidR="4A1CCCD2">
        <w:t>-</w:t>
      </w:r>
      <w:r w:rsidR="4A1CCCD2">
        <w:rPr>
          <w:rFonts w:eastAsia="Arial"/>
        </w:rPr>
        <w:t xml:space="preserve"> </w:t>
      </w:r>
      <w:r w:rsidR="4A1CCCD2">
        <w:t>Sem prejuízo do disposto no n.º 1, devem</w:t>
      </w:r>
      <w:r w:rsidR="00DA1FF9">
        <w:t xml:space="preserve"> ainda</w:t>
      </w:r>
      <w:r w:rsidR="4A1CCCD2">
        <w:t xml:space="preserve"> existir instalações individualizadas para enfermaria, higienização, armazenamento de rações e manuseamento alimentos quando aplicável, lavagem de material e armazém de material e equipamento limpo. </w:t>
      </w:r>
    </w:p>
    <w:p w14:paraId="61DE1F9B" w14:textId="31948D62" w:rsidR="005101CF" w:rsidRPr="005E2D3C" w:rsidRDefault="009C7F90" w:rsidP="00F95DCA">
      <w:pPr>
        <w:ind w:left="142" w:firstLine="0"/>
      </w:pPr>
      <w:r>
        <w:t xml:space="preserve">4 </w:t>
      </w:r>
      <w:r w:rsidR="4A1CCCD2">
        <w:t>-</w:t>
      </w:r>
      <w:r w:rsidR="4A1CCCD2">
        <w:rPr>
          <w:rFonts w:eastAsia="Arial"/>
        </w:rPr>
        <w:t xml:space="preserve"> </w:t>
      </w:r>
      <w:r w:rsidR="4A1CCCD2">
        <w:t xml:space="preserve">Os </w:t>
      </w:r>
      <w:r>
        <w:t>estabelecimentos</w:t>
      </w:r>
      <w:r w:rsidR="4A1CCCD2">
        <w:t xml:space="preserve"> previstos nesta subseção não podem funcionar como locais de reprodução, criação, venda e hospitalização. </w:t>
      </w:r>
    </w:p>
    <w:p w14:paraId="216F7A37" w14:textId="2B00B82D" w:rsidR="005101CF" w:rsidRPr="005E2D3C" w:rsidRDefault="009C7F90" w:rsidP="00F95DCA">
      <w:pPr>
        <w:ind w:left="142" w:firstLine="0"/>
      </w:pPr>
      <w:r>
        <w:t xml:space="preserve">5 </w:t>
      </w:r>
      <w:r w:rsidR="5BF3B7D7">
        <w:t>-</w:t>
      </w:r>
      <w:r w:rsidR="5BF3B7D7">
        <w:rPr>
          <w:rFonts w:eastAsia="Arial"/>
        </w:rPr>
        <w:t xml:space="preserve"> </w:t>
      </w:r>
      <w:r w:rsidR="5BF3B7D7">
        <w:t xml:space="preserve">As instalações a que se refere a presente subseção podem ser pré-fabricadas, desde que cumpram os requisitos previstos no presente diploma. </w:t>
      </w:r>
    </w:p>
    <w:p w14:paraId="733CB754" w14:textId="77777777" w:rsidR="009C7F90" w:rsidRDefault="009C7F90" w:rsidP="00F95DCA">
      <w:bookmarkStart w:id="225" w:name="_Toc223954422"/>
    </w:p>
    <w:p w14:paraId="0B198576" w14:textId="1CBB427A" w:rsidR="005101CF" w:rsidRPr="00E75105" w:rsidRDefault="00A626AB" w:rsidP="00F95DCA">
      <w:pPr>
        <w:pStyle w:val="Ttulo3"/>
      </w:pPr>
      <w:bookmarkStart w:id="226" w:name="_Toc233682975"/>
      <w:r w:rsidRPr="00E75105">
        <w:lastRenderedPageBreak/>
        <w:t xml:space="preserve">Artigo </w:t>
      </w:r>
      <w:r w:rsidR="00E75105">
        <w:t>40</w:t>
      </w:r>
      <w:r w:rsidRPr="00E75105">
        <w:t>.º</w:t>
      </w:r>
      <w:bookmarkEnd w:id="226"/>
    </w:p>
    <w:p w14:paraId="25AA9C8B" w14:textId="03DFF67D" w:rsidR="005101CF" w:rsidRPr="00E75105" w:rsidRDefault="00A626AB" w:rsidP="00F95DCA">
      <w:pPr>
        <w:pStyle w:val="Ttulo3"/>
      </w:pPr>
      <w:bookmarkStart w:id="227" w:name="_Toc233682976"/>
      <w:r w:rsidRPr="00E75105">
        <w:t>Outras disposições</w:t>
      </w:r>
      <w:bookmarkEnd w:id="225"/>
      <w:bookmarkEnd w:id="227"/>
    </w:p>
    <w:p w14:paraId="1F75C3F4" w14:textId="09ED2925" w:rsidR="00A710F1" w:rsidRPr="005E2D3C" w:rsidRDefault="009C7F90" w:rsidP="00F95DCA">
      <w:pPr>
        <w:ind w:left="142" w:firstLine="0"/>
      </w:pPr>
      <w:r>
        <w:t xml:space="preserve">1 </w:t>
      </w:r>
      <w:r w:rsidR="5BF3B7D7">
        <w:t>-</w:t>
      </w:r>
      <w:r w:rsidR="5BF3B7D7">
        <w:rPr>
          <w:rFonts w:eastAsia="Arial"/>
        </w:rPr>
        <w:t xml:space="preserve"> </w:t>
      </w:r>
      <w:r w:rsidR="5BF3B7D7">
        <w:t xml:space="preserve">Além das condições previstas no artigo anterior, aos </w:t>
      </w:r>
      <w:r>
        <w:t>estabelecimentos</w:t>
      </w:r>
      <w:r w:rsidR="5BF3B7D7">
        <w:t xml:space="preserve"> previstos no presente artigo aplica-se o disposto nos artigos </w:t>
      </w:r>
      <w:r>
        <w:t>22</w:t>
      </w:r>
      <w:r w:rsidR="5BF3B7D7">
        <w:t xml:space="preserve">.º a </w:t>
      </w:r>
      <w:r>
        <w:t>24</w:t>
      </w:r>
      <w:r w:rsidR="5BF3B7D7">
        <w:t>.º</w:t>
      </w:r>
      <w:r>
        <w:t>.</w:t>
      </w:r>
    </w:p>
    <w:p w14:paraId="772EB33D" w14:textId="42A775F9" w:rsidR="005101CF" w:rsidRPr="005E2D3C" w:rsidRDefault="009C7F90" w:rsidP="00F95DCA">
      <w:pPr>
        <w:ind w:left="142" w:firstLine="0"/>
      </w:pPr>
      <w:r>
        <w:t xml:space="preserve">2 </w:t>
      </w:r>
      <w:r w:rsidR="5BF3B7D7">
        <w:t>-</w:t>
      </w:r>
      <w:r w:rsidR="5BF3B7D7">
        <w:rPr>
          <w:rFonts w:eastAsia="Arial"/>
        </w:rPr>
        <w:t xml:space="preserve"> </w:t>
      </w:r>
      <w:r w:rsidR="5BF3B7D7">
        <w:t xml:space="preserve">Os abrigos devem dispor de sala de quarentena. </w:t>
      </w:r>
      <w:r w:rsidR="5BF3B7D7">
        <w:tab/>
      </w:r>
    </w:p>
    <w:p w14:paraId="559F2D89" w14:textId="084BE9CC" w:rsidR="005101CF" w:rsidRPr="005E2D3C" w:rsidRDefault="5BF3B7D7" w:rsidP="00F95DCA">
      <w:pPr>
        <w:ind w:left="142" w:firstLine="0"/>
      </w:pPr>
      <w:r>
        <w:t>3 -</w:t>
      </w:r>
      <w:r>
        <w:rPr>
          <w:rFonts w:eastAsia="Arial"/>
        </w:rPr>
        <w:t xml:space="preserve"> </w:t>
      </w:r>
      <w:r>
        <w:t>Os abrigos e os centros de recolha</w:t>
      </w:r>
      <w:r w:rsidR="009C7F90">
        <w:t xml:space="preserve"> oficial</w:t>
      </w:r>
      <w:r>
        <w:t xml:space="preserve"> devem dispor de um plano de funcionamento que assegure aos animais a observação e prestação de cuidados diários. </w:t>
      </w:r>
    </w:p>
    <w:p w14:paraId="79361CA9" w14:textId="77777777" w:rsidR="00CF1434" w:rsidRPr="005E2D3C" w:rsidRDefault="00CF1434" w:rsidP="00F95DCA"/>
    <w:p w14:paraId="7BB2D7E7" w14:textId="63D83DE7" w:rsidR="00FE6C90" w:rsidRPr="00FE6C90" w:rsidRDefault="00FE6C90" w:rsidP="00F95DCA">
      <w:pPr>
        <w:pStyle w:val="Ttulo3"/>
      </w:pPr>
      <w:bookmarkStart w:id="228" w:name="_Toc233682977"/>
      <w:commentRangeStart w:id="229"/>
      <w:r w:rsidRPr="00FE6C90">
        <w:t>Artigo 4</w:t>
      </w:r>
      <w:r w:rsidR="00E75105">
        <w:t>1</w:t>
      </w:r>
      <w:r w:rsidRPr="00FE6C90">
        <w:t>.º</w:t>
      </w:r>
      <w:bookmarkEnd w:id="228"/>
    </w:p>
    <w:p w14:paraId="1711A8CA" w14:textId="77777777" w:rsidR="00FE6C90" w:rsidRPr="00FE6C90" w:rsidRDefault="00FE6C90" w:rsidP="00F95DCA">
      <w:pPr>
        <w:pStyle w:val="Ttulo3"/>
      </w:pPr>
      <w:bookmarkStart w:id="230" w:name="_Toc233682978"/>
      <w:r w:rsidRPr="00FE6C90">
        <w:t>Lares de acolhimento</w:t>
      </w:r>
      <w:bookmarkEnd w:id="230"/>
      <w:commentRangeEnd w:id="229"/>
      <w:r w:rsidR="005E6782" w:rsidRPr="00FE6C90">
        <w:rPr>
          <w:rStyle w:val="Refdecomentrio"/>
          <w:sz w:val="24"/>
          <w:szCs w:val="24"/>
        </w:rPr>
        <w:commentReference w:id="229"/>
      </w:r>
    </w:p>
    <w:p w14:paraId="1B850834" w14:textId="4E87A4EC" w:rsidR="00FE6C90" w:rsidRPr="00F95DCA" w:rsidRDefault="00FE6C90" w:rsidP="00F95DCA">
      <w:pPr>
        <w:ind w:left="142" w:firstLine="0"/>
      </w:pPr>
      <w:r w:rsidRPr="00F95DCA">
        <w:t xml:space="preserve">1 </w:t>
      </w:r>
      <w:r>
        <w:t>-</w:t>
      </w:r>
      <w:r w:rsidRPr="00F95DCA">
        <w:t xml:space="preserve"> Nos lares de acolhimento, cabe ao operador em cujo nome os cães ou gatos se encontram registados assegurar o cumprimento dos requisitos do presente decreto-lei.</w:t>
      </w:r>
    </w:p>
    <w:p w14:paraId="59987CEB" w14:textId="37EB9B9C" w:rsidR="00FE6C90" w:rsidRPr="00F95DCA" w:rsidRDefault="00FE6C90" w:rsidP="00F95DCA">
      <w:pPr>
        <w:ind w:left="142" w:firstLine="0"/>
      </w:pPr>
      <w:r w:rsidRPr="00F95DCA">
        <w:t xml:space="preserve">2 </w:t>
      </w:r>
      <w:r>
        <w:t xml:space="preserve">- </w:t>
      </w:r>
      <w:r w:rsidRPr="00F95DCA">
        <w:t xml:space="preserve">Os lares de acolhimento são registados no SIAC, nos termos do </w:t>
      </w:r>
      <w:r w:rsidRPr="00F95DCA">
        <w:rPr>
          <w:highlight w:val="cyan"/>
        </w:rPr>
        <w:t>artigo [remissão a fixar],</w:t>
      </w:r>
      <w:r w:rsidRPr="00F95DCA">
        <w:t xml:space="preserve"> com indicação da morada, da identificação do responsável e do operador a que estão associados.</w:t>
      </w:r>
    </w:p>
    <w:p w14:paraId="49FD2EE5" w14:textId="48BD8F8A" w:rsidR="00FE6C90" w:rsidRPr="00F95DCA" w:rsidRDefault="00FE6C90" w:rsidP="00F95DCA">
      <w:pPr>
        <w:ind w:left="142" w:firstLine="0"/>
      </w:pPr>
      <w:r w:rsidRPr="00F95DCA">
        <w:t xml:space="preserve">3 </w:t>
      </w:r>
      <w:r>
        <w:t>-</w:t>
      </w:r>
      <w:r w:rsidRPr="00F95DCA">
        <w:t xml:space="preserve"> O lar de acolhimento só pode receber animais do operador a que está associado, salvo alteração do operador associado mediante atualização do respetivo registo no SIAC.</w:t>
      </w:r>
    </w:p>
    <w:p w14:paraId="10FCD3C5" w14:textId="7BC02BEB" w:rsidR="00FE6C90" w:rsidRPr="00F95DCA" w:rsidRDefault="00FE6C90" w:rsidP="00F95DCA">
      <w:pPr>
        <w:ind w:left="142" w:firstLine="0"/>
      </w:pPr>
      <w:r w:rsidRPr="00F95DCA">
        <w:t xml:space="preserve">4 </w:t>
      </w:r>
      <w:r>
        <w:t>-</w:t>
      </w:r>
      <w:r w:rsidRPr="00F95DCA">
        <w:t xml:space="preserve"> O operador disponibiliza à família de acolhimento as informações adequadas sobre as obrigações em matéria de bem-estar animal e sobre as necessidades individuais de cada cão ou gato, e assegura que no lar de acolhimento são respeitadas as obrigações previstas no presente decreto-lei.</w:t>
      </w:r>
    </w:p>
    <w:p w14:paraId="4E54F878" w14:textId="0AC68E8A" w:rsidR="00FE6C90" w:rsidRPr="00F95DCA" w:rsidRDefault="00FE6C90" w:rsidP="00F95DCA">
      <w:pPr>
        <w:ind w:left="142" w:firstLine="0"/>
      </w:pPr>
      <w:r w:rsidRPr="00F95DCA">
        <w:t xml:space="preserve">5 </w:t>
      </w:r>
      <w:r>
        <w:t>-</w:t>
      </w:r>
      <w:r w:rsidRPr="00F95DCA">
        <w:t xml:space="preserve"> O operador não pode colocar no lar de acolhimento um total combinado superior a cinco cães ou gatos, ou mais do que uma ninhada, com ou sem progenitora, sem prejuízo dos limites previstos </w:t>
      </w:r>
      <w:r w:rsidRPr="00F95DCA">
        <w:rPr>
          <w:highlight w:val="cyan"/>
        </w:rPr>
        <w:t>no artigo [remissão a fixar].</w:t>
      </w:r>
    </w:p>
    <w:p w14:paraId="2CCCED82" w14:textId="23FBC606" w:rsidR="00FE6C90" w:rsidRPr="00F95DCA" w:rsidRDefault="00FE6C90" w:rsidP="00F95DCA">
      <w:pPr>
        <w:ind w:left="142" w:firstLine="0"/>
      </w:pPr>
      <w:r w:rsidRPr="00F95DCA">
        <w:t xml:space="preserve">6 </w:t>
      </w:r>
      <w:r>
        <w:t>-</w:t>
      </w:r>
      <w:r w:rsidRPr="00F95DCA">
        <w:t xml:space="preserve"> Constituem condições específicas de detenção em lares de acolhimento, sem prejuízo das condições gerais aplicáveis aos cães e gatos previstas no </w:t>
      </w:r>
      <w:r w:rsidRPr="00F95DCA">
        <w:rPr>
          <w:highlight w:val="cyan"/>
        </w:rPr>
        <w:t>artigo [remissão a fixar]</w:t>
      </w:r>
      <w:r w:rsidRPr="00F95DCA">
        <w:t>:</w:t>
      </w:r>
    </w:p>
    <w:p w14:paraId="4CC06CDE" w14:textId="77777777" w:rsidR="00FE6C90" w:rsidRPr="00F95DCA" w:rsidRDefault="00FE6C90" w:rsidP="00FE6C90">
      <w:r w:rsidRPr="00F95DCA">
        <w:t>a) A manutenção do animal em ambiente doméstico, integrado na vida da família de acolhimento, sem confinamento permanente;</w:t>
      </w:r>
    </w:p>
    <w:p w14:paraId="0D1D55EC" w14:textId="77777777" w:rsidR="00FE6C90" w:rsidRPr="00F95DCA" w:rsidRDefault="00FE6C90" w:rsidP="00FE6C90">
      <w:r w:rsidRPr="00F95DCA">
        <w:lastRenderedPageBreak/>
        <w:t>b) A disponibilização de espaço e de condições adequados às necessidades da espécie, idade e estado de saúde do animal;</w:t>
      </w:r>
    </w:p>
    <w:p w14:paraId="3975E6F9" w14:textId="41A9C96D" w:rsidR="00FE6C90" w:rsidRPr="00F95DCA" w:rsidRDefault="00FE6C90" w:rsidP="00FE6C90">
      <w:r w:rsidRPr="00F95DCA">
        <w:t>c) A prestação de cuidados e</w:t>
      </w:r>
      <w:r w:rsidR="00E75105">
        <w:t xml:space="preserve"> </w:t>
      </w:r>
      <w:r w:rsidRPr="00F95DCA">
        <w:t>a supervisão pela família de acolhimento, com acompanhamento do operador e do médico-veterinário responsável;</w:t>
      </w:r>
    </w:p>
    <w:p w14:paraId="7B2AA6AF" w14:textId="77777777" w:rsidR="00FE6C90" w:rsidRPr="00F95DCA" w:rsidRDefault="00FE6C90" w:rsidP="00FE6C90">
      <w:r w:rsidRPr="00F95DCA">
        <w:t>d) A comunicação ao operador de qualquer alteração relevante do estado de saúde ou do comportamento do animal.</w:t>
      </w:r>
    </w:p>
    <w:p w14:paraId="5E5DF4D6" w14:textId="3A4BECAD" w:rsidR="00FE6C90" w:rsidRPr="005E2D3C" w:rsidRDefault="00FE6C90" w:rsidP="00F95DCA">
      <w:pPr>
        <w:ind w:left="142" w:firstLine="0"/>
        <w:rPr>
          <w:b/>
          <w:bCs/>
        </w:rPr>
      </w:pPr>
      <w:r w:rsidRPr="00F95DCA">
        <w:t xml:space="preserve">7 </w:t>
      </w:r>
      <w:r>
        <w:t>-</w:t>
      </w:r>
      <w:r w:rsidRPr="00F95DCA">
        <w:t xml:space="preserve"> Para efeitos do presente artigo, o operador pode estabelecer uma relação contratual com o responsável pelo lar de acolhimento.</w:t>
      </w:r>
    </w:p>
    <w:p w14:paraId="297084A3" w14:textId="5AABBDC0" w:rsidR="00CF1434" w:rsidRPr="005E2D3C" w:rsidRDefault="00CF1434" w:rsidP="00F95DCA">
      <w:pPr>
        <w:ind w:left="142" w:firstLine="0"/>
        <w:rPr>
          <w:highlight w:val="yellow"/>
          <w:lang w:val="pt-BR"/>
        </w:rPr>
      </w:pPr>
    </w:p>
    <w:p w14:paraId="180CC979" w14:textId="14BCA46D" w:rsidR="005101CF" w:rsidRPr="00E75105" w:rsidRDefault="00A626AB" w:rsidP="00F95DCA">
      <w:pPr>
        <w:pStyle w:val="Ttulo2"/>
        <w:ind w:right="0"/>
      </w:pPr>
      <w:bookmarkStart w:id="231" w:name="_Toc223954425"/>
      <w:bookmarkStart w:id="232" w:name="_Toc233682979"/>
      <w:r w:rsidRPr="00E75105">
        <w:t>SECÇÃO II</w:t>
      </w:r>
      <w:bookmarkEnd w:id="232"/>
    </w:p>
    <w:p w14:paraId="2C968A20" w14:textId="2D51ACAD" w:rsidR="005101CF" w:rsidRPr="00E75105" w:rsidRDefault="2B6974F6" w:rsidP="00F95DCA">
      <w:pPr>
        <w:pStyle w:val="Ttulo2"/>
        <w:ind w:right="0"/>
      </w:pPr>
      <w:bookmarkStart w:id="233" w:name="_Toc233682980"/>
      <w:r w:rsidRPr="00E75105">
        <w:t>Autorização dos estabelecimentos</w:t>
      </w:r>
      <w:bookmarkEnd w:id="231"/>
      <w:bookmarkEnd w:id="233"/>
    </w:p>
    <w:p w14:paraId="3D62FA4E" w14:textId="77777777" w:rsidR="0046540A" w:rsidRPr="00F95DCA" w:rsidRDefault="0046540A" w:rsidP="00F95DCA">
      <w:pPr>
        <w:jc w:val="center"/>
        <w:rPr>
          <w:b/>
          <w:bCs/>
        </w:rPr>
      </w:pPr>
    </w:p>
    <w:p w14:paraId="21609A34" w14:textId="29A3DF94" w:rsidR="00930C40" w:rsidRPr="00930C40" w:rsidRDefault="00930C40" w:rsidP="00F95DCA">
      <w:pPr>
        <w:pStyle w:val="Ttulo3"/>
      </w:pPr>
      <w:bookmarkStart w:id="234" w:name="_Toc223954426"/>
      <w:bookmarkStart w:id="235" w:name="_Toc233682981"/>
      <w:commentRangeStart w:id="236"/>
      <w:r w:rsidRPr="00930C40">
        <w:t>Artigo 4</w:t>
      </w:r>
      <w:r w:rsidR="00E75105">
        <w:t>2</w:t>
      </w:r>
      <w:r w:rsidRPr="00930C40">
        <w:t>.º</w:t>
      </w:r>
      <w:bookmarkEnd w:id="235"/>
    </w:p>
    <w:p w14:paraId="12088B0B" w14:textId="77777777" w:rsidR="00930C40" w:rsidRPr="00930C40" w:rsidRDefault="00930C40" w:rsidP="00F95DCA">
      <w:pPr>
        <w:pStyle w:val="Ttulo3"/>
      </w:pPr>
      <w:bookmarkStart w:id="237" w:name="_Toc233682982"/>
      <w:r w:rsidRPr="00930C40">
        <w:t>Procedimento para o exercício da atividade de exploração de estabelecimentos</w:t>
      </w:r>
      <w:bookmarkEnd w:id="237"/>
      <w:commentRangeEnd w:id="236"/>
      <w:r w:rsidR="00191B54" w:rsidRPr="00930C40">
        <w:rPr>
          <w:rStyle w:val="Refdecomentrio"/>
          <w:sz w:val="24"/>
          <w:szCs w:val="24"/>
        </w:rPr>
        <w:commentReference w:id="236"/>
      </w:r>
    </w:p>
    <w:p w14:paraId="6CCAE9C7" w14:textId="7927C37B" w:rsidR="00930C40" w:rsidRPr="00F95DCA" w:rsidRDefault="00930C40" w:rsidP="00F95DCA">
      <w:pPr>
        <w:ind w:left="142" w:firstLine="0"/>
      </w:pPr>
      <w:r w:rsidRPr="00F95DCA">
        <w:t xml:space="preserve">1 </w:t>
      </w:r>
      <w:r>
        <w:t>-</w:t>
      </w:r>
      <w:r w:rsidRPr="00F95DCA">
        <w:t xml:space="preserve"> O exercício da atividade de exploração de estabelecimentos depende de:</w:t>
      </w:r>
    </w:p>
    <w:p w14:paraId="3F776DC1" w14:textId="77777777" w:rsidR="00930C40" w:rsidRPr="00F95DCA" w:rsidRDefault="00930C40" w:rsidP="00F95DCA">
      <w:pPr>
        <w:ind w:left="142" w:firstLine="0"/>
      </w:pPr>
      <w:r w:rsidRPr="00F95DCA">
        <w:t xml:space="preserve">a) Mera comunicação prévia, no caso dos centros de recolha oficial, abrigos e estabelecimentos de reprodução e criação, </w:t>
      </w:r>
      <w:commentRangeStart w:id="238"/>
      <w:r w:rsidRPr="00F95DCA">
        <w:t xml:space="preserve">de manutenção </w:t>
      </w:r>
      <w:r w:rsidRPr="00F95DCA">
        <w:rPr>
          <w:highlight w:val="yellow"/>
        </w:rPr>
        <w:t>e de estadia de curta duração</w:t>
      </w:r>
      <w:commentRangeEnd w:id="238"/>
      <w:r w:rsidRPr="00F95DCA">
        <w:rPr>
          <w:rStyle w:val="Refdecomentrio"/>
          <w:sz w:val="24"/>
          <w:szCs w:val="24"/>
        </w:rPr>
        <w:commentReference w:id="238"/>
      </w:r>
      <w:r w:rsidRPr="00F95DCA">
        <w:t>, com exceção dos destinados exclusivamente à venda, sem prejuízo do disposto na alínea seguinte;</w:t>
      </w:r>
    </w:p>
    <w:p w14:paraId="63BA65B2" w14:textId="77777777" w:rsidR="00930C40" w:rsidRPr="00F95DCA" w:rsidRDefault="00930C40" w:rsidP="00F95DCA">
      <w:pPr>
        <w:ind w:left="142" w:firstLine="0"/>
      </w:pPr>
      <w:r w:rsidRPr="00F95DCA">
        <w:t>b) Permissão administrativa, no caso dos estabelecimentos destinados à reprodução e criação de animais potencialmente perigosos, designadamente de cães de raças consideradas potencialmente perigosas, e dos estabelecimentos de criação que produzam, ou tencionem produzir, mais de cinco ninhadas por ano civil, ou que, a qualquer momento, detenham um total combinado de mais de cinco cadelas ou gatas reprodutoras.</w:t>
      </w:r>
    </w:p>
    <w:p w14:paraId="5B6C0536" w14:textId="7BAE44F9" w:rsidR="00B04533" w:rsidRDefault="00930C40" w:rsidP="00930C40">
      <w:pPr>
        <w:ind w:left="142" w:firstLine="0"/>
      </w:pPr>
      <w:r w:rsidRPr="00F95DCA">
        <w:t xml:space="preserve">2 </w:t>
      </w:r>
      <w:r>
        <w:t xml:space="preserve">- </w:t>
      </w:r>
      <w:r w:rsidRPr="00F95DCA">
        <w:t xml:space="preserve">O operador mantém atualizados os dados da mera comunicação prévia e da permissão administrativa, comunicando à DGAV, no </w:t>
      </w:r>
      <w:r w:rsidRPr="00F95DCA">
        <w:rPr>
          <w:highlight w:val="cyan"/>
        </w:rPr>
        <w:t>prazo de [a fixar]</w:t>
      </w:r>
      <w:r w:rsidRPr="00F95DCA">
        <w:t>, qualquer alteração relevante das condições e a cessação da atividade.</w:t>
      </w:r>
    </w:p>
    <w:p w14:paraId="2924DAAA" w14:textId="21D6E01F" w:rsidR="00B04533" w:rsidRDefault="00B04533" w:rsidP="00930C40">
      <w:pPr>
        <w:ind w:left="142" w:firstLine="0"/>
      </w:pPr>
      <w:r>
        <w:t xml:space="preserve">3 - </w:t>
      </w:r>
      <w:r w:rsidRPr="00B04533">
        <w:t xml:space="preserve">A permissão administrativa é renovada a cada cinco anos, mediante confirmação da manutenção das condições que determinaram a sua concessão, podendo ser devida taxa nos termos do artigo </w:t>
      </w:r>
      <w:r w:rsidRPr="00F95DCA">
        <w:rPr>
          <w:highlight w:val="cyan"/>
        </w:rPr>
        <w:t>[taxas — a fixar]</w:t>
      </w:r>
      <w:r w:rsidRPr="00B04533">
        <w:t xml:space="preserve">; a mera comunicação prévia mantém-se válida enquanto os dados se conservarem atualizados, nos termos do </w:t>
      </w:r>
      <w:r w:rsidR="00BE60E5">
        <w:t>n.º</w:t>
      </w:r>
      <w:r w:rsidRPr="00B04533">
        <w:t xml:space="preserve"> </w:t>
      </w:r>
      <w:r w:rsidR="000D70B8">
        <w:t>1.</w:t>
      </w:r>
    </w:p>
    <w:p w14:paraId="11186695" w14:textId="436A7453" w:rsidR="001369ED" w:rsidRPr="00930C40" w:rsidRDefault="001369ED" w:rsidP="00F95DCA">
      <w:pPr>
        <w:ind w:left="142" w:firstLine="0"/>
      </w:pPr>
      <w:commentRangeStart w:id="239"/>
      <w:r>
        <w:lastRenderedPageBreak/>
        <w:t xml:space="preserve">4 - </w:t>
      </w:r>
      <w:r w:rsidRPr="001369ED">
        <w:t>A mera comunicação prévia e a permissão administrativa previstas no presente decreto-lei não dispensam a licença municipal nem os demais títulos exigíveis para o exercício da atividade e para a utilização do espaço, designadamente nos termos do regime jurídico da urbanização e da edificação.</w:t>
      </w:r>
      <w:commentRangeEnd w:id="239"/>
      <w:r w:rsidRPr="00930C40">
        <w:rPr>
          <w:rStyle w:val="Refdecomentrio"/>
          <w:sz w:val="24"/>
          <w:szCs w:val="24"/>
        </w:rPr>
        <w:commentReference w:id="239"/>
      </w:r>
    </w:p>
    <w:bookmarkEnd w:id="234"/>
    <w:p w14:paraId="62800537" w14:textId="6BB659E9" w:rsidR="005101CF" w:rsidRPr="00930C40" w:rsidRDefault="005101CF" w:rsidP="00F95DCA">
      <w:pPr>
        <w:ind w:left="142" w:firstLine="0"/>
      </w:pPr>
    </w:p>
    <w:p w14:paraId="627997E7" w14:textId="1D0ABC21" w:rsidR="00E203DD" w:rsidRPr="00E75105" w:rsidRDefault="00E203DD" w:rsidP="00F95DCA">
      <w:pPr>
        <w:pStyle w:val="Ttulo3"/>
      </w:pPr>
      <w:bookmarkStart w:id="240" w:name="_Toc233682983"/>
      <w:r w:rsidRPr="00E75105">
        <w:t xml:space="preserve">Artigo </w:t>
      </w:r>
      <w:r>
        <w:t>4</w:t>
      </w:r>
      <w:r w:rsidR="00E75105">
        <w:t>3</w:t>
      </w:r>
      <w:r w:rsidRPr="00E75105">
        <w:t>.º</w:t>
      </w:r>
      <w:bookmarkEnd w:id="240"/>
    </w:p>
    <w:p w14:paraId="45FEEE68" w14:textId="77777777" w:rsidR="00E203DD" w:rsidRPr="00F95DCA" w:rsidRDefault="00E203DD" w:rsidP="00F95DCA">
      <w:pPr>
        <w:pStyle w:val="Ttulo3"/>
      </w:pPr>
      <w:bookmarkStart w:id="241" w:name="_Toc233682984"/>
      <w:commentRangeStart w:id="242"/>
      <w:r w:rsidRPr="00E75105">
        <w:t>Médico-veterinário responsável pelo alojamento</w:t>
      </w:r>
      <w:bookmarkEnd w:id="241"/>
      <w:commentRangeEnd w:id="242"/>
      <w:r w:rsidR="0048619C" w:rsidRPr="00F95DCA">
        <w:rPr>
          <w:rStyle w:val="Refdecomentrio"/>
          <w:sz w:val="24"/>
          <w:szCs w:val="24"/>
        </w:rPr>
        <w:commentReference w:id="242"/>
      </w:r>
    </w:p>
    <w:p w14:paraId="37D674E2" w14:textId="77777777" w:rsidR="00E203DD" w:rsidRDefault="00E203DD" w:rsidP="00C61D10">
      <w:pPr>
        <w:ind w:left="142" w:firstLine="0"/>
      </w:pPr>
      <w:r>
        <w:t>1 - Os operadores de estabelecimentos devem ter ao seu serviço um médico-veterinário responsável.</w:t>
      </w:r>
    </w:p>
    <w:p w14:paraId="6AFCC8FB" w14:textId="003B2888" w:rsidR="00E203DD" w:rsidRDefault="00E203DD" w:rsidP="00F95DCA">
      <w:pPr>
        <w:ind w:left="142" w:firstLine="0"/>
      </w:pPr>
      <w:r>
        <w:t>2 - Ao médico-veterinário responsável pelo estabelecimento compete:</w:t>
      </w:r>
    </w:p>
    <w:p w14:paraId="7EB73E57" w14:textId="40EB3A21" w:rsidR="00E203DD" w:rsidRDefault="00E203DD" w:rsidP="00F95DCA">
      <w:pPr>
        <w:pStyle w:val="PargrafodaLista"/>
        <w:numPr>
          <w:ilvl w:val="0"/>
          <w:numId w:val="272"/>
        </w:numPr>
      </w:pPr>
      <w:r>
        <w:t>Elaborar relatório de verificação das condições higiossanitárias e de bem-estar animal exigidas no presente decreto-lei;</w:t>
      </w:r>
    </w:p>
    <w:p w14:paraId="56DF84DE" w14:textId="60E8DE53" w:rsidR="00E203DD" w:rsidRDefault="00E203DD" w:rsidP="00F95DCA">
      <w:pPr>
        <w:pStyle w:val="PargrafodaLista"/>
        <w:numPr>
          <w:ilvl w:val="0"/>
          <w:numId w:val="272"/>
        </w:numPr>
      </w:pPr>
      <w:r>
        <w:t xml:space="preserve">Atestar, mediante exame clínico, que os cães e gatos reúnem as condições para serem usados na reprodução, nos termos do </w:t>
      </w:r>
      <w:r w:rsidRPr="00F95DCA">
        <w:rPr>
          <w:highlight w:val="cyan"/>
        </w:rPr>
        <w:t>artigo [remissão a fixar — reprodução]</w:t>
      </w:r>
      <w:r>
        <w:t>;</w:t>
      </w:r>
    </w:p>
    <w:p w14:paraId="123004C2" w14:textId="77777777" w:rsidR="00E203DD" w:rsidRDefault="00E203DD" w:rsidP="00F95DCA">
      <w:pPr>
        <w:pStyle w:val="PargrafodaLista"/>
        <w:numPr>
          <w:ilvl w:val="0"/>
          <w:numId w:val="272"/>
        </w:numPr>
      </w:pPr>
      <w:r>
        <w:t>Elaborar e executar programas e ações que visem a saúde e o bem-estar dos animais, assegurar o seu acompanhamento e emitir os pareceres relativos à saúde e ao bem-estar dos animais;</w:t>
      </w:r>
    </w:p>
    <w:p w14:paraId="0AD3C53D" w14:textId="548F229F" w:rsidR="00E203DD" w:rsidRDefault="00E203DD" w:rsidP="00F95DCA">
      <w:pPr>
        <w:pStyle w:val="PargrafodaLista"/>
        <w:numPr>
          <w:ilvl w:val="0"/>
          <w:numId w:val="272"/>
        </w:numPr>
      </w:pPr>
      <w:r>
        <w:t>Orientar tecnicamente o pessoal que cuida dos animais;</w:t>
      </w:r>
    </w:p>
    <w:p w14:paraId="79426EED" w14:textId="081530BD" w:rsidR="00E203DD" w:rsidRDefault="00E203DD" w:rsidP="00F95DCA">
      <w:pPr>
        <w:pStyle w:val="PargrafodaLista"/>
        <w:numPr>
          <w:ilvl w:val="0"/>
          <w:numId w:val="272"/>
        </w:numPr>
      </w:pPr>
      <w:r>
        <w:t>Colaborar com as autoridades competentes em todas as ações que estas determinarem.</w:t>
      </w:r>
    </w:p>
    <w:p w14:paraId="01F0CAD3" w14:textId="472D3FEE" w:rsidR="00E203DD" w:rsidRDefault="0066150D" w:rsidP="00F95DCA">
      <w:pPr>
        <w:ind w:left="142" w:firstLine="0"/>
      </w:pPr>
      <w:r>
        <w:t>3</w:t>
      </w:r>
      <w:r w:rsidR="00E203DD">
        <w:t xml:space="preserve"> - Os médicos-veterinários referidos no </w:t>
      </w:r>
      <w:r w:rsidR="008C56A9">
        <w:t>número anterior</w:t>
      </w:r>
      <w:r w:rsidR="00E203DD">
        <w:t xml:space="preserve"> que pretendam prestar serviços ocasionais e esporádicos em território nacional, em regime de livre prestação de serviços, devem apresentar declaração prévia à Ordem dos Médicos-Veterinários, nos termos da Lei n.º 9/2009, de 4 de março, na sua redação atual.</w:t>
      </w:r>
    </w:p>
    <w:p w14:paraId="0DA1AF90" w14:textId="2ABF2044" w:rsidR="00E203DD" w:rsidRDefault="0066150D" w:rsidP="00F95DCA">
      <w:pPr>
        <w:ind w:left="142" w:firstLine="0"/>
      </w:pPr>
      <w:r>
        <w:t>4</w:t>
      </w:r>
      <w:r w:rsidR="00E203DD">
        <w:t xml:space="preserve"> - Sem prejuízo do disposto no </w:t>
      </w:r>
      <w:r w:rsidR="00E203DD" w:rsidRPr="00F95DCA">
        <w:rPr>
          <w:highlight w:val="cyan"/>
        </w:rPr>
        <w:t>artigo [remissão a fixar — visitas de aconselhamento]</w:t>
      </w:r>
      <w:r w:rsidR="00E203DD">
        <w:t xml:space="preserve">, as lojas de venda de animais devem ter ao seu serviço um responsável técnico, com formação adequada nos termos do </w:t>
      </w:r>
      <w:r w:rsidR="00E203DD" w:rsidRPr="00F95DCA">
        <w:rPr>
          <w:highlight w:val="cyan"/>
        </w:rPr>
        <w:t>artigo [remissão a fixar — formação]</w:t>
      </w:r>
      <w:r w:rsidR="00E203DD">
        <w:t>, que se responsabilize pelo bem-estar dos animais e pela orientação técnica do pessoal que deles cuida, e que assegure a assistência aos animais, em caso de necessidade, por médico-veterinário ou centro de atendimento médico-veterinário.</w:t>
      </w:r>
    </w:p>
    <w:p w14:paraId="7D91E367" w14:textId="77777777" w:rsidR="00A77A60" w:rsidRDefault="00A77A60" w:rsidP="00A77A60">
      <w:pPr>
        <w:ind w:left="142" w:firstLine="0"/>
        <w:rPr>
          <w:b/>
          <w:bCs/>
        </w:rPr>
      </w:pPr>
    </w:p>
    <w:p w14:paraId="45608498" w14:textId="449249A9" w:rsidR="00A77A60" w:rsidRPr="00E75105" w:rsidRDefault="00A77A60" w:rsidP="00F95DCA">
      <w:pPr>
        <w:pStyle w:val="Ttulo3"/>
      </w:pPr>
      <w:bookmarkStart w:id="243" w:name="_Toc233682985"/>
      <w:commentRangeStart w:id="244"/>
      <w:r w:rsidRPr="00A77A60">
        <w:lastRenderedPageBreak/>
        <w:t>Artigo 4</w:t>
      </w:r>
      <w:r w:rsidR="00E75105">
        <w:t>4</w:t>
      </w:r>
      <w:r w:rsidRPr="00A77A60">
        <w:t>.º</w:t>
      </w:r>
      <w:bookmarkEnd w:id="243"/>
    </w:p>
    <w:p w14:paraId="1A368596" w14:textId="7F50447E" w:rsidR="00A77A60" w:rsidRPr="00A77A60" w:rsidRDefault="00A77A60" w:rsidP="00F95DCA">
      <w:pPr>
        <w:pStyle w:val="Ttulo3"/>
      </w:pPr>
      <w:bookmarkStart w:id="245" w:name="_Toc233682986"/>
      <w:r w:rsidRPr="00A77A60">
        <w:t>Mera comunicação prévia</w:t>
      </w:r>
      <w:bookmarkEnd w:id="245"/>
      <w:commentRangeEnd w:id="244"/>
      <w:r w:rsidRPr="00A77A60">
        <w:rPr>
          <w:rStyle w:val="Refdecomentrio"/>
          <w:sz w:val="24"/>
          <w:szCs w:val="24"/>
        </w:rPr>
        <w:commentReference w:id="244"/>
      </w:r>
    </w:p>
    <w:p w14:paraId="38AF9513" w14:textId="0E885B57" w:rsidR="00A77A60" w:rsidRPr="00F95DCA" w:rsidRDefault="00A77A60" w:rsidP="00A77A60">
      <w:pPr>
        <w:ind w:left="142" w:firstLine="0"/>
      </w:pPr>
      <w:r w:rsidRPr="00F95DCA">
        <w:t xml:space="preserve">1 </w:t>
      </w:r>
      <w:r>
        <w:t>-</w:t>
      </w:r>
      <w:r w:rsidRPr="00F95DCA">
        <w:t xml:space="preserve"> A mera comunicação prévia a que se refere a </w:t>
      </w:r>
      <w:r w:rsidRPr="00F95DCA">
        <w:rPr>
          <w:highlight w:val="cyan"/>
        </w:rPr>
        <w:t>alínea a) do artigo 41.º</w:t>
      </w:r>
      <w:r w:rsidRPr="00F95DCA">
        <w:t xml:space="preserve"> é dirigida à DGAV, através do preenchimento do formulário disponibilizado no SIAC, e contém os seguintes elementos, quando aplicáveis:</w:t>
      </w:r>
    </w:p>
    <w:p w14:paraId="42F6BB9D" w14:textId="77777777" w:rsidR="00A77A60" w:rsidRPr="00F95DCA" w:rsidRDefault="00A77A60" w:rsidP="00A77A60">
      <w:pPr>
        <w:ind w:left="142" w:firstLine="0"/>
      </w:pPr>
      <w:r w:rsidRPr="00F95DCA">
        <w:t>a) O nome ou a denominação social do interessado;</w:t>
      </w:r>
    </w:p>
    <w:p w14:paraId="0E885B57" w14:textId="3B20AE90" w:rsidR="00A77A60" w:rsidRPr="00F95DCA" w:rsidRDefault="00A77A60" w:rsidP="00A77A60">
      <w:pPr>
        <w:ind w:left="142" w:firstLine="0"/>
      </w:pPr>
      <w:r w:rsidRPr="00F95DCA">
        <w:t xml:space="preserve">b) O </w:t>
      </w:r>
      <w:r w:rsidR="00BE60E5">
        <w:t>n.º</w:t>
      </w:r>
      <w:r w:rsidRPr="00F95DCA">
        <w:t xml:space="preserve"> de identificação fiscal ou de pessoa coletiva e os dados de contacto do interessado;</w:t>
      </w:r>
    </w:p>
    <w:p w14:paraId="2024E243" w14:textId="77777777" w:rsidR="00A77A60" w:rsidRPr="00F95DCA" w:rsidRDefault="00A77A60" w:rsidP="00A77A60">
      <w:pPr>
        <w:ind w:left="142" w:firstLine="0"/>
      </w:pPr>
      <w:r w:rsidRPr="00F95DCA">
        <w:t>c) A localização e a designação comercial do alojamento, incluindo as respetivas coordenadas geográficas;</w:t>
      </w:r>
    </w:p>
    <w:p w14:paraId="4208ED05" w14:textId="77777777" w:rsidR="00A77A60" w:rsidRPr="00F95DCA" w:rsidRDefault="00A77A60" w:rsidP="00A77A60">
      <w:pPr>
        <w:ind w:left="142" w:firstLine="0"/>
      </w:pPr>
      <w:r w:rsidRPr="00F95DCA">
        <w:t>d) A identificação dos municípios integrantes, no caso dos centros de recolha intermunicipais;</w:t>
      </w:r>
    </w:p>
    <w:p w14:paraId="6B79B9FF" w14:textId="77777777" w:rsidR="00A77A60" w:rsidRPr="00F95DCA" w:rsidRDefault="00A77A60" w:rsidP="00A77A60">
      <w:pPr>
        <w:ind w:left="142" w:firstLine="0"/>
      </w:pPr>
      <w:r w:rsidRPr="00F95DCA">
        <w:t>e) A caracterização das atividades a exercer;</w:t>
      </w:r>
    </w:p>
    <w:p w14:paraId="37E15C08" w14:textId="77777777" w:rsidR="00A77A60" w:rsidRPr="00F95DCA" w:rsidRDefault="00A77A60" w:rsidP="00A77A60">
      <w:pPr>
        <w:ind w:left="142" w:firstLine="0"/>
      </w:pPr>
      <w:r w:rsidRPr="00F95DCA">
        <w:t>f) A indicação do médico-veterinário responsável pelo alojamento, exceto quando se destine exclusivamente a fins higiénicos;</w:t>
      </w:r>
    </w:p>
    <w:p w14:paraId="5B946410" w14:textId="6FD59FCE" w:rsidR="00A77A60" w:rsidRPr="00F95DCA" w:rsidRDefault="00A77A60" w:rsidP="00A77A60">
      <w:pPr>
        <w:ind w:left="142" w:firstLine="0"/>
      </w:pPr>
      <w:r w:rsidRPr="00F95DCA">
        <w:t xml:space="preserve">g) O </w:t>
      </w:r>
      <w:r w:rsidR="00BE60E5">
        <w:t>n.º</w:t>
      </w:r>
      <w:r w:rsidRPr="00F95DCA">
        <w:t xml:space="preserve"> de celas de quarentena para isolamento de animais por suspeita de raiva, no caso dos centros de recolha;</w:t>
      </w:r>
    </w:p>
    <w:p w14:paraId="66CFACC0" w14:textId="77777777" w:rsidR="00A77A60" w:rsidRPr="00F95DCA" w:rsidRDefault="00A77A60" w:rsidP="00A77A60">
      <w:pPr>
        <w:ind w:left="142" w:firstLine="0"/>
      </w:pPr>
      <w:r w:rsidRPr="00F95DCA">
        <w:t>h) A capacidade máxima de animais a alojar e as respetivas espécies;</w:t>
      </w:r>
    </w:p>
    <w:p w14:paraId="48233404" w14:textId="71608557" w:rsidR="00A77A60" w:rsidRPr="00F95DCA" w:rsidRDefault="00A77A60" w:rsidP="00A77A60">
      <w:pPr>
        <w:ind w:left="142" w:firstLine="0"/>
      </w:pPr>
      <w:r w:rsidRPr="00F95DCA">
        <w:t xml:space="preserve">i) O </w:t>
      </w:r>
      <w:r w:rsidR="00BE60E5">
        <w:t>n.º</w:t>
      </w:r>
      <w:r w:rsidRPr="00F95DCA">
        <w:t xml:space="preserve"> de animais detidos, as espécies e as raças;</w:t>
      </w:r>
    </w:p>
    <w:p w14:paraId="098F575F" w14:textId="1EE83CD7" w:rsidR="00A77A60" w:rsidRPr="00F95DCA" w:rsidRDefault="00A77A60" w:rsidP="00A77A60">
      <w:pPr>
        <w:ind w:left="142" w:firstLine="0"/>
      </w:pPr>
      <w:r w:rsidRPr="00F95DCA">
        <w:t xml:space="preserve">j) No caso dos estabelecimentos de criação, o </w:t>
      </w:r>
      <w:r w:rsidR="00BE60E5">
        <w:t>n.º</w:t>
      </w:r>
      <w:r w:rsidRPr="00F95DCA">
        <w:t xml:space="preserve"> estimado de ninhadas a colocar no mercado por ano;</w:t>
      </w:r>
    </w:p>
    <w:p w14:paraId="53483FA2" w14:textId="5B1789CA" w:rsidR="00A77A60" w:rsidRPr="00A77A60" w:rsidRDefault="00A77A60" w:rsidP="00F95DCA">
      <w:pPr>
        <w:ind w:left="142" w:firstLine="0"/>
      </w:pPr>
      <w:r w:rsidRPr="00F95DCA">
        <w:t>k) Declaração de responsabilidade, subscrita pelo interessado, relativa ao cumprimento da legislação aplicável aos animais de companhia, designadamente em matéria de instalações, equipamentos, higiene, saúde e bem-estar dos animais.</w:t>
      </w:r>
    </w:p>
    <w:p w14:paraId="58B952A1" w14:textId="77777777" w:rsidR="00582BE6" w:rsidRPr="00582BE6" w:rsidRDefault="00582BE6" w:rsidP="00582BE6">
      <w:pPr>
        <w:ind w:left="284" w:firstLine="0"/>
        <w:jc w:val="center"/>
        <w:rPr>
          <w:b/>
          <w:bCs/>
        </w:rPr>
      </w:pPr>
      <w:bookmarkStart w:id="246" w:name="_Toc223954428"/>
    </w:p>
    <w:p w14:paraId="2F018423" w14:textId="36AE84C7" w:rsidR="00582BE6" w:rsidRPr="00E75105" w:rsidRDefault="00582BE6" w:rsidP="00F95DCA">
      <w:pPr>
        <w:pStyle w:val="Ttulo3"/>
      </w:pPr>
      <w:bookmarkStart w:id="247" w:name="_Toc233682987"/>
      <w:commentRangeStart w:id="248"/>
      <w:r w:rsidRPr="00582BE6">
        <w:t xml:space="preserve">Artigo </w:t>
      </w:r>
      <w:r>
        <w:t>4</w:t>
      </w:r>
      <w:r w:rsidR="00E75105">
        <w:t>5</w:t>
      </w:r>
      <w:r w:rsidRPr="00582BE6">
        <w:t>.º</w:t>
      </w:r>
      <w:bookmarkEnd w:id="247"/>
    </w:p>
    <w:p w14:paraId="0644D883" w14:textId="35EF0E39" w:rsidR="00582BE6" w:rsidRPr="00582BE6" w:rsidRDefault="00582BE6" w:rsidP="00F95DCA">
      <w:pPr>
        <w:pStyle w:val="Ttulo3"/>
      </w:pPr>
      <w:bookmarkStart w:id="249" w:name="_Toc233682988"/>
      <w:r w:rsidRPr="00582BE6">
        <w:t>Permissão administrativa</w:t>
      </w:r>
      <w:bookmarkEnd w:id="249"/>
      <w:commentRangeEnd w:id="248"/>
      <w:r w:rsidR="007E4FF7" w:rsidRPr="00582BE6">
        <w:rPr>
          <w:rStyle w:val="Refdecomentrio"/>
          <w:sz w:val="24"/>
          <w:szCs w:val="24"/>
        </w:rPr>
        <w:commentReference w:id="248"/>
      </w:r>
    </w:p>
    <w:p w14:paraId="1A32D5C3" w14:textId="7A9D2FB5" w:rsidR="00582BE6" w:rsidRPr="00F95DCA" w:rsidRDefault="00582BE6" w:rsidP="00F95DCA">
      <w:pPr>
        <w:ind w:left="284" w:firstLine="0"/>
      </w:pPr>
      <w:r w:rsidRPr="00F95DCA">
        <w:t xml:space="preserve">1 </w:t>
      </w:r>
      <w:r>
        <w:t>-</w:t>
      </w:r>
      <w:r w:rsidRPr="00F95DCA">
        <w:t xml:space="preserve"> O pedido de permissão administrativa a que se refere a </w:t>
      </w:r>
      <w:r w:rsidRPr="00F95DCA">
        <w:rPr>
          <w:highlight w:val="cyan"/>
        </w:rPr>
        <w:t>alínea b) do artigo 41.º</w:t>
      </w:r>
      <w:r w:rsidRPr="00F95DCA">
        <w:t xml:space="preserve"> é apresentado à DGAV e deve conter os seguintes elementos, quando aplicáveis:</w:t>
      </w:r>
    </w:p>
    <w:p w14:paraId="2B3F47D9" w14:textId="0C79D9D7" w:rsidR="00582BE6" w:rsidRPr="00F95DCA" w:rsidRDefault="00582BE6" w:rsidP="00F95DCA">
      <w:pPr>
        <w:ind w:left="284" w:firstLine="0"/>
      </w:pPr>
      <w:r w:rsidRPr="00F95DCA">
        <w:lastRenderedPageBreak/>
        <w:t xml:space="preserve">a) O nome, dados de contacto e, sempre que disponível, o </w:t>
      </w:r>
      <w:r w:rsidR="007E4FF7">
        <w:t>endereço</w:t>
      </w:r>
      <w:r w:rsidRPr="00F95DCA">
        <w:t xml:space="preserve"> </w:t>
      </w:r>
      <w:r w:rsidR="00F75C73" w:rsidRPr="00F75C73">
        <w:t xml:space="preserve">do sítio na </w:t>
      </w:r>
      <w:r w:rsidR="00F75C73">
        <w:t>i</w:t>
      </w:r>
      <w:r w:rsidR="00F75C73" w:rsidRPr="00F75C73">
        <w:t>nternet</w:t>
      </w:r>
      <w:r w:rsidR="00F75C73">
        <w:t xml:space="preserve"> </w:t>
      </w:r>
      <w:r w:rsidRPr="00F95DCA">
        <w:t>do estabelecimento ou denominação social do interessado;</w:t>
      </w:r>
    </w:p>
    <w:p w14:paraId="35B4178A" w14:textId="77777777" w:rsidR="00582BE6" w:rsidRPr="00F95DCA" w:rsidRDefault="00582BE6" w:rsidP="00F95DCA">
      <w:pPr>
        <w:ind w:left="284" w:firstLine="0"/>
      </w:pPr>
      <w:r w:rsidRPr="00F95DCA">
        <w:t>b) O endereço e a georreferenciação do local de implantação do estabelecimento e a sua designação comercial;</w:t>
      </w:r>
    </w:p>
    <w:p w14:paraId="58F7DC74" w14:textId="3911286A" w:rsidR="00582BE6" w:rsidRPr="00F95DCA" w:rsidRDefault="00582BE6" w:rsidP="00F95DCA">
      <w:pPr>
        <w:ind w:left="284" w:firstLine="0"/>
      </w:pPr>
      <w:r w:rsidRPr="00F95DCA">
        <w:t xml:space="preserve">c) O </w:t>
      </w:r>
      <w:r w:rsidR="00BE60E5">
        <w:t>n.º</w:t>
      </w:r>
      <w:r w:rsidRPr="00F95DCA">
        <w:t xml:space="preserve"> de identificação fiscal ou de pessoa coletiva do interessado;</w:t>
      </w:r>
    </w:p>
    <w:p w14:paraId="37D12762" w14:textId="0A3EF2D3" w:rsidR="00582BE6" w:rsidRPr="00F95DCA" w:rsidRDefault="00582BE6" w:rsidP="00F95DCA">
      <w:pPr>
        <w:ind w:left="284" w:firstLine="0"/>
      </w:pPr>
      <w:r w:rsidRPr="00F95DCA">
        <w:t xml:space="preserve">d) O </w:t>
      </w:r>
      <w:r w:rsidR="00BE60E5">
        <w:t>n.º</w:t>
      </w:r>
      <w:r w:rsidRPr="00F95DCA">
        <w:t xml:space="preserve"> de animais a deter, respetivas espécies, raças e sexos;</w:t>
      </w:r>
    </w:p>
    <w:p w14:paraId="6DE09AE3" w14:textId="77777777" w:rsidR="00582BE6" w:rsidRPr="00F95DCA" w:rsidRDefault="00582BE6" w:rsidP="00F95DCA">
      <w:pPr>
        <w:ind w:left="284" w:firstLine="0"/>
      </w:pPr>
      <w:r w:rsidRPr="00F95DCA">
        <w:t>e) A identificação do médico-veterinário responsável pelo alojamento.</w:t>
      </w:r>
    </w:p>
    <w:p w14:paraId="5CA2F0D2" w14:textId="726ADD11" w:rsidR="00582BE6" w:rsidRPr="00F95DCA" w:rsidRDefault="00582BE6" w:rsidP="00F95DCA">
      <w:pPr>
        <w:ind w:left="284" w:firstLine="0"/>
      </w:pPr>
      <w:r w:rsidRPr="00F95DCA">
        <w:t xml:space="preserve">2 </w:t>
      </w:r>
      <w:r>
        <w:t>-</w:t>
      </w:r>
      <w:r w:rsidRPr="00F95DCA">
        <w:t xml:space="preserve"> O pedido de permissão administrativa é acompanhado dos seguintes documentos:</w:t>
      </w:r>
    </w:p>
    <w:p w14:paraId="71FD99F4" w14:textId="77777777" w:rsidR="00582BE6" w:rsidRPr="00F95DCA" w:rsidRDefault="00582BE6" w:rsidP="00F95DCA">
      <w:pPr>
        <w:ind w:left="284" w:firstLine="0"/>
      </w:pPr>
      <w:r w:rsidRPr="00F95DCA">
        <w:t>a) Cópia dos documentos de identificação civil e fiscal do interessado ou, se aplicável, extrato em forma simples do teor das inscrições em vigor no registo comercial ou a indicação do código de certidão permanente de registo comercial;</w:t>
      </w:r>
    </w:p>
    <w:p w14:paraId="29081489" w14:textId="77777777" w:rsidR="00582BE6" w:rsidRPr="00F95DCA" w:rsidRDefault="00582BE6" w:rsidP="00F95DCA">
      <w:pPr>
        <w:ind w:left="284" w:firstLine="0"/>
      </w:pPr>
      <w:r w:rsidRPr="00F95DCA">
        <w:t>b) Declaração de titularidade da licença municipal exigível ao estabelecimento, nos termos da lei;</w:t>
      </w:r>
    </w:p>
    <w:p w14:paraId="36089F04" w14:textId="77777777" w:rsidR="00582BE6" w:rsidRPr="00F95DCA" w:rsidRDefault="00582BE6" w:rsidP="00F95DCA">
      <w:pPr>
        <w:ind w:left="284" w:firstLine="0"/>
      </w:pPr>
      <w:r w:rsidRPr="00F95DCA">
        <w:t>c) Declaração de responsabilidade, subscrita pelo interessado, relativa ao cumprimento da legislação aplicável aos animais de companhia, incluindo as disposições relativas a animais potencialmente perigosos, nomeadamente em matéria de instalações, equipamentos, higiene, saúde e bem-estar;</w:t>
      </w:r>
    </w:p>
    <w:p w14:paraId="03C92EBA" w14:textId="228157BD" w:rsidR="00582BE6" w:rsidRPr="00F95DCA" w:rsidRDefault="00582BE6" w:rsidP="00F95DCA">
      <w:pPr>
        <w:ind w:left="284" w:firstLine="0"/>
      </w:pPr>
      <w:r w:rsidRPr="00F95DCA">
        <w:t xml:space="preserve">d) Descrição sumária dos alojamentos, com indicação do </w:t>
      </w:r>
      <w:r w:rsidR="00BE60E5">
        <w:t>n.º</w:t>
      </w:r>
      <w:r w:rsidRPr="00F95DCA">
        <w:t xml:space="preserve"> de celas</w:t>
      </w:r>
      <w:r w:rsidR="008E4DDF">
        <w:t xml:space="preserve"> e ou </w:t>
      </w:r>
      <w:r w:rsidRPr="00F95DCA">
        <w:t>jaulas destinadas a animais, a respetiva função e indicação de outras instalações existentes, bem como das medidas de segurança adotadas no caso de animais potencialmente perigosos.</w:t>
      </w:r>
    </w:p>
    <w:p w14:paraId="581259FB" w14:textId="77777777" w:rsidR="00582BE6" w:rsidRPr="00F95DCA" w:rsidRDefault="00582BE6" w:rsidP="00F95DCA">
      <w:pPr>
        <w:ind w:left="284" w:firstLine="0"/>
      </w:pPr>
    </w:p>
    <w:p w14:paraId="4855DC5E" w14:textId="216AA93B" w:rsidR="00582BE6" w:rsidRPr="00E75105" w:rsidRDefault="00582BE6" w:rsidP="00F95DCA">
      <w:pPr>
        <w:pStyle w:val="Ttulo3"/>
      </w:pPr>
      <w:bookmarkStart w:id="250" w:name="_Toc233682989"/>
      <w:r w:rsidRPr="008E4DDF">
        <w:t>Artigo 4</w:t>
      </w:r>
      <w:r w:rsidR="00E75105">
        <w:t>6</w:t>
      </w:r>
      <w:r w:rsidRPr="008E4DDF">
        <w:t>.º</w:t>
      </w:r>
      <w:bookmarkEnd w:id="250"/>
    </w:p>
    <w:p w14:paraId="05DCD6AA" w14:textId="67FF4DBB" w:rsidR="00582BE6" w:rsidRPr="008E4DDF" w:rsidRDefault="00582BE6" w:rsidP="00F95DCA">
      <w:pPr>
        <w:pStyle w:val="Ttulo3"/>
      </w:pPr>
      <w:bookmarkStart w:id="251" w:name="_Toc233682990"/>
      <w:r w:rsidRPr="008E4DDF">
        <w:t>Instrução do processo de permissão administrativa</w:t>
      </w:r>
      <w:bookmarkEnd w:id="251"/>
    </w:p>
    <w:p w14:paraId="0423E6E4" w14:textId="06284841" w:rsidR="00582BE6" w:rsidRPr="00F95DCA" w:rsidRDefault="00582BE6" w:rsidP="00F95DCA">
      <w:pPr>
        <w:ind w:left="284" w:firstLine="0"/>
      </w:pPr>
      <w:r w:rsidRPr="00F95DCA">
        <w:t xml:space="preserve">1 </w:t>
      </w:r>
      <w:r w:rsidR="00BC7A18">
        <w:t>-</w:t>
      </w:r>
      <w:r w:rsidRPr="00F95DCA">
        <w:t xml:space="preserve"> Compete à direção de serviços de alimentação e veterinária da região de localização do estabelecimento a instrução do processo de permissão administrativa.</w:t>
      </w:r>
    </w:p>
    <w:p w14:paraId="705D75F8" w14:textId="68A2F47A" w:rsidR="00582BE6" w:rsidRPr="00F95DCA" w:rsidRDefault="00582BE6" w:rsidP="00F95DCA">
      <w:pPr>
        <w:ind w:left="284" w:firstLine="0"/>
      </w:pPr>
      <w:r w:rsidRPr="00F95DCA">
        <w:t xml:space="preserve">2 </w:t>
      </w:r>
      <w:r w:rsidR="00BC7A18">
        <w:t>-</w:t>
      </w:r>
      <w:r w:rsidRPr="00F95DCA">
        <w:t xml:space="preserve"> Para os efeitos previstos no </w:t>
      </w:r>
      <w:r w:rsidR="008C56A9">
        <w:t>número anterior</w:t>
      </w:r>
      <w:r w:rsidRPr="00F95DCA">
        <w:t xml:space="preserve">, o serviço instrutor pode solicitar ao requerente, por uma vez, todos os esclarecimentos adicionais que em cada caso considere </w:t>
      </w:r>
      <w:r w:rsidRPr="00F95DCA">
        <w:lastRenderedPageBreak/>
        <w:t>essenciais à apreciação do processo, fixando um prazo não superior a 10 dias para a resposta.</w:t>
      </w:r>
    </w:p>
    <w:p w14:paraId="4C838D53" w14:textId="3A6DC389" w:rsidR="00582BE6" w:rsidRPr="00F95DCA" w:rsidRDefault="00582BE6" w:rsidP="00F95DCA">
      <w:pPr>
        <w:ind w:left="284" w:firstLine="0"/>
      </w:pPr>
      <w:r w:rsidRPr="00F95DCA">
        <w:t xml:space="preserve">3 </w:t>
      </w:r>
      <w:r w:rsidR="00BC7A18">
        <w:t>-</w:t>
      </w:r>
      <w:r w:rsidRPr="00F95DCA">
        <w:t xml:space="preserve"> Em caso de fundadas dúvidas sobre os dados apresentados pelo requerente, o serviço instrutor pode requerer a exibição de documentos comprovativos dos referidos dados, fixando um prazo não superior a 10 dias para a resposta.</w:t>
      </w:r>
    </w:p>
    <w:p w14:paraId="6DD18816" w14:textId="02DD940C" w:rsidR="00582BE6" w:rsidRPr="00F95DCA" w:rsidRDefault="00582BE6" w:rsidP="00F95DCA">
      <w:pPr>
        <w:ind w:left="284" w:firstLine="0"/>
      </w:pPr>
      <w:r w:rsidRPr="00F95DCA">
        <w:t xml:space="preserve">4 </w:t>
      </w:r>
      <w:r w:rsidR="00BC7A18">
        <w:t>-</w:t>
      </w:r>
      <w:r w:rsidRPr="00F95DCA">
        <w:t xml:space="preserve"> O cumprimento dos requisitos necessários à atribuição de permissão de funcionamento é verificado através de visita de controlo a efetuar pela direção de serviços de alimentação e veterinária da respetiva região no prazo de 30 dias a contar da data de receção do respetivo pedido ou dos elementos referidos nos </w:t>
      </w:r>
      <w:r w:rsidR="00BE60E5">
        <w:t>n.º</w:t>
      </w:r>
      <w:r w:rsidR="00BC7A18">
        <w:t>s</w:t>
      </w:r>
      <w:r w:rsidRPr="00F95DCA">
        <w:t xml:space="preserve"> 2 e 3, quando solicitados.</w:t>
      </w:r>
    </w:p>
    <w:p w14:paraId="1A5E9327" w14:textId="0D699685" w:rsidR="00582BE6" w:rsidRPr="00F95DCA" w:rsidRDefault="00582BE6" w:rsidP="00F95DCA">
      <w:pPr>
        <w:ind w:left="284" w:firstLine="0"/>
      </w:pPr>
      <w:commentRangeStart w:id="252"/>
      <w:r w:rsidRPr="00F95DCA">
        <w:t xml:space="preserve">5 </w:t>
      </w:r>
      <w:r w:rsidR="00BC7A18">
        <w:t>-</w:t>
      </w:r>
      <w:r w:rsidRPr="00F95DCA">
        <w:t xml:space="preserve"> Para efeitos do </w:t>
      </w:r>
      <w:r w:rsidR="008C56A9">
        <w:t>número anterior</w:t>
      </w:r>
      <w:r w:rsidRPr="00F95DCA">
        <w:t>, no caso da criação de gatos e de cães que não das raças consideradas como potencialmente perigosas, a visita de controlo pode ser substituída por verificação à distância desde que o meio de comunicação à distância utilizado permita recolher provas suficientes do cumprimento das disposições aplicáveis.</w:t>
      </w:r>
      <w:commentRangeEnd w:id="252"/>
      <w:r w:rsidR="00445EFA" w:rsidRPr="00F95DCA">
        <w:rPr>
          <w:rStyle w:val="Refdecomentrio"/>
          <w:sz w:val="24"/>
          <w:szCs w:val="24"/>
        </w:rPr>
        <w:commentReference w:id="252"/>
      </w:r>
    </w:p>
    <w:p w14:paraId="66DE2E3F" w14:textId="199D1091" w:rsidR="00582BE6" w:rsidRDefault="00582BE6" w:rsidP="00582BE6">
      <w:pPr>
        <w:ind w:left="284" w:firstLine="0"/>
      </w:pPr>
      <w:r w:rsidRPr="00F95DCA">
        <w:t xml:space="preserve">6 </w:t>
      </w:r>
      <w:r w:rsidR="00BC7A18">
        <w:t>-</w:t>
      </w:r>
      <w:r w:rsidRPr="00F95DCA">
        <w:t xml:space="preserve"> No prazo de 15 dias a contar da data da visita de controlo, a direção de serviços de alimentação e veterinária da respetiva região conclui a instrução, elabora um relatório final com proposta de decisão e remete o processo, com os elementos dele constantes, ao diretor-geral de Alimentação e Veterinária, para decisão.</w:t>
      </w:r>
    </w:p>
    <w:p w14:paraId="2BB03799" w14:textId="77777777" w:rsidR="00F75C73" w:rsidRDefault="00F75C73" w:rsidP="00582BE6">
      <w:pPr>
        <w:ind w:left="284" w:firstLine="0"/>
      </w:pPr>
    </w:p>
    <w:p w14:paraId="25C77972" w14:textId="658FFB62" w:rsidR="00F75C73" w:rsidRPr="00E75105" w:rsidRDefault="00F75C73" w:rsidP="00F95DCA">
      <w:pPr>
        <w:pStyle w:val="Ttulo3"/>
      </w:pPr>
      <w:bookmarkStart w:id="253" w:name="_Toc233682991"/>
      <w:r w:rsidRPr="00E75105">
        <w:t>Artigo 4</w:t>
      </w:r>
      <w:r w:rsidR="00E75105">
        <w:t>7</w:t>
      </w:r>
      <w:r w:rsidRPr="00E75105">
        <w:t>.º</w:t>
      </w:r>
      <w:bookmarkEnd w:id="253"/>
    </w:p>
    <w:p w14:paraId="708AD68A" w14:textId="094B695E" w:rsidR="00F75C73" w:rsidRPr="00E75105" w:rsidRDefault="00F75C73" w:rsidP="00F95DCA">
      <w:pPr>
        <w:pStyle w:val="Ttulo3"/>
      </w:pPr>
      <w:bookmarkStart w:id="254" w:name="_Toc233682992"/>
      <w:r w:rsidRPr="00E75105">
        <w:t>Decisão</w:t>
      </w:r>
      <w:bookmarkEnd w:id="254"/>
    </w:p>
    <w:p w14:paraId="19555AF4" w14:textId="5CAAB475" w:rsidR="00F75C73" w:rsidRPr="005E2D3C" w:rsidRDefault="00F75C73" w:rsidP="00F95DCA">
      <w:pPr>
        <w:ind w:left="142" w:firstLine="0"/>
      </w:pPr>
      <w:r>
        <w:rPr>
          <w:rFonts w:eastAsia="Arial"/>
        </w:rPr>
        <w:t xml:space="preserve">1 - </w:t>
      </w:r>
      <w:r>
        <w:t xml:space="preserve">O diretor-geral de Alimentação e Veterinária profere decisão no prazo de 15 dias, a contar da remessa do processo a que se refere o </w:t>
      </w:r>
      <w:r w:rsidRPr="00F95DCA">
        <w:rPr>
          <w:highlight w:val="cyan"/>
        </w:rPr>
        <w:t xml:space="preserve">n.º </w:t>
      </w:r>
      <w:r w:rsidR="004824CB" w:rsidRPr="00F95DCA">
        <w:rPr>
          <w:highlight w:val="cyan"/>
        </w:rPr>
        <w:t>6</w:t>
      </w:r>
      <w:r w:rsidRPr="00F95DCA">
        <w:rPr>
          <w:highlight w:val="cyan"/>
        </w:rPr>
        <w:t xml:space="preserve"> do artigo anterior</w:t>
      </w:r>
      <w:r>
        <w:t xml:space="preserve">. </w:t>
      </w:r>
    </w:p>
    <w:p w14:paraId="7A8F0EFD" w14:textId="0E3D2825" w:rsidR="00F75C73" w:rsidRPr="005E2D3C" w:rsidRDefault="00F75C73" w:rsidP="00F95DCA">
      <w:pPr>
        <w:ind w:left="142" w:firstLine="0"/>
      </w:pPr>
      <w:r>
        <w:rPr>
          <w:rFonts w:eastAsia="Arial"/>
        </w:rPr>
        <w:t xml:space="preserve">2 - </w:t>
      </w:r>
      <w:r>
        <w:t xml:space="preserve">Caso não seja proferida a decisão referida no </w:t>
      </w:r>
      <w:r w:rsidR="008C56A9">
        <w:t>número anterior</w:t>
      </w:r>
      <w:r>
        <w:t xml:space="preserve">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 </w:t>
      </w:r>
    </w:p>
    <w:p w14:paraId="0C8F070D" w14:textId="77777777" w:rsidR="00F75C73" w:rsidRPr="00582BE6" w:rsidRDefault="00F75C73" w:rsidP="00F95DCA">
      <w:pPr>
        <w:ind w:left="284" w:firstLine="0"/>
      </w:pPr>
    </w:p>
    <w:p w14:paraId="286B2DD6" w14:textId="367FED37" w:rsidR="000B09D4" w:rsidRPr="00E75105" w:rsidRDefault="000B09D4" w:rsidP="00F95DCA">
      <w:pPr>
        <w:pStyle w:val="Ttulo3"/>
      </w:pPr>
      <w:bookmarkStart w:id="255" w:name="_Toc233682993"/>
      <w:bookmarkEnd w:id="246"/>
      <w:r w:rsidRPr="006B70D2">
        <w:lastRenderedPageBreak/>
        <w:t>Artigo 4</w:t>
      </w:r>
      <w:r w:rsidR="00E75105">
        <w:t>8</w:t>
      </w:r>
      <w:r w:rsidRPr="006B70D2">
        <w:t>.º</w:t>
      </w:r>
      <w:bookmarkEnd w:id="255"/>
    </w:p>
    <w:p w14:paraId="13ACDC77" w14:textId="5BB7775E" w:rsidR="000B09D4" w:rsidRPr="006B70D2" w:rsidRDefault="000B09D4" w:rsidP="00F95DCA">
      <w:pPr>
        <w:pStyle w:val="Ttulo3"/>
      </w:pPr>
      <w:bookmarkStart w:id="256" w:name="_Toc233682994"/>
      <w:commentRangeStart w:id="257"/>
      <w:r w:rsidRPr="006B70D2">
        <w:t>Divulgação dos estabelecimentos</w:t>
      </w:r>
      <w:bookmarkEnd w:id="256"/>
      <w:commentRangeEnd w:id="257"/>
      <w:r w:rsidR="006B70D2" w:rsidRPr="006B70D2">
        <w:rPr>
          <w:rStyle w:val="Refdecomentrio"/>
          <w:sz w:val="24"/>
          <w:szCs w:val="24"/>
        </w:rPr>
        <w:commentReference w:id="257"/>
      </w:r>
    </w:p>
    <w:p w14:paraId="69927514" w14:textId="1B6F657A" w:rsidR="000B09D4" w:rsidRPr="00F95DCA" w:rsidRDefault="000B09D4" w:rsidP="000B09D4">
      <w:pPr>
        <w:ind w:left="284" w:firstLine="0"/>
      </w:pPr>
      <w:r w:rsidRPr="00F95DCA">
        <w:t xml:space="preserve">1 </w:t>
      </w:r>
      <w:r>
        <w:t>-</w:t>
      </w:r>
      <w:r w:rsidRPr="00F95DCA">
        <w:t xml:space="preserve"> A DGAV publicita no balcão único eletrónico de serviços, a que se refere o artigo 6.º do Decreto-Lei n.º 92/2010, de 26 de julho, e no seu sítio na Internet, a lista dos centros de recolha oficial, bem como de todos os estabelecimentos que haja permitido ou em relação aos quais tenha recebido mera comunicação prévia, nos termos do presente decreto-lei.</w:t>
      </w:r>
    </w:p>
    <w:p w14:paraId="32A274C8" w14:textId="6721C7A9" w:rsidR="000B09D4" w:rsidRPr="00F95DCA" w:rsidRDefault="000B09D4" w:rsidP="000B09D4">
      <w:pPr>
        <w:ind w:left="284" w:firstLine="0"/>
      </w:pPr>
      <w:commentRangeStart w:id="258"/>
      <w:r w:rsidRPr="00F95DCA">
        <w:t xml:space="preserve">2 </w:t>
      </w:r>
      <w:r>
        <w:t>-</w:t>
      </w:r>
      <w:r w:rsidRPr="00F95DCA">
        <w:t xml:space="preserve"> Relativamente a cada estabelecimento aprovado, a lista acessível ao público contém as seguintes informações:</w:t>
      </w:r>
      <w:commentRangeEnd w:id="258"/>
      <w:r w:rsidR="00C0363E" w:rsidRPr="00F95DCA">
        <w:rPr>
          <w:rStyle w:val="Refdecomentrio"/>
          <w:sz w:val="24"/>
          <w:szCs w:val="24"/>
        </w:rPr>
        <w:commentReference w:id="258"/>
      </w:r>
    </w:p>
    <w:p w14:paraId="1D66E171" w14:textId="44E1DAC4" w:rsidR="000B09D4" w:rsidRPr="00F95DCA" w:rsidRDefault="000B09D4" w:rsidP="00F95DCA">
      <w:pPr>
        <w:pStyle w:val="PargrafodaLista"/>
        <w:numPr>
          <w:ilvl w:val="0"/>
          <w:numId w:val="273"/>
        </w:numPr>
        <w:ind w:left="644"/>
      </w:pPr>
      <w:r w:rsidRPr="00F95DCA">
        <w:t xml:space="preserve">O nome, os dados de contacto e, sempre que disponível, o </w:t>
      </w:r>
      <w:r>
        <w:t>endereço</w:t>
      </w:r>
      <w:r w:rsidRPr="00F95DCA">
        <w:t xml:space="preserve"> do sítio </w:t>
      </w:r>
      <w:r>
        <w:t>da Internet</w:t>
      </w:r>
      <w:r w:rsidRPr="00F95DCA">
        <w:t xml:space="preserve"> do estabelecimento;</w:t>
      </w:r>
    </w:p>
    <w:p w14:paraId="0EE37C27" w14:textId="0A762824" w:rsidR="000B09D4" w:rsidRPr="00F95DCA" w:rsidRDefault="000B09D4" w:rsidP="00F95DCA">
      <w:pPr>
        <w:pStyle w:val="PargrafodaLista"/>
        <w:numPr>
          <w:ilvl w:val="0"/>
          <w:numId w:val="273"/>
        </w:numPr>
        <w:ind w:left="644"/>
      </w:pPr>
      <w:r>
        <w:t xml:space="preserve">A morada </w:t>
      </w:r>
      <w:r w:rsidRPr="00F95DCA">
        <w:t>do estabelecimento;</w:t>
      </w:r>
    </w:p>
    <w:p w14:paraId="481E9E50" w14:textId="3EB4B5E7" w:rsidR="000B09D4" w:rsidRPr="00F95DCA" w:rsidRDefault="000B09D4" w:rsidP="00F95DCA">
      <w:pPr>
        <w:pStyle w:val="PargrafodaLista"/>
        <w:numPr>
          <w:ilvl w:val="0"/>
          <w:numId w:val="273"/>
        </w:numPr>
        <w:ind w:left="644"/>
      </w:pPr>
      <w:r w:rsidRPr="00F95DCA">
        <w:t>O nome do operador;</w:t>
      </w:r>
    </w:p>
    <w:p w14:paraId="42EE9013" w14:textId="77777777" w:rsidR="006B70D2" w:rsidRDefault="000B09D4" w:rsidP="000B09D4">
      <w:pPr>
        <w:pStyle w:val="PargrafodaLista"/>
        <w:numPr>
          <w:ilvl w:val="0"/>
          <w:numId w:val="273"/>
        </w:numPr>
        <w:ind w:left="644"/>
      </w:pPr>
      <w:r w:rsidRPr="00F95DCA">
        <w:t>As espécies e, sendo caso disso, as raças relacionadas com as atividades aprovadas do estabelecimento;</w:t>
      </w:r>
    </w:p>
    <w:p w14:paraId="59AC3B1A" w14:textId="0BBEB4CD" w:rsidR="000B09D4" w:rsidRDefault="006B70D2">
      <w:pPr>
        <w:pStyle w:val="PargrafodaLista"/>
        <w:numPr>
          <w:ilvl w:val="0"/>
          <w:numId w:val="273"/>
        </w:numPr>
        <w:ind w:left="644"/>
      </w:pPr>
      <w:r w:rsidRPr="006B3071">
        <w:t xml:space="preserve">O </w:t>
      </w:r>
      <w:r w:rsidR="00BE60E5">
        <w:t>n.º</w:t>
      </w:r>
      <w:r w:rsidRPr="006B3071">
        <w:t xml:space="preserve"> de aprovação único atribuído ao estabelecimento pela autoridade competente e a data de aprovação e de cessação das atividades.</w:t>
      </w:r>
    </w:p>
    <w:p w14:paraId="36780AB1" w14:textId="77777777" w:rsidR="00E75105" w:rsidRPr="00F95DCA" w:rsidRDefault="00E75105" w:rsidP="00F95DCA">
      <w:pPr>
        <w:pStyle w:val="PargrafodaLista"/>
        <w:ind w:left="644" w:firstLine="0"/>
      </w:pPr>
    </w:p>
    <w:p w14:paraId="64035F29" w14:textId="3104847F" w:rsidR="005101CF" w:rsidRPr="00E75105" w:rsidRDefault="00C0363E" w:rsidP="00F95DCA">
      <w:pPr>
        <w:pStyle w:val="Ttulo2"/>
        <w:ind w:right="0"/>
        <w:rPr>
          <w:bCs/>
        </w:rPr>
      </w:pPr>
      <w:bookmarkStart w:id="259" w:name="_Toc233682995"/>
      <w:r>
        <w:rPr>
          <w:bCs/>
        </w:rPr>
        <w:t>S</w:t>
      </w:r>
      <w:bookmarkStart w:id="260" w:name="_Toc223954434"/>
      <w:r w:rsidR="00A626AB" w:rsidRPr="00E75105">
        <w:rPr>
          <w:bCs/>
        </w:rPr>
        <w:t>UBSECÇÃO II</w:t>
      </w:r>
      <w:bookmarkEnd w:id="259"/>
    </w:p>
    <w:p w14:paraId="1B7C6C44" w14:textId="155BC066" w:rsidR="005101CF" w:rsidRPr="00E75105" w:rsidRDefault="5BF3B7D7" w:rsidP="00F95DCA">
      <w:pPr>
        <w:pStyle w:val="Ttulo2"/>
        <w:ind w:right="0"/>
        <w:rPr>
          <w:bCs/>
        </w:rPr>
      </w:pPr>
      <w:bookmarkStart w:id="261" w:name="_Toc233682996"/>
      <w:r w:rsidRPr="00E75105">
        <w:rPr>
          <w:bCs/>
        </w:rPr>
        <w:t xml:space="preserve">Alteração, suspensão e encerramento dos </w:t>
      </w:r>
      <w:bookmarkEnd w:id="260"/>
      <w:r w:rsidR="00C0363E" w:rsidRPr="00E75105">
        <w:rPr>
          <w:bCs/>
        </w:rPr>
        <w:t>estabelecimentos</w:t>
      </w:r>
      <w:bookmarkEnd w:id="261"/>
    </w:p>
    <w:p w14:paraId="6BEF1958" w14:textId="77777777" w:rsidR="00660800" w:rsidRPr="005E2D3C" w:rsidRDefault="00660800" w:rsidP="00F95DCA"/>
    <w:p w14:paraId="3045F58E" w14:textId="7BF0CEBC" w:rsidR="005101CF" w:rsidRPr="00E75105" w:rsidRDefault="00A626AB" w:rsidP="00F95DCA">
      <w:pPr>
        <w:pStyle w:val="Ttulo3"/>
      </w:pPr>
      <w:bookmarkStart w:id="262" w:name="_Toc223954435"/>
      <w:bookmarkStart w:id="263" w:name="_Toc233682997"/>
      <w:r w:rsidRPr="00E75105">
        <w:t>Artigo 4</w:t>
      </w:r>
      <w:r w:rsidR="00E75105">
        <w:t>9</w:t>
      </w:r>
      <w:r w:rsidRPr="00E75105">
        <w:t>.º</w:t>
      </w:r>
      <w:bookmarkEnd w:id="263"/>
    </w:p>
    <w:p w14:paraId="600D6F53" w14:textId="790E937A" w:rsidR="005101CF" w:rsidRPr="00E75105" w:rsidRDefault="5BF3B7D7" w:rsidP="00F95DCA">
      <w:pPr>
        <w:pStyle w:val="Ttulo3"/>
      </w:pPr>
      <w:bookmarkStart w:id="264" w:name="_Toc233682998"/>
      <w:r w:rsidRPr="00E75105">
        <w:t xml:space="preserve">Alteração de funcionamento dos </w:t>
      </w:r>
      <w:bookmarkEnd w:id="262"/>
      <w:r w:rsidRPr="00E75105">
        <w:t>estabelecimentos</w:t>
      </w:r>
      <w:bookmarkEnd w:id="264"/>
    </w:p>
    <w:p w14:paraId="618A76DA" w14:textId="4E7C3161" w:rsidR="00101D9B" w:rsidRPr="005E2D3C" w:rsidRDefault="5BF3B7D7" w:rsidP="00F95DCA">
      <w:pPr>
        <w:ind w:left="142" w:firstLine="0"/>
      </w:pPr>
      <w:r>
        <w:t xml:space="preserve">Qualquer alteração de funcionamento dos estabelecimentos, designadamente a modificação estrutural nos estabelecimentos, a transferência de titularidade, a cessão de exploração, e a alteração do médico responsável pelo alojamento, é comunicada à DGAV no prazo de 15 dias contados da sua ocorrência. </w:t>
      </w:r>
    </w:p>
    <w:p w14:paraId="48571126" w14:textId="79A4E437" w:rsidR="04F004B5" w:rsidRPr="005E2D3C" w:rsidRDefault="04F004B5" w:rsidP="00F95DCA">
      <w:pPr>
        <w:ind w:left="142" w:firstLine="0"/>
      </w:pPr>
      <w:commentRangeStart w:id="265"/>
      <w:r>
        <w:t>No caso de cessação de atividade deve ser comunicada até cinco dias úteis antes dessa data;</w:t>
      </w:r>
      <w:commentRangeEnd w:id="265"/>
      <w:r w:rsidR="002251E2" w:rsidRPr="005E2D3C">
        <w:rPr>
          <w:rStyle w:val="Refdecomentrio"/>
          <w:sz w:val="24"/>
          <w:szCs w:val="24"/>
        </w:rPr>
        <w:commentReference w:id="265"/>
      </w:r>
    </w:p>
    <w:p w14:paraId="5DDC69BC" w14:textId="0D7F2E95" w:rsidR="005101CF" w:rsidRPr="005E2D3C" w:rsidRDefault="00A626AB" w:rsidP="00F95DCA">
      <w:pPr>
        <w:ind w:left="142" w:firstLine="0"/>
      </w:pPr>
      <w:r>
        <w:t xml:space="preserve">A comunicação de obras de modificação estrutural nos alojamentos é acompanhada das respetivas plantas. </w:t>
      </w:r>
    </w:p>
    <w:p w14:paraId="6BD127D6" w14:textId="7A9BCAC3" w:rsidR="005101CF" w:rsidRPr="005E2D3C" w:rsidRDefault="00A626AB" w:rsidP="00F95DCA">
      <w:pPr>
        <w:ind w:left="142" w:firstLine="0"/>
      </w:pPr>
      <w:r>
        <w:lastRenderedPageBreak/>
        <w:t xml:space="preserve">Compete à DGAV atualizar as informações obtidas através das comunicações referidas nos </w:t>
      </w:r>
      <w:r w:rsidR="00BE60E5">
        <w:t>n.º</w:t>
      </w:r>
      <w:r>
        <w:t xml:space="preserve">s anteriores. </w:t>
      </w:r>
    </w:p>
    <w:p w14:paraId="3F7C7676" w14:textId="77777777" w:rsidR="00660800" w:rsidRPr="005E2D3C" w:rsidRDefault="00660800" w:rsidP="00F95DCA"/>
    <w:p w14:paraId="03BA6253" w14:textId="3971C7A6" w:rsidR="005101CF" w:rsidRPr="00E01663" w:rsidRDefault="00A626AB" w:rsidP="00F95DCA">
      <w:pPr>
        <w:pStyle w:val="Ttulo3"/>
      </w:pPr>
      <w:bookmarkStart w:id="266" w:name="_Toc223954436"/>
      <w:bookmarkStart w:id="267" w:name="_Toc233682999"/>
      <w:r w:rsidRPr="00E01663">
        <w:t xml:space="preserve">Artigo </w:t>
      </w:r>
      <w:r w:rsidR="00E75105">
        <w:t>50</w:t>
      </w:r>
      <w:r w:rsidRPr="00E01663">
        <w:t>.º</w:t>
      </w:r>
      <w:bookmarkEnd w:id="267"/>
    </w:p>
    <w:p w14:paraId="53EB0F50" w14:textId="77765E16" w:rsidR="005101CF" w:rsidRPr="00E01663" w:rsidRDefault="5BF3B7D7" w:rsidP="00F95DCA">
      <w:pPr>
        <w:pStyle w:val="Ttulo3"/>
      </w:pPr>
      <w:bookmarkStart w:id="268" w:name="_Toc233683000"/>
      <w:r w:rsidRPr="00E01663">
        <w:t xml:space="preserve">Suspensão de atividade e encerramento dos </w:t>
      </w:r>
      <w:bookmarkEnd w:id="266"/>
      <w:r w:rsidRPr="00E01663">
        <w:t>estabelecimentos</w:t>
      </w:r>
      <w:bookmarkEnd w:id="268"/>
    </w:p>
    <w:p w14:paraId="7BB7621A" w14:textId="13046B01" w:rsidR="005101CF" w:rsidRPr="005E2D3C" w:rsidRDefault="5BF3B7D7" w:rsidP="00F95DCA">
      <w:pPr>
        <w:ind w:left="142" w:firstLine="0"/>
      </w:pPr>
      <w:r>
        <w:t>1 -</w:t>
      </w:r>
      <w:r>
        <w:rPr>
          <w:rFonts w:eastAsia="Arial"/>
        </w:rPr>
        <w:t xml:space="preserve"> </w:t>
      </w:r>
      <w:r>
        <w:t xml:space="preserve">O diretor-geral de Alimentação e Veterinária pode, mediante despacho, determinar a suspensão da atividade ou o encerramento do estabelecimento, designadamente quando se verifique uma das seguintes situações: </w:t>
      </w:r>
    </w:p>
    <w:p w14:paraId="3DC72820" w14:textId="15FBC896" w:rsidR="00101D9B" w:rsidRPr="005E2D3C" w:rsidRDefault="00327456" w:rsidP="00F95DCA">
      <w:pPr>
        <w:ind w:left="142" w:firstLine="0"/>
      </w:pPr>
      <w:r>
        <w:t xml:space="preserve">2 - </w:t>
      </w:r>
      <w:r w:rsidR="00A626AB">
        <w:t xml:space="preserve">Existência de riscos higiossanitários que ponham em causa a saúde das pessoas e ou dos animais; </w:t>
      </w:r>
    </w:p>
    <w:p w14:paraId="137DB902" w14:textId="365E4859" w:rsidR="005101CF" w:rsidRPr="005E2D3C" w:rsidRDefault="7F44F69F" w:rsidP="00F95DCA">
      <w:pPr>
        <w:pStyle w:val="PargrafodaLista"/>
        <w:numPr>
          <w:ilvl w:val="0"/>
          <w:numId w:val="274"/>
        </w:numPr>
      </w:pPr>
      <w:r>
        <w:t xml:space="preserve">Maus-tratos aos animais; </w:t>
      </w:r>
    </w:p>
    <w:p w14:paraId="592F367A" w14:textId="77777777" w:rsidR="005101CF" w:rsidRPr="005E2D3C" w:rsidRDefault="00A626AB" w:rsidP="00F95DCA">
      <w:pPr>
        <w:pStyle w:val="PargrafodaLista"/>
        <w:numPr>
          <w:ilvl w:val="0"/>
          <w:numId w:val="274"/>
        </w:numPr>
      </w:pPr>
      <w:r>
        <w:t xml:space="preserve">Existência de graves problemas de saúde e bem-estar dos animais; </w:t>
      </w:r>
    </w:p>
    <w:p w14:paraId="3EA5BED8" w14:textId="34AE68FD" w:rsidR="005101CF" w:rsidRPr="005E2D3C" w:rsidRDefault="00A626AB" w:rsidP="00F95DCA">
      <w:pPr>
        <w:pStyle w:val="PargrafodaLista"/>
        <w:numPr>
          <w:ilvl w:val="0"/>
          <w:numId w:val="274"/>
        </w:numPr>
      </w:pPr>
      <w:r>
        <w:t xml:space="preserve">Falta de condições de segurança e de tranquilidade para as pessoas ou animais, bem como de proteção do meio ambiente. </w:t>
      </w:r>
      <w:r w:rsidRPr="00531A5D">
        <w:rPr>
          <w:rFonts w:eastAsia="Cambria"/>
        </w:rPr>
        <w:tab/>
      </w:r>
      <w:r w:rsidRPr="00531A5D">
        <w:rPr>
          <w:rFonts w:eastAsia="Cambria"/>
        </w:rPr>
        <w:tab/>
      </w:r>
    </w:p>
    <w:p w14:paraId="77973910" w14:textId="77777777" w:rsidR="005101CF" w:rsidRPr="005E2D3C" w:rsidRDefault="005101CF" w:rsidP="00F95DCA"/>
    <w:p w14:paraId="7F750E6C" w14:textId="1074B4F0" w:rsidR="005101CF" w:rsidRPr="005E2D3C" w:rsidRDefault="00327456" w:rsidP="00F95DCA">
      <w:pPr>
        <w:ind w:left="142" w:firstLine="0"/>
      </w:pPr>
      <w:r>
        <w:t xml:space="preserve">3 </w:t>
      </w:r>
      <w:r w:rsidR="5BF3B7D7">
        <w:t>-</w:t>
      </w:r>
      <w:r w:rsidR="5BF3B7D7">
        <w:rPr>
          <w:rFonts w:eastAsia="Arial"/>
        </w:rPr>
        <w:t xml:space="preserve"> </w:t>
      </w:r>
      <w:r w:rsidR="5BF3B7D7">
        <w:t xml:space="preserve">As situações referidas no </w:t>
      </w:r>
      <w:r w:rsidR="008C56A9">
        <w:t>número anterior</w:t>
      </w:r>
      <w:r w:rsidR="5BF3B7D7">
        <w:t xml:space="preserve"> são comprovadas em processo instruído pela direção de serviços de alimentação e veterinária da região onde se localiza o estabelecimento, que elabora relatório com proposta de decisão a proferir pelo diretor-geral da Alimentação e Veterinária. </w:t>
      </w:r>
    </w:p>
    <w:p w14:paraId="48B74FED" w14:textId="224D7A31" w:rsidR="005101CF" w:rsidRPr="005E2D3C" w:rsidRDefault="00327456" w:rsidP="00F95DCA">
      <w:pPr>
        <w:ind w:left="142" w:firstLine="0"/>
      </w:pPr>
      <w:r>
        <w:t xml:space="preserve">4 </w:t>
      </w:r>
      <w:r w:rsidR="00A626AB">
        <w:t>-</w:t>
      </w:r>
      <w:r w:rsidR="00A626AB">
        <w:rPr>
          <w:rFonts w:eastAsia="Arial"/>
        </w:rPr>
        <w:t xml:space="preserve"> </w:t>
      </w:r>
      <w:r w:rsidR="00A626AB">
        <w:t xml:space="preserve">A decisão é de suspensão sempre que seja possível suprir, num curto prazo, a situação que a determinou. </w:t>
      </w:r>
    </w:p>
    <w:p w14:paraId="3B821954" w14:textId="1669161E" w:rsidR="005101CF" w:rsidRPr="005E2D3C" w:rsidRDefault="00327456" w:rsidP="00F95DCA">
      <w:pPr>
        <w:ind w:left="142" w:firstLine="0"/>
      </w:pPr>
      <w:r>
        <w:t xml:space="preserve">5 </w:t>
      </w:r>
      <w:r w:rsidR="5BF3B7D7">
        <w:t>-</w:t>
      </w:r>
      <w:r w:rsidR="5BF3B7D7">
        <w:rPr>
          <w:rFonts w:eastAsia="Arial"/>
        </w:rPr>
        <w:t xml:space="preserve"> </w:t>
      </w:r>
      <w:r w:rsidR="5BF3B7D7">
        <w:t xml:space="preserve">O despacho que determina a suspensão da atividade do estabelecimento fixa um prazo, não superior a 180 dias, durante o qual o titular da exploração do estabelecimento deve proceder às alterações necessárias, sob pena de ser determinado o encerramento definitivo do alojamento. </w:t>
      </w:r>
    </w:p>
    <w:p w14:paraId="09128A61" w14:textId="183E4541" w:rsidR="005101CF" w:rsidRPr="005E2D3C" w:rsidRDefault="00327456" w:rsidP="00F95DCA">
      <w:pPr>
        <w:ind w:left="142" w:firstLine="0"/>
      </w:pPr>
      <w:r>
        <w:t xml:space="preserve">6 </w:t>
      </w:r>
      <w:r w:rsidR="5BF3B7D7">
        <w:t>-</w:t>
      </w:r>
      <w:r w:rsidR="5BF3B7D7">
        <w:rPr>
          <w:rFonts w:eastAsia="Arial"/>
        </w:rPr>
        <w:t xml:space="preserve"> </w:t>
      </w:r>
      <w:r w:rsidR="5BF3B7D7">
        <w:t xml:space="preserve">O despacho que determine o encerramento do estabelecimento é notificado ao titular da exploração do estabelecimento, devendo este cessar a sua atividade no prazo fixado pela DGAV, o qual não deve exceder cinco dias úteis, sob pena de ser solicitado às autoridades administrativas e policiais competentes o encerramento compulsivo. </w:t>
      </w:r>
    </w:p>
    <w:p w14:paraId="27535D11" w14:textId="150B67A4" w:rsidR="005101CF" w:rsidRPr="005E2D3C" w:rsidRDefault="00327456" w:rsidP="00F95DCA">
      <w:pPr>
        <w:ind w:left="142" w:firstLine="0"/>
      </w:pPr>
      <w:r>
        <w:lastRenderedPageBreak/>
        <w:t xml:space="preserve">7 </w:t>
      </w:r>
      <w:r w:rsidR="5BF3B7D7">
        <w:t>-</w:t>
      </w:r>
      <w:r w:rsidR="5BF3B7D7">
        <w:rPr>
          <w:rFonts w:eastAsia="Arial"/>
        </w:rPr>
        <w:t xml:space="preserve"> </w:t>
      </w:r>
      <w:r w:rsidR="5BF3B7D7">
        <w:t xml:space="preserve">Compete às câmaras municipais executar as medidas necessárias ao cumprimento da decisão a que se referem os </w:t>
      </w:r>
      <w:r w:rsidR="00BE60E5">
        <w:t>n.º</w:t>
      </w:r>
      <w:r w:rsidR="5BF3B7D7">
        <w:t xml:space="preserve">s 3 e 4, nomeadamente proceder, quando necessário, à recolha dos animais, nos termos </w:t>
      </w:r>
      <w:r w:rsidR="5BF3B7D7" w:rsidRPr="00F95DCA">
        <w:rPr>
          <w:highlight w:val="cyan"/>
        </w:rPr>
        <w:t>do art</w:t>
      </w:r>
      <w:r>
        <w:rPr>
          <w:highlight w:val="cyan"/>
        </w:rPr>
        <w:t>igo</w:t>
      </w:r>
      <w:r w:rsidR="5BF3B7D7" w:rsidRPr="00F95DCA">
        <w:rPr>
          <w:highlight w:val="cyan"/>
        </w:rPr>
        <w:t xml:space="preserve"> XX.º (recolha e encaminhamento de animais)</w:t>
      </w:r>
      <w:r>
        <w:t>.</w:t>
      </w:r>
    </w:p>
    <w:p w14:paraId="6A4C0B90" w14:textId="77777777" w:rsidR="007B41DC" w:rsidRPr="005E2D3C" w:rsidRDefault="007B41DC" w:rsidP="00F95DCA"/>
    <w:p w14:paraId="139E24E9" w14:textId="7193B799" w:rsidR="005101CF" w:rsidRPr="00E01663" w:rsidRDefault="00A626AB" w:rsidP="00F95DCA">
      <w:pPr>
        <w:pStyle w:val="Ttulo3"/>
      </w:pPr>
      <w:bookmarkStart w:id="269" w:name="_Toc223954437"/>
      <w:bookmarkStart w:id="270" w:name="_Toc233683001"/>
      <w:r w:rsidRPr="00E01663">
        <w:t xml:space="preserve">Artigo </w:t>
      </w:r>
      <w:r w:rsidR="004614D6">
        <w:t>5</w:t>
      </w:r>
      <w:r w:rsidR="00E01663">
        <w:t>1</w:t>
      </w:r>
      <w:r w:rsidRPr="00E01663">
        <w:t>.º</w:t>
      </w:r>
      <w:bookmarkEnd w:id="270"/>
    </w:p>
    <w:p w14:paraId="06B2EBF7" w14:textId="69ED6BDF" w:rsidR="005101CF" w:rsidRPr="00E01663" w:rsidRDefault="616BF547" w:rsidP="00F95DCA">
      <w:pPr>
        <w:pStyle w:val="Ttulo3"/>
      </w:pPr>
      <w:bookmarkStart w:id="271" w:name="_Toc233683002"/>
      <w:r w:rsidRPr="00E01663">
        <w:t>Permissão de reabertura após suspensão da atividade</w:t>
      </w:r>
      <w:bookmarkEnd w:id="269"/>
      <w:bookmarkEnd w:id="271"/>
    </w:p>
    <w:p w14:paraId="1DB1487C" w14:textId="0DD20605" w:rsidR="005101CF" w:rsidRPr="005E2D3C" w:rsidRDefault="5BF3B7D7" w:rsidP="00F95DCA">
      <w:pPr>
        <w:ind w:left="142" w:firstLine="0"/>
      </w:pPr>
      <w:r>
        <w:t>1 -</w:t>
      </w:r>
      <w:r>
        <w:rPr>
          <w:rFonts w:eastAsia="Arial"/>
        </w:rPr>
        <w:t xml:space="preserve"> </w:t>
      </w:r>
      <w:r>
        <w:t xml:space="preserve">Após o decurso do prazo fixado nos termos do n.º 4 do artigo anterior, a direção de serviços veterinários de alimentação e veterinária da região onde se localiza o estabelecimento realiza visita de controlo no prazo de 20 dias, a fim de verificar se se encontram reunidas as condições para o levantamento da suspensão, mediante decisão de permissão de reabertura a proferir pelo diretor-geral de Alimentação e Veterinária. </w:t>
      </w:r>
      <w:r>
        <w:tab/>
      </w:r>
      <w:r>
        <w:tab/>
      </w:r>
    </w:p>
    <w:p w14:paraId="353674B8" w14:textId="0C0C4BC7" w:rsidR="005101CF" w:rsidRPr="005E2D3C" w:rsidRDefault="00327456" w:rsidP="00F95DCA">
      <w:pPr>
        <w:ind w:left="142" w:firstLine="0"/>
      </w:pPr>
      <w:r>
        <w:t xml:space="preserve">2 </w:t>
      </w:r>
      <w:r w:rsidR="00A626AB">
        <w:t>-</w:t>
      </w:r>
      <w:r w:rsidR="00A626AB">
        <w:rPr>
          <w:rFonts w:eastAsia="Arial"/>
        </w:rPr>
        <w:t xml:space="preserve"> </w:t>
      </w:r>
      <w:r w:rsidR="00A626AB">
        <w:t xml:space="preserve">Na falta de decisão do diretor-geral de Alimentação e Veterinária a que se refere o </w:t>
      </w:r>
      <w:r w:rsidR="008C56A9">
        <w:t>número anterior</w:t>
      </w:r>
      <w:r w:rsidR="00A626AB">
        <w:t xml:space="preserve">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 </w:t>
      </w:r>
    </w:p>
    <w:p w14:paraId="05288F1D" w14:textId="75DA173E" w:rsidR="005101CF" w:rsidRPr="005E2D3C" w:rsidRDefault="00327456" w:rsidP="00F95DCA">
      <w:pPr>
        <w:ind w:left="142" w:firstLine="0"/>
      </w:pPr>
      <w:r>
        <w:t xml:space="preserve">3 </w:t>
      </w:r>
      <w:r w:rsidR="00A626AB">
        <w:t>-</w:t>
      </w:r>
      <w:r w:rsidR="00A626AB">
        <w:rPr>
          <w:rFonts w:eastAsia="Arial"/>
        </w:rPr>
        <w:t xml:space="preserve"> </w:t>
      </w:r>
      <w:r w:rsidR="00A626AB">
        <w:t xml:space="preserve">A permissão de reabertura é publicitada pelos meios utilizados para a divulgação da suspensão da permissão. </w:t>
      </w:r>
    </w:p>
    <w:p w14:paraId="46ECCA75" w14:textId="77777777" w:rsidR="00F6515A" w:rsidRPr="005E2D3C" w:rsidRDefault="00F6515A" w:rsidP="00F95DCA">
      <w:pPr>
        <w:pStyle w:val="Ttulo3"/>
      </w:pPr>
    </w:p>
    <w:p w14:paraId="17A0AE18" w14:textId="4EC3D4E1" w:rsidR="005101CF" w:rsidRPr="00E01663" w:rsidRDefault="00A626AB" w:rsidP="00F95DCA">
      <w:pPr>
        <w:pStyle w:val="Ttulo3"/>
        <w:rPr>
          <w:bCs/>
        </w:rPr>
      </w:pPr>
      <w:bookmarkStart w:id="272" w:name="_Toc223954438"/>
      <w:bookmarkStart w:id="273" w:name="_Toc233683003"/>
      <w:r w:rsidRPr="00E01663">
        <w:rPr>
          <w:bCs/>
        </w:rPr>
        <w:t xml:space="preserve">Artigo </w:t>
      </w:r>
      <w:r w:rsidR="00A57064">
        <w:rPr>
          <w:bCs/>
        </w:rPr>
        <w:t>5</w:t>
      </w:r>
      <w:r w:rsidR="00E01663">
        <w:rPr>
          <w:bCs/>
        </w:rPr>
        <w:t>2</w:t>
      </w:r>
      <w:r w:rsidRPr="00E01663">
        <w:rPr>
          <w:bCs/>
        </w:rPr>
        <w:t>.º</w:t>
      </w:r>
      <w:bookmarkEnd w:id="273"/>
    </w:p>
    <w:p w14:paraId="2749A993" w14:textId="4ABAA07B" w:rsidR="005101CF" w:rsidRPr="00F95DCA" w:rsidRDefault="00A626AB" w:rsidP="00F95DCA">
      <w:pPr>
        <w:pStyle w:val="Ttulo3"/>
        <w:rPr>
          <w:bCs/>
        </w:rPr>
      </w:pPr>
      <w:bookmarkStart w:id="274" w:name="_Toc233683004"/>
      <w:r w:rsidRPr="00E01663">
        <w:rPr>
          <w:bCs/>
        </w:rPr>
        <w:t xml:space="preserve">Divulgação da suspensão de atividade, do encerramento e da reabertura de </w:t>
      </w:r>
      <w:commentRangeStart w:id="275"/>
      <w:r w:rsidRPr="00E01663">
        <w:rPr>
          <w:bCs/>
        </w:rPr>
        <w:t>alojamento</w:t>
      </w:r>
      <w:bookmarkEnd w:id="272"/>
      <w:bookmarkEnd w:id="274"/>
      <w:commentRangeEnd w:id="275"/>
      <w:r w:rsidR="002251E2" w:rsidRPr="00F95DCA">
        <w:rPr>
          <w:rStyle w:val="Refdecomentrio"/>
          <w:bCs/>
          <w:sz w:val="24"/>
          <w:szCs w:val="24"/>
        </w:rPr>
        <w:commentReference w:id="275"/>
      </w:r>
    </w:p>
    <w:p w14:paraId="4FFB32C3" w14:textId="15162065" w:rsidR="005101CF" w:rsidRDefault="00A626AB" w:rsidP="00327456">
      <w:pPr>
        <w:ind w:left="142" w:firstLine="0"/>
      </w:pPr>
      <w:r>
        <w:t xml:space="preserve">As medidas previstas nos artigos 39.º e 40.º são publicitadas através do balcão único eletrónico de serviços, a que se refere o artigo 6.º do Decreto-Lei n.º 92/2010, de 26 de julho, e no sítio na </w:t>
      </w:r>
      <w:r>
        <w:rPr>
          <w:i/>
          <w:iCs/>
        </w:rPr>
        <w:t xml:space="preserve">Internet </w:t>
      </w:r>
      <w:r>
        <w:t xml:space="preserve">da DGAV. </w:t>
      </w:r>
    </w:p>
    <w:p w14:paraId="6F42E96F" w14:textId="77777777" w:rsidR="00327456" w:rsidRPr="005E2D3C" w:rsidRDefault="00327456" w:rsidP="00F95DCA">
      <w:pPr>
        <w:ind w:left="142" w:firstLine="0"/>
      </w:pPr>
    </w:p>
    <w:p w14:paraId="14D32ED2" w14:textId="49CA8F6F" w:rsidR="005101CF" w:rsidRPr="00E01663" w:rsidRDefault="00A626AB" w:rsidP="00F95DCA">
      <w:pPr>
        <w:pStyle w:val="Ttulo3"/>
      </w:pPr>
      <w:bookmarkStart w:id="276" w:name="_Toc223954439"/>
      <w:bookmarkStart w:id="277" w:name="_Toc233683005"/>
      <w:r w:rsidRPr="00E01663">
        <w:t xml:space="preserve">Artigo </w:t>
      </w:r>
      <w:r w:rsidR="00A57064">
        <w:t>5</w:t>
      </w:r>
      <w:r w:rsidR="00E01663">
        <w:t>3</w:t>
      </w:r>
      <w:r w:rsidRPr="00E01663">
        <w:t>.º</w:t>
      </w:r>
      <w:bookmarkEnd w:id="277"/>
    </w:p>
    <w:p w14:paraId="45C41672" w14:textId="2B7AE27F" w:rsidR="005101CF" w:rsidRPr="00E01663" w:rsidRDefault="00A626AB" w:rsidP="00F95DCA">
      <w:pPr>
        <w:pStyle w:val="Ttulo3"/>
      </w:pPr>
      <w:bookmarkStart w:id="278" w:name="_Toc233683006"/>
      <w:r w:rsidRPr="00E01663">
        <w:t>Reconhecimento mútuo</w:t>
      </w:r>
      <w:bookmarkEnd w:id="276"/>
      <w:bookmarkEnd w:id="278"/>
    </w:p>
    <w:p w14:paraId="0E9DDE45" w14:textId="2A5A64D0" w:rsidR="005101CF" w:rsidRPr="005E2D3C" w:rsidRDefault="00327456" w:rsidP="00F95DCA">
      <w:pPr>
        <w:ind w:left="142" w:firstLine="0"/>
      </w:pPr>
      <w:r>
        <w:t xml:space="preserve">1 </w:t>
      </w:r>
      <w:r w:rsidR="00A626AB">
        <w:t>-</w:t>
      </w:r>
      <w:r w:rsidR="00A626AB">
        <w:rPr>
          <w:rFonts w:eastAsia="Arial"/>
        </w:rPr>
        <w:t xml:space="preserve"> </w:t>
      </w:r>
      <w:r w:rsidR="00A626AB">
        <w:t xml:space="preserve">Não pode haver duplicação entre as condições exigíveis para o cumprimento dos procedimentos previstos no presente diploma e os requisitos e os controlos equivalentes ou </w:t>
      </w:r>
      <w:r w:rsidR="00A626AB">
        <w:lastRenderedPageBreak/>
        <w:t xml:space="preserve">comparáveis, quanto à finalidade, a que o interessado já tenha sido submetido noutro Estado membro da União Europeia ou do Espaço Económico Europeu. </w:t>
      </w:r>
    </w:p>
    <w:p w14:paraId="0591FD52" w14:textId="6FDE260B" w:rsidR="005101CF" w:rsidRPr="005E2D3C" w:rsidRDefault="00327456" w:rsidP="00F95DCA">
      <w:pPr>
        <w:ind w:left="142" w:firstLine="0"/>
      </w:pPr>
      <w:r>
        <w:t xml:space="preserve">2 </w:t>
      </w:r>
      <w:r w:rsidR="00A626AB">
        <w:t>-</w:t>
      </w:r>
      <w:r w:rsidR="00A626AB">
        <w:rPr>
          <w:rFonts w:eastAsia="Arial"/>
        </w:rPr>
        <w:t xml:space="preserve"> </w:t>
      </w:r>
      <w:r w:rsidR="00A626AB">
        <w:t xml:space="preserve">O disposto no </w:t>
      </w:r>
      <w:r w:rsidR="008C56A9">
        <w:t>número anterior</w:t>
      </w:r>
      <w:r w:rsidR="00A626AB">
        <w:t xml:space="preserve"> não é aplicável ao cumprimento das condições diretamente referentes às instalações físicas localizadas em território nacional, nem aos respetivos controlos por autoridade competente.  </w:t>
      </w:r>
      <w:r w:rsidR="00A626AB">
        <w:rPr>
          <w:rFonts w:eastAsia="Cambria"/>
        </w:rPr>
        <w:tab/>
      </w:r>
      <w:r w:rsidR="00A626AB">
        <w:rPr>
          <w:rFonts w:eastAsia="Cambria"/>
        </w:rPr>
        <w:tab/>
      </w:r>
      <w:r w:rsidR="00A626AB">
        <w:rPr>
          <w:rFonts w:eastAsia="Cambria"/>
        </w:rPr>
        <w:tab/>
      </w:r>
    </w:p>
    <w:p w14:paraId="4CAFE5F7" w14:textId="38667373" w:rsidR="005101CF" w:rsidRPr="005E2D3C" w:rsidRDefault="00A626AB" w:rsidP="00F95DCA">
      <w:pPr>
        <w:ind w:left="142" w:firstLine="0"/>
      </w:pPr>
      <w:r>
        <w:t>3 -</w:t>
      </w:r>
      <w:r>
        <w:rPr>
          <w:rFonts w:eastAsia="Arial"/>
        </w:rPr>
        <w:t xml:space="preserve"> </w:t>
      </w:r>
      <w:r>
        <w:t xml:space="preserve">Sem prejuízo do disposto nos </w:t>
      </w:r>
      <w:r w:rsidR="00BE60E5">
        <w:t>n.º</w:t>
      </w:r>
      <w:r>
        <w:t xml:space="preserve">s anteriores, o reconhecimento mútuo de requisitos relativos a qualificações é regulado pela Lei n.º 9/2009, de 4 de março, alterada pela Lei n.º 41/2012, de 28 de agosto. </w:t>
      </w:r>
    </w:p>
    <w:p w14:paraId="2BD0129B" w14:textId="77777777" w:rsidR="00243575" w:rsidRPr="00F95DCA" w:rsidRDefault="00243575" w:rsidP="00F95DCA">
      <w:pPr>
        <w:jc w:val="center"/>
        <w:rPr>
          <w:b/>
          <w:bCs/>
        </w:rPr>
      </w:pPr>
    </w:p>
    <w:p w14:paraId="0EB77AEE" w14:textId="4D67DB91" w:rsidR="005101CF" w:rsidRPr="00E01663" w:rsidRDefault="00A626AB" w:rsidP="00F95DCA">
      <w:pPr>
        <w:pStyle w:val="Ttulo3"/>
      </w:pPr>
      <w:bookmarkStart w:id="279" w:name="_Toc223954440"/>
      <w:bookmarkStart w:id="280" w:name="_Toc233683007"/>
      <w:r w:rsidRPr="00E01663">
        <w:t xml:space="preserve">Artigo </w:t>
      </w:r>
      <w:r w:rsidR="00A57064">
        <w:t>5</w:t>
      </w:r>
      <w:r w:rsidR="00E01663">
        <w:t>4</w:t>
      </w:r>
      <w:r w:rsidRPr="00E01663">
        <w:t>.º</w:t>
      </w:r>
      <w:bookmarkEnd w:id="280"/>
    </w:p>
    <w:p w14:paraId="5092E4B3" w14:textId="7A318FE1" w:rsidR="005101CF" w:rsidRPr="00E01663" w:rsidRDefault="5BF3B7D7" w:rsidP="00F95DCA">
      <w:pPr>
        <w:pStyle w:val="Ttulo3"/>
      </w:pPr>
      <w:bookmarkStart w:id="281" w:name="_Toc233683008"/>
      <w:r w:rsidRPr="00E01663">
        <w:t xml:space="preserve">Acesso ao </w:t>
      </w:r>
      <w:bookmarkEnd w:id="279"/>
      <w:r w:rsidRPr="00E01663">
        <w:t>estabelecimento</w:t>
      </w:r>
      <w:bookmarkEnd w:id="281"/>
    </w:p>
    <w:p w14:paraId="2E5C9A1E" w14:textId="1D1D6814" w:rsidR="005101CF" w:rsidRPr="005E2D3C" w:rsidRDefault="00B972E6" w:rsidP="00F95DCA">
      <w:pPr>
        <w:ind w:left="142" w:firstLine="0"/>
      </w:pPr>
      <w:r>
        <w:t xml:space="preserve">1 </w:t>
      </w:r>
      <w:r w:rsidR="5BF3B7D7">
        <w:t>-</w:t>
      </w:r>
      <w:r w:rsidR="5BF3B7D7">
        <w:rPr>
          <w:rFonts w:eastAsia="Arial"/>
        </w:rPr>
        <w:t xml:space="preserve"> </w:t>
      </w:r>
      <w:r w:rsidR="5BF3B7D7">
        <w:t>Para efeitos de controlo do cumprimento das normas aplicáveis, o titular da exploração está obrigado a facultar às autoridades competentes o acesso estabelecimento.</w:t>
      </w:r>
    </w:p>
    <w:p w14:paraId="31914ABD" w14:textId="72DC0681" w:rsidR="005101CF" w:rsidRPr="005E2D3C" w:rsidRDefault="00B972E6" w:rsidP="00F95DCA">
      <w:pPr>
        <w:ind w:left="142" w:firstLine="0"/>
      </w:pPr>
      <w:r>
        <w:t xml:space="preserve">2 </w:t>
      </w:r>
      <w:r w:rsidR="5BF3B7D7">
        <w:t>-</w:t>
      </w:r>
      <w:r w:rsidR="5BF3B7D7">
        <w:rPr>
          <w:rFonts w:eastAsia="Arial"/>
        </w:rPr>
        <w:t xml:space="preserve"> </w:t>
      </w:r>
      <w:r w:rsidR="5BF3B7D7">
        <w:t xml:space="preserve">Caso o titular da exploração do estabelecimento se recuse a facultar o acesso, pode ser solicitado mandado judicial para permitir às autoridades competentes o acesso aos locais onde os animais se encontrem, nomeadamente casas de habitação e terrenos privados. </w:t>
      </w:r>
    </w:p>
    <w:p w14:paraId="6C5E7C49" w14:textId="77777777" w:rsidR="00F6515A" w:rsidRPr="005E2D3C" w:rsidRDefault="00F6515A" w:rsidP="00F95DCA"/>
    <w:p w14:paraId="0EF63068" w14:textId="245F2CE2" w:rsidR="005101CF" w:rsidRPr="00E01663" w:rsidRDefault="00A626AB" w:rsidP="00F95DCA">
      <w:pPr>
        <w:pStyle w:val="Ttulo3"/>
      </w:pPr>
      <w:bookmarkStart w:id="282" w:name="_Toc223954441"/>
      <w:bookmarkStart w:id="283" w:name="_Toc233683009"/>
      <w:r w:rsidRPr="00E01663">
        <w:t xml:space="preserve">Artigo </w:t>
      </w:r>
      <w:r w:rsidR="00A57064">
        <w:t>5</w:t>
      </w:r>
      <w:r w:rsidR="00E01663">
        <w:t>5</w:t>
      </w:r>
      <w:r w:rsidRPr="00E01663">
        <w:t>.º</w:t>
      </w:r>
      <w:bookmarkEnd w:id="283"/>
    </w:p>
    <w:p w14:paraId="7918C444" w14:textId="7DF2823D" w:rsidR="005101CF" w:rsidRPr="00E01663" w:rsidRDefault="00A626AB" w:rsidP="00F95DCA">
      <w:pPr>
        <w:pStyle w:val="Ttulo3"/>
      </w:pPr>
      <w:bookmarkStart w:id="284" w:name="_Toc233683010"/>
      <w:r w:rsidRPr="00E01663">
        <w:t>Taxas</w:t>
      </w:r>
      <w:bookmarkEnd w:id="282"/>
      <w:bookmarkEnd w:id="284"/>
    </w:p>
    <w:p w14:paraId="462E594B" w14:textId="7249A075" w:rsidR="005101CF" w:rsidRPr="005E2D3C" w:rsidRDefault="00B972E6" w:rsidP="00F95DCA">
      <w:pPr>
        <w:ind w:left="142" w:firstLine="0"/>
      </w:pPr>
      <w:r>
        <w:t xml:space="preserve">1 </w:t>
      </w:r>
      <w:r w:rsidR="00A626AB">
        <w:t>-</w:t>
      </w:r>
      <w:r w:rsidR="00A626AB">
        <w:rPr>
          <w:rFonts w:eastAsia="Arial"/>
        </w:rPr>
        <w:t xml:space="preserve"> </w:t>
      </w:r>
      <w:r w:rsidR="00A626AB">
        <w:t xml:space="preserve">Pelos atos e serviços relativos aos procedimentos previstos no presente diploma, são devidas taxas, cujos montantes, condições de aplicação e cobrança são estabelecidos em </w:t>
      </w:r>
      <w:r w:rsidR="0052508A">
        <w:t>Portaria</w:t>
      </w:r>
      <w:r w:rsidR="00A626AB">
        <w:t xml:space="preserve"> dos membros do Governo responsáveis pelas áreas das finanças e da agricultura. </w:t>
      </w:r>
    </w:p>
    <w:p w14:paraId="5BF24B5B" w14:textId="494CF397" w:rsidR="00F42365" w:rsidRDefault="00B972E6" w:rsidP="004138DF">
      <w:r>
        <w:t xml:space="preserve">2 </w:t>
      </w:r>
      <w:r w:rsidR="311765C4">
        <w:t>-</w:t>
      </w:r>
      <w:r w:rsidR="311765C4">
        <w:rPr>
          <w:rFonts w:eastAsia="Arial"/>
        </w:rPr>
        <w:t xml:space="preserve"> </w:t>
      </w:r>
      <w:r w:rsidR="311765C4">
        <w:t xml:space="preserve">O produto das taxas referidas no </w:t>
      </w:r>
      <w:r w:rsidR="008C56A9">
        <w:t>número anterior</w:t>
      </w:r>
      <w:r w:rsidR="311765C4">
        <w:t xml:space="preserve"> constitui receita da DGAV.  </w:t>
      </w:r>
    </w:p>
    <w:p w14:paraId="260CCC7F" w14:textId="77777777" w:rsidR="00F42365" w:rsidRDefault="00F42365" w:rsidP="001A4910"/>
    <w:p w14:paraId="46323CE2" w14:textId="55A419B4" w:rsidR="6A0975F2" w:rsidRPr="00E01663" w:rsidRDefault="6A0975F2" w:rsidP="00F95DCA">
      <w:pPr>
        <w:pStyle w:val="Ttulo2"/>
        <w:ind w:right="0"/>
      </w:pPr>
      <w:bookmarkStart w:id="285" w:name="_Toc233683011"/>
      <w:r w:rsidRPr="00E01663">
        <w:t>CAPÍTULO V</w:t>
      </w:r>
      <w:bookmarkEnd w:id="285"/>
    </w:p>
    <w:p w14:paraId="72B1B579" w14:textId="137AEC21" w:rsidR="6A0975F2" w:rsidRPr="00E01663" w:rsidRDefault="6A0975F2" w:rsidP="00F95DCA">
      <w:pPr>
        <w:pStyle w:val="Ttulo2"/>
        <w:ind w:right="0"/>
      </w:pPr>
      <w:bookmarkStart w:id="286" w:name="_Toc233683012"/>
      <w:r w:rsidRPr="00E01663">
        <w:t>Alimentação, maneio e transporte</w:t>
      </w:r>
      <w:bookmarkEnd w:id="286"/>
    </w:p>
    <w:p w14:paraId="61E0A474" w14:textId="34802F5A" w:rsidR="7706BE61" w:rsidRPr="005E2D3C" w:rsidRDefault="7706BE61" w:rsidP="00F95DCA"/>
    <w:p w14:paraId="1A6D988C" w14:textId="1E33E5F3" w:rsidR="005101CF" w:rsidRPr="005E2D3C" w:rsidRDefault="5BF26D51" w:rsidP="00F95DCA">
      <w:pPr>
        <w:pStyle w:val="Ttulo3"/>
        <w:rPr>
          <w:vertAlign w:val="superscript"/>
        </w:rPr>
      </w:pPr>
      <w:bookmarkStart w:id="287" w:name="_Toc233683013"/>
      <w:r>
        <w:lastRenderedPageBreak/>
        <w:t>Artigo 5</w:t>
      </w:r>
      <w:r w:rsidR="00E01663">
        <w:t>6</w:t>
      </w:r>
      <w:r>
        <w:t>.º</w:t>
      </w:r>
      <w:bookmarkEnd w:id="287"/>
    </w:p>
    <w:p w14:paraId="668EE1AB" w14:textId="15232760" w:rsidR="005101CF" w:rsidRPr="005E2D3C" w:rsidRDefault="5BF26D51" w:rsidP="00F95DCA">
      <w:pPr>
        <w:pStyle w:val="Ttulo3"/>
      </w:pPr>
      <w:bookmarkStart w:id="288" w:name="_Toc233683014"/>
      <w:r>
        <w:t>Transporte de animais</w:t>
      </w:r>
      <w:bookmarkEnd w:id="288"/>
    </w:p>
    <w:p w14:paraId="47B6F95C" w14:textId="48095ABE" w:rsidR="005101CF" w:rsidRPr="005E2D3C" w:rsidRDefault="00F40A7F" w:rsidP="00F95DCA">
      <w:pPr>
        <w:ind w:left="142" w:firstLine="0"/>
        <w:rPr>
          <w:color w:val="000000" w:themeColor="text1"/>
        </w:rPr>
      </w:pPr>
      <w:r>
        <w:rPr>
          <w:color w:val="000000" w:themeColor="text1"/>
        </w:rPr>
        <w:t xml:space="preserve">1 </w:t>
      </w:r>
      <w:r w:rsidR="5BF26D51">
        <w:rPr>
          <w:color w:val="000000" w:themeColor="text1"/>
        </w:rPr>
        <w:t>-</w:t>
      </w:r>
      <w:r w:rsidR="5BF26D51">
        <w:rPr>
          <w:rFonts w:eastAsia="Arial"/>
          <w:color w:val="000000" w:themeColor="text1"/>
        </w:rPr>
        <w:t xml:space="preserve"> </w:t>
      </w:r>
      <w:r w:rsidR="5BF26D51">
        <w:rPr>
          <w:color w:val="000000" w:themeColor="text1"/>
        </w:rPr>
        <w:t xml:space="preserve">O transporte de animais deve ser efetuado em veículos e contentores apropriados à espécie e </w:t>
      </w:r>
      <w:r w:rsidR="00BE60E5">
        <w:rPr>
          <w:color w:val="000000" w:themeColor="text1"/>
        </w:rPr>
        <w:t>n.º</w:t>
      </w:r>
      <w:r w:rsidR="5BF26D51">
        <w:rPr>
          <w:color w:val="000000" w:themeColor="text1"/>
        </w:rPr>
        <w:t xml:space="preserve"> de animais a transportar, nomeadamente em termos de espaço, ventilação ou oxigenação, temperatura, segurança e fornecimento de água, de modo a salvaguardar a proteção dos mesmos e a segurança de pessoas e outros animais. </w:t>
      </w:r>
    </w:p>
    <w:p w14:paraId="76D06FED" w14:textId="08A7ADD1" w:rsidR="005101CF" w:rsidRPr="005E2D3C" w:rsidRDefault="00F40A7F" w:rsidP="00F95DCA">
      <w:pPr>
        <w:ind w:left="142" w:firstLine="0"/>
        <w:rPr>
          <w:color w:val="000000" w:themeColor="text1"/>
        </w:rPr>
      </w:pPr>
      <w:r>
        <w:rPr>
          <w:color w:val="000000" w:themeColor="text1"/>
        </w:rPr>
        <w:t xml:space="preserve">2 </w:t>
      </w:r>
      <w:r w:rsidR="5BF26D51">
        <w:rPr>
          <w:color w:val="000000" w:themeColor="text1"/>
        </w:rPr>
        <w:t>-</w:t>
      </w:r>
      <w:r w:rsidR="5BF26D51">
        <w:rPr>
          <w:rFonts w:eastAsia="Arial"/>
          <w:color w:val="000000" w:themeColor="text1"/>
        </w:rPr>
        <w:t xml:space="preserve"> </w:t>
      </w:r>
      <w:r w:rsidR="5BF26D51">
        <w:rPr>
          <w:color w:val="000000" w:themeColor="text1"/>
        </w:rPr>
        <w:t xml:space="preserve">Sem prejuízo do disposto no </w:t>
      </w:r>
      <w:r w:rsidR="008C56A9">
        <w:rPr>
          <w:color w:val="000000" w:themeColor="text1"/>
        </w:rPr>
        <w:t>número anterior</w:t>
      </w:r>
      <w:r w:rsidR="5BF26D51">
        <w:rPr>
          <w:color w:val="000000" w:themeColor="text1"/>
        </w:rPr>
        <w:t xml:space="preserve"> e em cumprimento do disposto no artigo 7.º da Lei n.º 92/95, de 12 de setembro, alterada pela Lei n.º 19/2002, de 31 de julho, a deslocação de animais de companhia, nomeadamente cães e gatos, em transportes públicos não pode ser recusada, desde que os mesmos sejam devidamente acompanhados, acondicionados e sujeitos a meios de contenção que não lhes permitam morder ou causar danos ou prejuízos a pessoas, outros animais ou bens, de acordo com as condições a fixar por </w:t>
      </w:r>
      <w:r w:rsidR="0052508A">
        <w:rPr>
          <w:color w:val="000000" w:themeColor="text1"/>
        </w:rPr>
        <w:t>Portaria</w:t>
      </w:r>
      <w:r w:rsidR="5BF26D51">
        <w:rPr>
          <w:color w:val="000000" w:themeColor="text1"/>
        </w:rPr>
        <w:t xml:space="preserve"> conjunta dos membros do Governo responsáveis pelas áreas dos transportes e da agricultura. </w:t>
      </w:r>
    </w:p>
    <w:p w14:paraId="3173237E" w14:textId="57C0888A" w:rsidR="005101CF" w:rsidRPr="005E2D3C" w:rsidRDefault="00F40A7F" w:rsidP="00F95DCA">
      <w:pPr>
        <w:ind w:left="142" w:firstLine="0"/>
        <w:rPr>
          <w:color w:val="000000" w:themeColor="text1"/>
        </w:rPr>
      </w:pPr>
      <w:r>
        <w:rPr>
          <w:color w:val="000000" w:themeColor="text1"/>
        </w:rPr>
        <w:t xml:space="preserve">3 </w:t>
      </w:r>
      <w:r w:rsidR="5BF26D51">
        <w:rPr>
          <w:color w:val="000000" w:themeColor="text1"/>
        </w:rPr>
        <w:t>-</w:t>
      </w:r>
      <w:r w:rsidR="5BF26D51">
        <w:rPr>
          <w:rFonts w:eastAsia="Arial"/>
          <w:color w:val="000000" w:themeColor="text1"/>
        </w:rPr>
        <w:t xml:space="preserve"> </w:t>
      </w:r>
      <w:r w:rsidR="5BF26D51">
        <w:rPr>
          <w:color w:val="000000" w:themeColor="text1"/>
        </w:rPr>
        <w:t xml:space="preserve">Ao transporte de animais de companhia com fins comerciais aplicam-se as disposições do Regulamento (CE) n.º 1/2005, do Conselho, de 22 de dezembro de 2004. </w:t>
      </w:r>
      <w:r w:rsidR="5BF26D51">
        <w:tab/>
      </w:r>
    </w:p>
    <w:p w14:paraId="6060C4E2" w14:textId="5431BB3F" w:rsidR="00243575" w:rsidRPr="005E2D3C" w:rsidRDefault="00243575" w:rsidP="00F95DCA"/>
    <w:p w14:paraId="73CDE445" w14:textId="376C4B02" w:rsidR="005101CF" w:rsidRPr="00E01663" w:rsidRDefault="00A626AB" w:rsidP="00F95DCA">
      <w:pPr>
        <w:pStyle w:val="Ttulo3"/>
      </w:pPr>
      <w:bookmarkStart w:id="289" w:name="_Toc223954445"/>
      <w:bookmarkStart w:id="290" w:name="_Toc233683015"/>
      <w:r w:rsidRPr="00E01663">
        <w:t>Artigo 5</w:t>
      </w:r>
      <w:r w:rsidR="00E01663">
        <w:t>7</w:t>
      </w:r>
      <w:r w:rsidRPr="00E01663">
        <w:t>.º</w:t>
      </w:r>
      <w:bookmarkEnd w:id="290"/>
    </w:p>
    <w:p w14:paraId="6612B49B" w14:textId="3D5EBBCF" w:rsidR="005101CF" w:rsidRPr="00E01663" w:rsidRDefault="00A626AB" w:rsidP="00F95DCA">
      <w:pPr>
        <w:pStyle w:val="Ttulo3"/>
      </w:pPr>
      <w:bookmarkStart w:id="291" w:name="_Toc233683016"/>
      <w:r w:rsidRPr="00E01663">
        <w:t>Maneio</w:t>
      </w:r>
      <w:bookmarkEnd w:id="289"/>
      <w:bookmarkEnd w:id="291"/>
    </w:p>
    <w:p w14:paraId="76A792E5" w14:textId="508668DD" w:rsidR="005101CF" w:rsidRPr="005E2D3C" w:rsidRDefault="00F40A7F" w:rsidP="00F95DCA">
      <w:pPr>
        <w:ind w:left="142" w:firstLine="0"/>
      </w:pPr>
      <w:r>
        <w:t xml:space="preserve">1 </w:t>
      </w:r>
      <w:r w:rsidR="00A626AB">
        <w:t>-</w:t>
      </w:r>
      <w:r w:rsidR="00A626AB">
        <w:rPr>
          <w:rFonts w:eastAsia="Arial"/>
        </w:rPr>
        <w:t xml:space="preserve"> </w:t>
      </w:r>
      <w:r w:rsidR="00A626AB">
        <w:t xml:space="preserve">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w:t>
      </w:r>
      <w:r w:rsidR="00BE60E5">
        <w:t>n.º</w:t>
      </w:r>
      <w:r w:rsidR="00A626AB">
        <w:t xml:space="preserve"> adequado à quantidade e espécies animais que alojam. </w:t>
      </w:r>
    </w:p>
    <w:p w14:paraId="15BB4D4F" w14:textId="3244B55F" w:rsidR="005101CF" w:rsidRPr="005E2D3C" w:rsidRDefault="00F40A7F" w:rsidP="00F95DCA">
      <w:pPr>
        <w:ind w:left="142" w:firstLine="0"/>
      </w:pPr>
      <w:r>
        <w:t xml:space="preserve">2 </w:t>
      </w:r>
      <w:r w:rsidR="00A626AB">
        <w:t>-</w:t>
      </w:r>
      <w:r w:rsidR="00A626AB">
        <w:rPr>
          <w:rFonts w:eastAsia="Arial"/>
        </w:rPr>
        <w:t xml:space="preserve"> </w:t>
      </w:r>
      <w:r w:rsidR="00A626AB">
        <w:t xml:space="preserve">O maneio deve ser feito por pessoal que possua experiência ou formação adequada e sob a orientação de um médico-veterinário ou pessoa com competência para o efeito. </w:t>
      </w:r>
    </w:p>
    <w:p w14:paraId="4D919BC0" w14:textId="35B72A25" w:rsidR="005101CF" w:rsidRPr="005E2D3C" w:rsidRDefault="00F40A7F" w:rsidP="00F95DCA">
      <w:pPr>
        <w:ind w:left="142" w:firstLine="0"/>
      </w:pPr>
      <w:r>
        <w:t xml:space="preserve">3 </w:t>
      </w:r>
      <w:r w:rsidR="00A626AB">
        <w:t>-</w:t>
      </w:r>
      <w:r w:rsidR="00A626AB">
        <w:rPr>
          <w:rFonts w:eastAsia="Arial"/>
        </w:rPr>
        <w:t xml:space="preserve"> </w:t>
      </w:r>
      <w:r w:rsidR="00A626AB">
        <w:t xml:space="preserve">Todos os animais devem ser alvo de inspeção diária, sendo de imediato prestados os primeiros cuidados aos que tiverem sinais que levem a suspeitar estarem doentes, lesionados ou com alterações comportamentais. </w:t>
      </w:r>
    </w:p>
    <w:p w14:paraId="6610FC99" w14:textId="6679DF24" w:rsidR="005101CF" w:rsidRPr="005E2D3C" w:rsidRDefault="00F40A7F" w:rsidP="00F95DCA">
      <w:pPr>
        <w:ind w:left="142" w:firstLine="0"/>
      </w:pPr>
      <w:r>
        <w:t xml:space="preserve">4 </w:t>
      </w:r>
      <w:r w:rsidR="00A626AB">
        <w:t>-</w:t>
      </w:r>
      <w:r w:rsidR="00A626AB">
        <w:rPr>
          <w:rFonts w:eastAsia="Arial"/>
        </w:rPr>
        <w:t xml:space="preserve"> </w:t>
      </w:r>
      <w:r w:rsidR="00A626AB">
        <w:t xml:space="preserve">O manuseamento dos animais deve ser feito de forma a não lhes causar quaisquer dores, sofrimento ou distúrbios desnecessários. </w:t>
      </w:r>
    </w:p>
    <w:p w14:paraId="34B77058" w14:textId="7765D9E2" w:rsidR="005101CF" w:rsidRPr="005E2D3C" w:rsidRDefault="00F40A7F" w:rsidP="00F95DCA">
      <w:pPr>
        <w:ind w:left="142" w:firstLine="0"/>
      </w:pPr>
      <w:r>
        <w:lastRenderedPageBreak/>
        <w:t xml:space="preserve">5 </w:t>
      </w:r>
      <w:r w:rsidR="00A626AB">
        <w:t>-</w:t>
      </w:r>
      <w:r w:rsidR="00A626AB">
        <w:rPr>
          <w:rFonts w:eastAsia="Arial"/>
        </w:rPr>
        <w:t xml:space="preserve"> </w:t>
      </w:r>
      <w:r w:rsidR="00A626AB">
        <w:t xml:space="preserve">Quando houver necessidade de recorrer a meios de contenção, não devem estes causar ferimentos, dores ou angústia desnecessários aos animais. </w:t>
      </w:r>
    </w:p>
    <w:p w14:paraId="4E1C1A4E" w14:textId="77777777" w:rsidR="00151F5E" w:rsidRPr="005E2D3C" w:rsidRDefault="00151F5E" w:rsidP="00F95DCA">
      <w:pPr>
        <w:pStyle w:val="Ttulo3"/>
      </w:pPr>
    </w:p>
    <w:p w14:paraId="4045952B" w14:textId="7BC7485A" w:rsidR="005101CF" w:rsidRPr="00E01663" w:rsidRDefault="00A626AB" w:rsidP="00F95DCA">
      <w:pPr>
        <w:pStyle w:val="Ttulo3"/>
        <w:rPr>
          <w:bCs/>
        </w:rPr>
      </w:pPr>
      <w:bookmarkStart w:id="292" w:name="_Toc223954446"/>
      <w:bookmarkStart w:id="293" w:name="_Toc233683017"/>
      <w:r w:rsidRPr="00E01663">
        <w:rPr>
          <w:bCs/>
        </w:rPr>
        <w:t>Artigo 5</w:t>
      </w:r>
      <w:r w:rsidR="00E01663">
        <w:rPr>
          <w:bCs/>
        </w:rPr>
        <w:t>8</w:t>
      </w:r>
      <w:r w:rsidRPr="00E01663">
        <w:rPr>
          <w:bCs/>
        </w:rPr>
        <w:t>.º</w:t>
      </w:r>
      <w:bookmarkEnd w:id="293"/>
    </w:p>
    <w:p w14:paraId="321B7278" w14:textId="4A060E47" w:rsidR="005101CF" w:rsidRPr="00E01663" w:rsidRDefault="00A626AB" w:rsidP="00F95DCA">
      <w:pPr>
        <w:pStyle w:val="Ttulo3"/>
        <w:rPr>
          <w:bCs/>
        </w:rPr>
      </w:pPr>
      <w:bookmarkStart w:id="294" w:name="_Toc233683018"/>
      <w:r w:rsidRPr="00E01663">
        <w:rPr>
          <w:bCs/>
        </w:rPr>
        <w:t>Higiene</w:t>
      </w:r>
      <w:bookmarkEnd w:id="292"/>
      <w:bookmarkEnd w:id="294"/>
    </w:p>
    <w:p w14:paraId="4533F99E" w14:textId="346F48AD" w:rsidR="005101CF" w:rsidRPr="005E2D3C" w:rsidRDefault="00A626AB" w:rsidP="00F95DCA">
      <w:pPr>
        <w:ind w:left="142" w:firstLine="0"/>
      </w:pPr>
      <w:r>
        <w:t>1 -</w:t>
      </w:r>
      <w:r>
        <w:rPr>
          <w:rFonts w:eastAsia="Arial"/>
        </w:rPr>
        <w:t xml:space="preserve"> </w:t>
      </w:r>
      <w:r>
        <w:t xml:space="preserve">Nos locais de criação, manutenção e venda bem como nos centros de recolha e alojamentos de hospedagem devem ser cumpridos adequados padrões de higiene, nomeadamente no que respeita à higiene pessoal dos tratadores e demais pessoal em contacto com os animais, às instalações e a todas as estruturas de apoio ao maneio e tratamento dos animais. </w:t>
      </w:r>
      <w:r>
        <w:rPr>
          <w:rFonts w:eastAsia="Cambria"/>
        </w:rPr>
        <w:tab/>
      </w:r>
      <w:r>
        <w:rPr>
          <w:rFonts w:eastAsia="Cambria"/>
        </w:rPr>
        <w:tab/>
      </w:r>
    </w:p>
    <w:p w14:paraId="75FBECF3" w14:textId="506A0EAC" w:rsidR="005101CF" w:rsidRPr="005E2D3C" w:rsidRDefault="00CE5DAF" w:rsidP="00F95DCA">
      <w:pPr>
        <w:ind w:left="142" w:firstLine="0"/>
      </w:pPr>
      <w:r>
        <w:t xml:space="preserve">2 </w:t>
      </w:r>
      <w:r w:rsidR="00A626AB">
        <w:t>-</w:t>
      </w:r>
      <w:r w:rsidR="00A626AB">
        <w:rPr>
          <w:rFonts w:eastAsia="Arial"/>
        </w:rPr>
        <w:t xml:space="preserve"> </w:t>
      </w:r>
      <w:r w:rsidR="00A626AB">
        <w:t xml:space="preserve">As instalações, o equipamento e as áreas adjacentes devem ser limpos com a periodicidade adequada, de modo a não criar perturbações desnecessárias aos animais, e, sempre que existirem tanques ou aquários, a água neles contida deve ser renovada com a frequência necessária à manutenção das suas condições higiossanitárias. </w:t>
      </w:r>
    </w:p>
    <w:p w14:paraId="5CBE1C37" w14:textId="17DDC469" w:rsidR="005101CF" w:rsidRPr="005E2D3C" w:rsidRDefault="00CE5DAF" w:rsidP="00F95DCA">
      <w:pPr>
        <w:ind w:left="142" w:firstLine="0"/>
      </w:pPr>
      <w:r>
        <w:t xml:space="preserve">3 </w:t>
      </w:r>
      <w:r w:rsidR="00A626AB">
        <w:t>-</w:t>
      </w:r>
      <w:r w:rsidR="00A626AB">
        <w:rPr>
          <w:rFonts w:eastAsia="Arial"/>
        </w:rPr>
        <w:t xml:space="preserve"> </w:t>
      </w:r>
      <w:r w:rsidR="00A626AB">
        <w:t xml:space="preserve">As instalações devem possuir uma boa capacidade de drenagem das águas sujas e os animais não devem poder ter acesso a tubos de drenagem de águas residuais. </w:t>
      </w:r>
    </w:p>
    <w:p w14:paraId="044D403A" w14:textId="61020E35" w:rsidR="005101CF" w:rsidRPr="005E2D3C" w:rsidRDefault="00CE5DAF" w:rsidP="00F95DCA">
      <w:pPr>
        <w:ind w:left="142" w:firstLine="0"/>
      </w:pPr>
      <w:r>
        <w:t xml:space="preserve">4 </w:t>
      </w:r>
      <w:r w:rsidR="00A626AB">
        <w:t>-</w:t>
      </w:r>
      <w:r w:rsidR="00A626AB">
        <w:rPr>
          <w:rFonts w:eastAsia="Arial"/>
        </w:rPr>
        <w:t xml:space="preserve"> </w:t>
      </w:r>
      <w:r w:rsidR="00A626AB">
        <w:t xml:space="preserve">Os detergentes e demais material de limpeza ou de desinfeção devem ser adequados e aplicados em concentrações que não sejam tóxicas para as espécies alojadas. </w:t>
      </w:r>
    </w:p>
    <w:p w14:paraId="22A5A72C" w14:textId="29B01C03" w:rsidR="005101CF" w:rsidRPr="005E2D3C" w:rsidRDefault="00CE5DAF" w:rsidP="00F95DCA">
      <w:pPr>
        <w:ind w:left="142" w:firstLine="0"/>
      </w:pPr>
      <w:r>
        <w:t xml:space="preserve">5 </w:t>
      </w:r>
      <w:r w:rsidR="00A626AB">
        <w:t>-</w:t>
      </w:r>
      <w:r w:rsidR="00A626AB">
        <w:rPr>
          <w:rFonts w:eastAsia="Arial"/>
        </w:rPr>
        <w:t xml:space="preserve"> </w:t>
      </w:r>
      <w:r w:rsidR="00A626AB">
        <w:t xml:space="preserve">O lixo deve ser removido das instalações de forma a salvaguardar quaisquer riscos para a saúde pública. </w:t>
      </w:r>
    </w:p>
    <w:p w14:paraId="480AFC01" w14:textId="0992F2EA" w:rsidR="005101CF" w:rsidRPr="005E2D3C" w:rsidRDefault="00CE5DAF" w:rsidP="00F95DCA">
      <w:pPr>
        <w:ind w:left="142" w:firstLine="0"/>
      </w:pPr>
      <w:r>
        <w:t xml:space="preserve">6 </w:t>
      </w:r>
      <w:r w:rsidR="00A626AB">
        <w:t>-</w:t>
      </w:r>
      <w:r w:rsidR="00A626AB">
        <w:rPr>
          <w:rFonts w:eastAsia="Arial"/>
        </w:rPr>
        <w:t xml:space="preserve"> </w:t>
      </w:r>
      <w:r w:rsidR="00A626AB">
        <w:t xml:space="preserve">Os locais referidos no n.º 1 devem dispor de um plano seguro e eficaz para o controlo de animais infestantes. </w:t>
      </w:r>
    </w:p>
    <w:p w14:paraId="687294F7" w14:textId="24CBF7FE" w:rsidR="005101CF" w:rsidRPr="005E2D3C" w:rsidRDefault="00CE5DAF" w:rsidP="00F95DCA">
      <w:pPr>
        <w:ind w:left="142" w:firstLine="0"/>
      </w:pPr>
      <w:r>
        <w:t xml:space="preserve">7 </w:t>
      </w:r>
      <w:r w:rsidR="00A626AB">
        <w:t>-</w:t>
      </w:r>
      <w:r w:rsidR="00A626AB">
        <w:rPr>
          <w:rFonts w:eastAsia="Arial"/>
        </w:rPr>
        <w:t xml:space="preserve"> </w:t>
      </w:r>
      <w:r w:rsidR="00A626AB">
        <w:t xml:space="preserve">Devem ser observadas rigorosas medidas de higiene em todos os espaços e utensílios usados na prestação de cuidados médico-veterinários e todo o material não reutilizável deve ser eliminado de forma adequada. </w:t>
      </w:r>
    </w:p>
    <w:p w14:paraId="123A6AD3" w14:textId="77777777" w:rsidR="00151F5E" w:rsidRPr="005E2D3C" w:rsidRDefault="00151F5E" w:rsidP="00F95DCA"/>
    <w:p w14:paraId="1D363B1B" w14:textId="44C663CF" w:rsidR="005101CF" w:rsidRPr="00E01663" w:rsidRDefault="00A626AB" w:rsidP="00F95DCA">
      <w:pPr>
        <w:pStyle w:val="Ttulo3"/>
      </w:pPr>
      <w:bookmarkStart w:id="295" w:name="_Toc223954447"/>
      <w:bookmarkStart w:id="296" w:name="_Toc233683019"/>
      <w:r w:rsidRPr="00E01663">
        <w:lastRenderedPageBreak/>
        <w:t xml:space="preserve">Artigo </w:t>
      </w:r>
      <w:r w:rsidR="00E01663">
        <w:t>59</w:t>
      </w:r>
      <w:r w:rsidRPr="00E01663">
        <w:t>.º</w:t>
      </w:r>
      <w:bookmarkEnd w:id="296"/>
    </w:p>
    <w:p w14:paraId="38844E19" w14:textId="0C13EE6D" w:rsidR="7706BE61" w:rsidRPr="005E2D3C" w:rsidRDefault="207D26C7" w:rsidP="00F95DCA">
      <w:pPr>
        <w:pStyle w:val="Ttulo3"/>
      </w:pPr>
      <w:bookmarkStart w:id="297" w:name="_Toc233683020"/>
      <w:r w:rsidRPr="00E01663">
        <w:t>Cuidados de saúde animal</w:t>
      </w:r>
      <w:bookmarkEnd w:id="295"/>
      <w:r w:rsidRPr="00E01663">
        <w:t xml:space="preserve"> </w:t>
      </w:r>
      <w:r w:rsidR="00FF4C56" w:rsidRPr="00F95DCA">
        <w:rPr>
          <w:b w:val="0"/>
          <w:i/>
          <w:iCs/>
        </w:rPr>
        <w:t>(</w:t>
      </w:r>
      <w:r w:rsidRPr="00F95DCA">
        <w:rPr>
          <w:i/>
          <w:iCs/>
        </w:rPr>
        <w:t>Operadores</w:t>
      </w:r>
      <w:r w:rsidR="00FF4C56" w:rsidRPr="00F95DCA">
        <w:rPr>
          <w:b w:val="0"/>
          <w:i/>
          <w:iCs/>
        </w:rPr>
        <w:t>)</w:t>
      </w:r>
      <w:bookmarkEnd w:id="297"/>
    </w:p>
    <w:p w14:paraId="041011E2" w14:textId="73AE801F" w:rsidR="005101CF" w:rsidRPr="005E2D3C" w:rsidRDefault="60E1B6F4" w:rsidP="00F95DCA">
      <w:pPr>
        <w:ind w:left="142" w:firstLine="0"/>
      </w:pPr>
      <w:r>
        <w:t>1 -</w:t>
      </w:r>
      <w:r>
        <w:rPr>
          <w:rFonts w:eastAsia="Arial"/>
        </w:rPr>
        <w:t xml:space="preserve"> </w:t>
      </w:r>
      <w:r>
        <w:t xml:space="preserve">Sem prejuízo de quaisquer medidas determinadas pela DGAV, nos estabelecimentos, deve existir um programa de profilaxia médica e sanitária, elaborado e supervisionado pelo médico-veterinário responsável e executado por profissionais habilitados para o efeito. </w:t>
      </w:r>
      <w:r>
        <w:tab/>
      </w:r>
    </w:p>
    <w:p w14:paraId="0405A0A2" w14:textId="77777777" w:rsidR="003D03F3" w:rsidRDefault="7B71A339" w:rsidP="00CE5DAF">
      <w:pPr>
        <w:ind w:left="142" w:firstLine="0"/>
      </w:pPr>
      <w:r>
        <w:t>2 -</w:t>
      </w:r>
      <w:r>
        <w:rPr>
          <w:rFonts w:eastAsia="Arial"/>
        </w:rPr>
        <w:t xml:space="preserve"> </w:t>
      </w:r>
      <w:r>
        <w:t>Os medicamentos, produtos ou substâncias de prescrição médico-veterinária devem ser armazenados em locais secos e com acesso restrito.</w:t>
      </w:r>
    </w:p>
    <w:p w14:paraId="22E728EF" w14:textId="33AE2443" w:rsidR="003D03F3" w:rsidRDefault="7B71A339" w:rsidP="00CE5DAF">
      <w:pPr>
        <w:ind w:left="142" w:firstLine="0"/>
      </w:pPr>
      <w:r>
        <w:t>3 -</w:t>
      </w:r>
      <w:r>
        <w:rPr>
          <w:rFonts w:eastAsia="Arial"/>
        </w:rPr>
        <w:t xml:space="preserve"> </w:t>
      </w:r>
      <w:r>
        <w:t xml:space="preserve">A administração e utilização de medicamentos, produtos ou substâncias referidas no </w:t>
      </w:r>
      <w:r w:rsidR="008C56A9">
        <w:t>número anterior</w:t>
      </w:r>
      <w:r>
        <w:t>, deve ser feita sob orientação do médico-veterinário responsável.</w:t>
      </w:r>
    </w:p>
    <w:p w14:paraId="0E6A4CE6" w14:textId="3AB1F1D0" w:rsidR="4EBE5CD8" w:rsidRPr="005E2D3C" w:rsidRDefault="7B71A339" w:rsidP="00F95DCA">
      <w:pPr>
        <w:ind w:left="142" w:firstLine="0"/>
      </w:pPr>
      <w:r>
        <w:t>4 - Os operadores devem assegurar que:</w:t>
      </w:r>
    </w:p>
    <w:p w14:paraId="734921F0" w14:textId="4FCCCE4A" w:rsidR="37A7ECE6" w:rsidRPr="005E2D3C" w:rsidRDefault="37A7ECE6" w:rsidP="00F95DCA">
      <w:r>
        <w:t>a)</w:t>
      </w:r>
      <w:r>
        <w:tab/>
        <w:t xml:space="preserve">Os cães ou gatos pelos quais são responsáveis sejam inspecionados pelos tratadores de animais pelo menos uma vez por dia e que os cães e gatos vulneráveis, como os </w:t>
      </w:r>
      <w:r>
        <w:rPr>
          <w:rFonts w:ascii="Cambria Math" w:hAnsi="Cambria Math" w:cs="Cambria Math"/>
        </w:rPr>
        <w:t>‑</w:t>
      </w:r>
      <w:r>
        <w:t>recém-nascidos, os cães e gatos doentes ou feridos e as cadelas e gatas em período perinatal, sejam inspecionados com maior frequência;</w:t>
      </w:r>
    </w:p>
    <w:p w14:paraId="053CEE40" w14:textId="42BB3649" w:rsidR="37A7ECE6" w:rsidRPr="005E2D3C" w:rsidRDefault="37A7ECE6" w:rsidP="00F95DCA">
      <w:r>
        <w:t>b)</w:t>
      </w:r>
      <w:r>
        <w:tab/>
        <w:t>Os animais</w:t>
      </w:r>
      <w:r w:rsidR="003D03F3">
        <w:t xml:space="preserve"> </w:t>
      </w:r>
      <w:r>
        <w:t>cuja</w:t>
      </w:r>
      <w:r w:rsidR="0019190A">
        <w:t xml:space="preserve"> </w:t>
      </w:r>
      <w:r>
        <w:t>saúde e bem-estar estejam comprometidos sejam transferidos, se necessário e se adequado à espécie, sem demora injustificada para uma área separada, e, se necessário, recebam tratamento adequado;</w:t>
      </w:r>
    </w:p>
    <w:p w14:paraId="078837EA" w14:textId="7B233472" w:rsidR="00553601" w:rsidRPr="005E2D3C" w:rsidRDefault="00553601" w:rsidP="00F95DCA">
      <w:pPr>
        <w:ind w:left="0" w:firstLine="0"/>
        <w:rPr>
          <w:color w:val="000000" w:themeColor="text1"/>
        </w:rPr>
      </w:pPr>
    </w:p>
    <w:p w14:paraId="05E77C56" w14:textId="18AFA821" w:rsidR="005101CF" w:rsidRPr="00E01663" w:rsidRDefault="00A626AB" w:rsidP="00F95DCA">
      <w:pPr>
        <w:pStyle w:val="Ttulo2"/>
        <w:ind w:right="0"/>
      </w:pPr>
      <w:bookmarkStart w:id="298" w:name="_Toc223954448"/>
      <w:bookmarkStart w:id="299" w:name="_Toc233683021"/>
      <w:r w:rsidRPr="00E01663">
        <w:t>CAPÍTULO VI</w:t>
      </w:r>
      <w:bookmarkEnd w:id="299"/>
    </w:p>
    <w:p w14:paraId="0F164444" w14:textId="632F690F" w:rsidR="005101CF" w:rsidRPr="00E01663" w:rsidRDefault="00A626AB" w:rsidP="00F95DCA">
      <w:pPr>
        <w:pStyle w:val="Ttulo2"/>
        <w:ind w:right="0"/>
      </w:pPr>
      <w:bookmarkStart w:id="300" w:name="_Toc233683022"/>
      <w:r w:rsidRPr="00E01663">
        <w:t>Meios de contenção</w:t>
      </w:r>
      <w:bookmarkEnd w:id="298"/>
      <w:bookmarkEnd w:id="300"/>
    </w:p>
    <w:p w14:paraId="16B542FF" w14:textId="77777777" w:rsidR="00553601" w:rsidRPr="005E2D3C" w:rsidRDefault="00553601" w:rsidP="00F95DCA"/>
    <w:p w14:paraId="41AEF494" w14:textId="3ADBD79C" w:rsidR="005101CF" w:rsidRPr="00E01663" w:rsidRDefault="00A626AB" w:rsidP="00F95DCA">
      <w:pPr>
        <w:pStyle w:val="Ttulo3"/>
      </w:pPr>
      <w:bookmarkStart w:id="301" w:name="_Toc223954449"/>
      <w:bookmarkStart w:id="302" w:name="_Toc233683023"/>
      <w:r w:rsidRPr="00E01663">
        <w:t xml:space="preserve">Artigo </w:t>
      </w:r>
      <w:r w:rsidR="00E01663">
        <w:t>60</w:t>
      </w:r>
      <w:r w:rsidRPr="00E01663">
        <w:t>.º</w:t>
      </w:r>
      <w:bookmarkEnd w:id="302"/>
    </w:p>
    <w:p w14:paraId="1373D732" w14:textId="24DEEEBB" w:rsidR="70CCCE41" w:rsidRPr="00E01663" w:rsidRDefault="5A2E8871" w:rsidP="00F95DCA">
      <w:pPr>
        <w:pStyle w:val="Ttulo3"/>
      </w:pPr>
      <w:bookmarkStart w:id="303" w:name="_Toc233683024"/>
      <w:r w:rsidRPr="00E01663">
        <w:t>Obrigatoriedade do uso de coleira ou peitoral e trela ou açaimo</w:t>
      </w:r>
      <w:bookmarkEnd w:id="301"/>
      <w:bookmarkEnd w:id="303"/>
    </w:p>
    <w:p w14:paraId="1713871C" w14:textId="04D1CE67" w:rsidR="005101CF" w:rsidRPr="005E2D3C" w:rsidRDefault="0019190A" w:rsidP="00F95DCA">
      <w:pPr>
        <w:ind w:left="142" w:firstLine="0"/>
      </w:pPr>
      <w:r>
        <w:t xml:space="preserve">1 </w:t>
      </w:r>
      <w:r w:rsidR="00A626AB">
        <w:t>-</w:t>
      </w:r>
      <w:r w:rsidR="00A626AB">
        <w:rPr>
          <w:rFonts w:eastAsia="Arial"/>
        </w:rPr>
        <w:t xml:space="preserve"> </w:t>
      </w:r>
      <w:r w:rsidR="00A626AB">
        <w:t xml:space="preserve">Todos os cães e gatos que circulem na via ou lugar públicos devem usar coleira ou peitoral, os quais devem incluir o contacto do detentor. </w:t>
      </w:r>
    </w:p>
    <w:p w14:paraId="33EAE61E" w14:textId="7FA64D7C" w:rsidR="005101CF" w:rsidRPr="005E2D3C" w:rsidRDefault="0019190A" w:rsidP="00F95DCA">
      <w:pPr>
        <w:ind w:left="142" w:firstLine="0"/>
      </w:pPr>
      <w:r>
        <w:t xml:space="preserve">2 </w:t>
      </w:r>
      <w:r w:rsidR="311765C4">
        <w:t>-</w:t>
      </w:r>
      <w:r w:rsidR="311765C4">
        <w:rPr>
          <w:rFonts w:eastAsia="Arial"/>
        </w:rPr>
        <w:t xml:space="preserve"> </w:t>
      </w:r>
      <w:r w:rsidR="311765C4">
        <w:t>Os cães só podem circular na via ou lugares públicos conduzidos à trela ou com açaimo funcional e acompanhados de detentor, exceto em provas e treinos ou, tratando-se de animais utilizados na caça, durante os atos venatórios, bem como de cães de pastoreio e de cães de proteção de gado no âmbito da sua atividade-</w:t>
      </w:r>
      <w:r w:rsidR="311765C4">
        <w:rPr>
          <w:rFonts w:eastAsia="Arial"/>
        </w:rPr>
        <w:t xml:space="preserve"> </w:t>
      </w:r>
      <w:r w:rsidR="311765C4">
        <w:t xml:space="preserve">O açaimo deve ser colocado sem </w:t>
      </w:r>
      <w:r w:rsidR="311765C4">
        <w:lastRenderedPageBreak/>
        <w:t xml:space="preserve">prejuízo da atividade respiratória do animal e deve garantir que o mesmo não possa morder ou comer. </w:t>
      </w:r>
    </w:p>
    <w:p w14:paraId="3F62A46A" w14:textId="15FFA2B2" w:rsidR="005101CF" w:rsidRPr="005E2D3C" w:rsidRDefault="0019190A" w:rsidP="00F95DCA">
      <w:pPr>
        <w:ind w:left="142" w:firstLine="0"/>
      </w:pPr>
      <w:r>
        <w:t xml:space="preserve">3 </w:t>
      </w:r>
      <w:r w:rsidR="0A6E1445">
        <w:t>-</w:t>
      </w:r>
      <w:r w:rsidR="0A6E1445">
        <w:rPr>
          <w:rFonts w:eastAsia="Arial"/>
        </w:rPr>
        <w:t xml:space="preserve"> </w:t>
      </w:r>
      <w:r w:rsidR="0A6E1445">
        <w:t xml:space="preserve">Os meios de contenção exigidos para os cães potencialmente perigosos ou perigosos, conforme previsto no </w:t>
      </w:r>
      <w:r w:rsidR="0A6E1445" w:rsidRPr="00F95DCA">
        <w:rPr>
          <w:highlight w:val="cyan"/>
        </w:rPr>
        <w:t>capítulo X.</w:t>
      </w:r>
    </w:p>
    <w:p w14:paraId="464A49AE" w14:textId="2DE4F4C7" w:rsidR="005101CF" w:rsidRPr="005E2D3C" w:rsidRDefault="0019190A" w:rsidP="00F95DCA">
      <w:pPr>
        <w:ind w:left="142" w:firstLine="0"/>
      </w:pPr>
      <w:r>
        <w:t xml:space="preserve">4 </w:t>
      </w:r>
      <w:r w:rsidR="00A626AB">
        <w:t>-</w:t>
      </w:r>
      <w:r w:rsidR="00A626AB">
        <w:rPr>
          <w:rFonts w:eastAsia="Arial"/>
        </w:rPr>
        <w:t xml:space="preserve"> </w:t>
      </w:r>
      <w:r w:rsidR="00A626AB">
        <w:t xml:space="preserve">As câmaras municipais, no âmbito das suas competências, podem criar zonas ou locais próprios para a permanência e circulação de cães e gatos, estabelecendo as condições em que esta se pode fazer sem os meios de contenção previstos neste artigo.  </w:t>
      </w:r>
    </w:p>
    <w:p w14:paraId="2AF96384" w14:textId="6BE25B72" w:rsidR="005101CF" w:rsidRPr="005E2D3C" w:rsidRDefault="0019190A" w:rsidP="00F95DCA">
      <w:pPr>
        <w:ind w:left="142" w:firstLine="0"/>
      </w:pPr>
      <w:r>
        <w:t xml:space="preserve">5 </w:t>
      </w:r>
      <w:r w:rsidR="705CEC2D">
        <w:t>-</w:t>
      </w:r>
      <w:r w:rsidR="705CEC2D">
        <w:rPr>
          <w:rFonts w:eastAsia="Arial"/>
        </w:rPr>
        <w:t xml:space="preserve"> </w:t>
      </w:r>
      <w:r w:rsidR="705CEC2D">
        <w:t xml:space="preserve">Os cães que transitem na via ou outro lugar público sem estarem acompanhados por detentor são considerados errantes e devem ser recolhidos para o centro de recolha. </w:t>
      </w:r>
    </w:p>
    <w:p w14:paraId="6651A3F3" w14:textId="77777777" w:rsidR="0067507B" w:rsidRPr="005E2D3C" w:rsidRDefault="0067507B" w:rsidP="00F95DCA"/>
    <w:p w14:paraId="0459E7B5" w14:textId="1E52EA30" w:rsidR="005101CF" w:rsidRPr="00E01663" w:rsidRDefault="00A626AB" w:rsidP="00F95DCA">
      <w:pPr>
        <w:pStyle w:val="Ttulo2"/>
        <w:ind w:right="0"/>
      </w:pPr>
      <w:bookmarkStart w:id="304" w:name="_Toc223954450"/>
      <w:bookmarkStart w:id="305" w:name="_Toc233683025"/>
      <w:r w:rsidRPr="00E01663">
        <w:t>CAPÍTULO VII</w:t>
      </w:r>
      <w:bookmarkEnd w:id="305"/>
    </w:p>
    <w:p w14:paraId="09A94416" w14:textId="187F9946" w:rsidR="0067507B" w:rsidRPr="005E2D3C" w:rsidRDefault="00A626AB" w:rsidP="00F95DCA">
      <w:pPr>
        <w:pStyle w:val="Ttulo2"/>
        <w:ind w:right="0"/>
      </w:pPr>
      <w:bookmarkStart w:id="306" w:name="_Toc233683026"/>
      <w:r w:rsidRPr="00E01663">
        <w:t>Intervenções cirúrgicas e mutilações</w:t>
      </w:r>
      <w:bookmarkEnd w:id="304"/>
      <w:bookmarkEnd w:id="306"/>
    </w:p>
    <w:p w14:paraId="0D6592CA" w14:textId="77777777" w:rsidR="00E01663" w:rsidRDefault="00E01663" w:rsidP="00E01663">
      <w:pPr>
        <w:jc w:val="center"/>
        <w:rPr>
          <w:b/>
          <w:bCs/>
        </w:rPr>
      </w:pPr>
      <w:bookmarkStart w:id="307" w:name="_Toc223954451"/>
    </w:p>
    <w:p w14:paraId="277A5CE1" w14:textId="7083A0BF" w:rsidR="00E01663" w:rsidRPr="00E01663" w:rsidRDefault="00A626AB" w:rsidP="00F95DCA">
      <w:pPr>
        <w:pStyle w:val="Ttulo3"/>
      </w:pPr>
      <w:bookmarkStart w:id="308" w:name="_Toc233683027"/>
      <w:r w:rsidRPr="00E01663">
        <w:t xml:space="preserve">Artigo </w:t>
      </w:r>
      <w:r w:rsidR="00FF4C56">
        <w:t>6</w:t>
      </w:r>
      <w:r w:rsidR="00E01663">
        <w:t>1</w:t>
      </w:r>
      <w:r w:rsidRPr="00E01663">
        <w:t>.º</w:t>
      </w:r>
      <w:bookmarkEnd w:id="308"/>
    </w:p>
    <w:p w14:paraId="0D1A70BB" w14:textId="6543D1A2" w:rsidR="005101CF" w:rsidRPr="00E01663" w:rsidRDefault="00A626AB" w:rsidP="00F95DCA">
      <w:pPr>
        <w:pStyle w:val="Ttulo3"/>
      </w:pPr>
      <w:bookmarkStart w:id="309" w:name="_Toc233683028"/>
      <w:r w:rsidRPr="00E01663">
        <w:t>Intervenções cirúrgicas</w:t>
      </w:r>
      <w:bookmarkEnd w:id="307"/>
      <w:bookmarkEnd w:id="309"/>
    </w:p>
    <w:p w14:paraId="4A636331" w14:textId="77777777" w:rsidR="005101CF" w:rsidRPr="005E2D3C" w:rsidRDefault="00A626AB" w:rsidP="00F95DCA">
      <w:r>
        <w:t xml:space="preserve">As intervenções cirúrgicas têm de ser executadas por um médico-veterinário. </w:t>
      </w:r>
    </w:p>
    <w:p w14:paraId="16703076" w14:textId="77777777" w:rsidR="0067507B" w:rsidRPr="00F95DCA" w:rsidRDefault="0067507B" w:rsidP="00F95DCA">
      <w:pPr>
        <w:jc w:val="center"/>
        <w:rPr>
          <w:b/>
          <w:bCs/>
        </w:rPr>
      </w:pPr>
    </w:p>
    <w:p w14:paraId="1515A28E" w14:textId="1779ADBE" w:rsidR="005101CF" w:rsidRPr="00E01663" w:rsidRDefault="00A626AB" w:rsidP="00F95DCA">
      <w:pPr>
        <w:pStyle w:val="Ttulo3"/>
      </w:pPr>
      <w:bookmarkStart w:id="310" w:name="_Toc223954452"/>
      <w:bookmarkStart w:id="311" w:name="_Toc233683029"/>
      <w:r w:rsidRPr="00E01663">
        <w:t xml:space="preserve">Artigo </w:t>
      </w:r>
      <w:r w:rsidR="00FF4C56">
        <w:t>6</w:t>
      </w:r>
      <w:r w:rsidR="00E01663">
        <w:t>2</w:t>
      </w:r>
      <w:r w:rsidRPr="00E01663">
        <w:t>.º</w:t>
      </w:r>
      <w:bookmarkEnd w:id="311"/>
    </w:p>
    <w:p w14:paraId="14378065" w14:textId="4ACB022B" w:rsidR="005101CF" w:rsidRPr="00E01663" w:rsidRDefault="00A626AB" w:rsidP="00F95DCA">
      <w:pPr>
        <w:pStyle w:val="Ttulo3"/>
      </w:pPr>
      <w:bookmarkStart w:id="312" w:name="_Toc233683030"/>
      <w:r w:rsidRPr="00E01663">
        <w:t>Mutilações</w:t>
      </w:r>
      <w:bookmarkEnd w:id="310"/>
      <w:bookmarkEnd w:id="312"/>
    </w:p>
    <w:p w14:paraId="5CA6259B" w14:textId="0D1177F8" w:rsidR="3BED8919" w:rsidRPr="005E2D3C" w:rsidRDefault="0019190A" w:rsidP="00F95DCA">
      <w:pPr>
        <w:ind w:left="142" w:firstLine="0"/>
        <w:rPr>
          <w:lang w:val="pt"/>
        </w:rPr>
      </w:pPr>
      <w:r>
        <w:t xml:space="preserve">1 </w:t>
      </w:r>
      <w:r w:rsidR="0A6E1445">
        <w:t>-</w:t>
      </w:r>
      <w:r w:rsidR="0A6E1445">
        <w:rPr>
          <w:rFonts w:eastAsia="Arial"/>
        </w:rPr>
        <w:t xml:space="preserve"> </w:t>
      </w:r>
      <w:r w:rsidR="0A6E1445">
        <w:t xml:space="preserve">São proibidas as mutilações que modifiquem a aparência dos animais ou que sejam realizadas com objetivos não curativos, designadamente </w:t>
      </w:r>
      <w:r w:rsidR="0A6E1445">
        <w:rPr>
          <w:lang w:val="pt"/>
        </w:rPr>
        <w:t>o corte das orelhas, o corte da cauda, a excisão de dentes ou presas, a excisão de garras, ou outros tipos de amputação digital parcial ou completa, assim como a ressecção de cordas ou pregas vocais.</w:t>
      </w:r>
    </w:p>
    <w:p w14:paraId="16C0E528" w14:textId="396E1BC1" w:rsidR="3BED8919" w:rsidRPr="005E2D3C" w:rsidRDefault="0019190A" w:rsidP="00F95DCA">
      <w:pPr>
        <w:ind w:left="142" w:firstLine="0"/>
        <w:rPr>
          <w:lang w:val="pt"/>
        </w:rPr>
      </w:pPr>
      <w:r>
        <w:rPr>
          <w:lang w:val="pt"/>
        </w:rPr>
        <w:t>2 -</w:t>
      </w:r>
      <w:r w:rsidR="0A6E1445">
        <w:t xml:space="preserve"> Apenas são permitidas as mutilações acima descritas apenas quando justificadas por indicação médica ou </w:t>
      </w:r>
      <w:r w:rsidR="0A6E1445">
        <w:rPr>
          <w:lang w:val="pt"/>
        </w:rPr>
        <w:t xml:space="preserve">profilática, com o único objetivo de manter ou melhorar a saúde dos cães ou gatos ou de prevenir que estes se lesionem. </w:t>
      </w:r>
    </w:p>
    <w:p w14:paraId="2C9C41DC" w14:textId="579C038A" w:rsidR="3BED8919" w:rsidRPr="005E2D3C" w:rsidRDefault="0019190A" w:rsidP="00F95DCA">
      <w:pPr>
        <w:ind w:left="142" w:firstLine="0"/>
        <w:rPr>
          <w:lang w:val="pt"/>
        </w:rPr>
      </w:pPr>
      <w:r>
        <w:rPr>
          <w:lang w:val="pt"/>
        </w:rPr>
        <w:t xml:space="preserve">3 - </w:t>
      </w:r>
      <w:r w:rsidR="01B1FC81">
        <w:rPr>
          <w:lang w:val="pt-BR"/>
        </w:rPr>
        <w:t>A título de derrogação do n.º 1, autoriza-se a marcação de gatos errantes esterilizados no âmbito de um programa de captura, esterilização e libertação.</w:t>
      </w:r>
    </w:p>
    <w:p w14:paraId="1FA08B24" w14:textId="1740B05C" w:rsidR="3BED8919" w:rsidRPr="005E2D3C" w:rsidRDefault="0019190A" w:rsidP="00F95DCA">
      <w:pPr>
        <w:ind w:left="142" w:firstLine="0"/>
        <w:rPr>
          <w:lang w:val="pt-BR"/>
        </w:rPr>
      </w:pPr>
      <w:r>
        <w:rPr>
          <w:lang w:val="pt-BR"/>
        </w:rPr>
        <w:lastRenderedPageBreak/>
        <w:t xml:space="preserve">4 </w:t>
      </w:r>
      <w:r w:rsidR="28F122DD">
        <w:rPr>
          <w:lang w:val="pt-BR"/>
        </w:rPr>
        <w:t xml:space="preserve">- Nos casos descritos nos </w:t>
      </w:r>
      <w:r w:rsidR="00BE60E5">
        <w:rPr>
          <w:lang w:val="pt-BR"/>
        </w:rPr>
        <w:t>n.º</w:t>
      </w:r>
      <w:r w:rsidR="28F122DD">
        <w:rPr>
          <w:lang w:val="pt-BR"/>
        </w:rPr>
        <w:t>s anteriores, os procedimentos só podem ser realizados sob anestesia e analgesia prolongada, e exclusivamente por um médico-veterinário.</w:t>
      </w:r>
    </w:p>
    <w:p w14:paraId="5AC10E55" w14:textId="10661CBD" w:rsidR="3BED8919" w:rsidRPr="005E2D3C" w:rsidRDefault="0019190A" w:rsidP="00F95DCA">
      <w:pPr>
        <w:ind w:left="142" w:firstLine="0"/>
        <w:rPr>
          <w:lang w:val="pt"/>
        </w:rPr>
      </w:pPr>
      <w:r>
        <w:rPr>
          <w:lang w:val="pt"/>
        </w:rPr>
        <w:t xml:space="preserve">5 </w:t>
      </w:r>
      <w:r w:rsidR="4316D35D">
        <w:rPr>
          <w:lang w:val="pt"/>
        </w:rPr>
        <w:t>- A indicação médica que justifica a m</w:t>
      </w:r>
      <w:commentRangeStart w:id="313"/>
      <w:r w:rsidR="4316D35D">
        <w:rPr>
          <w:lang w:val="pt"/>
        </w:rPr>
        <w:t xml:space="preserve">utilação e os pormenores do procedimento realizado devem constar de um documento elaborado por um médico-veterinário, devendo este documento </w:t>
      </w:r>
      <w:r w:rsidR="4316D35D">
        <w:rPr>
          <w:highlight w:val="yellow"/>
          <w:lang w:val="pt"/>
        </w:rPr>
        <w:t>ser conservado pelo operador</w:t>
      </w:r>
      <w:r w:rsidR="4316D35D">
        <w:rPr>
          <w:lang w:val="pt"/>
        </w:rPr>
        <w:t xml:space="preserve"> e deve acompanhar o cão ou o gato quando este for transferido para outro estabelecimento ou proprietário. </w:t>
      </w:r>
    </w:p>
    <w:p w14:paraId="47F48808" w14:textId="77068D81" w:rsidR="70CCCE41" w:rsidRPr="005E2D3C" w:rsidRDefault="0019190A" w:rsidP="00F95DCA">
      <w:pPr>
        <w:ind w:left="142" w:firstLine="0"/>
      </w:pPr>
      <w:r>
        <w:rPr>
          <w:lang w:val="pt"/>
        </w:rPr>
        <w:t xml:space="preserve">6 </w:t>
      </w:r>
      <w:r w:rsidR="7C61D979">
        <w:rPr>
          <w:lang w:val="pt"/>
        </w:rPr>
        <w:t xml:space="preserve">- </w:t>
      </w:r>
      <w:commentRangeStart w:id="314"/>
      <w:r w:rsidR="7C61D979">
        <w:rPr>
          <w:lang w:val="pt"/>
        </w:rPr>
        <w:t>O operador deve conservar uma cópia do documento durant</w:t>
      </w:r>
      <w:commentRangeEnd w:id="313"/>
      <w:r w:rsidR="002251E2">
        <w:rPr>
          <w:rStyle w:val="Refdecomentrio"/>
          <w:sz w:val="24"/>
          <w:szCs w:val="24"/>
          <w:lang w:val="pt"/>
        </w:rPr>
        <w:commentReference w:id="313"/>
      </w:r>
      <w:r w:rsidR="7C61D979">
        <w:rPr>
          <w:lang w:val="pt"/>
        </w:rPr>
        <w:t>e os primeiros três anos após essa transferência.</w:t>
      </w:r>
      <w:commentRangeEnd w:id="314"/>
      <w:r w:rsidR="002251E2" w:rsidRPr="005E2D3C">
        <w:rPr>
          <w:rStyle w:val="Refdecomentrio"/>
          <w:sz w:val="24"/>
          <w:szCs w:val="24"/>
        </w:rPr>
        <w:commentReference w:id="314"/>
      </w:r>
    </w:p>
    <w:p w14:paraId="63735DCB" w14:textId="3BD89FE5" w:rsidR="4652C387" w:rsidRPr="005E2D3C" w:rsidRDefault="0019190A" w:rsidP="00F95DCA">
      <w:pPr>
        <w:ind w:left="142" w:firstLine="0"/>
      </w:pPr>
      <w:r>
        <w:t xml:space="preserve">7 </w:t>
      </w:r>
      <w:r w:rsidR="4652C387">
        <w:t>-</w:t>
      </w:r>
      <w:r w:rsidR="4652C387">
        <w:rPr>
          <w:rFonts w:eastAsia="Arial"/>
        </w:rPr>
        <w:t xml:space="preserve"> </w:t>
      </w:r>
      <w:r w:rsidR="4652C387">
        <w:t xml:space="preserve">Excetuam-se do disposto no </w:t>
      </w:r>
      <w:r w:rsidR="008C56A9">
        <w:t>número anterior</w:t>
      </w:r>
      <w:r w:rsidR="4652C387">
        <w:t xml:space="preserve"> as intervenções cirúrgicas feitas com vista a impedir a reprodução, por razões médico-veterinárias, ou no interesse particular do animal. </w:t>
      </w:r>
    </w:p>
    <w:p w14:paraId="71D39B92" w14:textId="05472EE3" w:rsidR="4652C387" w:rsidRPr="005E2D3C" w:rsidRDefault="00AA7676" w:rsidP="00F95DCA">
      <w:pPr>
        <w:ind w:left="142" w:firstLine="0"/>
      </w:pPr>
      <w:r>
        <w:rPr>
          <w:rFonts w:eastAsia="Arial"/>
        </w:rPr>
        <w:t xml:space="preserve">8 - </w:t>
      </w:r>
      <w:r w:rsidR="4652C387">
        <w:t xml:space="preserve">Os detentores de </w:t>
      </w:r>
      <w:r w:rsidR="4652C387" w:rsidRPr="00F95DCA">
        <w:rPr>
          <w:b/>
          <w:bCs/>
          <w:color w:val="auto"/>
        </w:rPr>
        <w:t>animais importados</w:t>
      </w:r>
      <w:r w:rsidR="4652C387" w:rsidRPr="00F95DCA">
        <w:rPr>
          <w:color w:val="auto"/>
        </w:rPr>
        <w:t xml:space="preserve"> </w:t>
      </w:r>
      <w:r w:rsidR="4652C387">
        <w:t>que apresentem quaisquer das amputações referidas no n.º 1 devem possuir documento comprovativo da necessidade dessa mutilação, passada pelo médico-veterinário que a ela procedeu, legalizado pela autoridade competente do respetivo país.</w:t>
      </w:r>
    </w:p>
    <w:p w14:paraId="5BB58F17" w14:textId="72B9BAA5" w:rsidR="70CCCE41" w:rsidRPr="00F95DCA" w:rsidRDefault="70CCCE41" w:rsidP="00F95DCA">
      <w:pPr>
        <w:jc w:val="center"/>
        <w:rPr>
          <w:b/>
          <w:bCs/>
          <w:lang w:val="pt"/>
        </w:rPr>
      </w:pPr>
    </w:p>
    <w:p w14:paraId="60F2886F" w14:textId="76ACBBAD" w:rsidR="005101CF" w:rsidRPr="00E01663" w:rsidRDefault="00A626AB" w:rsidP="00F95DCA">
      <w:pPr>
        <w:pStyle w:val="Ttulo2"/>
        <w:ind w:right="0"/>
      </w:pPr>
      <w:bookmarkStart w:id="315" w:name="_Toc223954453"/>
      <w:bookmarkStart w:id="316" w:name="_Toc233683031"/>
      <w:r w:rsidRPr="00E01663">
        <w:t>CAPÍTULO VIII</w:t>
      </w:r>
      <w:bookmarkEnd w:id="316"/>
    </w:p>
    <w:p w14:paraId="2D845C41" w14:textId="5DF71407" w:rsidR="005101CF" w:rsidRPr="00E01663" w:rsidRDefault="350E168B" w:rsidP="00F95DCA">
      <w:pPr>
        <w:pStyle w:val="Ttulo2"/>
        <w:ind w:right="0"/>
      </w:pPr>
      <w:bookmarkStart w:id="317" w:name="_Toc233683032"/>
      <w:r w:rsidRPr="00E01663">
        <w:t>Registo e identificação</w:t>
      </w:r>
      <w:bookmarkEnd w:id="315"/>
      <w:r w:rsidRPr="00E01663">
        <w:t xml:space="preserve"> e Sistemas de Informação</w:t>
      </w:r>
      <w:bookmarkEnd w:id="317"/>
    </w:p>
    <w:p w14:paraId="6C0A417E" w14:textId="77777777" w:rsidR="0067507B" w:rsidRPr="005E2D3C" w:rsidRDefault="0067507B" w:rsidP="00F95DCA"/>
    <w:p w14:paraId="6392C1F6" w14:textId="30107A8D" w:rsidR="005101CF" w:rsidRPr="00E01663" w:rsidRDefault="00A626AB" w:rsidP="00F95DCA">
      <w:pPr>
        <w:pStyle w:val="Ttulo2"/>
        <w:ind w:right="0"/>
      </w:pPr>
      <w:bookmarkStart w:id="318" w:name="_Toc223954454"/>
      <w:bookmarkStart w:id="319" w:name="_Toc233683033"/>
      <w:r w:rsidRPr="00E01663">
        <w:t>SECÇÃO I</w:t>
      </w:r>
      <w:bookmarkEnd w:id="318"/>
      <w:bookmarkEnd w:id="319"/>
    </w:p>
    <w:p w14:paraId="3B8B30BE" w14:textId="033A3982" w:rsidR="0067507B" w:rsidRDefault="2192648B" w:rsidP="00F95DCA">
      <w:pPr>
        <w:pStyle w:val="Ttulo2"/>
        <w:ind w:right="0"/>
      </w:pPr>
      <w:bookmarkStart w:id="320" w:name="_Toc233683034"/>
      <w:r w:rsidRPr="00E01663">
        <w:t xml:space="preserve">Registo </w:t>
      </w:r>
      <w:r w:rsidR="00FF4C56">
        <w:t>no</w:t>
      </w:r>
      <w:r w:rsidRPr="00E01663">
        <w:t xml:space="preserve"> Sistema de Informação de </w:t>
      </w:r>
      <w:commentRangeStart w:id="321"/>
      <w:r w:rsidRPr="00E01663">
        <w:t>Animais</w:t>
      </w:r>
      <w:commentRangeEnd w:id="321"/>
      <w:r w:rsidR="00E01663" w:rsidRPr="00F95DCA">
        <w:rPr>
          <w:rStyle w:val="Refdecomentrio"/>
          <w:sz w:val="24"/>
          <w:szCs w:val="24"/>
        </w:rPr>
        <w:commentReference w:id="321"/>
      </w:r>
      <w:r w:rsidRPr="00F95DCA">
        <w:t xml:space="preserve"> de Companhia (SIAC)</w:t>
      </w:r>
      <w:bookmarkEnd w:id="320"/>
    </w:p>
    <w:p w14:paraId="009F4321" w14:textId="77777777" w:rsidR="00FF4C56" w:rsidRPr="00F95DCA" w:rsidRDefault="00FF4C56" w:rsidP="00F95DCA">
      <w:pPr>
        <w:rPr>
          <w:b/>
          <w:bCs/>
        </w:rPr>
      </w:pPr>
    </w:p>
    <w:p w14:paraId="276FC305" w14:textId="6BBCF23C" w:rsidR="350E168B" w:rsidRPr="00E01663" w:rsidRDefault="350E168B" w:rsidP="00F95DCA">
      <w:pPr>
        <w:pStyle w:val="Ttulo3"/>
        <w:rPr>
          <w:rFonts w:eastAsia="Calibri"/>
        </w:rPr>
      </w:pPr>
      <w:bookmarkStart w:id="322" w:name="_Toc223954455"/>
      <w:bookmarkStart w:id="323" w:name="_Toc233683035"/>
      <w:r w:rsidRPr="00E01663">
        <w:t xml:space="preserve">Artigo </w:t>
      </w:r>
      <w:r w:rsidR="00FF4C56">
        <w:t>6</w:t>
      </w:r>
      <w:r w:rsidR="00E01663">
        <w:t>3</w:t>
      </w:r>
      <w:r w:rsidRPr="00E01663">
        <w:t>.º</w:t>
      </w:r>
      <w:bookmarkEnd w:id="323"/>
    </w:p>
    <w:p w14:paraId="0C9E93D6" w14:textId="5EB32079" w:rsidR="51201D07" w:rsidRPr="00E01663" w:rsidRDefault="51201D07" w:rsidP="00F95DCA">
      <w:pPr>
        <w:pStyle w:val="Ttulo3"/>
        <w:rPr>
          <w:rFonts w:eastAsia="Calibri"/>
        </w:rPr>
      </w:pPr>
      <w:bookmarkStart w:id="324" w:name="_Toc233683036"/>
      <w:r w:rsidRPr="00E01663">
        <w:rPr>
          <w:rFonts w:eastAsia="Calibri"/>
        </w:rPr>
        <w:t>Sistema de Informação de Animais de Companhia</w:t>
      </w:r>
      <w:bookmarkEnd w:id="324"/>
    </w:p>
    <w:p w14:paraId="572031B7" w14:textId="00AC4F94" w:rsidR="51201D07" w:rsidRPr="005E2D3C" w:rsidRDefault="00AA7676" w:rsidP="00F95DCA">
      <w:pPr>
        <w:ind w:left="142" w:firstLine="0"/>
        <w:rPr>
          <w:rFonts w:eastAsia="Calibri"/>
        </w:rPr>
      </w:pPr>
      <w:r>
        <w:rPr>
          <w:rFonts w:eastAsia="Calibri"/>
        </w:rPr>
        <w:t xml:space="preserve">1 - </w:t>
      </w:r>
      <w:r w:rsidR="013C85F9">
        <w:rPr>
          <w:rFonts w:eastAsia="Calibri"/>
        </w:rPr>
        <w:t xml:space="preserve">O SIAC reúne a informação relativa à rastreabilidade dos dispositivos de identificação, à identificação individual dos animais obrigados à marcação e registo, e à sua titularidade ou detenção, toda a informação sanitária e médica considerada como de registo obrigatório neste Decreto-Lei, </w:t>
      </w:r>
      <w:commentRangeStart w:id="325"/>
      <w:commentRangeStart w:id="326"/>
      <w:r w:rsidR="013C85F9">
        <w:rPr>
          <w:rFonts w:eastAsia="Calibri"/>
        </w:rPr>
        <w:t>e</w:t>
      </w:r>
      <w:commentRangeEnd w:id="325"/>
      <w:r w:rsidR="00D8441D">
        <w:rPr>
          <w:rStyle w:val="Refdecomentrio"/>
          <w:rFonts w:eastAsia="Calibri"/>
          <w:sz w:val="24"/>
          <w:szCs w:val="24"/>
        </w:rPr>
        <w:commentReference w:id="325"/>
      </w:r>
      <w:commentRangeEnd w:id="326"/>
      <w:r w:rsidR="013C85F9">
        <w:rPr>
          <w:rStyle w:val="Refdecomentrio"/>
          <w:rFonts w:eastAsia="Calibri"/>
          <w:sz w:val="24"/>
          <w:szCs w:val="24"/>
        </w:rPr>
        <w:commentReference w:id="326"/>
      </w:r>
      <w:r w:rsidR="013C85F9">
        <w:rPr>
          <w:rFonts w:eastAsia="Calibri"/>
        </w:rPr>
        <w:t xml:space="preserve"> outra informação que seja considerada importante e referida no Manual de Procedimentos, referido no artigo º 54 deste diploma. </w:t>
      </w:r>
    </w:p>
    <w:p w14:paraId="333641B0" w14:textId="44099AD5" w:rsidR="51201D07" w:rsidRPr="005E2D3C" w:rsidRDefault="00AA7676" w:rsidP="00F95DCA">
      <w:pPr>
        <w:ind w:left="142" w:firstLine="0"/>
        <w:rPr>
          <w:rFonts w:eastAsia="Calibri"/>
        </w:rPr>
      </w:pPr>
      <w:r>
        <w:rPr>
          <w:rFonts w:eastAsia="Calibri"/>
        </w:rPr>
        <w:t xml:space="preserve">2 - </w:t>
      </w:r>
      <w:r w:rsidR="51201D07">
        <w:rPr>
          <w:rFonts w:eastAsia="Calibri"/>
        </w:rPr>
        <w:t>A DGAV, é a entidade responsável pelo SIAC, competindo-lhe assegurar o seu funcionamento e o tratamento dos dados nele reunidos</w:t>
      </w:r>
    </w:p>
    <w:p w14:paraId="552500B5" w14:textId="758F3D00" w:rsidR="51201D07" w:rsidRPr="005E2D3C" w:rsidRDefault="00AA7676" w:rsidP="00F95DCA">
      <w:pPr>
        <w:ind w:left="142" w:firstLine="0"/>
        <w:rPr>
          <w:rFonts w:eastAsia="Calibri"/>
        </w:rPr>
      </w:pPr>
      <w:r>
        <w:rPr>
          <w:rFonts w:eastAsia="Calibri"/>
        </w:rPr>
        <w:lastRenderedPageBreak/>
        <w:t xml:space="preserve">3 - </w:t>
      </w:r>
      <w:r w:rsidR="51201D07">
        <w:rPr>
          <w:rFonts w:eastAsia="Calibri"/>
        </w:rPr>
        <w:t xml:space="preserve">A DGAV, pode atribuir a gestão do SIAC a outras entidades, mediante a celebração de protocolo e sob sua supervisão, observado o regime de subcontratação de tratamento de dados pessoais. </w:t>
      </w:r>
    </w:p>
    <w:p w14:paraId="3E06E243" w14:textId="0863E7F3" w:rsidR="51201D07" w:rsidRPr="005E2D3C" w:rsidRDefault="51201D07" w:rsidP="00F95DCA">
      <w:pPr>
        <w:ind w:left="142" w:firstLine="0"/>
        <w:rPr>
          <w:rFonts w:eastAsia="Calibri"/>
        </w:rPr>
      </w:pPr>
      <w:r>
        <w:rPr>
          <w:rFonts w:eastAsia="Calibri"/>
        </w:rPr>
        <w:t>4 - As normas e procedimentos relativos ao funcionamento do SIAC, bem como a gestão das entidades com acesso e respetivos perfis de acesso, são aprovados pela DGAV, e devem constar do Manual de Procedimentos SIAC.</w:t>
      </w:r>
    </w:p>
    <w:p w14:paraId="21125F85" w14:textId="59E78F11" w:rsidR="51201D07" w:rsidRPr="005E2D3C" w:rsidRDefault="00AA7676" w:rsidP="00F95DCA">
      <w:pPr>
        <w:ind w:left="142" w:firstLine="0"/>
        <w:rPr>
          <w:rFonts w:eastAsia="Calibri"/>
        </w:rPr>
      </w:pPr>
      <w:r>
        <w:rPr>
          <w:rFonts w:eastAsia="Calibri"/>
        </w:rPr>
        <w:t xml:space="preserve">5 - </w:t>
      </w:r>
      <w:r w:rsidR="51201D07">
        <w:rPr>
          <w:rFonts w:eastAsia="Calibri"/>
        </w:rPr>
        <w:t>A DGAV, pode determinar, por decisão fundamentada, a suspensão provisória e cautelar do acesso ao SIAC a uma entidade, ou médico-veterinário ou titular de animal de companhia ou</w:t>
      </w:r>
      <w:r>
        <w:rPr>
          <w:rFonts w:eastAsia="Calibri"/>
        </w:rPr>
        <w:t xml:space="preserve"> </w:t>
      </w:r>
      <w:r w:rsidR="51201D07">
        <w:rPr>
          <w:rFonts w:eastAsia="Calibri"/>
        </w:rPr>
        <w:t xml:space="preserve">operador, sempre que sejam identificados incumprimentos graves das normas prevista no Manual de Procedimentos SIAC, até à decisão que aplique a correspondente contraordenação, nomeadamente as previstas </w:t>
      </w:r>
      <w:r w:rsidR="51201D07" w:rsidRPr="00F95DCA">
        <w:rPr>
          <w:rFonts w:eastAsia="Calibri"/>
          <w:highlight w:val="cyan"/>
        </w:rPr>
        <w:t xml:space="preserve">no artigo </w:t>
      </w:r>
      <w:r w:rsidR="004138DF" w:rsidRPr="00F95DCA">
        <w:rPr>
          <w:rFonts w:eastAsia="Calibri"/>
          <w:highlight w:val="cyan"/>
        </w:rPr>
        <w:t>.</w:t>
      </w:r>
    </w:p>
    <w:p w14:paraId="0E0527F4" w14:textId="23686D9F" w:rsidR="51201D07" w:rsidRPr="005E2D3C" w:rsidRDefault="00AA7676" w:rsidP="00F95DCA">
      <w:pPr>
        <w:ind w:left="142" w:firstLine="0"/>
        <w:rPr>
          <w:rFonts w:eastAsia="Calibri"/>
        </w:rPr>
      </w:pPr>
      <w:r>
        <w:rPr>
          <w:rFonts w:eastAsia="Calibri"/>
        </w:rPr>
        <w:t xml:space="preserve">6 - </w:t>
      </w:r>
      <w:r w:rsidR="51201D07">
        <w:rPr>
          <w:rFonts w:eastAsia="Calibri"/>
        </w:rPr>
        <w:t xml:space="preserve">Sempre que se mostre necessário à operacionalização do SIAC ou ao cumprimento das suas finalidades, deve promover-se a transmissão de dados entre sistemas de informação através da Plataforma de Interoperabilidade da Administração Pública (iAP), nos termos do Decreto-Lei n.º 135/99, de 22 de abril, na sua redação atual, e da Resolução do Conselho de Ministros n.º 42/2015, de 19 de junho, mediante </w:t>
      </w:r>
      <w:r w:rsidR="0052508A">
        <w:rPr>
          <w:rFonts w:eastAsia="Calibri"/>
        </w:rPr>
        <w:t>Portaria</w:t>
      </w:r>
      <w:r w:rsidR="51201D07">
        <w:rPr>
          <w:rFonts w:eastAsia="Calibri"/>
        </w:rPr>
        <w:t xml:space="preserve"> do membro do Governo responsável pela área da agricultura, que tipifique as situações em que pode justificar-se a transmissão de dados pessoais e as bases de dados entre as quais pode ocorrer tal transmissão.</w:t>
      </w:r>
    </w:p>
    <w:p w14:paraId="311F637C" w14:textId="7F9A4F14" w:rsidR="51201D07" w:rsidRPr="005E2D3C" w:rsidRDefault="00AA7676" w:rsidP="00F95DCA">
      <w:pPr>
        <w:ind w:left="142" w:firstLine="0"/>
        <w:rPr>
          <w:rFonts w:eastAsia="Calibri"/>
        </w:rPr>
      </w:pPr>
      <w:r>
        <w:rPr>
          <w:rFonts w:eastAsia="Calibri"/>
        </w:rPr>
        <w:t xml:space="preserve">7 - </w:t>
      </w:r>
      <w:commentRangeStart w:id="327"/>
      <w:r w:rsidR="51201D07">
        <w:rPr>
          <w:rFonts w:eastAsia="Calibri"/>
        </w:rPr>
        <w:t>O SIAC deverá adaptar-se caso seja determinado por legislação comunitária a interoperabilidade entre as bases de dados de registo de cães e gatos</w:t>
      </w:r>
      <w:commentRangeEnd w:id="327"/>
      <w:r w:rsidR="00D8441D" w:rsidRPr="005E2D3C">
        <w:rPr>
          <w:rStyle w:val="Refdecomentrio"/>
          <w:rFonts w:eastAsia="Calibri"/>
          <w:sz w:val="24"/>
          <w:szCs w:val="24"/>
        </w:rPr>
        <w:commentReference w:id="327"/>
      </w:r>
    </w:p>
    <w:p w14:paraId="2603C7C3" w14:textId="615106EF" w:rsidR="51201D07" w:rsidRPr="005E2D3C" w:rsidRDefault="00AA7676" w:rsidP="00F95DCA">
      <w:pPr>
        <w:ind w:left="142" w:firstLine="0"/>
        <w:rPr>
          <w:rFonts w:eastAsia="Calibri"/>
        </w:rPr>
      </w:pPr>
      <w:r>
        <w:rPr>
          <w:rFonts w:eastAsia="Calibri"/>
        </w:rPr>
        <w:t xml:space="preserve">8 - </w:t>
      </w:r>
      <w:r w:rsidR="51201D07">
        <w:rPr>
          <w:rFonts w:eastAsia="Calibri"/>
        </w:rPr>
        <w:t>Nas regras e procedimentos de segurança, para acesso e tratamento de informação no SIAC, deve ser obrigatoriamente prevista a utilização de mecanismos de autenticação eletrónica através do Cartão de Cidadão e Chave Móvel Digital.</w:t>
      </w:r>
    </w:p>
    <w:p w14:paraId="38535887" w14:textId="6C54BE50" w:rsidR="51201D07" w:rsidRPr="005E2D3C" w:rsidRDefault="00AA7676" w:rsidP="00F95DCA">
      <w:pPr>
        <w:ind w:left="142" w:firstLine="0"/>
        <w:rPr>
          <w:rFonts w:eastAsia="Calibri"/>
        </w:rPr>
      </w:pPr>
      <w:r>
        <w:rPr>
          <w:rFonts w:eastAsia="Calibri"/>
        </w:rPr>
        <w:t xml:space="preserve">9 </w:t>
      </w:r>
      <w:r w:rsidR="51201D07">
        <w:rPr>
          <w:rFonts w:eastAsia="Calibri"/>
        </w:rPr>
        <w:t>-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14:paraId="3436C4D0" w14:textId="259CF170" w:rsidR="4CCB09DA" w:rsidRPr="005E2D3C" w:rsidRDefault="00AA7676" w:rsidP="00F95DCA">
      <w:pPr>
        <w:ind w:left="142" w:firstLine="0"/>
        <w:rPr>
          <w:rFonts w:eastAsia="Calibri"/>
          <w:color w:val="000000" w:themeColor="text1"/>
        </w:rPr>
      </w:pPr>
      <w:r>
        <w:rPr>
          <w:rFonts w:eastAsia="Calibri"/>
          <w:color w:val="000000" w:themeColor="text1"/>
        </w:rPr>
        <w:t xml:space="preserve">10 - </w:t>
      </w:r>
      <w:r w:rsidR="07C9B79E">
        <w:rPr>
          <w:rFonts w:eastAsia="Calibri"/>
          <w:color w:val="000000" w:themeColor="text1"/>
        </w:rPr>
        <w:t xml:space="preserve">Para apoio à monitorização e controlo do </w:t>
      </w:r>
      <w:r w:rsidR="00BE60E5">
        <w:rPr>
          <w:rFonts w:eastAsia="Calibri"/>
          <w:color w:val="000000" w:themeColor="text1"/>
        </w:rPr>
        <w:t>n.º</w:t>
      </w:r>
      <w:r w:rsidR="07C9B79E">
        <w:rPr>
          <w:rFonts w:eastAsia="Calibri"/>
          <w:color w:val="000000" w:themeColor="text1"/>
        </w:rPr>
        <w:t xml:space="preserve"> de animais de companhia por habitação, os municípios e as juntas de freguesia, tem acesso às identificações dos animais de </w:t>
      </w:r>
      <w:r w:rsidR="07C9B79E">
        <w:rPr>
          <w:rFonts w:eastAsia="Calibri"/>
          <w:color w:val="000000" w:themeColor="text1"/>
        </w:rPr>
        <w:lastRenderedPageBreak/>
        <w:t>companhia, aos titulares</w:t>
      </w:r>
      <w:r w:rsidR="00FF4C56">
        <w:rPr>
          <w:rFonts w:eastAsia="Calibri"/>
          <w:strike/>
          <w:color w:val="000000" w:themeColor="text1"/>
        </w:rPr>
        <w:t xml:space="preserve">, </w:t>
      </w:r>
      <w:r w:rsidR="07C9B79E">
        <w:rPr>
          <w:rFonts w:eastAsia="Calibri"/>
          <w:color w:val="000000" w:themeColor="text1"/>
        </w:rPr>
        <w:t>aos detentores, aos lares de acolhimento e ao local de permanência dos mesmos,</w:t>
      </w:r>
      <w:commentRangeStart w:id="328"/>
      <w:r w:rsidR="07C9B79E">
        <w:rPr>
          <w:rFonts w:eastAsia="Calibri"/>
          <w:color w:val="000000" w:themeColor="text1"/>
        </w:rPr>
        <w:t xml:space="preserve"> nos seus territórios.</w:t>
      </w:r>
      <w:commentRangeEnd w:id="328"/>
      <w:r w:rsidR="00D8441D" w:rsidRPr="005E2D3C">
        <w:rPr>
          <w:rStyle w:val="Refdecomentrio"/>
          <w:rFonts w:eastAsia="Calibri"/>
          <w:color w:val="000000" w:themeColor="text1"/>
          <w:sz w:val="24"/>
          <w:szCs w:val="24"/>
        </w:rPr>
        <w:commentReference w:id="328"/>
      </w:r>
    </w:p>
    <w:p w14:paraId="599AE01B" w14:textId="4177362B" w:rsidR="54955807" w:rsidRPr="00F95DCA" w:rsidRDefault="7072CE87" w:rsidP="00F95DCA">
      <w:pPr>
        <w:ind w:left="142" w:firstLine="0"/>
        <w:rPr>
          <w:color w:val="000000" w:themeColor="text1"/>
        </w:rPr>
      </w:pPr>
      <w:r>
        <w:t xml:space="preserve"> </w:t>
      </w:r>
      <w:r w:rsidR="00AA7676" w:rsidRPr="004138DF">
        <w:t xml:space="preserve">11 - </w:t>
      </w:r>
      <w:r w:rsidR="54955807" w:rsidRPr="00F95DCA">
        <w:rPr>
          <w:color w:val="000000" w:themeColor="text1"/>
        </w:rPr>
        <w:t xml:space="preserve">O sistema referido no XXX deve permitir aos </w:t>
      </w:r>
      <w:commentRangeStart w:id="329"/>
      <w:r w:rsidR="54955807" w:rsidRPr="00F95DCA">
        <w:rPr>
          <w:color w:val="000000" w:themeColor="text1"/>
        </w:rPr>
        <w:t>adquirentes</w:t>
      </w:r>
      <w:commentRangeEnd w:id="329"/>
      <w:r w:rsidR="00D8441D" w:rsidRPr="00F95DCA">
        <w:rPr>
          <w:rStyle w:val="Refdecomentrio"/>
          <w:color w:val="000000" w:themeColor="text1"/>
          <w:sz w:val="24"/>
          <w:szCs w:val="24"/>
        </w:rPr>
        <w:commentReference w:id="329"/>
      </w:r>
      <w:r w:rsidR="54955807" w:rsidRPr="00F95DCA">
        <w:rPr>
          <w:color w:val="000000" w:themeColor="text1"/>
        </w:rPr>
        <w:t xml:space="preserve"> verificar a autenticidade da identificação, do registo e da propriedade dos cães ou gatos anunciados em linha.</w:t>
      </w:r>
    </w:p>
    <w:p w14:paraId="19461BFC" w14:textId="3A92D5B6" w:rsidR="64C5F583" w:rsidRPr="005E2D3C" w:rsidRDefault="64C5F583" w:rsidP="00F95DCA"/>
    <w:p w14:paraId="6D25E345" w14:textId="1565D72E" w:rsidR="005101CF" w:rsidRPr="00E01663" w:rsidRDefault="350E168B" w:rsidP="00F95DCA">
      <w:pPr>
        <w:pStyle w:val="Ttulo3"/>
      </w:pPr>
      <w:bookmarkStart w:id="330" w:name="_Toc223954456"/>
      <w:bookmarkStart w:id="331" w:name="_Toc233683037"/>
      <w:bookmarkEnd w:id="322"/>
      <w:r w:rsidRPr="00E01663">
        <w:t xml:space="preserve">Artigo </w:t>
      </w:r>
      <w:r w:rsidR="00FF4C56">
        <w:t>6</w:t>
      </w:r>
      <w:r w:rsidR="00E01663">
        <w:t>4</w:t>
      </w:r>
      <w:r w:rsidRPr="00E01663">
        <w:t>.º</w:t>
      </w:r>
      <w:bookmarkEnd w:id="331"/>
    </w:p>
    <w:p w14:paraId="7DF48FCA" w14:textId="06E01A62" w:rsidR="005101CF" w:rsidRPr="00E01663" w:rsidRDefault="73033B2C" w:rsidP="00F95DCA">
      <w:pPr>
        <w:pStyle w:val="Ttulo3"/>
        <w:rPr>
          <w:rFonts w:eastAsia="Calibri"/>
        </w:rPr>
      </w:pPr>
      <w:bookmarkStart w:id="332" w:name="_Toc233683038"/>
      <w:r w:rsidRPr="00E01663">
        <w:rPr>
          <w:rFonts w:eastAsia="Calibri"/>
        </w:rPr>
        <w:t>Manual de Procedimentos</w:t>
      </w:r>
      <w:bookmarkEnd w:id="332"/>
    </w:p>
    <w:p w14:paraId="07D6EB03" w14:textId="42220B33" w:rsidR="005101CF" w:rsidRPr="005E2D3C" w:rsidRDefault="73033B2C" w:rsidP="00F95DCA">
      <w:pPr>
        <w:ind w:left="142" w:firstLine="0"/>
        <w:rPr>
          <w:rFonts w:eastAsia="Calibri"/>
        </w:rPr>
      </w:pPr>
      <w:r>
        <w:rPr>
          <w:rFonts w:eastAsia="Calibri"/>
        </w:rPr>
        <w:t xml:space="preserve">O manual de procedimentos do SIAC é aprovado por decisão do </w:t>
      </w:r>
      <w:r w:rsidR="00FF4C56">
        <w:rPr>
          <w:rFonts w:eastAsia="Calibri"/>
        </w:rPr>
        <w:t xml:space="preserve">diretor geral </w:t>
      </w:r>
      <w:r>
        <w:rPr>
          <w:rFonts w:eastAsia="Calibri"/>
        </w:rPr>
        <w:t>da  DGAV, o qual deve incluir as normas e procedimentos relativos ao funcionamento do SIAC, bem como a gestão das entidades com acesso e respetivos perfis de acesso, os procedimentos de liquidação e cobrança da taxa de registo no SIAC, as classificações de registo dos, e os procedimentos relativos ao registo do animal, da detenção, de profilaxias médicas obrigatórias e específicas de cada espécie e intervenções e amputações</w:t>
      </w:r>
    </w:p>
    <w:p w14:paraId="4F07DC58" w14:textId="5FF0ED9B" w:rsidR="005101CF" w:rsidRPr="005E2D3C" w:rsidRDefault="005101CF" w:rsidP="00F95DCA">
      <w:pPr>
        <w:rPr>
          <w:rFonts w:eastAsia="Calibri"/>
        </w:rPr>
      </w:pPr>
    </w:p>
    <w:p w14:paraId="70A21708" w14:textId="41EBFBDF" w:rsidR="005101CF" w:rsidRPr="004138DF" w:rsidRDefault="350E168B" w:rsidP="00F95DCA">
      <w:pPr>
        <w:pStyle w:val="Ttulo3"/>
        <w:rPr>
          <w:rFonts w:eastAsia="Calibri"/>
        </w:rPr>
      </w:pPr>
      <w:bookmarkStart w:id="333" w:name="_Toc223954457"/>
      <w:bookmarkStart w:id="334" w:name="_Toc233683039"/>
      <w:bookmarkEnd w:id="330"/>
      <w:r w:rsidRPr="00E01663">
        <w:t>Artigo</w:t>
      </w:r>
      <w:r w:rsidR="00FF4C56">
        <w:t xml:space="preserve"> 6</w:t>
      </w:r>
      <w:r w:rsidR="00E01663">
        <w:t>5</w:t>
      </w:r>
      <w:r w:rsidRPr="00E01663">
        <w:t>.º</w:t>
      </w:r>
      <w:bookmarkEnd w:id="334"/>
    </w:p>
    <w:p w14:paraId="4769A116" w14:textId="39AC2A35" w:rsidR="5A35CCD9" w:rsidRPr="00F95DCA" w:rsidRDefault="24FA378B" w:rsidP="00F95DCA">
      <w:pPr>
        <w:pStyle w:val="Ttulo3"/>
        <w:rPr>
          <w:rFonts w:eastAsia="Calibri"/>
        </w:rPr>
      </w:pPr>
      <w:bookmarkStart w:id="335" w:name="_Toc233683040"/>
      <w:r w:rsidRPr="00E01663">
        <w:rPr>
          <w:rFonts w:eastAsia="Calibri"/>
        </w:rPr>
        <w:t xml:space="preserve">Obrigação da </w:t>
      </w:r>
      <w:commentRangeStart w:id="336"/>
      <w:r w:rsidRPr="00E01663">
        <w:rPr>
          <w:rFonts w:eastAsia="Calibri"/>
        </w:rPr>
        <w:t>Identificação</w:t>
      </w:r>
      <w:bookmarkEnd w:id="335"/>
      <w:commentRangeEnd w:id="336"/>
      <w:r w:rsidR="00D8441D" w:rsidRPr="00F95DCA">
        <w:rPr>
          <w:rStyle w:val="Refdecomentrio"/>
          <w:rFonts w:eastAsia="Calibri"/>
          <w:sz w:val="24"/>
          <w:szCs w:val="24"/>
        </w:rPr>
        <w:commentReference w:id="336"/>
      </w:r>
    </w:p>
    <w:p w14:paraId="019F3207" w14:textId="561A61E2" w:rsidR="5A35CCD9" w:rsidRPr="005E2D3C" w:rsidRDefault="00AA7676" w:rsidP="00F95DCA">
      <w:pPr>
        <w:ind w:left="142" w:firstLine="0"/>
        <w:rPr>
          <w:rFonts w:eastAsia="Calibri"/>
        </w:rPr>
      </w:pPr>
      <w:r>
        <w:rPr>
          <w:rFonts w:eastAsia="Calibri"/>
        </w:rPr>
        <w:t xml:space="preserve">1 </w:t>
      </w:r>
      <w:r w:rsidR="1E95E5DC">
        <w:rPr>
          <w:rFonts w:eastAsia="Calibri"/>
        </w:rPr>
        <w:t xml:space="preserve">- A identificação dos cães, gatos e furões, nascidos no território nacional ou </w:t>
      </w:r>
      <w:r w:rsidR="1E95E5DC">
        <w:rPr>
          <w:rFonts w:eastAsia="Calibri"/>
          <w:color w:val="auto"/>
        </w:rPr>
        <w:t xml:space="preserve">nele presentes por período igual ou </w:t>
      </w:r>
      <w:commentRangeStart w:id="337"/>
      <w:commentRangeStart w:id="338"/>
      <w:r w:rsidR="1E95E5DC">
        <w:rPr>
          <w:rFonts w:eastAsia="Calibri"/>
          <w:color w:val="auto"/>
        </w:rPr>
        <w:t>superior a 120 dias</w:t>
      </w:r>
      <w:commentRangeEnd w:id="337"/>
      <w:r w:rsidR="00D8441D">
        <w:rPr>
          <w:rStyle w:val="Refdecomentrio"/>
          <w:rFonts w:eastAsia="Calibri"/>
          <w:sz w:val="24"/>
          <w:szCs w:val="24"/>
        </w:rPr>
        <w:commentReference w:id="337"/>
      </w:r>
      <w:commentRangeEnd w:id="338"/>
      <w:r w:rsidR="1E95E5DC">
        <w:rPr>
          <w:rStyle w:val="Refdecomentrio"/>
          <w:rFonts w:eastAsia="Calibri"/>
          <w:sz w:val="24"/>
          <w:szCs w:val="24"/>
        </w:rPr>
        <w:commentReference w:id="338"/>
      </w:r>
      <w:r w:rsidR="1E95E5DC">
        <w:rPr>
          <w:rFonts w:eastAsia="Calibri"/>
        </w:rPr>
        <w:t>, é obrigatória, com registo no Sistema de Informação dos Animais de Companhia (SIAC).</w:t>
      </w:r>
    </w:p>
    <w:p w14:paraId="2626D6DB" w14:textId="4D2A08DF" w:rsidR="5A35CCD9" w:rsidRPr="005E2D3C" w:rsidRDefault="00AA7676" w:rsidP="00F95DCA">
      <w:pPr>
        <w:ind w:left="142" w:firstLine="0"/>
      </w:pPr>
      <w:r>
        <w:rPr>
          <w:rFonts w:eastAsia="Calibri"/>
        </w:rPr>
        <w:t>2</w:t>
      </w:r>
      <w:r w:rsidR="1A09E0C6">
        <w:rPr>
          <w:rFonts w:eastAsia="Calibri"/>
        </w:rPr>
        <w:t xml:space="preserve"> - Os</w:t>
      </w:r>
      <w:commentRangeStart w:id="339"/>
      <w:r w:rsidR="1A09E0C6">
        <w:rPr>
          <w:rFonts w:eastAsia="Calibri"/>
        </w:rPr>
        <w:t xml:space="preserve"> animais</w:t>
      </w:r>
      <w:commentRangeEnd w:id="339"/>
      <w:r w:rsidR="00D8441D">
        <w:rPr>
          <w:rStyle w:val="Refdecomentrio"/>
          <w:rFonts w:eastAsia="Calibri"/>
          <w:sz w:val="24"/>
          <w:szCs w:val="24"/>
        </w:rPr>
        <w:commentReference w:id="339"/>
      </w:r>
      <w:r w:rsidR="1A09E0C6">
        <w:rPr>
          <w:rFonts w:eastAsia="Calibri"/>
        </w:rPr>
        <w:t xml:space="preserve"> das espécies referidas na Parte B do Anexo I do Regulamento 2016/429, provenientes de outro Estado-Membro ou de país terceiro, obrigados à identificação individual para efeito de trânsito e que permaneçam no território nacional por período igual ou superior a 15 dias, devem ser registados no SIAC.</w:t>
      </w:r>
    </w:p>
    <w:p w14:paraId="0FC79C22" w14:textId="12E206C2" w:rsidR="5A35CCD9" w:rsidRPr="005E2D3C" w:rsidRDefault="00AA7676" w:rsidP="00F95DCA">
      <w:pPr>
        <w:ind w:left="142" w:firstLine="0"/>
        <w:rPr>
          <w:rFonts w:eastAsia="Calibri"/>
        </w:rPr>
      </w:pPr>
      <w:r>
        <w:rPr>
          <w:rFonts w:eastAsia="Calibri"/>
        </w:rPr>
        <w:t xml:space="preserve">3 - </w:t>
      </w:r>
      <w:r w:rsidR="1E95E5DC">
        <w:rPr>
          <w:rFonts w:eastAsia="Calibri"/>
        </w:rPr>
        <w:t>Por despacho do Diretor-Geral de Alimentação e Veterinária, pode ser determinada a obrigação da identificação dos animais das espécies referidas na parte B do Anexo I do Regulamento 2016/429, nascidos no território nacional, com fundamento de implementar medidas de natureza sanitária para combate a surtos de doenças epizoóticas ou zoonoses.</w:t>
      </w:r>
    </w:p>
    <w:p w14:paraId="629AB3E5" w14:textId="2ADDFEEE" w:rsidR="7F7CCA47" w:rsidRPr="005E2D3C" w:rsidRDefault="7F7CCA47" w:rsidP="00F95DCA">
      <w:pPr>
        <w:rPr>
          <w:rFonts w:eastAsia="Calibri"/>
        </w:rPr>
      </w:pPr>
    </w:p>
    <w:p w14:paraId="2229EBE2" w14:textId="57A73F72" w:rsidR="005101CF" w:rsidRPr="00E01663" w:rsidRDefault="725C3F1B" w:rsidP="00F95DCA">
      <w:pPr>
        <w:pStyle w:val="Ttulo3"/>
      </w:pPr>
      <w:bookmarkStart w:id="340" w:name="_Toc223954458"/>
      <w:bookmarkStart w:id="341" w:name="_Toc233683041"/>
      <w:bookmarkEnd w:id="333"/>
      <w:r w:rsidRPr="00E01663">
        <w:lastRenderedPageBreak/>
        <w:t>Artigo 6</w:t>
      </w:r>
      <w:r w:rsidR="00E01663">
        <w:t>6</w:t>
      </w:r>
      <w:r w:rsidRPr="00E01663">
        <w:t>.º</w:t>
      </w:r>
      <w:bookmarkEnd w:id="341"/>
    </w:p>
    <w:p w14:paraId="78828A3E" w14:textId="5E30C097" w:rsidR="4F74B76E" w:rsidRPr="005E2D3C" w:rsidRDefault="3FD5B362" w:rsidP="00F95DCA">
      <w:pPr>
        <w:pStyle w:val="Ttulo3"/>
        <w:rPr>
          <w:rFonts w:eastAsia="Calibri"/>
        </w:rPr>
      </w:pPr>
      <w:bookmarkStart w:id="342" w:name="_Toc233683042"/>
      <w:r w:rsidRPr="00E01663">
        <w:rPr>
          <w:rFonts w:eastAsia="Calibri"/>
        </w:rPr>
        <w:t>Cumprimento da Identificação</w:t>
      </w:r>
      <w:bookmarkEnd w:id="342"/>
    </w:p>
    <w:p w14:paraId="2B6D11C6" w14:textId="0E4E1006" w:rsidR="5DC4DBA7" w:rsidRPr="005E2D3C" w:rsidRDefault="004138DF" w:rsidP="00F95DCA">
      <w:pPr>
        <w:ind w:left="142" w:firstLine="0"/>
        <w:rPr>
          <w:rFonts w:eastAsia="Calibri"/>
          <w:strike/>
        </w:rPr>
      </w:pPr>
      <w:r>
        <w:rPr>
          <w:rFonts w:eastAsia="Calibri"/>
        </w:rPr>
        <w:t xml:space="preserve">1 - </w:t>
      </w:r>
      <w:r w:rsidR="0C24C39F">
        <w:rPr>
          <w:rFonts w:eastAsia="Calibri"/>
        </w:rPr>
        <w:t>A identificação dos cães e gatos, deve ser realizada até aos três meses de idade, e sempre antes de saírem do local de nascimento.</w:t>
      </w:r>
    </w:p>
    <w:p w14:paraId="68580F7B" w14:textId="68724969" w:rsidR="765B4ED4" w:rsidRPr="005E2D3C" w:rsidRDefault="004138DF" w:rsidP="00F95DCA">
      <w:pPr>
        <w:ind w:left="142" w:firstLine="0"/>
        <w:rPr>
          <w:rFonts w:eastAsia="Calibri"/>
        </w:rPr>
      </w:pPr>
      <w:r>
        <w:rPr>
          <w:rFonts w:eastAsia="Calibri"/>
        </w:rPr>
        <w:t xml:space="preserve">2 - </w:t>
      </w:r>
      <w:r w:rsidR="7BDA5A53">
        <w:rPr>
          <w:rFonts w:eastAsia="Calibri"/>
        </w:rPr>
        <w:t>A identificação dos furões, deve ser feita até aos 4 meses de idade, ou antes de saírem do local de nascimento.</w:t>
      </w:r>
    </w:p>
    <w:p w14:paraId="7FF7ACF0" w14:textId="0F594364" w:rsidR="2E7356B6" w:rsidRPr="005E2D3C" w:rsidRDefault="004138DF" w:rsidP="00F95DCA">
      <w:pPr>
        <w:ind w:left="142" w:firstLine="0"/>
        <w:rPr>
          <w:rFonts w:eastAsia="Calibri"/>
        </w:rPr>
      </w:pPr>
      <w:r>
        <w:rPr>
          <w:rFonts w:eastAsia="Calibri"/>
        </w:rPr>
        <w:t xml:space="preserve">3 - </w:t>
      </w:r>
      <w:r w:rsidR="5656D680">
        <w:rPr>
          <w:rFonts w:eastAsia="Calibri"/>
        </w:rPr>
        <w:t xml:space="preserve">Na impossibilidade de determinar a data de nascimento exata, para efeitos de contagem do prazo referido nos </w:t>
      </w:r>
      <w:r w:rsidR="00BE60E5">
        <w:rPr>
          <w:rFonts w:eastAsia="Calibri"/>
        </w:rPr>
        <w:t>n.º</w:t>
      </w:r>
      <w:r w:rsidR="5656D680">
        <w:rPr>
          <w:rFonts w:eastAsia="Calibri"/>
        </w:rPr>
        <w:t>s 1 e 2 do presente artigo, a identificação deve ser efetuada até à perda dos dentes incisivos de leite, no caso de cães, gatos e furões.</w:t>
      </w:r>
    </w:p>
    <w:p w14:paraId="3BCC2FDC" w14:textId="5E74E2E3" w:rsidR="2E7356B6" w:rsidRPr="005E2D3C" w:rsidRDefault="004138DF" w:rsidP="00F95DCA">
      <w:pPr>
        <w:ind w:left="142" w:firstLine="0"/>
        <w:rPr>
          <w:rFonts w:eastAsia="Calibri"/>
        </w:rPr>
      </w:pPr>
      <w:r>
        <w:rPr>
          <w:rFonts w:eastAsia="Calibri"/>
        </w:rPr>
        <w:t xml:space="preserve">4 </w:t>
      </w:r>
      <w:r w:rsidR="5656D680">
        <w:rPr>
          <w:rFonts w:eastAsia="Calibri"/>
        </w:rPr>
        <w:t>-Sempre que seja declarada pela DGAV, a obrigatoriedade de execução de profilaxias ou as outras disposições médicas referidas neste diploma, a execução das mesmas só pode ser realizada em animais identificados e, caso o não estejam, o médico-veterinário deve assegurar a sua prévia identificação.</w:t>
      </w:r>
    </w:p>
    <w:p w14:paraId="7FFE1F22" w14:textId="6E7B0155" w:rsidR="2E7356B6" w:rsidRPr="005E2D3C" w:rsidRDefault="004138DF" w:rsidP="00F95DCA">
      <w:pPr>
        <w:ind w:left="142" w:firstLine="0"/>
        <w:rPr>
          <w:rFonts w:eastAsia="Calibri"/>
        </w:rPr>
      </w:pPr>
      <w:r>
        <w:rPr>
          <w:rFonts w:eastAsia="Calibri"/>
        </w:rPr>
        <w:t xml:space="preserve">5 - </w:t>
      </w:r>
      <w:r w:rsidR="5656D680">
        <w:rPr>
          <w:rFonts w:eastAsia="Calibri"/>
        </w:rPr>
        <w:t xml:space="preserve">O prazo para a identificação dos animais a que se refere o n.º 3 do artigo anterior, será determinado por despacho do </w:t>
      </w:r>
      <w:r w:rsidR="009C0271">
        <w:rPr>
          <w:rFonts w:eastAsia="Calibri"/>
        </w:rPr>
        <w:t>Diretor geral de alimentação de veterinária</w:t>
      </w:r>
      <w:r w:rsidR="5656D680">
        <w:rPr>
          <w:rFonts w:eastAsia="Calibri"/>
        </w:rPr>
        <w:t xml:space="preserve"> de Alimentação e Veterinária.</w:t>
      </w:r>
    </w:p>
    <w:p w14:paraId="2A5C1E30" w14:textId="5F907337" w:rsidR="4CCB09DA" w:rsidRPr="005E2D3C" w:rsidRDefault="00D8441D" w:rsidP="00F95DCA">
      <w:pPr>
        <w:rPr>
          <w:rFonts w:eastAsia="Calibri"/>
        </w:rPr>
      </w:pPr>
      <w:commentRangeStart w:id="343"/>
      <w:commentRangeEnd w:id="343"/>
      <w:r w:rsidRPr="005E2D3C">
        <w:rPr>
          <w:rStyle w:val="Refdecomentrio"/>
          <w:rFonts w:eastAsia="Calibri"/>
          <w:sz w:val="24"/>
          <w:szCs w:val="24"/>
        </w:rPr>
        <w:commentReference w:id="343"/>
      </w:r>
    </w:p>
    <w:p w14:paraId="0B278844" w14:textId="64233C69" w:rsidR="4CCB09DA" w:rsidRPr="00E01663" w:rsidRDefault="350E168B" w:rsidP="00F95DCA">
      <w:pPr>
        <w:pStyle w:val="Ttulo3"/>
        <w:rPr>
          <w:rFonts w:eastAsia="Calibri"/>
        </w:rPr>
      </w:pPr>
      <w:bookmarkStart w:id="344" w:name="_Toc223954460"/>
      <w:bookmarkStart w:id="345" w:name="_Toc233683043"/>
      <w:bookmarkEnd w:id="340"/>
      <w:r w:rsidRPr="00E01663">
        <w:t>Artigo 6</w:t>
      </w:r>
      <w:r w:rsidR="00E01663">
        <w:t>7</w:t>
      </w:r>
      <w:r w:rsidRPr="00E01663">
        <w:t>.º</w:t>
      </w:r>
      <w:bookmarkEnd w:id="345"/>
    </w:p>
    <w:p w14:paraId="1B79608B" w14:textId="6467A45F" w:rsidR="43A28E2E" w:rsidRPr="00E01663" w:rsidRDefault="43A28E2E" w:rsidP="00F95DCA">
      <w:pPr>
        <w:pStyle w:val="Ttulo3"/>
        <w:rPr>
          <w:rFonts w:eastAsia="Calibri"/>
        </w:rPr>
      </w:pPr>
      <w:bookmarkStart w:id="346" w:name="_Toc233683044"/>
      <w:r w:rsidRPr="00E01663">
        <w:rPr>
          <w:rFonts w:eastAsia="Calibri"/>
        </w:rPr>
        <w:t>Métodos de Marcação</w:t>
      </w:r>
      <w:bookmarkEnd w:id="346"/>
    </w:p>
    <w:p w14:paraId="2397A65C" w14:textId="5FB3FED8" w:rsidR="43A28E2E" w:rsidRPr="005E2D3C" w:rsidRDefault="00FF4C56" w:rsidP="00F95DCA">
      <w:pPr>
        <w:ind w:left="142" w:firstLine="0"/>
        <w:rPr>
          <w:rFonts w:eastAsia="Calibri"/>
        </w:rPr>
      </w:pPr>
      <w:r>
        <w:rPr>
          <w:rFonts w:eastAsia="Calibri"/>
        </w:rPr>
        <w:t xml:space="preserve">1 - </w:t>
      </w:r>
      <w:r w:rsidR="43A28E2E">
        <w:rPr>
          <w:rFonts w:eastAsia="Calibri"/>
        </w:rPr>
        <w:t>Os métodos de marcação devem atender às melhores práticas internacionais vigentes e salvaguardar o bem-estar animal.</w:t>
      </w:r>
    </w:p>
    <w:p w14:paraId="6E09A524" w14:textId="74010E9F" w:rsidR="4F74B76E" w:rsidRPr="005E2D3C" w:rsidRDefault="00FF4C56" w:rsidP="00F95DCA">
      <w:pPr>
        <w:ind w:left="142" w:firstLine="0"/>
        <w:rPr>
          <w:rFonts w:eastAsia="Calibri"/>
        </w:rPr>
      </w:pPr>
      <w:r>
        <w:rPr>
          <w:rFonts w:eastAsia="Calibri"/>
          <w:color w:val="000000" w:themeColor="text1"/>
        </w:rPr>
        <w:t xml:space="preserve">2 - </w:t>
      </w:r>
      <w:r w:rsidR="34606CA2">
        <w:rPr>
          <w:rFonts w:eastAsia="Calibri"/>
          <w:color w:val="000000" w:themeColor="text1"/>
        </w:rPr>
        <w:t>Os cães, gatos e furões identificados no nosso território devem ser marcados por implantação de um único transponder injetável, com autorização de comercialização no mercado concedida pela DGAV.</w:t>
      </w:r>
    </w:p>
    <w:p w14:paraId="00706E52" w14:textId="7DA8D6A0" w:rsidR="43A28E2E" w:rsidRPr="005E2D3C" w:rsidRDefault="00FF4C56" w:rsidP="00F95DCA">
      <w:pPr>
        <w:ind w:left="142" w:firstLine="0"/>
        <w:rPr>
          <w:rFonts w:eastAsia="Calibri"/>
        </w:rPr>
      </w:pPr>
      <w:r>
        <w:rPr>
          <w:rFonts w:eastAsia="Calibri"/>
        </w:rPr>
        <w:t xml:space="preserve">3 - </w:t>
      </w:r>
      <w:r w:rsidR="318C9D39">
        <w:rPr>
          <w:rFonts w:eastAsia="Calibri"/>
        </w:rPr>
        <w:t>A implantação do transponder referido no n.º 2 deve ser efetuada por médico-veterinário, no centro da face lateral esquerda do pescoço, após verificação de que o animal não se encontra já marcado por outro dispositivo de identificação.</w:t>
      </w:r>
    </w:p>
    <w:p w14:paraId="6BA91099" w14:textId="396E042D" w:rsidR="43A28E2E" w:rsidRPr="005E2D3C" w:rsidRDefault="00FF4C56" w:rsidP="00F95DCA">
      <w:pPr>
        <w:ind w:left="142" w:firstLine="0"/>
        <w:rPr>
          <w:rFonts w:eastAsia="Calibri"/>
        </w:rPr>
      </w:pPr>
      <w:r>
        <w:rPr>
          <w:rFonts w:eastAsia="Calibri"/>
        </w:rPr>
        <w:t xml:space="preserve">4 - </w:t>
      </w:r>
      <w:r w:rsidR="17445EA4">
        <w:rPr>
          <w:rFonts w:eastAsia="Calibri"/>
        </w:rPr>
        <w:t xml:space="preserve">Caso um transponder se torne ilegível, o titular do animal, referido no </w:t>
      </w:r>
      <w:r w:rsidR="17445EA4" w:rsidRPr="00F95DCA">
        <w:rPr>
          <w:rFonts w:eastAsia="Calibri"/>
          <w:highlight w:val="cyan"/>
        </w:rPr>
        <w:t>n.º</w:t>
      </w:r>
      <w:r w:rsidRPr="00F95DCA">
        <w:rPr>
          <w:rFonts w:eastAsia="Calibri"/>
          <w:highlight w:val="cyan"/>
        </w:rPr>
        <w:t xml:space="preserve"> </w:t>
      </w:r>
      <w:r w:rsidR="17445EA4" w:rsidRPr="00F95DCA">
        <w:rPr>
          <w:rFonts w:eastAsia="Calibri"/>
          <w:highlight w:val="cyan"/>
        </w:rPr>
        <w:t>1 do artigo 55º</w:t>
      </w:r>
      <w:r w:rsidR="17445EA4">
        <w:rPr>
          <w:rFonts w:eastAsia="Calibri"/>
        </w:rPr>
        <w:t xml:space="preserve">, deve assegurar, através de um médico-veterinário, a colocação de um novo transponder </w:t>
      </w:r>
      <w:r w:rsidR="17445EA4">
        <w:rPr>
          <w:rFonts w:eastAsia="Calibri"/>
        </w:rPr>
        <w:lastRenderedPageBreak/>
        <w:t xml:space="preserve">devendo o registo na base de dados ser atualizado com o </w:t>
      </w:r>
      <w:r w:rsidR="00BE60E5">
        <w:rPr>
          <w:rFonts w:eastAsia="Calibri"/>
        </w:rPr>
        <w:t>n.º</w:t>
      </w:r>
      <w:r w:rsidR="17445EA4">
        <w:rPr>
          <w:rFonts w:eastAsia="Calibri"/>
        </w:rPr>
        <w:t xml:space="preserve"> de identificação desse novo transponder e associado ao anterior.</w:t>
      </w:r>
    </w:p>
    <w:p w14:paraId="460FFC1A" w14:textId="4CA3001F" w:rsidR="6FA5B1A4" w:rsidRPr="005E2D3C" w:rsidRDefault="00FF4C56" w:rsidP="00F95DCA">
      <w:pPr>
        <w:ind w:left="142" w:firstLine="0"/>
      </w:pPr>
      <w:r>
        <w:rPr>
          <w:rFonts w:eastAsia="Calibri"/>
        </w:rPr>
        <w:t xml:space="preserve">5 - </w:t>
      </w:r>
      <w:r w:rsidR="17445EA4">
        <w:rPr>
          <w:rFonts w:eastAsia="Calibri"/>
        </w:rPr>
        <w:t xml:space="preserve">Se não for possível, por motivo justificado, aplicar o transponder no local referido no </w:t>
      </w:r>
      <w:r w:rsidR="00BE60E5">
        <w:rPr>
          <w:rFonts w:eastAsia="Calibri"/>
        </w:rPr>
        <w:t>n.º</w:t>
      </w:r>
      <w:r w:rsidR="17445EA4">
        <w:rPr>
          <w:rFonts w:eastAsia="Calibri"/>
        </w:rPr>
        <w:t xml:space="preserve"> 3 do presente artigo, deve o mesmo ser aplicado num local alternativo, devendo o médico-veterinário inserir essa informação no </w:t>
      </w:r>
      <w:r w:rsidR="17445EA4">
        <w:rPr>
          <w:rFonts w:eastAsia="Calibri"/>
          <w:color w:val="000000" w:themeColor="text1"/>
        </w:rPr>
        <w:t>SIAC e no Boletim Sanitário ou Passaporte de Animal de Companhia, quando existente.</w:t>
      </w:r>
    </w:p>
    <w:p w14:paraId="77770554" w14:textId="3E311F7A" w:rsidR="43A28E2E" w:rsidRPr="005E2D3C" w:rsidRDefault="00FF4C56" w:rsidP="00F95DCA">
      <w:pPr>
        <w:ind w:left="142" w:firstLine="0"/>
        <w:rPr>
          <w:rFonts w:eastAsia="Calibri"/>
        </w:rPr>
      </w:pPr>
      <w:r>
        <w:rPr>
          <w:rFonts w:eastAsia="Calibri"/>
        </w:rPr>
        <w:t xml:space="preserve">6 - </w:t>
      </w:r>
      <w:r w:rsidR="17445EA4">
        <w:rPr>
          <w:rFonts w:eastAsia="Calibri"/>
        </w:rPr>
        <w:t xml:space="preserve">Os demais animais referidos </w:t>
      </w:r>
      <w:r w:rsidR="17445EA4" w:rsidRPr="00F95DCA">
        <w:rPr>
          <w:rFonts w:eastAsia="Calibri"/>
          <w:highlight w:val="cyan"/>
        </w:rPr>
        <w:t>n.º 3 do artigo 55.º</w:t>
      </w:r>
      <w:r w:rsidR="17445EA4">
        <w:rPr>
          <w:rFonts w:eastAsia="Calibri"/>
        </w:rPr>
        <w:t xml:space="preserve"> devem ser identificados através do método determinado para cada espécie por despacho do </w:t>
      </w:r>
      <w:r>
        <w:rPr>
          <w:rFonts w:eastAsia="Calibri"/>
        </w:rPr>
        <w:t xml:space="preserve">diretor geral </w:t>
      </w:r>
      <w:r w:rsidR="17445EA4">
        <w:rPr>
          <w:rFonts w:eastAsia="Calibri"/>
        </w:rPr>
        <w:t xml:space="preserve">da DGAV, publicitado no respetivo sítio </w:t>
      </w:r>
      <w:r>
        <w:rPr>
          <w:rFonts w:eastAsia="Calibri"/>
        </w:rPr>
        <w:t>da internet</w:t>
      </w:r>
      <w:r w:rsidR="17445EA4">
        <w:rPr>
          <w:rFonts w:eastAsia="Calibri"/>
        </w:rPr>
        <w:t>.</w:t>
      </w:r>
    </w:p>
    <w:p w14:paraId="435D94AC" w14:textId="7D9169A7" w:rsidR="43A28E2E" w:rsidRPr="005E2D3C" w:rsidRDefault="00FF4C56" w:rsidP="00F95DCA">
      <w:pPr>
        <w:ind w:left="142" w:firstLine="0"/>
        <w:rPr>
          <w:rFonts w:eastAsia="Calibri"/>
        </w:rPr>
      </w:pPr>
      <w:r>
        <w:rPr>
          <w:rFonts w:eastAsia="Calibri"/>
        </w:rPr>
        <w:t xml:space="preserve">7 - </w:t>
      </w:r>
      <w:r w:rsidR="2818E18E">
        <w:rPr>
          <w:rFonts w:eastAsia="Calibri"/>
        </w:rPr>
        <w:t>Caso exista alguma contraindicação, que por motivos de saúde do animal não permita temporariamente a sua marcação, o registo deve ser realizado pelo médico-veterinário, com a emissão de uma declaração, nos termos a definir em despacho do diretor-geral de Alimentação e Veterinária</w:t>
      </w:r>
      <w:r w:rsidR="00E94040">
        <w:rPr>
          <w:rFonts w:eastAsia="Calibri"/>
        </w:rPr>
        <w:t>.</w:t>
      </w:r>
    </w:p>
    <w:p w14:paraId="18767E70" w14:textId="3E225783" w:rsidR="43A28E2E" w:rsidRPr="00F95DCA" w:rsidRDefault="43A28E2E" w:rsidP="00F95DCA">
      <w:pPr>
        <w:rPr>
          <w:b/>
          <w:bCs/>
          <w:color w:val="000000" w:themeColor="text1"/>
        </w:rPr>
      </w:pPr>
    </w:p>
    <w:p w14:paraId="30E6E10A" w14:textId="0E4EEAB6" w:rsidR="005101CF" w:rsidRPr="00E01663" w:rsidRDefault="350E168B" w:rsidP="00F95DCA">
      <w:pPr>
        <w:pStyle w:val="Ttulo3"/>
      </w:pPr>
      <w:bookmarkStart w:id="347" w:name="_Toc223954462"/>
      <w:bookmarkStart w:id="348" w:name="_Toc233683045"/>
      <w:bookmarkEnd w:id="344"/>
      <w:r w:rsidRPr="00E01663">
        <w:t>Artigo 6</w:t>
      </w:r>
      <w:r w:rsidR="00E01663">
        <w:t>8</w:t>
      </w:r>
      <w:r w:rsidRPr="00E01663">
        <w:t>.º</w:t>
      </w:r>
      <w:bookmarkEnd w:id="348"/>
    </w:p>
    <w:p w14:paraId="4F852020" w14:textId="1445B989" w:rsidR="0DFC9E06" w:rsidRPr="00F95DCA" w:rsidRDefault="07822360" w:rsidP="00F95DCA">
      <w:pPr>
        <w:pStyle w:val="Ttulo3"/>
        <w:rPr>
          <w:color w:val="000000" w:themeColor="text1"/>
        </w:rPr>
      </w:pPr>
      <w:bookmarkStart w:id="349" w:name="_Toc233683046"/>
      <w:r w:rsidRPr="00F95DCA">
        <w:rPr>
          <w:color w:val="000000" w:themeColor="text1"/>
        </w:rPr>
        <w:t>Colocação no Mercado de Dispositivos de identificação</w:t>
      </w:r>
      <w:bookmarkEnd w:id="349"/>
    </w:p>
    <w:p w14:paraId="5FB0913B" w14:textId="1EC81843" w:rsidR="0DFC9E06" w:rsidRPr="005E2D3C" w:rsidRDefault="00E94040" w:rsidP="00F95DCA">
      <w:pPr>
        <w:ind w:left="142" w:firstLine="0"/>
        <w:rPr>
          <w:rFonts w:eastAsia="Calibri"/>
        </w:rPr>
      </w:pPr>
      <w:r>
        <w:rPr>
          <w:rFonts w:eastAsia="Calibri"/>
        </w:rPr>
        <w:t xml:space="preserve">1 </w:t>
      </w:r>
      <w:r w:rsidR="7C5706EB">
        <w:rPr>
          <w:rFonts w:eastAsia="Calibri"/>
        </w:rPr>
        <w:t xml:space="preserve">- A colocação no mercado nacional de </w:t>
      </w:r>
      <w:r w:rsidR="7C5706EB">
        <w:rPr>
          <w:rFonts w:eastAsia="Calibri"/>
          <w:i/>
          <w:iCs/>
        </w:rPr>
        <w:t>transponders</w:t>
      </w:r>
      <w:r w:rsidR="7C5706EB">
        <w:rPr>
          <w:rFonts w:eastAsia="Calibri"/>
        </w:rPr>
        <w:t xml:space="preserve"> e outros dispositivos de identificação individual, para cumprimento da obrigatoriedade de marcação prevista neste diploma, depende de acreditação prévia para efeitos do seu registo e autorização da sua comercialização, de acordo com os procedimentos estabelecidos pela DGAV.</w:t>
      </w:r>
    </w:p>
    <w:p w14:paraId="42469D32" w14:textId="05E17557" w:rsidR="0D23BE78" w:rsidRPr="005E2D3C" w:rsidRDefault="00E94040" w:rsidP="00F95DCA">
      <w:pPr>
        <w:ind w:left="142" w:firstLine="0"/>
      </w:pPr>
      <w:r>
        <w:rPr>
          <w:rFonts w:eastAsia="Calibri"/>
          <w:color w:val="000000" w:themeColor="text1"/>
        </w:rPr>
        <w:t xml:space="preserve">2 - </w:t>
      </w:r>
      <w:r w:rsidR="6445AC93">
        <w:rPr>
          <w:rFonts w:eastAsia="Calibri"/>
          <w:color w:val="000000" w:themeColor="text1"/>
        </w:rPr>
        <w:t xml:space="preserve">Os transponders utilizados para a identificação dos animais de companhia devem cumprir os requisitos estabelecidos no </w:t>
      </w:r>
      <w:r w:rsidR="6445AC93" w:rsidRPr="00F95DCA">
        <w:rPr>
          <w:rFonts w:eastAsia="Calibri"/>
          <w:color w:val="000000" w:themeColor="text1"/>
          <w:highlight w:val="cyan"/>
        </w:rPr>
        <w:t>Anexo II do Regulamento (UE) 2026/XXX do Parlamento e do Conselho de xx de xxxxxx</w:t>
      </w:r>
      <w:r w:rsidR="6445AC93">
        <w:rPr>
          <w:rFonts w:eastAsia="Calibri"/>
          <w:color w:val="000000" w:themeColor="text1"/>
        </w:rPr>
        <w:t>.</w:t>
      </w:r>
      <w:r w:rsidR="6445AC93">
        <w:t xml:space="preserve"> </w:t>
      </w:r>
    </w:p>
    <w:p w14:paraId="12230F49" w14:textId="048F0304" w:rsidR="0DFC9E06" w:rsidRPr="005E2D3C" w:rsidRDefault="00E94040" w:rsidP="00F95DCA">
      <w:pPr>
        <w:ind w:left="142" w:firstLine="0"/>
        <w:rPr>
          <w:rFonts w:eastAsia="Calibri"/>
        </w:rPr>
      </w:pPr>
      <w:r>
        <w:rPr>
          <w:rFonts w:eastAsia="Calibri"/>
        </w:rPr>
        <w:t xml:space="preserve">3 </w:t>
      </w:r>
      <w:r w:rsidR="7C5706EB">
        <w:rPr>
          <w:rFonts w:eastAsia="Calibri"/>
        </w:rPr>
        <w:t xml:space="preserve">- Às entidades autorizadas a comercializar transponders e outros dispositivos de identificação individual, de acordo com o previsto no </w:t>
      </w:r>
      <w:r w:rsidR="00BE60E5">
        <w:rPr>
          <w:rFonts w:eastAsia="Calibri"/>
        </w:rPr>
        <w:t>n.º</w:t>
      </w:r>
      <w:r w:rsidR="7C5706EB">
        <w:rPr>
          <w:rFonts w:eastAsia="Calibri"/>
        </w:rPr>
        <w:t xml:space="preserve"> 1 do presente artigo, é atribuído um acesso único ao SIAC, para que estas registem todos os dispositivos que tenham comercializado para cada médico-veterinário ou entidade autorizada perante o SIAC a deter meios de identificação, de acordo com procedimento a determinar pela DGAV.</w:t>
      </w:r>
    </w:p>
    <w:p w14:paraId="7F4D4A8C" w14:textId="766BA400" w:rsidR="0DFC9E06" w:rsidRPr="005E2D3C" w:rsidRDefault="00E94040" w:rsidP="00F95DCA">
      <w:pPr>
        <w:ind w:left="142" w:firstLine="0"/>
        <w:rPr>
          <w:rFonts w:eastAsia="Calibri"/>
        </w:rPr>
      </w:pPr>
      <w:r>
        <w:rPr>
          <w:rFonts w:eastAsia="Calibri"/>
        </w:rPr>
        <w:t xml:space="preserve">4 - </w:t>
      </w:r>
      <w:r w:rsidR="59556D28">
        <w:rPr>
          <w:rFonts w:eastAsia="Calibri"/>
        </w:rPr>
        <w:t xml:space="preserve">Para a marcação dos animais previstos </w:t>
      </w:r>
      <w:r w:rsidR="59556D28" w:rsidRPr="00F95DCA">
        <w:rPr>
          <w:rFonts w:eastAsia="Calibri"/>
          <w:highlight w:val="cyan"/>
        </w:rPr>
        <w:t>no artigo 55.º</w:t>
      </w:r>
      <w:r w:rsidR="59556D28">
        <w:rPr>
          <w:rFonts w:eastAsia="Calibri"/>
        </w:rPr>
        <w:t xml:space="preserve">, só pode ser utilizado um transponder ou outro dispositivo de identificação individual que tenha sido previamente </w:t>
      </w:r>
      <w:r w:rsidR="59556D28">
        <w:rPr>
          <w:rFonts w:eastAsia="Calibri"/>
        </w:rPr>
        <w:lastRenderedPageBreak/>
        <w:t>registado no SIAC pela empresa comercializadora, e atribuído ao médico-veterinário ou a uma entidade autorizada a identificar animais de companhia.</w:t>
      </w:r>
    </w:p>
    <w:p w14:paraId="0AA30E13" w14:textId="3A597D7F" w:rsidR="0DFC9E06" w:rsidRDefault="00D8441D">
      <w:pPr>
        <w:ind w:left="142" w:firstLine="0"/>
        <w:rPr>
          <w:rFonts w:eastAsia="Calibri"/>
        </w:rPr>
      </w:pPr>
      <w:r>
        <w:rPr>
          <w:rFonts w:eastAsia="Calibri"/>
        </w:rPr>
        <w:t xml:space="preserve">5 - </w:t>
      </w:r>
      <w:commentRangeStart w:id="350"/>
      <w:r w:rsidR="7C5706EB">
        <w:rPr>
          <w:rFonts w:eastAsia="Calibri"/>
        </w:rPr>
        <w:t>O transponder para marcação de equídeo</w:t>
      </w:r>
      <w:commentRangeEnd w:id="350"/>
      <w:r>
        <w:rPr>
          <w:rStyle w:val="Refdecomentrio"/>
          <w:rFonts w:eastAsia="Calibri"/>
          <w:sz w:val="24"/>
          <w:szCs w:val="24"/>
        </w:rPr>
        <w:commentReference w:id="350"/>
      </w:r>
      <w:r w:rsidR="7C5706EB">
        <w:rPr>
          <w:rFonts w:eastAsia="Calibri"/>
        </w:rPr>
        <w:t>s, com autorização de comercialização concedida pela DGAV, ao abrigo de legislação especifica, que pelas suas características técnicas podem ser utilizados em animais de companhia, devem também ser registados no SIAC, sendo atribuído às empresas comercializadoras a acesso previsto no n.º 3 deste artigo.</w:t>
      </w:r>
    </w:p>
    <w:p w14:paraId="4767C70A" w14:textId="77777777" w:rsidR="00E01663" w:rsidRPr="005E2D3C" w:rsidRDefault="00E01663" w:rsidP="00F95DCA">
      <w:pPr>
        <w:ind w:left="142" w:firstLine="0"/>
        <w:rPr>
          <w:rFonts w:eastAsia="Calibri"/>
        </w:rPr>
      </w:pPr>
    </w:p>
    <w:p w14:paraId="0BA43330" w14:textId="6651E9A4" w:rsidR="457668D7" w:rsidRPr="00F95DCA" w:rsidRDefault="457668D7" w:rsidP="00F95DCA">
      <w:pPr>
        <w:pStyle w:val="Ttulo3"/>
        <w:rPr>
          <w:rFonts w:eastAsia="Calibri"/>
        </w:rPr>
      </w:pPr>
      <w:bookmarkStart w:id="351" w:name="_Toc233683047"/>
      <w:bookmarkEnd w:id="347"/>
      <w:r w:rsidRPr="00F95DCA">
        <w:rPr>
          <w:rFonts w:eastAsia="Calibri"/>
        </w:rPr>
        <w:t>Artigo 6</w:t>
      </w:r>
      <w:r w:rsidR="00E01663">
        <w:rPr>
          <w:rFonts w:eastAsia="Calibri"/>
        </w:rPr>
        <w:t>9</w:t>
      </w:r>
      <w:r w:rsidR="00D8441D">
        <w:rPr>
          <w:rFonts w:eastAsia="Calibri"/>
        </w:rPr>
        <w:t>.º</w:t>
      </w:r>
      <w:bookmarkEnd w:id="351"/>
    </w:p>
    <w:p w14:paraId="0210CE1A" w14:textId="08D8B02A" w:rsidR="457668D7" w:rsidRPr="00F95DCA" w:rsidRDefault="457668D7" w:rsidP="00F95DCA">
      <w:pPr>
        <w:pStyle w:val="Ttulo3"/>
        <w:rPr>
          <w:rFonts w:eastAsia="Calibri"/>
        </w:rPr>
      </w:pPr>
      <w:bookmarkStart w:id="352" w:name="_Toc233683048"/>
      <w:r w:rsidRPr="00F95DCA">
        <w:rPr>
          <w:rFonts w:eastAsia="Calibri"/>
        </w:rPr>
        <w:t>Registo no Sistema de Informação de Animais de Companhia (SIAC)</w:t>
      </w:r>
      <w:bookmarkEnd w:id="352"/>
    </w:p>
    <w:p w14:paraId="370C3434" w14:textId="24C28078" w:rsidR="457668D7" w:rsidRPr="005E2D3C" w:rsidRDefault="00D8441D" w:rsidP="00F95DCA">
      <w:pPr>
        <w:ind w:left="142" w:firstLine="0"/>
        <w:rPr>
          <w:rFonts w:eastAsia="Calibri"/>
          <w:color w:val="000000" w:themeColor="text1"/>
        </w:rPr>
      </w:pPr>
      <w:r>
        <w:rPr>
          <w:rFonts w:eastAsia="Calibri"/>
          <w:color w:val="000000" w:themeColor="text1"/>
        </w:rPr>
        <w:t xml:space="preserve">1 - </w:t>
      </w:r>
      <w:r w:rsidR="3F3C57CB">
        <w:rPr>
          <w:rFonts w:eastAsia="Calibri"/>
          <w:color w:val="000000" w:themeColor="text1"/>
        </w:rPr>
        <w:t>Os animais abrangidos pela obrigatoriedade da identificação, devem ser registados no SIAC, pelo médico-veterinário, imediatamente após a sua marcação, em nome do respetivo titular.</w:t>
      </w:r>
    </w:p>
    <w:p w14:paraId="47003886" w14:textId="1500BCE6" w:rsidR="457668D7" w:rsidRPr="005E2D3C" w:rsidRDefault="00D8441D" w:rsidP="00F95DCA">
      <w:pPr>
        <w:ind w:left="142" w:firstLine="0"/>
        <w:rPr>
          <w:rFonts w:eastAsia="Calibri"/>
          <w:color w:val="000000" w:themeColor="text1"/>
        </w:rPr>
      </w:pPr>
      <w:r>
        <w:rPr>
          <w:rFonts w:eastAsia="Calibri"/>
          <w:color w:val="000000" w:themeColor="text1"/>
        </w:rPr>
        <w:t xml:space="preserve">2 - </w:t>
      </w:r>
      <w:r w:rsidR="3F3C57CB">
        <w:rPr>
          <w:rFonts w:eastAsia="Calibri"/>
          <w:color w:val="000000" w:themeColor="text1"/>
        </w:rPr>
        <w:t xml:space="preserve">Em caso de impossibilidade de registo no SIAC, pode o médico-veterinário que procede à marcação do animal de companhia emitir uma ficha de registo manual, segundo modelo autorizado pela DGAV, e publicitado no respetivo sítio na Internet, devendo promover o seu registo na base de dados no prazo de dois dias úteis. </w:t>
      </w:r>
    </w:p>
    <w:p w14:paraId="207F4ECF" w14:textId="4E3BD52B" w:rsidR="457668D7" w:rsidRPr="005E2D3C" w:rsidRDefault="00D8441D" w:rsidP="00F95DCA">
      <w:pPr>
        <w:ind w:left="142" w:firstLine="0"/>
        <w:rPr>
          <w:rFonts w:eastAsia="Calibri"/>
          <w:color w:val="000000" w:themeColor="text1"/>
        </w:rPr>
      </w:pPr>
      <w:r>
        <w:rPr>
          <w:rFonts w:eastAsia="Calibri"/>
          <w:color w:val="000000" w:themeColor="text1"/>
        </w:rPr>
        <w:t xml:space="preserve">3 - </w:t>
      </w:r>
      <w:r w:rsidR="3F3C57CB">
        <w:rPr>
          <w:rFonts w:eastAsia="Calibri"/>
          <w:color w:val="000000" w:themeColor="text1"/>
        </w:rPr>
        <w:t>O registo dos animais de companhia no SIAC, obrigados à identificação, nascidos e detidos em estabelecimentos é feito em nome do operador responsável do estabelecimento.</w:t>
      </w:r>
    </w:p>
    <w:p w14:paraId="2A7865A1" w14:textId="6F7D2752" w:rsidR="78110EE4" w:rsidRPr="005E2D3C" w:rsidRDefault="00D8441D" w:rsidP="00F95DCA">
      <w:pPr>
        <w:ind w:left="142" w:firstLine="0"/>
        <w:rPr>
          <w:rFonts w:eastAsia="Calibri"/>
          <w:color w:val="000000" w:themeColor="text1"/>
        </w:rPr>
      </w:pPr>
      <w:r>
        <w:rPr>
          <w:rFonts w:eastAsia="Calibri"/>
          <w:color w:val="000000" w:themeColor="text1"/>
        </w:rPr>
        <w:t xml:space="preserve">4 - </w:t>
      </w:r>
      <w:commentRangeStart w:id="353"/>
      <w:r w:rsidR="00D32463" w:rsidRPr="00D32463">
        <w:rPr>
          <w:rFonts w:eastAsia="Calibri"/>
          <w:color w:val="000000" w:themeColor="text1"/>
        </w:rPr>
        <w:t>O registo dos animais de companhia no SIAC, obrigados à identificação, recolhidos por municípios que não disponham de centro de recolha oficial próprio, com recurso a protocolo com município dotado de centro de recolha oficial ou a centro de recolha oficial intermunicipal, é feito em nome do município de origem, para efeitos de controlo da origem e da rastreabilidade.</w:t>
      </w:r>
      <w:commentRangeEnd w:id="353"/>
      <w:r w:rsidR="00D32463" w:rsidRPr="005E2D3C">
        <w:rPr>
          <w:rStyle w:val="Refdecomentrio"/>
          <w:rFonts w:eastAsia="Calibri"/>
          <w:color w:val="000000" w:themeColor="text1"/>
          <w:sz w:val="24"/>
          <w:szCs w:val="24"/>
        </w:rPr>
        <w:commentReference w:id="353"/>
      </w:r>
    </w:p>
    <w:p w14:paraId="2B8F54B0" w14:textId="7182438A" w:rsidR="457668D7" w:rsidRPr="005E2D3C" w:rsidRDefault="00D8441D" w:rsidP="00F95DCA">
      <w:pPr>
        <w:ind w:left="142" w:firstLine="0"/>
        <w:rPr>
          <w:rFonts w:eastAsia="Calibri"/>
          <w:color w:val="000000" w:themeColor="text1"/>
        </w:rPr>
      </w:pPr>
      <w:r>
        <w:rPr>
          <w:rFonts w:eastAsia="Calibri"/>
          <w:color w:val="000000" w:themeColor="text1"/>
        </w:rPr>
        <w:t xml:space="preserve">5 - </w:t>
      </w:r>
      <w:r w:rsidR="457668D7">
        <w:rPr>
          <w:rFonts w:eastAsia="Calibri"/>
          <w:color w:val="000000" w:themeColor="text1"/>
        </w:rPr>
        <w:t>O registo dos animais de companhia no SIAC, obrigados à identificação, detidos por pessoas singulares ou coletivas que não operadores, é feito em nome dessas pessoas.</w:t>
      </w:r>
    </w:p>
    <w:p w14:paraId="6619D9E4" w14:textId="15D02ECE" w:rsidR="457668D7" w:rsidRPr="005E2D3C" w:rsidRDefault="00D8441D" w:rsidP="00F95DCA">
      <w:pPr>
        <w:ind w:left="142" w:firstLine="0"/>
        <w:rPr>
          <w:rFonts w:eastAsia="Calibri"/>
          <w:color w:val="000000" w:themeColor="text1"/>
        </w:rPr>
      </w:pPr>
      <w:r>
        <w:rPr>
          <w:rFonts w:eastAsia="Calibri"/>
          <w:color w:val="000000" w:themeColor="text1"/>
        </w:rPr>
        <w:t xml:space="preserve">6 - </w:t>
      </w:r>
      <w:r w:rsidR="457668D7">
        <w:rPr>
          <w:rFonts w:eastAsia="Calibri"/>
          <w:color w:val="000000" w:themeColor="text1"/>
        </w:rPr>
        <w:t xml:space="preserve">No registo de um animal considerado no presente diploma como perigoso ou potencialmente perigoso, só pode figurar como titular uma pessoa singular, maior de 16 anos. </w:t>
      </w:r>
    </w:p>
    <w:p w14:paraId="02374CB0" w14:textId="04617823" w:rsidR="457668D7" w:rsidRPr="005E2D3C" w:rsidRDefault="00D8441D" w:rsidP="00F95DCA">
      <w:pPr>
        <w:ind w:left="142" w:firstLine="0"/>
        <w:rPr>
          <w:rFonts w:eastAsia="Calibri"/>
          <w:color w:val="000000" w:themeColor="text1"/>
        </w:rPr>
      </w:pPr>
      <w:r>
        <w:rPr>
          <w:rFonts w:eastAsia="Calibri"/>
          <w:color w:val="000000" w:themeColor="text1"/>
        </w:rPr>
        <w:t xml:space="preserve">7 - </w:t>
      </w:r>
      <w:r w:rsidR="3F3C57CB">
        <w:rPr>
          <w:rFonts w:eastAsia="Calibri"/>
          <w:color w:val="000000" w:themeColor="text1"/>
        </w:rPr>
        <w:t xml:space="preserve">Sem prejuízo do </w:t>
      </w:r>
      <w:r w:rsidR="008C56A9">
        <w:rPr>
          <w:rFonts w:eastAsia="Calibri"/>
          <w:color w:val="000000" w:themeColor="text1"/>
        </w:rPr>
        <w:t>número anterior</w:t>
      </w:r>
      <w:r w:rsidR="3F3C57CB">
        <w:rPr>
          <w:rFonts w:eastAsia="Calibri"/>
          <w:color w:val="000000" w:themeColor="text1"/>
        </w:rPr>
        <w:t xml:space="preserve">, o animal perigoso ou potencialmente perigoso pode ser registado em nome de uma </w:t>
      </w:r>
      <w:commentRangeStart w:id="354"/>
      <w:r w:rsidR="3F3C57CB">
        <w:rPr>
          <w:rFonts w:eastAsia="Calibri"/>
          <w:color w:val="000000" w:themeColor="text1"/>
        </w:rPr>
        <w:t xml:space="preserve">Câmara </w:t>
      </w:r>
      <w:r>
        <w:rPr>
          <w:rFonts w:eastAsia="Calibri"/>
          <w:color w:val="000000" w:themeColor="text1"/>
        </w:rPr>
        <w:t>M</w:t>
      </w:r>
      <w:r w:rsidR="3F3C57CB">
        <w:rPr>
          <w:rFonts w:eastAsia="Calibri"/>
          <w:color w:val="000000" w:themeColor="text1"/>
        </w:rPr>
        <w:t>unicipal</w:t>
      </w:r>
      <w:commentRangeEnd w:id="354"/>
      <w:r w:rsidR="002251E2">
        <w:rPr>
          <w:rStyle w:val="Refdecomentrio"/>
          <w:rFonts w:eastAsia="Calibri"/>
          <w:color w:val="000000" w:themeColor="text1"/>
          <w:sz w:val="24"/>
          <w:szCs w:val="24"/>
        </w:rPr>
        <w:commentReference w:id="354"/>
      </w:r>
      <w:r w:rsidR="3F3C57CB">
        <w:rPr>
          <w:rFonts w:eastAsia="Calibri"/>
          <w:color w:val="000000" w:themeColor="text1"/>
        </w:rPr>
        <w:t xml:space="preserve"> ou de uma Associação Zoófila, com estabelecimento devidamente licenciado.</w:t>
      </w:r>
    </w:p>
    <w:p w14:paraId="7F428AE8" w14:textId="6D10FDA9" w:rsidR="457668D7" w:rsidRPr="005E2D3C" w:rsidRDefault="00D8441D" w:rsidP="00F95DCA">
      <w:pPr>
        <w:ind w:left="142" w:firstLine="0"/>
        <w:rPr>
          <w:rFonts w:eastAsia="Calibri"/>
          <w:color w:val="000000" w:themeColor="text1"/>
        </w:rPr>
      </w:pPr>
      <w:r>
        <w:rPr>
          <w:rFonts w:eastAsia="Calibri"/>
          <w:color w:val="000000" w:themeColor="text1"/>
        </w:rPr>
        <w:lastRenderedPageBreak/>
        <w:t xml:space="preserve">8 - </w:t>
      </w:r>
      <w:r w:rsidR="3F3C57CB">
        <w:rPr>
          <w:rFonts w:eastAsia="Calibri"/>
          <w:color w:val="000000" w:themeColor="text1"/>
        </w:rPr>
        <w:t xml:space="preserve">Quem tenha a posse de um animal de companhia, referido no </w:t>
      </w:r>
      <w:r w:rsidR="3F3C57CB" w:rsidRPr="00F95DCA">
        <w:rPr>
          <w:rFonts w:eastAsia="Calibri"/>
          <w:color w:val="000000" w:themeColor="text1"/>
          <w:highlight w:val="cyan"/>
        </w:rPr>
        <w:t>n.º 3 do artigo 55.º</w:t>
      </w:r>
      <w:r w:rsidR="3F3C57CB">
        <w:rPr>
          <w:rFonts w:eastAsia="Calibri"/>
          <w:color w:val="000000" w:themeColor="text1"/>
        </w:rPr>
        <w:t>, pode solicitar a um médico-veterinário que o seu animal seja identificado e registado no SIAC, passando a partir desse momento a ter de assegurar o cumprimento das normas previstas no presente diploma.</w:t>
      </w:r>
    </w:p>
    <w:p w14:paraId="32161DDE" w14:textId="69946DEF" w:rsidR="457668D7" w:rsidRPr="005E2D3C" w:rsidRDefault="00D8441D" w:rsidP="00F95DCA">
      <w:pPr>
        <w:ind w:left="142" w:firstLine="0"/>
        <w:rPr>
          <w:rFonts w:eastAsia="Calibri"/>
          <w:color w:val="000000" w:themeColor="text1"/>
        </w:rPr>
      </w:pPr>
      <w:r>
        <w:rPr>
          <w:rFonts w:eastAsia="Calibri"/>
          <w:color w:val="000000" w:themeColor="text1"/>
        </w:rPr>
        <w:t xml:space="preserve">9 - </w:t>
      </w:r>
      <w:r w:rsidR="457668D7">
        <w:rPr>
          <w:rFonts w:eastAsia="Calibri"/>
          <w:color w:val="000000" w:themeColor="text1"/>
        </w:rPr>
        <w:t>O registo no SIAC dos cães pertencentes às Forças Armadas e às Forças de Segurança e Serviços de Segurança é facultativo, desde que identificados e assegurado o registo pela respetiva entidade.</w:t>
      </w:r>
    </w:p>
    <w:p w14:paraId="06834957" w14:textId="78A5FCCD" w:rsidR="457668D7" w:rsidRPr="005E2D3C" w:rsidRDefault="002B3A97" w:rsidP="00F95DCA">
      <w:pPr>
        <w:ind w:left="142" w:firstLine="0"/>
        <w:rPr>
          <w:rFonts w:eastAsia="Calibri"/>
          <w:color w:val="000000" w:themeColor="text1"/>
        </w:rPr>
      </w:pPr>
      <w:r>
        <w:rPr>
          <w:rFonts w:eastAsia="Calibri"/>
          <w:color w:val="000000" w:themeColor="text1"/>
        </w:rPr>
        <w:t xml:space="preserve">10 - </w:t>
      </w:r>
      <w:r w:rsidR="457668D7">
        <w:rPr>
          <w:rFonts w:eastAsia="Calibri"/>
          <w:color w:val="000000" w:themeColor="text1"/>
        </w:rPr>
        <w:t xml:space="preserve">Também é facultativo o registo no SIAC dos animais de companhia detidos em centros de investigação ou experimentação, nos termos do Decreto-Lei n.º 113/2013, de 7 de agosto, na sua redação atual </w:t>
      </w:r>
    </w:p>
    <w:p w14:paraId="60021299" w14:textId="7F12636A" w:rsidR="457668D7" w:rsidRPr="005E2D3C" w:rsidRDefault="002B3A97" w:rsidP="00F95DCA">
      <w:pPr>
        <w:ind w:left="142" w:firstLine="0"/>
        <w:rPr>
          <w:rFonts w:eastAsia="Calibri"/>
          <w:color w:val="000000" w:themeColor="text1"/>
        </w:rPr>
      </w:pPr>
      <w:r>
        <w:rPr>
          <w:rFonts w:eastAsia="Calibri"/>
          <w:color w:val="000000" w:themeColor="text1"/>
        </w:rPr>
        <w:t xml:space="preserve">11 - </w:t>
      </w:r>
      <w:r w:rsidR="457668D7">
        <w:rPr>
          <w:rFonts w:eastAsia="Calibri"/>
          <w:color w:val="000000" w:themeColor="text1"/>
        </w:rPr>
        <w:t>As entidades de acolhimento temporário, designadas de lares de acolhimento, devem ser registadas no SIAC, de acordo com as normas previstas no Manual de Procedimentos do SIAC, referido no artigo 54º do presente diploma</w:t>
      </w:r>
    </w:p>
    <w:p w14:paraId="5F6316CF" w14:textId="2BD1B2DF" w:rsidR="4F74B76E" w:rsidRPr="005E2D3C" w:rsidRDefault="4F74B76E" w:rsidP="00F95DCA">
      <w:pPr>
        <w:rPr>
          <w:rFonts w:eastAsia="Calibri"/>
          <w:color w:val="000000" w:themeColor="text1"/>
        </w:rPr>
      </w:pPr>
    </w:p>
    <w:p w14:paraId="0CE8AE1E" w14:textId="77C3D376" w:rsidR="457668D7" w:rsidRPr="00F95DCA" w:rsidRDefault="457668D7" w:rsidP="00F95DCA">
      <w:pPr>
        <w:pStyle w:val="Ttulo3"/>
        <w:rPr>
          <w:color w:val="000000" w:themeColor="text1"/>
        </w:rPr>
      </w:pPr>
      <w:bookmarkStart w:id="355" w:name="_Toc233683049"/>
      <w:r w:rsidRPr="00F95DCA">
        <w:rPr>
          <w:color w:val="000000" w:themeColor="text1"/>
        </w:rPr>
        <w:t>Artigo</w:t>
      </w:r>
      <w:r w:rsidR="00E01663">
        <w:rPr>
          <w:color w:val="000000" w:themeColor="text1"/>
        </w:rPr>
        <w:t xml:space="preserve"> 70</w:t>
      </w:r>
      <w:r w:rsidR="00D53EF4">
        <w:rPr>
          <w:color w:val="000000" w:themeColor="text1"/>
        </w:rPr>
        <w:t>.º</w:t>
      </w:r>
      <w:bookmarkEnd w:id="355"/>
    </w:p>
    <w:p w14:paraId="5C31FB2D" w14:textId="4782D22D" w:rsidR="457668D7" w:rsidRPr="00F95DCA" w:rsidRDefault="457668D7" w:rsidP="00F95DCA">
      <w:pPr>
        <w:pStyle w:val="Ttulo3"/>
        <w:rPr>
          <w:color w:val="000000" w:themeColor="text1"/>
        </w:rPr>
      </w:pPr>
      <w:bookmarkStart w:id="356" w:name="_Toc233683050"/>
      <w:r w:rsidRPr="00F95DCA">
        <w:rPr>
          <w:color w:val="000000" w:themeColor="text1"/>
        </w:rPr>
        <w:t>Situações especiais de registo</w:t>
      </w:r>
      <w:bookmarkEnd w:id="356"/>
    </w:p>
    <w:p w14:paraId="68DE1CAB" w14:textId="0AB4177F" w:rsidR="457668D7" w:rsidRPr="005E2D3C" w:rsidRDefault="00D53EF4" w:rsidP="00F95DCA">
      <w:pPr>
        <w:ind w:left="142" w:firstLine="0"/>
        <w:rPr>
          <w:rFonts w:eastAsia="Calibri"/>
          <w:color w:val="000000" w:themeColor="text1"/>
        </w:rPr>
      </w:pPr>
      <w:r>
        <w:rPr>
          <w:rFonts w:eastAsia="Calibri"/>
          <w:color w:val="000000" w:themeColor="text1"/>
        </w:rPr>
        <w:t xml:space="preserve">1 - </w:t>
      </w:r>
      <w:r w:rsidR="7EA98706">
        <w:rPr>
          <w:rFonts w:eastAsia="Calibri"/>
          <w:color w:val="000000" w:themeColor="text1"/>
        </w:rPr>
        <w:t xml:space="preserve">O cão, gato ou furão, que entre em território nacional sem caráter comercial, provenientes de um Estado-Membro ou de um país terceiro ou território, e que permaneça em território nacional por </w:t>
      </w:r>
      <w:r w:rsidR="7EA98706">
        <w:rPr>
          <w:rFonts w:eastAsia="Calibri"/>
          <w:color w:val="auto"/>
        </w:rPr>
        <w:t>período igual ou superior a 120 dias</w:t>
      </w:r>
      <w:r w:rsidR="7EA98706">
        <w:rPr>
          <w:rFonts w:eastAsia="Calibri"/>
          <w:color w:val="000000" w:themeColor="text1"/>
        </w:rPr>
        <w:t xml:space="preserve"> é obrigatoriamente registado no SIAC n</w:t>
      </w:r>
      <w:commentRangeStart w:id="357"/>
      <w:r w:rsidR="7EA98706">
        <w:rPr>
          <w:rFonts w:eastAsia="Calibri"/>
          <w:color w:val="000000" w:themeColor="text1"/>
        </w:rPr>
        <w:t>o prazo de cinco dias úteis</w:t>
      </w:r>
      <w:commentRangeEnd w:id="357"/>
      <w:r w:rsidR="002251E2">
        <w:rPr>
          <w:rStyle w:val="Refdecomentrio"/>
          <w:rFonts w:eastAsia="Calibri"/>
          <w:color w:val="000000" w:themeColor="text1"/>
          <w:sz w:val="24"/>
          <w:szCs w:val="24"/>
        </w:rPr>
        <w:commentReference w:id="357"/>
      </w:r>
      <w:r w:rsidR="7EA98706">
        <w:rPr>
          <w:rFonts w:eastAsia="Calibri"/>
          <w:color w:val="000000" w:themeColor="text1"/>
        </w:rPr>
        <w:t xml:space="preserve"> a contar do termo d</w:t>
      </w:r>
      <w:commentRangeStart w:id="358"/>
      <w:r w:rsidR="7EA98706">
        <w:rPr>
          <w:rFonts w:eastAsia="Calibri"/>
          <w:color w:val="000000" w:themeColor="text1"/>
        </w:rPr>
        <w:t xml:space="preserve">os 120 dias. </w:t>
      </w:r>
      <w:commentRangeEnd w:id="358"/>
      <w:r w:rsidR="002251E2" w:rsidRPr="005E2D3C">
        <w:rPr>
          <w:rStyle w:val="Refdecomentrio"/>
          <w:rFonts w:eastAsia="Calibri"/>
          <w:color w:val="000000" w:themeColor="text1"/>
          <w:sz w:val="24"/>
          <w:szCs w:val="24"/>
        </w:rPr>
        <w:commentReference w:id="358"/>
      </w:r>
    </w:p>
    <w:p w14:paraId="4BC872D3" w14:textId="24FF0AA1" w:rsidR="457668D7" w:rsidRPr="005E2D3C" w:rsidRDefault="00D53EF4" w:rsidP="00F95DCA">
      <w:pPr>
        <w:ind w:left="142" w:firstLine="0"/>
        <w:rPr>
          <w:rFonts w:eastAsia="Calibri"/>
          <w:color w:val="000000" w:themeColor="text1"/>
        </w:rPr>
      </w:pPr>
      <w:r>
        <w:rPr>
          <w:rFonts w:eastAsia="Calibri"/>
          <w:color w:val="000000" w:themeColor="text1"/>
        </w:rPr>
        <w:t xml:space="preserve">2 - </w:t>
      </w:r>
      <w:r w:rsidR="54C8C917">
        <w:rPr>
          <w:rFonts w:eastAsia="Calibri"/>
          <w:color w:val="000000" w:themeColor="text1"/>
        </w:rPr>
        <w:t xml:space="preserve">O operador de um estabelecimento de criação, que introduza no território nacional, um cão, gato ou furão, proveniente de um </w:t>
      </w:r>
      <w:commentRangeStart w:id="359"/>
      <w:r w:rsidR="54C8C917">
        <w:rPr>
          <w:rFonts w:eastAsia="Calibri"/>
          <w:color w:val="000000" w:themeColor="text1"/>
        </w:rPr>
        <w:t>Estado-Membro</w:t>
      </w:r>
      <w:commentRangeEnd w:id="359"/>
      <w:r w:rsidR="002251E2">
        <w:rPr>
          <w:rStyle w:val="Refdecomentrio"/>
          <w:rFonts w:eastAsia="Calibri"/>
          <w:color w:val="000000" w:themeColor="text1"/>
          <w:sz w:val="24"/>
          <w:szCs w:val="24"/>
        </w:rPr>
        <w:commentReference w:id="359"/>
      </w:r>
      <w:r w:rsidR="54C8C917">
        <w:rPr>
          <w:rFonts w:eastAsia="Calibri"/>
          <w:color w:val="000000" w:themeColor="text1"/>
        </w:rPr>
        <w:t xml:space="preserve"> ou de um país terceiro, deve assegurar que estes sejam registados no SIAC, no prazo de cinco dias úteis após a sua entrada na União.</w:t>
      </w:r>
    </w:p>
    <w:p w14:paraId="0338197E" w14:textId="122359EC" w:rsidR="70CCCE41" w:rsidRPr="005E2D3C" w:rsidRDefault="00D53EF4" w:rsidP="00F95DCA">
      <w:pPr>
        <w:ind w:left="142" w:firstLine="0"/>
        <w:rPr>
          <w:rFonts w:eastAsia="Calibri"/>
          <w:color w:val="000000" w:themeColor="text1"/>
        </w:rPr>
      </w:pPr>
      <w:r>
        <w:rPr>
          <w:rFonts w:eastAsia="Calibri"/>
          <w:color w:val="000000" w:themeColor="text1"/>
        </w:rPr>
        <w:t xml:space="preserve">3 - </w:t>
      </w:r>
      <w:r w:rsidR="13D19F6D">
        <w:rPr>
          <w:rFonts w:eastAsia="Calibri"/>
          <w:color w:val="000000" w:themeColor="text1"/>
        </w:rPr>
        <w:t xml:space="preserve">Para cumprimento do disposto nos </w:t>
      </w:r>
      <w:r w:rsidR="00BE60E5">
        <w:rPr>
          <w:rFonts w:eastAsia="Calibri"/>
          <w:color w:val="000000" w:themeColor="text1"/>
        </w:rPr>
        <w:t>n.º</w:t>
      </w:r>
      <w:r w:rsidR="13D19F6D">
        <w:rPr>
          <w:rFonts w:eastAsia="Calibri"/>
          <w:color w:val="000000" w:themeColor="text1"/>
        </w:rPr>
        <w:t xml:space="preserve">s 1 e 2, no caso de cão potencialmente perigoso, o registo no SIAC é efetuado pelo médico-veterinário municipal ou médico-veterinário ao serviço do município da sua área de residência. </w:t>
      </w:r>
    </w:p>
    <w:p w14:paraId="431E9CC7" w14:textId="44207077" w:rsidR="457668D7" w:rsidRPr="005E2D3C" w:rsidRDefault="00D53EF4" w:rsidP="00F95DCA">
      <w:pPr>
        <w:ind w:left="142" w:firstLine="0"/>
        <w:rPr>
          <w:rFonts w:eastAsia="Calibri"/>
          <w:color w:val="000000" w:themeColor="text1"/>
        </w:rPr>
      </w:pPr>
      <w:r>
        <w:rPr>
          <w:rFonts w:eastAsia="Calibri"/>
          <w:color w:val="000000" w:themeColor="text1"/>
        </w:rPr>
        <w:t xml:space="preserve">4 - </w:t>
      </w:r>
      <w:r w:rsidR="7EA98706">
        <w:rPr>
          <w:rFonts w:eastAsia="Calibri"/>
          <w:color w:val="000000" w:themeColor="text1"/>
        </w:rPr>
        <w:t xml:space="preserve">Os animais das espécies referidas na Parte B do Anexo I do Regulamento 2016/429, obrigados à identificação para efeitos de trânsito, provenientes de outro Estado-Membro ou </w:t>
      </w:r>
      <w:r w:rsidR="7EA98706">
        <w:rPr>
          <w:rFonts w:eastAsia="Calibri"/>
          <w:color w:val="000000" w:themeColor="text1"/>
        </w:rPr>
        <w:lastRenderedPageBreak/>
        <w:t>de país terceiro, que permaneçam em território nacional mais de 15 dias, devem ser registados no SIAC 5 dias uteis contar do termo dos 15 dias</w:t>
      </w:r>
    </w:p>
    <w:p w14:paraId="2175A913" w14:textId="713D6216" w:rsidR="457668D7" w:rsidRPr="005E2D3C" w:rsidRDefault="00D53EF4" w:rsidP="00F95DCA">
      <w:pPr>
        <w:ind w:left="142" w:firstLine="0"/>
        <w:rPr>
          <w:rFonts w:eastAsia="Calibri"/>
          <w:color w:val="000000" w:themeColor="text1"/>
        </w:rPr>
      </w:pPr>
      <w:r>
        <w:rPr>
          <w:rFonts w:eastAsia="Calibri"/>
          <w:color w:val="000000" w:themeColor="text1"/>
        </w:rPr>
        <w:t xml:space="preserve">5 - </w:t>
      </w:r>
      <w:r w:rsidR="7EA98706">
        <w:rPr>
          <w:rFonts w:eastAsia="Calibri"/>
          <w:color w:val="000000" w:themeColor="text1"/>
        </w:rPr>
        <w:t xml:space="preserve">Os animais de companhia nas condições referidas nos </w:t>
      </w:r>
      <w:r w:rsidR="00BE60E5">
        <w:rPr>
          <w:rFonts w:eastAsia="Calibri"/>
          <w:color w:val="000000" w:themeColor="text1"/>
        </w:rPr>
        <w:t>n.º</w:t>
      </w:r>
      <w:r w:rsidR="7EA98706">
        <w:rPr>
          <w:rFonts w:eastAsia="Calibri"/>
          <w:color w:val="000000" w:themeColor="text1"/>
        </w:rPr>
        <w:t>s anteriores devem ser registados no SIAC por médico-veterinário acreditado no SIAC, em nome da pessoa que figure como seu proprietário no Passaporte de Animal de Companhia (PAC) ou na pessoa que consta como como local de destino no certificado sanitário</w:t>
      </w:r>
    </w:p>
    <w:p w14:paraId="46B46D0F" w14:textId="55177264" w:rsidR="457668D7" w:rsidRPr="005E2D3C" w:rsidRDefault="00D53EF4" w:rsidP="00F95DCA">
      <w:pPr>
        <w:ind w:left="142" w:firstLine="0"/>
        <w:rPr>
          <w:rFonts w:eastAsia="Calibri"/>
          <w:color w:val="000000" w:themeColor="text1"/>
        </w:rPr>
      </w:pPr>
      <w:r>
        <w:rPr>
          <w:rFonts w:eastAsia="Calibri"/>
          <w:color w:val="000000" w:themeColor="text1"/>
        </w:rPr>
        <w:t xml:space="preserve">6 - </w:t>
      </w:r>
      <w:r w:rsidR="52ADC363">
        <w:rPr>
          <w:rFonts w:eastAsia="Calibri"/>
          <w:color w:val="000000" w:themeColor="text1"/>
        </w:rPr>
        <w:t xml:space="preserve">Em derrogação do disposto no </w:t>
      </w:r>
      <w:r w:rsidR="52ADC363" w:rsidRPr="00F95DCA">
        <w:rPr>
          <w:rFonts w:eastAsia="Calibri"/>
          <w:color w:val="000000" w:themeColor="text1"/>
          <w:highlight w:val="cyan"/>
        </w:rPr>
        <w:t>n.º 4 do artigo 59.º</w:t>
      </w:r>
      <w:r w:rsidR="52ADC363">
        <w:rPr>
          <w:rFonts w:eastAsia="Calibri"/>
          <w:color w:val="000000" w:themeColor="text1"/>
        </w:rPr>
        <w:t xml:space="preserve"> o registo dos animais referidos no </w:t>
      </w:r>
      <w:r w:rsidR="008C56A9">
        <w:rPr>
          <w:rFonts w:eastAsia="Calibri"/>
          <w:color w:val="000000" w:themeColor="text1"/>
        </w:rPr>
        <w:t>número anterior</w:t>
      </w:r>
      <w:r w:rsidR="52ADC363">
        <w:rPr>
          <w:rFonts w:eastAsia="Calibri"/>
          <w:color w:val="000000" w:themeColor="text1"/>
        </w:rPr>
        <w:t>, depende da validação do pré-registo efetuado pelo médico-veterinário no SIAC, de acordo o previsto no Manual de Procedimentos.</w:t>
      </w:r>
    </w:p>
    <w:p w14:paraId="0F02F033" w14:textId="7F8C560B" w:rsidR="457668D7" w:rsidRPr="005E2D3C" w:rsidRDefault="00D53EF4" w:rsidP="00F95DCA">
      <w:pPr>
        <w:ind w:left="142" w:firstLine="0"/>
        <w:rPr>
          <w:rFonts w:eastAsia="Calibri"/>
          <w:color w:val="000000" w:themeColor="text1"/>
        </w:rPr>
      </w:pPr>
      <w:r>
        <w:rPr>
          <w:rFonts w:eastAsia="Calibri"/>
          <w:color w:val="000000" w:themeColor="text1"/>
        </w:rPr>
        <w:t xml:space="preserve">7 - </w:t>
      </w:r>
      <w:r w:rsidR="7EA98706">
        <w:rPr>
          <w:rFonts w:eastAsia="Calibri"/>
          <w:color w:val="000000" w:themeColor="text1"/>
        </w:rPr>
        <w:t xml:space="preserve">Os animais referidos nos </w:t>
      </w:r>
      <w:r w:rsidR="00BE60E5">
        <w:rPr>
          <w:rFonts w:eastAsia="Calibri"/>
          <w:color w:val="000000" w:themeColor="text1"/>
        </w:rPr>
        <w:t>n.º</w:t>
      </w:r>
      <w:r w:rsidR="7EA98706">
        <w:rPr>
          <w:rFonts w:eastAsia="Calibri"/>
          <w:color w:val="000000" w:themeColor="text1"/>
        </w:rPr>
        <w:t>s 9 e 10 do artigo anterior, caso sejam cedidos a pessoa singular ou coletiva diferente da aí referida devem ser registados no SIAC, no ato de transmissão, em nome do seu novo titular.</w:t>
      </w:r>
    </w:p>
    <w:p w14:paraId="1E57FD7B" w14:textId="46B0B0F8" w:rsidR="457668D7" w:rsidRPr="005E2D3C" w:rsidRDefault="00D53EF4" w:rsidP="00F95DCA">
      <w:pPr>
        <w:ind w:left="142" w:firstLine="0"/>
        <w:rPr>
          <w:color w:val="000000" w:themeColor="text1"/>
        </w:rPr>
      </w:pPr>
      <w:r>
        <w:rPr>
          <w:color w:val="000000" w:themeColor="text1"/>
        </w:rPr>
        <w:t xml:space="preserve">8 - </w:t>
      </w:r>
      <w:r w:rsidR="7EA98706">
        <w:rPr>
          <w:color w:val="000000" w:themeColor="text1"/>
        </w:rPr>
        <w:t xml:space="preserve">Os animais já identificados e sem registo no SIAC, que sejam acolhidos num Centro de Recolha Oficial (CRO), e que não sejam reclamados pelos seus proprietários devem ser registados no SIAC em nome do operador, titular do estabelecimento, após o período de 15 dias. </w:t>
      </w:r>
    </w:p>
    <w:p w14:paraId="77E18172" w14:textId="0D21BC71" w:rsidR="71FFACC4" w:rsidRPr="005E2D3C" w:rsidRDefault="00D53EF4" w:rsidP="00F95DCA">
      <w:pPr>
        <w:ind w:left="142" w:firstLine="0"/>
        <w:rPr>
          <w:color w:val="000000" w:themeColor="text1"/>
        </w:rPr>
      </w:pPr>
      <w:r>
        <w:rPr>
          <w:color w:val="000000" w:themeColor="text1"/>
        </w:rPr>
        <w:t xml:space="preserve">9 - </w:t>
      </w:r>
      <w:r w:rsidR="0C6C81CF">
        <w:rPr>
          <w:color w:val="000000" w:themeColor="text1"/>
        </w:rPr>
        <w:t>Os animais já identificados e com registo no SIAC, que sejam acolhidos num CRO, e que não sejam reclamados pelos seus titulares</w:t>
      </w:r>
      <w:r w:rsidR="0C6C81CF" w:rsidRPr="00F95DCA">
        <w:rPr>
          <w:color w:val="000000" w:themeColor="text1"/>
          <w:highlight w:val="yellow"/>
        </w:rPr>
        <w:t xml:space="preserve">, </w:t>
      </w:r>
      <w:commentRangeStart w:id="360"/>
      <w:r w:rsidR="0C6C81CF" w:rsidRPr="00F95DCA">
        <w:rPr>
          <w:color w:val="000000" w:themeColor="text1"/>
          <w:highlight w:val="yellow"/>
        </w:rPr>
        <w:t>no prazo XXX dias e cumpridos os requisitos legais</w:t>
      </w:r>
      <w:commentRangeEnd w:id="360"/>
      <w:r w:rsidR="002251E2" w:rsidRPr="00F95DCA">
        <w:rPr>
          <w:rStyle w:val="Refdecomentrio"/>
          <w:color w:val="000000" w:themeColor="text1"/>
          <w:sz w:val="24"/>
          <w:szCs w:val="24"/>
          <w:highlight w:val="yellow"/>
        </w:rPr>
        <w:commentReference w:id="360"/>
      </w:r>
      <w:r w:rsidR="0C6C81CF" w:rsidRPr="00F95DCA">
        <w:rPr>
          <w:color w:val="000000" w:themeColor="text1"/>
          <w:highlight w:val="yellow"/>
        </w:rPr>
        <w:t>,</w:t>
      </w:r>
      <w:r w:rsidR="0C6C81CF">
        <w:rPr>
          <w:color w:val="000000" w:themeColor="text1"/>
        </w:rPr>
        <w:t xml:space="preserve"> é alterado o registo para nome do operador, titular do estabelecimento.</w:t>
      </w:r>
    </w:p>
    <w:p w14:paraId="11B74DE4" w14:textId="410EC3D1" w:rsidR="457668D7" w:rsidRPr="005E2D3C" w:rsidRDefault="00D53EF4" w:rsidP="00F95DCA">
      <w:pPr>
        <w:ind w:left="142" w:firstLine="0"/>
        <w:rPr>
          <w:color w:val="000000" w:themeColor="text1"/>
        </w:rPr>
      </w:pPr>
      <w:r>
        <w:rPr>
          <w:color w:val="000000" w:themeColor="text1"/>
        </w:rPr>
        <w:t xml:space="preserve">10 - </w:t>
      </w:r>
      <w:r w:rsidR="7EA98706">
        <w:rPr>
          <w:color w:val="000000" w:themeColor="text1"/>
        </w:rPr>
        <w:t>No caso dos cães, gatos e furões acolhidos num CRO, não identificados, deverá ser providenciada a aplicação de um transponder e seu registo no SIAC, em nome do município.</w:t>
      </w:r>
    </w:p>
    <w:p w14:paraId="5B7934D5" w14:textId="3E887A55" w:rsidR="70CCCE41" w:rsidRPr="005E2D3C" w:rsidRDefault="00D53EF4" w:rsidP="00F95DCA">
      <w:pPr>
        <w:ind w:left="142" w:firstLine="0"/>
        <w:rPr>
          <w:rFonts w:eastAsia="Calibri"/>
          <w:color w:val="000000" w:themeColor="text1"/>
        </w:rPr>
      </w:pPr>
      <w:r>
        <w:t xml:space="preserve">11 - </w:t>
      </w:r>
      <w:r w:rsidR="30C1EA2B">
        <w:t xml:space="preserve">Nos casos acima elencados nos </w:t>
      </w:r>
      <w:r w:rsidR="00BE60E5">
        <w:t>n.º</w:t>
      </w:r>
      <w:r w:rsidR="30C1EA2B">
        <w:t>s 8 e 9 o titular do estabelecimento deve participar no SIAC que o animal foi acolhido no estabelecimento, mediante preenchimento de formulário próprio.</w:t>
      </w:r>
    </w:p>
    <w:p w14:paraId="01477307" w14:textId="14C9E1E7" w:rsidR="457668D7" w:rsidRPr="005E2D3C" w:rsidRDefault="00D53EF4" w:rsidP="00F95DCA">
      <w:pPr>
        <w:ind w:left="142" w:firstLine="0"/>
        <w:rPr>
          <w:rFonts w:eastAsia="Calibri"/>
        </w:rPr>
      </w:pPr>
      <w:r>
        <w:rPr>
          <w:rFonts w:eastAsia="Calibri"/>
          <w:color w:val="000000" w:themeColor="text1"/>
        </w:rPr>
        <w:t xml:space="preserve">12 - </w:t>
      </w:r>
      <w:r w:rsidR="7EA98706">
        <w:rPr>
          <w:rFonts w:eastAsia="Calibri"/>
          <w:color w:val="000000" w:themeColor="text1"/>
        </w:rPr>
        <w:t xml:space="preserve">Os gatos integrados num programa CED, ao abrigo do disposto </w:t>
      </w:r>
      <w:r w:rsidR="7EA98706" w:rsidRPr="00F95DCA">
        <w:rPr>
          <w:rFonts w:eastAsia="Calibri"/>
          <w:color w:val="000000" w:themeColor="text1"/>
          <w:highlight w:val="cyan"/>
        </w:rPr>
        <w:t xml:space="preserve">no artigo </w:t>
      </w:r>
      <w:r w:rsidRPr="00F95DCA">
        <w:rPr>
          <w:rFonts w:eastAsia="Calibri"/>
          <w:color w:val="000000" w:themeColor="text1"/>
          <w:highlight w:val="cyan"/>
        </w:rPr>
        <w:t>XX</w:t>
      </w:r>
      <w:r w:rsidR="7EA98706" w:rsidRPr="00F95DCA">
        <w:rPr>
          <w:rFonts w:eastAsia="Calibri"/>
          <w:color w:val="000000" w:themeColor="text1"/>
          <w:highlight w:val="cyan"/>
        </w:rPr>
        <w:t>.º</w:t>
      </w:r>
      <w:r w:rsidR="7EA98706">
        <w:rPr>
          <w:rFonts w:eastAsia="Calibri"/>
          <w:color w:val="000000" w:themeColor="text1"/>
        </w:rPr>
        <w:t xml:space="preserve"> deste diploma, devem ser identificados e registados no SIAC em nome do município responsável pelo programa CED, sendo todas as medidas profiláticas efetuadas registadas no SIAC, conforme disposto no artigo 59º+4, deste diploma.</w:t>
      </w:r>
    </w:p>
    <w:p w14:paraId="729912DF" w14:textId="3F7604BE" w:rsidR="457668D7" w:rsidRPr="005E2D3C" w:rsidRDefault="457668D7" w:rsidP="00F95DCA">
      <w:pPr>
        <w:ind w:left="0" w:firstLine="0"/>
        <w:rPr>
          <w:rFonts w:eastAsia="Calibri"/>
          <w:color w:val="000000" w:themeColor="text1"/>
        </w:rPr>
      </w:pPr>
    </w:p>
    <w:p w14:paraId="6D158B22" w14:textId="2DA0C657" w:rsidR="457668D7" w:rsidRPr="00F95DCA" w:rsidRDefault="457668D7" w:rsidP="00F95DCA">
      <w:pPr>
        <w:pStyle w:val="Ttulo3"/>
      </w:pPr>
      <w:bookmarkStart w:id="361" w:name="_Toc233683051"/>
      <w:r w:rsidRPr="00F95DCA">
        <w:lastRenderedPageBreak/>
        <w:t xml:space="preserve">Artigo </w:t>
      </w:r>
      <w:r w:rsidR="00D53EF4" w:rsidRPr="00F95DCA">
        <w:t>7</w:t>
      </w:r>
      <w:r w:rsidR="00E01663">
        <w:t>1</w:t>
      </w:r>
      <w:r w:rsidR="00D53EF4" w:rsidRPr="00F95DCA">
        <w:t>.º</w:t>
      </w:r>
      <w:bookmarkEnd w:id="361"/>
    </w:p>
    <w:p w14:paraId="67D88418" w14:textId="7FCC3F01" w:rsidR="457668D7" w:rsidRPr="00F95DCA" w:rsidRDefault="457668D7" w:rsidP="00F95DCA">
      <w:pPr>
        <w:pStyle w:val="Ttulo3"/>
      </w:pPr>
      <w:bookmarkStart w:id="362" w:name="_Toc233683052"/>
      <w:r w:rsidRPr="00F95DCA">
        <w:t>Documento de Identificação do Animal de Companhia</w:t>
      </w:r>
      <w:bookmarkEnd w:id="362"/>
    </w:p>
    <w:p w14:paraId="55BAF702" w14:textId="77CD395D" w:rsidR="457668D7" w:rsidRPr="005E2D3C" w:rsidRDefault="00D53EF4" w:rsidP="00F95DCA">
      <w:pPr>
        <w:ind w:left="142" w:firstLine="0"/>
        <w:rPr>
          <w:rFonts w:eastAsia="Calibri"/>
          <w:color w:val="000000" w:themeColor="text1"/>
        </w:rPr>
      </w:pPr>
      <w:r>
        <w:rPr>
          <w:rFonts w:eastAsia="Calibri"/>
          <w:color w:val="000000" w:themeColor="text1"/>
        </w:rPr>
        <w:t xml:space="preserve">1 - </w:t>
      </w:r>
      <w:r w:rsidR="3F3C57CB">
        <w:rPr>
          <w:rFonts w:eastAsia="Calibri"/>
          <w:color w:val="000000" w:themeColor="text1"/>
        </w:rPr>
        <w:t>Após o registo no SIAC, é emitido pelo sistema o DIAC que reproduz, em suporte físico ou digital, os dados constantes do SIAC, constituindo este o documento de identificação no território nacional.</w:t>
      </w:r>
    </w:p>
    <w:p w14:paraId="561C4DB5" w14:textId="0BE5BEDE" w:rsidR="01695A14" w:rsidRPr="005E2D3C" w:rsidRDefault="00D53EF4" w:rsidP="00F95DCA">
      <w:pPr>
        <w:ind w:left="142" w:firstLine="0"/>
        <w:rPr>
          <w:rFonts w:eastAsia="Calibri"/>
          <w:color w:val="000000" w:themeColor="text1"/>
        </w:rPr>
      </w:pPr>
      <w:r>
        <w:rPr>
          <w:rFonts w:eastAsia="Calibri"/>
          <w:color w:val="000000" w:themeColor="text1"/>
        </w:rPr>
        <w:t xml:space="preserve">2 - </w:t>
      </w:r>
      <w:r w:rsidR="01695A14">
        <w:rPr>
          <w:rFonts w:eastAsia="Calibri"/>
          <w:color w:val="000000" w:themeColor="text1"/>
        </w:rPr>
        <w:t xml:space="preserve">Na situação prevista no </w:t>
      </w:r>
      <w:r w:rsidR="01695A14" w:rsidRPr="00F95DCA">
        <w:rPr>
          <w:rFonts w:eastAsia="Calibri"/>
          <w:color w:val="000000" w:themeColor="text1"/>
          <w:highlight w:val="cyan"/>
        </w:rPr>
        <w:t>n.</w:t>
      </w:r>
      <w:r w:rsidRPr="00F95DCA">
        <w:rPr>
          <w:rFonts w:eastAsia="Calibri"/>
          <w:color w:val="000000" w:themeColor="text1"/>
          <w:highlight w:val="cyan"/>
        </w:rPr>
        <w:t xml:space="preserve">º </w:t>
      </w:r>
      <w:r w:rsidR="01695A14" w:rsidRPr="00F95DCA">
        <w:rPr>
          <w:rFonts w:eastAsia="Calibri"/>
          <w:color w:val="000000" w:themeColor="text1"/>
          <w:highlight w:val="cyan"/>
        </w:rPr>
        <w:t xml:space="preserve">2 do artigo </w:t>
      </w:r>
      <w:r>
        <w:rPr>
          <w:rFonts w:eastAsia="Calibri"/>
          <w:color w:val="000000" w:themeColor="text1"/>
          <w:highlight w:val="cyan"/>
        </w:rPr>
        <w:t>XX</w:t>
      </w:r>
      <w:r w:rsidR="01695A14">
        <w:rPr>
          <w:rFonts w:eastAsia="Calibri"/>
          <w:color w:val="000000" w:themeColor="text1"/>
        </w:rPr>
        <w:t>, o médico-veterinário deve promover que o DIAC seja entregue ao titular do animal no prazo de 7 dias.</w:t>
      </w:r>
    </w:p>
    <w:p w14:paraId="197E35AA" w14:textId="323A09E1" w:rsidR="457668D7" w:rsidRPr="005E2D3C" w:rsidRDefault="00D53EF4" w:rsidP="00F95DCA">
      <w:pPr>
        <w:ind w:left="142" w:firstLine="0"/>
        <w:rPr>
          <w:rFonts w:eastAsia="Calibri"/>
          <w:color w:val="000000" w:themeColor="text1"/>
        </w:rPr>
      </w:pPr>
      <w:r>
        <w:rPr>
          <w:rFonts w:eastAsia="Calibri"/>
          <w:color w:val="000000" w:themeColor="text1"/>
        </w:rPr>
        <w:t xml:space="preserve">3 - </w:t>
      </w:r>
      <w:r w:rsidR="3F3C57CB">
        <w:rPr>
          <w:rFonts w:eastAsia="Calibri"/>
          <w:color w:val="000000" w:themeColor="text1"/>
        </w:rPr>
        <w:t>Qualquer alteração aos elementos constantes no SIAC, nomeadamente alteração de titular, da sua residência ou de local de alojamento do animal, ou outras disposições obrigatórias de registo, deve ser comunicada ao sistema, determina a caducidade do anterior DIAC e a obrigação da emissão de DIAC atualizado</w:t>
      </w:r>
    </w:p>
    <w:p w14:paraId="4BC58DB9" w14:textId="05807847" w:rsidR="457668D7" w:rsidRPr="005E2D3C" w:rsidRDefault="00D53EF4" w:rsidP="00F95DCA">
      <w:pPr>
        <w:ind w:left="142" w:firstLine="0"/>
        <w:rPr>
          <w:rFonts w:eastAsia="Calibri"/>
          <w:color w:val="000000" w:themeColor="text1"/>
        </w:rPr>
      </w:pPr>
      <w:r>
        <w:rPr>
          <w:rFonts w:eastAsia="Calibri"/>
          <w:color w:val="000000" w:themeColor="text1"/>
        </w:rPr>
        <w:t xml:space="preserve">4 - </w:t>
      </w:r>
      <w:r w:rsidR="3F3C57CB">
        <w:rPr>
          <w:rFonts w:eastAsia="Calibri"/>
          <w:color w:val="000000" w:themeColor="text1"/>
        </w:rPr>
        <w:t>Em qualquer altura, pode o titular solicitar a emissão do DIAC diretamente ao SIAC, ao médico-veterinário acreditado no SIAC, a entidade acreditada no SIAC ou à junta de freguesia da sua área de residência.</w:t>
      </w:r>
    </w:p>
    <w:p w14:paraId="26AC999C" w14:textId="1E6B3C6A" w:rsidR="457668D7" w:rsidRPr="005E2D3C" w:rsidRDefault="00D53EF4" w:rsidP="00F95DCA">
      <w:pPr>
        <w:rPr>
          <w:rFonts w:eastAsia="Calibri"/>
          <w:color w:val="000000" w:themeColor="text1"/>
        </w:rPr>
      </w:pPr>
      <w:r>
        <w:rPr>
          <w:rFonts w:eastAsia="Calibri"/>
          <w:color w:val="000000" w:themeColor="text1"/>
        </w:rPr>
        <w:t xml:space="preserve">5 - </w:t>
      </w:r>
      <w:r w:rsidR="3F3C57CB">
        <w:rPr>
          <w:rFonts w:eastAsia="Calibri"/>
          <w:color w:val="000000" w:themeColor="text1"/>
        </w:rPr>
        <w:t>O DIAC encontra-se disponível de forma desmaterializada na aplicação móvel id.gov.pt.</w:t>
      </w:r>
    </w:p>
    <w:p w14:paraId="35BBE40F" w14:textId="07D7F42A" w:rsidR="457668D7" w:rsidRPr="005E2D3C" w:rsidRDefault="00D53EF4" w:rsidP="00F95DCA">
      <w:pPr>
        <w:ind w:left="142" w:firstLine="0"/>
        <w:rPr>
          <w:rFonts w:eastAsia="Calibri"/>
          <w:color w:val="000000" w:themeColor="text1"/>
        </w:rPr>
      </w:pPr>
      <w:r>
        <w:rPr>
          <w:rFonts w:eastAsia="Calibri"/>
          <w:color w:val="000000" w:themeColor="text1"/>
        </w:rPr>
        <w:t xml:space="preserve">6 - </w:t>
      </w:r>
      <w:r w:rsidR="3F3C57CB">
        <w:rPr>
          <w:rFonts w:eastAsia="Calibri"/>
          <w:color w:val="000000" w:themeColor="text1"/>
        </w:rPr>
        <w:t>O DIAC apresenta um código de validação, que permite a verificação da correspondência dos dados do documento com os do registo no SIAC.</w:t>
      </w:r>
    </w:p>
    <w:p w14:paraId="5FDC786D" w14:textId="4E059921" w:rsidR="457668D7" w:rsidRPr="005E2D3C" w:rsidRDefault="3F3C57CB" w:rsidP="00F95DCA">
      <w:pPr>
        <w:rPr>
          <w:rFonts w:eastAsia="Calibri"/>
          <w:color w:val="000000" w:themeColor="text1"/>
        </w:rPr>
      </w:pPr>
      <w:r>
        <w:rPr>
          <w:rFonts w:eastAsia="Calibri"/>
          <w:color w:val="000000" w:themeColor="text1"/>
        </w:rPr>
        <w:t xml:space="preserve"> </w:t>
      </w:r>
    </w:p>
    <w:p w14:paraId="31A74AE0" w14:textId="7F036E71" w:rsidR="457668D7" w:rsidRPr="00F95DCA" w:rsidRDefault="457668D7" w:rsidP="00F95DCA">
      <w:pPr>
        <w:pStyle w:val="Ttulo3"/>
      </w:pPr>
      <w:bookmarkStart w:id="363" w:name="_Toc233683053"/>
      <w:r w:rsidRPr="00F95DCA">
        <w:t xml:space="preserve">Artigo </w:t>
      </w:r>
      <w:r w:rsidR="00D53EF4" w:rsidRPr="00F95DCA">
        <w:t>7</w:t>
      </w:r>
      <w:r w:rsidR="00E01663">
        <w:t>2</w:t>
      </w:r>
      <w:r w:rsidR="00D53EF4" w:rsidRPr="00F95DCA">
        <w:t>.º</w:t>
      </w:r>
      <w:bookmarkEnd w:id="363"/>
    </w:p>
    <w:p w14:paraId="0952D436" w14:textId="7B8C7FC0" w:rsidR="457668D7" w:rsidRPr="00F95DCA" w:rsidRDefault="457668D7" w:rsidP="00F95DCA">
      <w:pPr>
        <w:pStyle w:val="Ttulo3"/>
      </w:pPr>
      <w:bookmarkStart w:id="364" w:name="_Toc233683054"/>
      <w:r w:rsidRPr="00F95DCA">
        <w:t>Registo de profilaxias médicas e outras intervenções</w:t>
      </w:r>
      <w:bookmarkEnd w:id="364"/>
    </w:p>
    <w:p w14:paraId="6341EAAF" w14:textId="7896C25B" w:rsidR="457668D7" w:rsidRPr="005E2D3C" w:rsidRDefault="00D53EF4" w:rsidP="00F95DCA">
      <w:pPr>
        <w:ind w:left="142" w:firstLine="0"/>
        <w:rPr>
          <w:rFonts w:eastAsia="Calibri"/>
          <w:color w:val="000000" w:themeColor="text1"/>
        </w:rPr>
      </w:pPr>
      <w:r>
        <w:rPr>
          <w:rFonts w:eastAsia="Calibri"/>
          <w:color w:val="000000" w:themeColor="text1"/>
        </w:rPr>
        <w:t xml:space="preserve">1 - </w:t>
      </w:r>
      <w:r w:rsidR="3F3C57CB">
        <w:rPr>
          <w:rFonts w:eastAsia="Calibri"/>
          <w:color w:val="000000" w:themeColor="text1"/>
        </w:rPr>
        <w:t xml:space="preserve">As profilaxias médicas declaradas obrigatórias pela DGAV para aos animais referidos no </w:t>
      </w:r>
      <w:r w:rsidR="3F3C57CB" w:rsidRPr="00F95DCA">
        <w:rPr>
          <w:rFonts w:eastAsia="Calibri"/>
          <w:color w:val="000000" w:themeColor="text1"/>
          <w:highlight w:val="cyan"/>
        </w:rPr>
        <w:t>n.º 1 e 2 do artigo 55.º</w:t>
      </w:r>
      <w:r w:rsidR="3F3C57CB">
        <w:rPr>
          <w:rFonts w:eastAsia="Calibri"/>
          <w:color w:val="000000" w:themeColor="text1"/>
        </w:rPr>
        <w:t xml:space="preserve"> do presente diploma, ou as intervenções que sejam requeridas para efeitos de certificação sanitária, devem ser registadas pelo médico-veterinário no SIAC.</w:t>
      </w:r>
    </w:p>
    <w:p w14:paraId="53DA06C3" w14:textId="2817559F" w:rsidR="457668D7" w:rsidRPr="005E2D3C" w:rsidRDefault="00D53EF4" w:rsidP="00F95DCA">
      <w:pPr>
        <w:ind w:left="142" w:firstLine="0"/>
        <w:rPr>
          <w:rFonts w:eastAsia="Calibri"/>
          <w:color w:val="000000" w:themeColor="text1"/>
        </w:rPr>
      </w:pPr>
      <w:r>
        <w:rPr>
          <w:rFonts w:eastAsia="Calibri"/>
          <w:color w:val="000000" w:themeColor="text1"/>
        </w:rPr>
        <w:t xml:space="preserve">2 - </w:t>
      </w:r>
      <w:r w:rsidR="457668D7">
        <w:rPr>
          <w:rFonts w:eastAsia="Calibri"/>
          <w:color w:val="000000" w:themeColor="text1"/>
        </w:rPr>
        <w:t>As intervenções ou mutilações que por razões clínicas tenham sido realizadas e que interfiram com as características dos animais, nomeadamente a esterilização, amputações, ou corte de orelha dos gatos de programas CED, devem ser registadas no SIAC.</w:t>
      </w:r>
    </w:p>
    <w:p w14:paraId="1586895A" w14:textId="41B0E122" w:rsidR="457668D7" w:rsidRPr="005E2D3C" w:rsidRDefault="00D53EF4" w:rsidP="00F95DCA">
      <w:pPr>
        <w:ind w:left="142" w:firstLine="0"/>
        <w:rPr>
          <w:rFonts w:eastAsia="Calibri"/>
          <w:color w:val="000000" w:themeColor="text1"/>
        </w:rPr>
      </w:pPr>
      <w:r>
        <w:rPr>
          <w:rFonts w:eastAsia="Calibri"/>
          <w:color w:val="000000" w:themeColor="text1"/>
        </w:rPr>
        <w:t xml:space="preserve">3 - </w:t>
      </w:r>
      <w:r w:rsidR="457668D7">
        <w:rPr>
          <w:rFonts w:eastAsia="Calibri"/>
          <w:color w:val="000000" w:themeColor="text1"/>
        </w:rPr>
        <w:t xml:space="preserve">Os registos referidos nos </w:t>
      </w:r>
      <w:r w:rsidR="00BE60E5">
        <w:rPr>
          <w:rFonts w:eastAsia="Calibri"/>
          <w:color w:val="000000" w:themeColor="text1"/>
        </w:rPr>
        <w:t>n.º</w:t>
      </w:r>
      <w:r w:rsidR="457668D7">
        <w:rPr>
          <w:rFonts w:eastAsia="Calibri"/>
          <w:color w:val="000000" w:themeColor="text1"/>
        </w:rPr>
        <w:t>s anteriores devem ser efetuados no SIAC no momento da sua execução, exceto se em caso de indisponibilidade de acesso ao SIAC, em que o prazo se estende até 2 dias uteis após a data da ocorrência.</w:t>
      </w:r>
    </w:p>
    <w:p w14:paraId="4255C6F5" w14:textId="1CEA42B8" w:rsidR="457668D7" w:rsidRPr="005E2D3C" w:rsidRDefault="00D53EF4" w:rsidP="00F95DCA">
      <w:pPr>
        <w:ind w:left="142" w:firstLine="0"/>
        <w:rPr>
          <w:rFonts w:eastAsia="Calibri"/>
          <w:color w:val="000000" w:themeColor="text1"/>
        </w:rPr>
      </w:pPr>
      <w:r>
        <w:rPr>
          <w:rFonts w:eastAsia="Calibri"/>
          <w:color w:val="000000" w:themeColor="text1"/>
        </w:rPr>
        <w:lastRenderedPageBreak/>
        <w:t xml:space="preserve">4 - </w:t>
      </w:r>
      <w:r w:rsidR="457668D7">
        <w:rPr>
          <w:rFonts w:eastAsia="Calibri"/>
          <w:color w:val="000000" w:themeColor="text1"/>
        </w:rPr>
        <w:t xml:space="preserve">Os procedimentos para os registos referidos nos </w:t>
      </w:r>
      <w:r w:rsidR="00BE60E5">
        <w:rPr>
          <w:rFonts w:eastAsia="Calibri"/>
          <w:color w:val="000000" w:themeColor="text1"/>
        </w:rPr>
        <w:t>n.º</w:t>
      </w:r>
      <w:r w:rsidR="457668D7">
        <w:rPr>
          <w:rFonts w:eastAsia="Calibri"/>
          <w:color w:val="000000" w:themeColor="text1"/>
        </w:rPr>
        <w:t xml:space="preserve">s anteriores são </w:t>
      </w:r>
      <w:r>
        <w:rPr>
          <w:rFonts w:eastAsia="Calibri"/>
          <w:color w:val="000000" w:themeColor="text1"/>
        </w:rPr>
        <w:t>definidos pelo</w:t>
      </w:r>
      <w:r w:rsidR="457668D7">
        <w:rPr>
          <w:rFonts w:eastAsia="Calibri"/>
          <w:color w:val="000000" w:themeColor="text1"/>
        </w:rPr>
        <w:t xml:space="preserve"> Manual de Procedimentos SIAC.</w:t>
      </w:r>
    </w:p>
    <w:p w14:paraId="42CAAC1B" w14:textId="620E5A78" w:rsidR="457668D7" w:rsidRPr="005E2D3C" w:rsidRDefault="457668D7" w:rsidP="00F95DCA">
      <w:pPr>
        <w:rPr>
          <w:color w:val="000000" w:themeColor="text1"/>
        </w:rPr>
      </w:pPr>
    </w:p>
    <w:p w14:paraId="40E7F533" w14:textId="3D53E3F8" w:rsidR="457668D7" w:rsidRPr="00F95DCA" w:rsidRDefault="457668D7" w:rsidP="00F95DCA">
      <w:pPr>
        <w:pStyle w:val="Ttulo3"/>
        <w:rPr>
          <w:color w:val="000000" w:themeColor="text1"/>
        </w:rPr>
      </w:pPr>
      <w:bookmarkStart w:id="365" w:name="_Toc233683055"/>
      <w:r w:rsidRPr="00F95DCA">
        <w:rPr>
          <w:color w:val="000000" w:themeColor="text1"/>
        </w:rPr>
        <w:t xml:space="preserve">Artigo </w:t>
      </w:r>
      <w:r w:rsidR="00D53EF4">
        <w:rPr>
          <w:color w:val="000000" w:themeColor="text1"/>
        </w:rPr>
        <w:t>7</w:t>
      </w:r>
      <w:r w:rsidR="00E01663">
        <w:rPr>
          <w:color w:val="000000" w:themeColor="text1"/>
        </w:rPr>
        <w:t>3</w:t>
      </w:r>
      <w:r w:rsidR="00D53EF4">
        <w:rPr>
          <w:color w:val="000000" w:themeColor="text1"/>
        </w:rPr>
        <w:t>.º</w:t>
      </w:r>
      <w:bookmarkEnd w:id="365"/>
    </w:p>
    <w:p w14:paraId="19D2E5B6" w14:textId="50013809" w:rsidR="457668D7" w:rsidRPr="00F95DCA" w:rsidRDefault="457668D7" w:rsidP="00F95DCA">
      <w:pPr>
        <w:pStyle w:val="Ttulo3"/>
        <w:rPr>
          <w:color w:val="000000" w:themeColor="text1"/>
        </w:rPr>
      </w:pPr>
      <w:bookmarkStart w:id="366" w:name="_Toc233683056"/>
      <w:r w:rsidRPr="00F95DCA">
        <w:rPr>
          <w:color w:val="000000" w:themeColor="text1"/>
        </w:rPr>
        <w:t>Alterações ao registo</w:t>
      </w:r>
      <w:bookmarkEnd w:id="366"/>
    </w:p>
    <w:p w14:paraId="1E4827DD" w14:textId="7F436194" w:rsidR="457668D7" w:rsidRPr="005E2D3C" w:rsidRDefault="00D53EF4" w:rsidP="00F95DCA">
      <w:pPr>
        <w:ind w:left="142" w:firstLine="0"/>
        <w:rPr>
          <w:rFonts w:eastAsia="Calibri"/>
          <w:color w:val="000000" w:themeColor="text1"/>
        </w:rPr>
      </w:pPr>
      <w:r>
        <w:rPr>
          <w:rFonts w:eastAsia="Calibri"/>
          <w:color w:val="000000" w:themeColor="text1"/>
        </w:rPr>
        <w:t xml:space="preserve">1 - </w:t>
      </w:r>
      <w:r w:rsidR="457668D7">
        <w:rPr>
          <w:rFonts w:eastAsia="Calibri"/>
          <w:color w:val="000000" w:themeColor="text1"/>
        </w:rPr>
        <w:t>As alterações aos registos do SIAC só podem ser efetuadas pelas entidades com acesso ao sistema, de acordo com o respetivo perfil atribuído pela DGAV</w:t>
      </w:r>
    </w:p>
    <w:p w14:paraId="217E6520" w14:textId="77777777" w:rsidR="00D53EF4" w:rsidRDefault="00D53EF4" w:rsidP="00D53EF4">
      <w:pPr>
        <w:ind w:left="142" w:firstLine="0"/>
        <w:rPr>
          <w:rFonts w:eastAsia="Calibri"/>
          <w:color w:val="000000" w:themeColor="text1"/>
        </w:rPr>
      </w:pPr>
      <w:r>
        <w:rPr>
          <w:rFonts w:eastAsia="Calibri"/>
          <w:color w:val="000000" w:themeColor="text1"/>
        </w:rPr>
        <w:t xml:space="preserve">2 - </w:t>
      </w:r>
      <w:r w:rsidR="735D24AE">
        <w:rPr>
          <w:rFonts w:eastAsia="Calibri"/>
          <w:color w:val="000000" w:themeColor="text1"/>
        </w:rPr>
        <w:t>Na transmissão de titularidade, o titular que transfere, deve assegurar que a alteração do registo no SIAC, no prazo de 14 dias consecutivos, a contar da data de transmissão.</w:t>
      </w:r>
    </w:p>
    <w:p w14:paraId="51462F22" w14:textId="615DE628" w:rsidR="00D53EF4" w:rsidRPr="005E2D3C" w:rsidRDefault="00D53EF4" w:rsidP="00F95DCA">
      <w:pPr>
        <w:ind w:left="142" w:firstLine="0"/>
        <w:rPr>
          <w:rFonts w:eastAsia="Calibri"/>
          <w:color w:val="000000" w:themeColor="text1"/>
        </w:rPr>
      </w:pPr>
      <w:r>
        <w:rPr>
          <w:rFonts w:eastAsia="Calibri"/>
          <w:color w:val="000000" w:themeColor="text1"/>
        </w:rPr>
        <w:t xml:space="preserve">3 - </w:t>
      </w:r>
      <w:r w:rsidR="735D24AE">
        <w:rPr>
          <w:rFonts w:eastAsia="Calibri"/>
          <w:color w:val="000000" w:themeColor="text1"/>
        </w:rPr>
        <w:t>O titular deve informar o SIAC, no prazo de 2 dias úteis, sempre que ocorra uma das seguintes situações:</w:t>
      </w:r>
    </w:p>
    <w:p w14:paraId="029B099C" w14:textId="781BCC73" w:rsidR="457668D7" w:rsidRPr="00F95DCA" w:rsidRDefault="457668D7" w:rsidP="00F95DCA">
      <w:pPr>
        <w:pStyle w:val="PargrafodaLista"/>
        <w:numPr>
          <w:ilvl w:val="0"/>
          <w:numId w:val="275"/>
        </w:numPr>
        <w:rPr>
          <w:rFonts w:eastAsia="Calibri"/>
          <w:color w:val="000000" w:themeColor="text1"/>
        </w:rPr>
      </w:pPr>
      <w:r w:rsidRPr="00F95DCA">
        <w:rPr>
          <w:rFonts w:eastAsia="Calibri"/>
          <w:color w:val="000000" w:themeColor="text1"/>
        </w:rPr>
        <w:t>Alteração da residência do titular ou da morada do operador</w:t>
      </w:r>
    </w:p>
    <w:p w14:paraId="13DD3EAC" w14:textId="42E5BBE9" w:rsidR="457668D7" w:rsidRPr="00F95DCA" w:rsidRDefault="457668D7" w:rsidP="00F95DCA">
      <w:pPr>
        <w:pStyle w:val="PargrafodaLista"/>
        <w:numPr>
          <w:ilvl w:val="0"/>
          <w:numId w:val="275"/>
        </w:numPr>
        <w:rPr>
          <w:rFonts w:eastAsia="Calibri"/>
          <w:color w:val="000000" w:themeColor="text1"/>
        </w:rPr>
      </w:pPr>
      <w:r w:rsidRPr="00F95DCA">
        <w:rPr>
          <w:rFonts w:eastAsia="Calibri"/>
          <w:color w:val="000000" w:themeColor="text1"/>
        </w:rPr>
        <w:t>Alteração do local de alojamento do animal</w:t>
      </w:r>
    </w:p>
    <w:p w14:paraId="4437F45F" w14:textId="6504508E" w:rsidR="457668D7" w:rsidRPr="00F95DCA" w:rsidRDefault="3F3C57CB" w:rsidP="00F95DCA">
      <w:pPr>
        <w:pStyle w:val="PargrafodaLista"/>
        <w:numPr>
          <w:ilvl w:val="0"/>
          <w:numId w:val="275"/>
        </w:numPr>
        <w:rPr>
          <w:rFonts w:eastAsia="Calibri"/>
          <w:color w:val="000000" w:themeColor="text1"/>
        </w:rPr>
      </w:pPr>
      <w:r w:rsidRPr="00F95DCA">
        <w:rPr>
          <w:rFonts w:eastAsia="Calibri"/>
          <w:color w:val="000000" w:themeColor="text1"/>
        </w:rPr>
        <w:t>Morte do animal,</w:t>
      </w:r>
      <w:commentRangeStart w:id="367"/>
      <w:r w:rsidRPr="00F95DCA">
        <w:rPr>
          <w:rFonts w:eastAsia="Calibri"/>
          <w:color w:val="000000" w:themeColor="text1"/>
        </w:rPr>
        <w:t xml:space="preserve"> devidamente comprovada por atestado médico-veterinário ou prova da entrega do cadáver para incineração </w:t>
      </w:r>
      <w:commentRangeEnd w:id="367"/>
      <w:r w:rsidR="002251E2" w:rsidRPr="00F95DCA">
        <w:rPr>
          <w:rStyle w:val="Refdecomentrio"/>
          <w:rFonts w:eastAsia="Calibri"/>
          <w:color w:val="000000" w:themeColor="text1"/>
          <w:sz w:val="24"/>
          <w:szCs w:val="24"/>
        </w:rPr>
        <w:commentReference w:id="367"/>
      </w:r>
    </w:p>
    <w:p w14:paraId="687CE7EA" w14:textId="369EDEBF" w:rsidR="457668D7" w:rsidRPr="00F95DCA" w:rsidRDefault="3F3C57CB" w:rsidP="00F95DCA">
      <w:pPr>
        <w:pStyle w:val="PargrafodaLista"/>
        <w:numPr>
          <w:ilvl w:val="0"/>
          <w:numId w:val="275"/>
        </w:numPr>
        <w:rPr>
          <w:rFonts w:eastAsia="Calibri"/>
          <w:color w:val="000000" w:themeColor="text1"/>
        </w:rPr>
      </w:pPr>
      <w:r w:rsidRPr="00F95DCA">
        <w:rPr>
          <w:rFonts w:eastAsia="Calibri"/>
          <w:color w:val="000000" w:themeColor="text1"/>
        </w:rPr>
        <w:t>O titular ou detentor deve participar ao SIAC, no prazo de 24 horas, sempre que ocorra uma das seguintes situações</w:t>
      </w:r>
    </w:p>
    <w:p w14:paraId="6C0CF77E" w14:textId="0BC62EA3" w:rsidR="457668D7" w:rsidRPr="00F95DCA" w:rsidRDefault="3F3C57CB" w:rsidP="00F95DCA">
      <w:pPr>
        <w:pStyle w:val="PargrafodaLista"/>
        <w:numPr>
          <w:ilvl w:val="0"/>
          <w:numId w:val="275"/>
        </w:numPr>
        <w:rPr>
          <w:rFonts w:eastAsia="Calibri"/>
          <w:color w:val="000000" w:themeColor="text1"/>
        </w:rPr>
      </w:pPr>
      <w:commentRangeStart w:id="368"/>
      <w:r w:rsidRPr="00F95DCA">
        <w:rPr>
          <w:rFonts w:eastAsia="Calibri"/>
          <w:color w:val="000000" w:themeColor="text1"/>
        </w:rPr>
        <w:t>Desaparecimento do animal</w:t>
      </w:r>
      <w:commentRangeEnd w:id="368"/>
      <w:r w:rsidR="002251E2" w:rsidRPr="00F95DCA">
        <w:rPr>
          <w:rStyle w:val="Refdecomentrio"/>
          <w:rFonts w:eastAsia="Calibri"/>
          <w:color w:val="000000" w:themeColor="text1"/>
          <w:sz w:val="24"/>
          <w:szCs w:val="24"/>
        </w:rPr>
        <w:commentReference w:id="368"/>
      </w:r>
      <w:r w:rsidRPr="00F95DCA">
        <w:rPr>
          <w:rFonts w:eastAsia="Calibri"/>
          <w:color w:val="000000" w:themeColor="text1"/>
        </w:rPr>
        <w:t>;</w:t>
      </w:r>
    </w:p>
    <w:p w14:paraId="0C48CC8B" w14:textId="1830F935" w:rsidR="457668D7" w:rsidRPr="00F95DCA" w:rsidRDefault="3F3C57CB" w:rsidP="00F95DCA">
      <w:pPr>
        <w:pStyle w:val="PargrafodaLista"/>
        <w:numPr>
          <w:ilvl w:val="0"/>
          <w:numId w:val="275"/>
        </w:numPr>
        <w:rPr>
          <w:rFonts w:eastAsia="Calibri"/>
          <w:color w:val="000000" w:themeColor="text1"/>
        </w:rPr>
      </w:pPr>
      <w:r w:rsidRPr="00F95DCA">
        <w:rPr>
          <w:rFonts w:eastAsia="Calibri"/>
          <w:color w:val="000000" w:themeColor="text1"/>
        </w:rPr>
        <w:t>Recuperação do anima</w:t>
      </w:r>
      <w:r w:rsidR="00D53EF4" w:rsidRPr="00F95DCA">
        <w:rPr>
          <w:rFonts w:eastAsia="Calibri"/>
          <w:color w:val="000000" w:themeColor="text1"/>
        </w:rPr>
        <w:t>l.</w:t>
      </w:r>
    </w:p>
    <w:p w14:paraId="3531E3C4" w14:textId="6A53804B" w:rsidR="457668D7" w:rsidRPr="005E2D3C" w:rsidRDefault="00632B82" w:rsidP="00F95DCA">
      <w:pPr>
        <w:ind w:left="142" w:firstLine="0"/>
        <w:rPr>
          <w:rFonts w:eastAsia="Calibri"/>
          <w:color w:val="000000" w:themeColor="text1"/>
        </w:rPr>
      </w:pPr>
      <w:r>
        <w:rPr>
          <w:rFonts w:eastAsia="Calibri"/>
          <w:color w:val="000000" w:themeColor="text1"/>
        </w:rPr>
        <w:t xml:space="preserve">4 - </w:t>
      </w:r>
      <w:r w:rsidR="3F3C57CB">
        <w:rPr>
          <w:rFonts w:eastAsia="Calibri"/>
          <w:color w:val="000000" w:themeColor="text1"/>
        </w:rPr>
        <w:t xml:space="preserve">O titular do animal, tem a obrigação de comunicar as alterações referidas nos </w:t>
      </w:r>
      <w:r w:rsidR="00BE60E5">
        <w:rPr>
          <w:rFonts w:eastAsia="Calibri"/>
          <w:color w:val="000000" w:themeColor="text1"/>
        </w:rPr>
        <w:t>n.º</w:t>
      </w:r>
      <w:r w:rsidR="3F3C57CB">
        <w:rPr>
          <w:rFonts w:eastAsia="Calibri"/>
          <w:color w:val="000000" w:themeColor="text1"/>
        </w:rPr>
        <w:t>s anteriores, diretamente ao SIAC, ou por via de qualquer entidade que tenha acesso ao sistema, nomeadamente o médico-veterinário acreditado no SIAC, pela junta de freguesia ou pela câmara municipal.</w:t>
      </w:r>
    </w:p>
    <w:p w14:paraId="4F3887F7" w14:textId="75170DA9" w:rsidR="457668D7" w:rsidRPr="005E2D3C" w:rsidRDefault="00632B82" w:rsidP="00F95DCA">
      <w:pPr>
        <w:ind w:left="142" w:firstLine="0"/>
        <w:rPr>
          <w:rFonts w:eastAsia="Calibri"/>
          <w:color w:val="000000" w:themeColor="text1"/>
        </w:rPr>
      </w:pPr>
      <w:r>
        <w:rPr>
          <w:rFonts w:eastAsia="Calibri"/>
          <w:color w:val="000000" w:themeColor="text1"/>
        </w:rPr>
        <w:t xml:space="preserve">5 - </w:t>
      </w:r>
      <w:r w:rsidR="457668D7">
        <w:rPr>
          <w:rFonts w:eastAsia="Calibri"/>
          <w:color w:val="000000" w:themeColor="text1"/>
        </w:rPr>
        <w:t>A transferência de titularidade pode ser realizada de forma desmaterializada, entre os dois titulares, recorrendo ao uso de chave móvel digital ou de leitor de cartão de cidadão, ou por outro sistema que permita um acesso único e pessoal.</w:t>
      </w:r>
    </w:p>
    <w:p w14:paraId="76EE1DF3" w14:textId="540A1055" w:rsidR="457668D7" w:rsidRPr="005E2D3C" w:rsidRDefault="00632B82" w:rsidP="00F95DCA">
      <w:pPr>
        <w:ind w:left="142" w:firstLine="0"/>
        <w:rPr>
          <w:rFonts w:eastAsia="Calibri"/>
          <w:color w:val="000000" w:themeColor="text1"/>
        </w:rPr>
      </w:pPr>
      <w:r>
        <w:rPr>
          <w:rFonts w:eastAsia="Calibri"/>
          <w:color w:val="000000" w:themeColor="text1"/>
        </w:rPr>
        <w:t xml:space="preserve">6 - </w:t>
      </w:r>
      <w:r w:rsidR="457668D7">
        <w:rPr>
          <w:rFonts w:eastAsia="Calibri"/>
          <w:color w:val="000000" w:themeColor="text1"/>
        </w:rPr>
        <w:t>Aquele que tenha recebido o animal de companhia por herança, legado ou na sequência de partilha deve promover o registo da nova titularidade no SIAC, por médico-veterinário acreditado, pela junta de freguesia ou pela câmara municipal.</w:t>
      </w:r>
    </w:p>
    <w:p w14:paraId="6C6D6845" w14:textId="0E2FB135" w:rsidR="457668D7" w:rsidRPr="005E2D3C" w:rsidRDefault="00632B82" w:rsidP="00F95DCA">
      <w:pPr>
        <w:ind w:left="142" w:firstLine="0"/>
        <w:rPr>
          <w:rFonts w:eastAsia="Calibri"/>
          <w:color w:val="000000" w:themeColor="text1"/>
        </w:rPr>
      </w:pPr>
      <w:r>
        <w:rPr>
          <w:rFonts w:eastAsia="Calibri"/>
          <w:color w:val="000000" w:themeColor="text1"/>
        </w:rPr>
        <w:lastRenderedPageBreak/>
        <w:t xml:space="preserve">7 - </w:t>
      </w:r>
      <w:r w:rsidR="3F3C57CB">
        <w:rPr>
          <w:rFonts w:eastAsia="Calibri"/>
          <w:color w:val="000000" w:themeColor="text1"/>
        </w:rPr>
        <w:t>A falta de comunicação ao SIAC da morte ou desaparecimento do animal nos prazos previstos no n.º 2 e 3, respetivamente, implica a presunção de abandono, punido nos termos do disposto na alínea e) do artigo 139.º, sem prejuízo de eventual responsabilidade criminal que venha a ser apurada</w:t>
      </w:r>
    </w:p>
    <w:p w14:paraId="60E95764" w14:textId="70BAACC4" w:rsidR="457668D7" w:rsidRPr="005E2D3C" w:rsidRDefault="00632B82" w:rsidP="00F95DCA">
      <w:pPr>
        <w:ind w:left="142" w:firstLine="0"/>
        <w:rPr>
          <w:color w:val="000000" w:themeColor="text1"/>
        </w:rPr>
      </w:pPr>
      <w:r>
        <w:rPr>
          <w:rFonts w:eastAsia="Calibri"/>
          <w:color w:val="000000" w:themeColor="text1"/>
        </w:rPr>
        <w:t xml:space="preserve">8 - </w:t>
      </w:r>
      <w:r w:rsidR="457668D7">
        <w:rPr>
          <w:rFonts w:eastAsia="Calibri"/>
          <w:color w:val="000000" w:themeColor="text1"/>
        </w:rPr>
        <w:t>Sempre que uma entidade promova uma alteração do registo de um animal de companhia no SIAC, deve assegurar a emissão e a entrega ao seu titular de um novo DIAC e a atualização do Boletim Sanitário ou do PAC, quando existente.</w:t>
      </w:r>
      <w:r w:rsidR="457668D7">
        <w:rPr>
          <w:color w:val="000000" w:themeColor="text1"/>
        </w:rPr>
        <w:t xml:space="preserve"> </w:t>
      </w:r>
    </w:p>
    <w:p w14:paraId="233E1622" w14:textId="3E38A033" w:rsidR="457668D7" w:rsidRPr="005E2D3C" w:rsidRDefault="00632B82" w:rsidP="00F95DCA">
      <w:pPr>
        <w:ind w:left="142" w:firstLine="0"/>
        <w:rPr>
          <w:rFonts w:eastAsia="Calibri"/>
          <w:color w:val="000000" w:themeColor="text1"/>
        </w:rPr>
      </w:pPr>
      <w:r>
        <w:rPr>
          <w:rFonts w:eastAsia="Calibri"/>
          <w:color w:val="000000" w:themeColor="text1"/>
        </w:rPr>
        <w:t xml:space="preserve">9 - </w:t>
      </w:r>
      <w:r w:rsidR="457668D7">
        <w:rPr>
          <w:rFonts w:eastAsia="Calibri"/>
          <w:color w:val="000000" w:themeColor="text1"/>
        </w:rPr>
        <w:t>Sempre que um cão, gato ou furão é recolhido ao CRO, deve o SIAC ser notificado no momento da sua recolha, por participação de animal encontrado, de acordo com o estabelecido no Manual de procedimentos SIAC</w:t>
      </w:r>
    </w:p>
    <w:p w14:paraId="696ED2E0" w14:textId="7A5084CD" w:rsidR="457668D7" w:rsidRPr="005E2D3C" w:rsidRDefault="457668D7" w:rsidP="00F95DCA">
      <w:pPr>
        <w:rPr>
          <w:color w:val="000000" w:themeColor="text1"/>
        </w:rPr>
      </w:pPr>
      <w:r>
        <w:rPr>
          <w:color w:val="000000" w:themeColor="text1"/>
        </w:rPr>
        <w:t xml:space="preserve"> </w:t>
      </w:r>
    </w:p>
    <w:p w14:paraId="6790DB68" w14:textId="6FBB0263" w:rsidR="457668D7" w:rsidRPr="00F95DCA" w:rsidRDefault="457668D7" w:rsidP="00F95DCA">
      <w:pPr>
        <w:pStyle w:val="Ttulo3"/>
      </w:pPr>
      <w:bookmarkStart w:id="369" w:name="_Toc233683057"/>
      <w:r w:rsidRPr="00F95DCA">
        <w:t xml:space="preserve">Artigo </w:t>
      </w:r>
      <w:r w:rsidR="00632B82">
        <w:t>7</w:t>
      </w:r>
      <w:r w:rsidR="00E01663">
        <w:t>4</w:t>
      </w:r>
      <w:r w:rsidR="00632B82">
        <w:t>.º</w:t>
      </w:r>
      <w:bookmarkEnd w:id="369"/>
    </w:p>
    <w:p w14:paraId="310A3D60" w14:textId="36763C29" w:rsidR="457668D7" w:rsidRPr="00F95DCA" w:rsidRDefault="457668D7" w:rsidP="00F95DCA">
      <w:pPr>
        <w:pStyle w:val="Ttulo3"/>
      </w:pPr>
      <w:bookmarkStart w:id="370" w:name="_Toc233683058"/>
      <w:r w:rsidRPr="00F95DCA">
        <w:t>Deslocação dos animais</w:t>
      </w:r>
      <w:bookmarkEnd w:id="370"/>
    </w:p>
    <w:p w14:paraId="07C4E42A" w14:textId="23654356" w:rsidR="457668D7" w:rsidRPr="005E2D3C" w:rsidRDefault="00632B82" w:rsidP="00F95DCA">
      <w:pPr>
        <w:ind w:left="142" w:firstLine="0"/>
        <w:rPr>
          <w:rFonts w:eastAsia="Calibri"/>
          <w:color w:val="000000" w:themeColor="text1"/>
        </w:rPr>
      </w:pPr>
      <w:r>
        <w:rPr>
          <w:rFonts w:eastAsia="Calibri"/>
          <w:color w:val="000000" w:themeColor="text1"/>
        </w:rPr>
        <w:t xml:space="preserve">1 - </w:t>
      </w:r>
      <w:r w:rsidR="3F3C57CB">
        <w:rPr>
          <w:rFonts w:eastAsia="Calibri"/>
          <w:color w:val="000000" w:themeColor="text1"/>
        </w:rPr>
        <w:t>Em qualquer deslocação dos animais referidos no artigo 55.º, com registo obrigatório no SIAC, o seu titular ou o simples detentor deve fazer-se acompanhar do respetivo DIAC atualizado.</w:t>
      </w:r>
    </w:p>
    <w:p w14:paraId="38FCE909" w14:textId="0E9BEE68" w:rsidR="457668D7" w:rsidRPr="005E2D3C" w:rsidRDefault="00632B82" w:rsidP="00F95DCA">
      <w:pPr>
        <w:ind w:left="142" w:firstLine="0"/>
        <w:rPr>
          <w:rFonts w:eastAsia="Calibri"/>
          <w:color w:val="000000" w:themeColor="text1"/>
        </w:rPr>
      </w:pPr>
      <w:r>
        <w:rPr>
          <w:rFonts w:eastAsia="Calibri"/>
          <w:color w:val="000000" w:themeColor="text1"/>
        </w:rPr>
        <w:t xml:space="preserve">2 - </w:t>
      </w:r>
      <w:r w:rsidR="457668D7">
        <w:rPr>
          <w:rFonts w:eastAsia="Calibri"/>
          <w:color w:val="000000" w:themeColor="text1"/>
        </w:rPr>
        <w:t>O cão, gato o furão, que circule, para outro Estado-Membro da União Europeia deve ser acompanhado de documento de identificação sob a forma de Passaporte de Animal de Companhia (PAC).</w:t>
      </w:r>
    </w:p>
    <w:p w14:paraId="57B3FE4E" w14:textId="5DB2D9D5" w:rsidR="457668D7" w:rsidRPr="005E2D3C" w:rsidRDefault="00632B82" w:rsidP="00F95DCA">
      <w:pPr>
        <w:ind w:left="142" w:firstLine="0"/>
        <w:rPr>
          <w:rFonts w:eastAsia="Calibri"/>
          <w:color w:val="000000" w:themeColor="text1"/>
        </w:rPr>
      </w:pPr>
      <w:r>
        <w:rPr>
          <w:rFonts w:eastAsia="Calibri"/>
          <w:color w:val="000000" w:themeColor="text1"/>
        </w:rPr>
        <w:t xml:space="preserve">3 - </w:t>
      </w:r>
      <w:r w:rsidR="457668D7">
        <w:rPr>
          <w:rFonts w:eastAsia="Calibri"/>
          <w:color w:val="000000" w:themeColor="text1"/>
        </w:rPr>
        <w:t xml:space="preserve">O documento de identificação, sob a forma de passaporte, que deve acompanhar os animais referidos no </w:t>
      </w:r>
      <w:r w:rsidR="008C56A9">
        <w:rPr>
          <w:rFonts w:eastAsia="Calibri"/>
          <w:color w:val="000000" w:themeColor="text1"/>
        </w:rPr>
        <w:t>número anterior</w:t>
      </w:r>
      <w:r w:rsidR="457668D7">
        <w:rPr>
          <w:rFonts w:eastAsia="Calibri"/>
          <w:color w:val="000000" w:themeColor="text1"/>
        </w:rPr>
        <w:t xml:space="preserve"> e de acordo com a legislação comunitária em vigor é preenchido e emitido no Estado-Membro onde o proprietário do cão, gato ou furão reside habitualmente, por médico-veterinário autorizado.</w:t>
      </w:r>
    </w:p>
    <w:p w14:paraId="74757236" w14:textId="22814959" w:rsidR="457668D7" w:rsidRPr="005E2D3C" w:rsidRDefault="00632B82" w:rsidP="00F95DCA">
      <w:pPr>
        <w:ind w:left="142" w:firstLine="0"/>
        <w:rPr>
          <w:rFonts w:eastAsia="Calibri"/>
          <w:color w:val="000000" w:themeColor="text1"/>
        </w:rPr>
      </w:pPr>
      <w:r>
        <w:rPr>
          <w:rFonts w:eastAsia="Calibri"/>
          <w:color w:val="000000" w:themeColor="text1"/>
        </w:rPr>
        <w:t xml:space="preserve">4 - </w:t>
      </w:r>
      <w:r w:rsidR="457668D7">
        <w:rPr>
          <w:rFonts w:eastAsia="Calibri"/>
          <w:color w:val="000000" w:themeColor="text1"/>
        </w:rPr>
        <w:t>O proprietário a constar na emissão do PAC deve corresponder ao titular associado ao registo SIAC no momento da emissão.</w:t>
      </w:r>
    </w:p>
    <w:p w14:paraId="1ECEC347" w14:textId="315BAF0D" w:rsidR="457668D7" w:rsidRPr="005E2D3C" w:rsidRDefault="00632B82" w:rsidP="00F95DCA">
      <w:pPr>
        <w:ind w:left="142" w:firstLine="0"/>
        <w:rPr>
          <w:rFonts w:eastAsia="Calibri"/>
          <w:color w:val="000000" w:themeColor="text1"/>
        </w:rPr>
      </w:pPr>
      <w:r>
        <w:rPr>
          <w:rFonts w:eastAsia="Calibri"/>
          <w:color w:val="000000" w:themeColor="text1"/>
        </w:rPr>
        <w:t xml:space="preserve">5 - </w:t>
      </w:r>
      <w:r w:rsidR="457668D7">
        <w:rPr>
          <w:rFonts w:eastAsia="Calibri"/>
          <w:color w:val="000000" w:themeColor="text1"/>
        </w:rPr>
        <w:t xml:space="preserve">O Médico veterinário que emite o PAC ou que regista um animal já portador de um PAC, deve registar o seu </w:t>
      </w:r>
      <w:r w:rsidR="00BE60E5">
        <w:rPr>
          <w:rFonts w:eastAsia="Calibri"/>
          <w:color w:val="000000" w:themeColor="text1"/>
        </w:rPr>
        <w:t>n.º</w:t>
      </w:r>
      <w:r w:rsidR="457668D7">
        <w:rPr>
          <w:rFonts w:eastAsia="Calibri"/>
          <w:color w:val="000000" w:themeColor="text1"/>
        </w:rPr>
        <w:t xml:space="preserve"> no SIAC. </w:t>
      </w:r>
    </w:p>
    <w:p w14:paraId="2E8DC135" w14:textId="78598E84" w:rsidR="457668D7" w:rsidRPr="005E2D3C" w:rsidRDefault="3F3C57CB" w:rsidP="00F95DCA">
      <w:pPr>
        <w:rPr>
          <w:rFonts w:eastAsia="Calibri"/>
          <w:color w:val="000000" w:themeColor="text1"/>
        </w:rPr>
      </w:pPr>
      <w:r>
        <w:rPr>
          <w:rFonts w:eastAsia="Calibri"/>
          <w:color w:val="000000" w:themeColor="text1"/>
        </w:rPr>
        <w:t xml:space="preserve"> </w:t>
      </w:r>
    </w:p>
    <w:p w14:paraId="7B11F512" w14:textId="2E7A1710" w:rsidR="457668D7" w:rsidRPr="00F95DCA" w:rsidRDefault="457668D7" w:rsidP="00F95DCA">
      <w:pPr>
        <w:pStyle w:val="Ttulo3"/>
        <w:rPr>
          <w:rFonts w:eastAsia="Calibri"/>
        </w:rPr>
      </w:pPr>
      <w:bookmarkStart w:id="371" w:name="_Toc233683059"/>
      <w:r w:rsidRPr="00F95DCA">
        <w:rPr>
          <w:rFonts w:eastAsia="Calibri"/>
        </w:rPr>
        <w:lastRenderedPageBreak/>
        <w:t xml:space="preserve">Artigo </w:t>
      </w:r>
      <w:r w:rsidR="00632B82">
        <w:rPr>
          <w:rFonts w:eastAsia="Calibri"/>
        </w:rPr>
        <w:t>7</w:t>
      </w:r>
      <w:r w:rsidR="00E01663">
        <w:rPr>
          <w:rFonts w:eastAsia="Calibri"/>
        </w:rPr>
        <w:t>5</w:t>
      </w:r>
      <w:r w:rsidR="00632B82">
        <w:rPr>
          <w:rFonts w:eastAsia="Calibri"/>
        </w:rPr>
        <w:t>.º</w:t>
      </w:r>
      <w:bookmarkEnd w:id="371"/>
    </w:p>
    <w:p w14:paraId="21C8BED9" w14:textId="52B342A7" w:rsidR="00632B82" w:rsidRPr="00F95DCA" w:rsidRDefault="457668D7" w:rsidP="00F95DCA">
      <w:pPr>
        <w:pStyle w:val="Ttulo3"/>
        <w:rPr>
          <w:rFonts w:eastAsia="Calibri"/>
        </w:rPr>
      </w:pPr>
      <w:bookmarkStart w:id="372" w:name="_Toc233683060"/>
      <w:r w:rsidRPr="00F95DCA">
        <w:rPr>
          <w:rFonts w:eastAsia="Calibri"/>
        </w:rPr>
        <w:t>Deveres do médico-veterinário</w:t>
      </w:r>
      <w:bookmarkEnd w:id="372"/>
    </w:p>
    <w:p w14:paraId="0808B455" w14:textId="26D705B9" w:rsidR="457668D7" w:rsidRPr="005E2D3C" w:rsidRDefault="00632B82" w:rsidP="00F95DCA">
      <w:pPr>
        <w:rPr>
          <w:rFonts w:eastAsia="Calibri"/>
          <w:color w:val="000000" w:themeColor="text1"/>
        </w:rPr>
      </w:pPr>
      <w:r>
        <w:rPr>
          <w:rFonts w:eastAsia="Calibri"/>
          <w:color w:val="000000" w:themeColor="text1"/>
        </w:rPr>
        <w:t xml:space="preserve">1 - </w:t>
      </w:r>
      <w:r w:rsidR="457668D7">
        <w:rPr>
          <w:rFonts w:eastAsia="Calibri"/>
          <w:color w:val="000000" w:themeColor="text1"/>
        </w:rPr>
        <w:t>O médico-veterinário com perfil ativo no SIAC deve assegurar as seguintes obrigações:</w:t>
      </w:r>
    </w:p>
    <w:p w14:paraId="3A4EFDC5" w14:textId="73BBA7E8" w:rsidR="457668D7" w:rsidRPr="00F95DCA" w:rsidRDefault="3F3C57CB" w:rsidP="00F95DCA">
      <w:pPr>
        <w:pStyle w:val="PargrafodaLista"/>
        <w:numPr>
          <w:ilvl w:val="0"/>
          <w:numId w:val="276"/>
        </w:numPr>
        <w:rPr>
          <w:rFonts w:eastAsia="Calibri"/>
          <w:color w:val="000000" w:themeColor="text1"/>
        </w:rPr>
      </w:pPr>
      <w:r w:rsidRPr="00F95DCA">
        <w:rPr>
          <w:rFonts w:eastAsia="Calibri"/>
          <w:color w:val="000000" w:themeColor="text1"/>
        </w:rPr>
        <w:t>Verificar, antes de proceder à marcação de um animal de companhia, obrigados à identificação e registo, se o animal é já portador de um transponder, ou outro dispositivo de identificação individual, e, em caso afirmativo, proceder ao seu registo no SIAC, caso ainda não esteja registado</w:t>
      </w:r>
      <w:r w:rsidR="00632B82" w:rsidRPr="00F95DCA">
        <w:rPr>
          <w:rFonts w:eastAsia="Calibri"/>
          <w:color w:val="000000" w:themeColor="text1"/>
        </w:rPr>
        <w:t>.</w:t>
      </w:r>
    </w:p>
    <w:p w14:paraId="3659BFE7" w14:textId="598E3812" w:rsidR="457668D7" w:rsidRPr="00F95DCA" w:rsidRDefault="3F3C57CB" w:rsidP="00F95DCA">
      <w:pPr>
        <w:pStyle w:val="PargrafodaLista"/>
        <w:numPr>
          <w:ilvl w:val="0"/>
          <w:numId w:val="276"/>
        </w:numPr>
        <w:rPr>
          <w:rFonts w:eastAsia="Calibri"/>
          <w:color w:val="000000" w:themeColor="text1"/>
        </w:rPr>
      </w:pPr>
      <w:r w:rsidRPr="00F95DCA">
        <w:rPr>
          <w:rFonts w:eastAsia="Calibri"/>
          <w:color w:val="000000" w:themeColor="text1"/>
        </w:rPr>
        <w:t xml:space="preserve">Efetuar a identificação do animal de companhia, que lhe seja presente, nos termos do previsto </w:t>
      </w:r>
      <w:r w:rsidRPr="00F95DCA">
        <w:rPr>
          <w:rFonts w:eastAsia="Calibri"/>
          <w:color w:val="000000" w:themeColor="text1"/>
          <w:highlight w:val="cyan"/>
        </w:rPr>
        <w:t>nos artigos 55º a 59º+2</w:t>
      </w:r>
      <w:r w:rsidRPr="00F95DCA">
        <w:rPr>
          <w:rFonts w:eastAsia="Calibri"/>
          <w:color w:val="000000" w:themeColor="text1"/>
        </w:rPr>
        <w:t xml:space="preserve"> do presente diploma</w:t>
      </w:r>
      <w:r w:rsidR="00632B82" w:rsidRPr="00F95DCA">
        <w:rPr>
          <w:rFonts w:eastAsia="Calibri"/>
          <w:color w:val="000000" w:themeColor="text1"/>
        </w:rPr>
        <w:t>.</w:t>
      </w:r>
    </w:p>
    <w:p w14:paraId="48B9514A" w14:textId="418059CB" w:rsidR="457668D7" w:rsidRPr="00F95DCA" w:rsidRDefault="3F3C57CB" w:rsidP="00F95DCA">
      <w:pPr>
        <w:pStyle w:val="PargrafodaLista"/>
        <w:numPr>
          <w:ilvl w:val="0"/>
          <w:numId w:val="276"/>
        </w:numPr>
        <w:rPr>
          <w:rFonts w:eastAsia="Calibri"/>
          <w:color w:val="000000" w:themeColor="text1"/>
        </w:rPr>
      </w:pPr>
      <w:r w:rsidRPr="00F95DCA">
        <w:rPr>
          <w:rFonts w:eastAsia="Calibri"/>
          <w:color w:val="000000" w:themeColor="text1"/>
        </w:rPr>
        <w:t>No caso de aplicação de transponder, verificar a sua leitura, antes e depois da aplicação do mesmo;</w:t>
      </w:r>
    </w:p>
    <w:p w14:paraId="7084D749" w14:textId="149D6939" w:rsidR="457668D7" w:rsidRPr="00F95DCA" w:rsidRDefault="3F3C57CB" w:rsidP="00F95DCA">
      <w:pPr>
        <w:pStyle w:val="PargrafodaLista"/>
        <w:numPr>
          <w:ilvl w:val="0"/>
          <w:numId w:val="276"/>
        </w:numPr>
        <w:rPr>
          <w:rFonts w:eastAsia="Calibri"/>
          <w:color w:val="000000" w:themeColor="text1"/>
        </w:rPr>
      </w:pPr>
      <w:r w:rsidRPr="00F95DCA">
        <w:rPr>
          <w:rFonts w:eastAsia="Calibri"/>
          <w:color w:val="000000" w:themeColor="text1"/>
        </w:rPr>
        <w:t xml:space="preserve">Proceder ao registo das profilaxias médicas, ou outras intervenções, de acordo com o disposto no </w:t>
      </w:r>
      <w:r w:rsidRPr="00F95DCA">
        <w:rPr>
          <w:rFonts w:eastAsia="Calibri"/>
          <w:color w:val="000000" w:themeColor="text1"/>
          <w:highlight w:val="cyan"/>
        </w:rPr>
        <w:t>artigo 59º+4</w:t>
      </w:r>
      <w:r w:rsidRPr="00F95DCA">
        <w:rPr>
          <w:rFonts w:eastAsia="Calibri"/>
          <w:color w:val="000000" w:themeColor="text1"/>
        </w:rPr>
        <w:t>, do presente diploma</w:t>
      </w:r>
    </w:p>
    <w:p w14:paraId="51D9B190" w14:textId="1A91FE14" w:rsidR="457668D7" w:rsidRPr="00F95DCA" w:rsidRDefault="3F3C57CB" w:rsidP="00F95DCA">
      <w:pPr>
        <w:pStyle w:val="PargrafodaLista"/>
        <w:numPr>
          <w:ilvl w:val="0"/>
          <w:numId w:val="276"/>
        </w:numPr>
        <w:rPr>
          <w:rFonts w:eastAsia="Calibri"/>
          <w:color w:val="000000" w:themeColor="text1"/>
        </w:rPr>
      </w:pPr>
      <w:r w:rsidRPr="00F95DCA">
        <w:rPr>
          <w:rFonts w:eastAsia="Calibri"/>
          <w:color w:val="000000" w:themeColor="text1"/>
        </w:rPr>
        <w:t>Emitir o PAC em nome do proprietário do animal de companhia ou do operador de cão, gato e furão, que consta no SIAC, nos termos dos artigos 11.º Regulamento (UE) n.º 2026/131 da Comissão, de 20 de janeiro de 2026 e do artigo 71.º-A do Regulamento Delegado (UE) 2019/2035 da Comissão, de 28 de junho, quando solicitado pelo titular.</w:t>
      </w:r>
    </w:p>
    <w:p w14:paraId="082E6DC8" w14:textId="2DC66C37" w:rsidR="457668D7" w:rsidRPr="00F95DCA" w:rsidRDefault="3F3C57CB" w:rsidP="00F95DCA">
      <w:pPr>
        <w:pStyle w:val="PargrafodaLista"/>
        <w:numPr>
          <w:ilvl w:val="0"/>
          <w:numId w:val="276"/>
        </w:numPr>
        <w:rPr>
          <w:rFonts w:eastAsia="Calibri"/>
          <w:color w:val="000000" w:themeColor="text1"/>
        </w:rPr>
      </w:pPr>
      <w:r w:rsidRPr="00F95DCA">
        <w:rPr>
          <w:rFonts w:eastAsia="Calibri"/>
          <w:color w:val="000000" w:themeColor="text1"/>
        </w:rPr>
        <w:t>Assegurar as alterações de registo no SIAC, designadamente alteração de titularidade, participação de encontrado ou desaparecido, e morte, quando solicitado pelo titular do animal;</w:t>
      </w:r>
    </w:p>
    <w:p w14:paraId="108AA3FB" w14:textId="0EFD1DFD" w:rsidR="457668D7" w:rsidRPr="00F95DCA" w:rsidRDefault="3F3C57CB" w:rsidP="00F95DCA">
      <w:pPr>
        <w:pStyle w:val="PargrafodaLista"/>
        <w:numPr>
          <w:ilvl w:val="0"/>
          <w:numId w:val="276"/>
        </w:numPr>
        <w:rPr>
          <w:rFonts w:eastAsia="Calibri"/>
          <w:color w:val="000000" w:themeColor="text1"/>
        </w:rPr>
      </w:pPr>
      <w:r w:rsidRPr="00F95DCA">
        <w:rPr>
          <w:rFonts w:eastAsia="Calibri"/>
          <w:color w:val="000000" w:themeColor="text1"/>
        </w:rPr>
        <w:t>Averbar no PAC as alterações de titularidade ou de registo de profilaxias médicas.</w:t>
      </w:r>
    </w:p>
    <w:p w14:paraId="7BBC6713" w14:textId="686D1D41" w:rsidR="457668D7" w:rsidRPr="00F95DCA" w:rsidRDefault="3F3C57CB" w:rsidP="00F95DCA">
      <w:pPr>
        <w:pStyle w:val="PargrafodaLista"/>
        <w:numPr>
          <w:ilvl w:val="0"/>
          <w:numId w:val="276"/>
        </w:numPr>
        <w:rPr>
          <w:rFonts w:eastAsia="Calibri"/>
          <w:color w:val="000000" w:themeColor="text1"/>
        </w:rPr>
      </w:pPr>
      <w:r w:rsidRPr="00F95DCA">
        <w:rPr>
          <w:rFonts w:eastAsia="Calibri"/>
          <w:color w:val="000000" w:themeColor="text1"/>
        </w:rPr>
        <w:t>Emitir a partir do SIAC, sempre que seja solicitado pelo titular, uma segunda via ou uma via atualizada do DIAC</w:t>
      </w:r>
    </w:p>
    <w:p w14:paraId="143DD918" w14:textId="77A933B0" w:rsidR="457668D7" w:rsidRPr="00F95DCA" w:rsidRDefault="3F3C57CB" w:rsidP="00F95DCA">
      <w:pPr>
        <w:pStyle w:val="PargrafodaLista"/>
        <w:numPr>
          <w:ilvl w:val="0"/>
          <w:numId w:val="276"/>
        </w:numPr>
        <w:rPr>
          <w:rFonts w:eastAsia="Calibri"/>
          <w:color w:val="000000" w:themeColor="text1"/>
        </w:rPr>
      </w:pPr>
      <w:r w:rsidRPr="00F95DCA">
        <w:rPr>
          <w:rFonts w:eastAsia="Calibri"/>
          <w:color w:val="000000" w:themeColor="text1"/>
        </w:rPr>
        <w:t>Comunicar à DGAV as irregularidades detetadas na identificação e registo de animais de companhia, incluindo a falta de identificação e registo do animal no SIAC por recusa expressa do titular ou detentor.</w:t>
      </w:r>
    </w:p>
    <w:p w14:paraId="5CF514C1" w14:textId="4A072334" w:rsidR="4F74B76E" w:rsidRPr="005E2D3C" w:rsidRDefault="4F74B76E" w:rsidP="00F95DCA">
      <w:pPr>
        <w:rPr>
          <w:rFonts w:eastAsia="Calibri"/>
          <w:color w:val="000000" w:themeColor="text1"/>
        </w:rPr>
      </w:pPr>
    </w:p>
    <w:p w14:paraId="0555AC01" w14:textId="6C14159C" w:rsidR="457668D7" w:rsidRPr="00F95DCA" w:rsidRDefault="457668D7" w:rsidP="00F95DCA">
      <w:pPr>
        <w:pStyle w:val="Ttulo3"/>
        <w:rPr>
          <w:color w:val="000000" w:themeColor="text1"/>
        </w:rPr>
      </w:pPr>
      <w:bookmarkStart w:id="373" w:name="_Toc233683061"/>
      <w:r w:rsidRPr="00F95DCA">
        <w:rPr>
          <w:color w:val="000000" w:themeColor="text1"/>
        </w:rPr>
        <w:t>Artigo 7</w:t>
      </w:r>
      <w:r w:rsidR="00E01663">
        <w:rPr>
          <w:color w:val="000000" w:themeColor="text1"/>
        </w:rPr>
        <w:t>6</w:t>
      </w:r>
      <w:r w:rsidRPr="00F95DCA">
        <w:rPr>
          <w:color w:val="000000" w:themeColor="text1"/>
        </w:rPr>
        <w:t>.</w:t>
      </w:r>
      <w:r w:rsidR="00632B82">
        <w:rPr>
          <w:color w:val="000000" w:themeColor="text1"/>
        </w:rPr>
        <w:t>º</w:t>
      </w:r>
      <w:bookmarkEnd w:id="373"/>
    </w:p>
    <w:p w14:paraId="6A93CDA8" w14:textId="57E6A4B6" w:rsidR="457668D7" w:rsidRPr="00F95DCA" w:rsidRDefault="457668D7" w:rsidP="00F95DCA">
      <w:pPr>
        <w:pStyle w:val="Ttulo3"/>
        <w:rPr>
          <w:color w:val="000000" w:themeColor="text1"/>
        </w:rPr>
      </w:pPr>
      <w:bookmarkStart w:id="374" w:name="_Toc233683062"/>
      <w:r w:rsidRPr="00F95DCA">
        <w:rPr>
          <w:color w:val="000000" w:themeColor="text1"/>
        </w:rPr>
        <w:t>Deveres do titular</w:t>
      </w:r>
      <w:bookmarkEnd w:id="374"/>
    </w:p>
    <w:p w14:paraId="1ABBA47D" w14:textId="3312E160" w:rsidR="457668D7" w:rsidRPr="005E2D3C" w:rsidRDefault="00632B82" w:rsidP="00F95DCA">
      <w:pPr>
        <w:rPr>
          <w:rFonts w:eastAsia="Calibri"/>
          <w:color w:val="000000" w:themeColor="text1"/>
        </w:rPr>
      </w:pPr>
      <w:r>
        <w:rPr>
          <w:rFonts w:eastAsia="Calibri"/>
          <w:color w:val="000000" w:themeColor="text1"/>
        </w:rPr>
        <w:t xml:space="preserve">1 </w:t>
      </w:r>
      <w:r w:rsidR="457668D7">
        <w:rPr>
          <w:rFonts w:eastAsia="Calibri"/>
          <w:color w:val="000000" w:themeColor="text1"/>
        </w:rPr>
        <w:t>- O titular do animal de companhia deve:</w:t>
      </w:r>
    </w:p>
    <w:p w14:paraId="2D711746" w14:textId="737078DC" w:rsidR="00632B82" w:rsidRPr="005E2D3C" w:rsidRDefault="3F3C57CB" w:rsidP="00F95DCA">
      <w:pPr>
        <w:pStyle w:val="PargrafodaLista"/>
        <w:numPr>
          <w:ilvl w:val="0"/>
          <w:numId w:val="278"/>
        </w:numPr>
      </w:pPr>
      <w:r w:rsidRPr="00F95DCA">
        <w:rPr>
          <w:rFonts w:eastAsia="Calibri"/>
          <w:color w:val="000000" w:themeColor="text1"/>
        </w:rPr>
        <w:t xml:space="preserve">Apresentar o animal para identificação e registo, nos termos do </w:t>
      </w:r>
      <w:r w:rsidRPr="00F95DCA">
        <w:rPr>
          <w:rFonts w:eastAsia="Calibri"/>
          <w:color w:val="000000" w:themeColor="text1"/>
          <w:highlight w:val="cyan"/>
        </w:rPr>
        <w:t>artigo 55º, e do n.º 1 e 2 do artigo 56.</w:t>
      </w:r>
      <w:r w:rsidRPr="00F95DCA">
        <w:rPr>
          <w:rFonts w:eastAsia="Calibri"/>
          <w:color w:val="000000" w:themeColor="text1"/>
        </w:rPr>
        <w:t>º.</w:t>
      </w:r>
    </w:p>
    <w:p w14:paraId="257E0AF5" w14:textId="56510DCC" w:rsidR="457668D7" w:rsidRPr="00F95DCA" w:rsidRDefault="457668D7" w:rsidP="00F95DCA">
      <w:pPr>
        <w:pStyle w:val="PargrafodaLista"/>
        <w:numPr>
          <w:ilvl w:val="0"/>
          <w:numId w:val="278"/>
        </w:numPr>
        <w:rPr>
          <w:rFonts w:eastAsia="Calibri"/>
          <w:color w:val="000000" w:themeColor="text1"/>
        </w:rPr>
      </w:pPr>
      <w:r w:rsidRPr="00F95DCA">
        <w:rPr>
          <w:rFonts w:eastAsia="Calibri"/>
          <w:color w:val="000000" w:themeColor="text1"/>
        </w:rPr>
        <w:lastRenderedPageBreak/>
        <w:t xml:space="preserve">Proceder à alteração de registo no SIAC nos termos e prazos previstos </w:t>
      </w:r>
      <w:r w:rsidRPr="00F95DCA">
        <w:rPr>
          <w:rFonts w:eastAsia="Calibri"/>
          <w:color w:val="000000" w:themeColor="text1"/>
          <w:highlight w:val="cyan"/>
        </w:rPr>
        <w:t>no artigo 59+5.º</w:t>
      </w:r>
      <w:r w:rsidRPr="00F95DCA">
        <w:rPr>
          <w:rFonts w:eastAsia="Calibri"/>
          <w:color w:val="000000" w:themeColor="text1"/>
        </w:rPr>
        <w:t>.</w:t>
      </w:r>
    </w:p>
    <w:p w14:paraId="156118B1" w14:textId="60844918" w:rsidR="457668D7" w:rsidRPr="00F95DCA" w:rsidRDefault="3F3C57CB" w:rsidP="00F95DCA">
      <w:pPr>
        <w:pStyle w:val="PargrafodaLista"/>
        <w:numPr>
          <w:ilvl w:val="0"/>
          <w:numId w:val="278"/>
        </w:numPr>
        <w:rPr>
          <w:rFonts w:eastAsia="Calibri"/>
          <w:color w:val="000000" w:themeColor="text1"/>
        </w:rPr>
      </w:pPr>
      <w:r w:rsidRPr="00F95DCA">
        <w:rPr>
          <w:rFonts w:eastAsia="Calibri"/>
          <w:color w:val="000000" w:themeColor="text1"/>
        </w:rPr>
        <w:t xml:space="preserve">Solicitar a emissão do DIAC, como previsto </w:t>
      </w:r>
      <w:r w:rsidRPr="00F95DCA">
        <w:rPr>
          <w:rFonts w:eastAsia="Calibri"/>
          <w:color w:val="000000" w:themeColor="text1"/>
          <w:highlight w:val="cyan"/>
        </w:rPr>
        <w:t>no artigo 59+3.º</w:t>
      </w:r>
    </w:p>
    <w:p w14:paraId="6ABA733B" w14:textId="1FB2FF77" w:rsidR="457668D7" w:rsidRPr="00F95DCA" w:rsidRDefault="457668D7" w:rsidP="00F95DCA">
      <w:pPr>
        <w:pStyle w:val="PargrafodaLista"/>
        <w:numPr>
          <w:ilvl w:val="0"/>
          <w:numId w:val="278"/>
        </w:numPr>
        <w:rPr>
          <w:rFonts w:eastAsia="Calibri"/>
          <w:color w:val="000000" w:themeColor="text1"/>
        </w:rPr>
      </w:pPr>
      <w:r w:rsidRPr="00F95DCA">
        <w:rPr>
          <w:rFonts w:eastAsia="Calibri"/>
          <w:color w:val="000000" w:themeColor="text1"/>
        </w:rPr>
        <w:t xml:space="preserve">Solicitar ao médico-veterinário a emissão do PAC, sempre que necessário, cumprindo o previsto no </w:t>
      </w:r>
      <w:r w:rsidRPr="00F95DCA">
        <w:rPr>
          <w:rFonts w:eastAsia="Calibri"/>
          <w:color w:val="000000" w:themeColor="text1"/>
          <w:highlight w:val="cyan"/>
        </w:rPr>
        <w:t>n.º</w:t>
      </w:r>
      <w:r w:rsidR="00D105B7" w:rsidRPr="00F95DCA">
        <w:rPr>
          <w:rFonts w:eastAsia="Calibri"/>
          <w:color w:val="000000" w:themeColor="text1"/>
          <w:highlight w:val="cyan"/>
        </w:rPr>
        <w:t xml:space="preserve"> </w:t>
      </w:r>
      <w:r w:rsidRPr="00F95DCA">
        <w:rPr>
          <w:rFonts w:eastAsia="Calibri"/>
          <w:color w:val="000000" w:themeColor="text1"/>
          <w:highlight w:val="cyan"/>
        </w:rPr>
        <w:t>2 a n.º 4 do artigo 59º+6</w:t>
      </w:r>
      <w:r w:rsidRPr="00F95DCA">
        <w:rPr>
          <w:rFonts w:eastAsia="Calibri"/>
          <w:color w:val="000000" w:themeColor="text1"/>
        </w:rPr>
        <w:t>.</w:t>
      </w:r>
    </w:p>
    <w:p w14:paraId="10785C34" w14:textId="6925C0CE" w:rsidR="457668D7" w:rsidRPr="00F95DCA" w:rsidRDefault="3F3C57CB" w:rsidP="00F95DCA">
      <w:pPr>
        <w:pStyle w:val="PargrafodaLista"/>
        <w:numPr>
          <w:ilvl w:val="0"/>
          <w:numId w:val="278"/>
        </w:numPr>
        <w:rPr>
          <w:rFonts w:eastAsia="Calibri"/>
          <w:color w:val="000000" w:themeColor="text1"/>
        </w:rPr>
      </w:pPr>
      <w:r w:rsidRPr="00F95DCA">
        <w:rPr>
          <w:rFonts w:eastAsia="Calibri"/>
          <w:color w:val="000000" w:themeColor="text1"/>
        </w:rPr>
        <w:t xml:space="preserve">Solicitar o registo no SIAC dos animais de companhia que estejam obrigados à identificação nos termos do </w:t>
      </w:r>
      <w:r w:rsidRPr="00F95DCA">
        <w:rPr>
          <w:rFonts w:eastAsia="Calibri"/>
          <w:color w:val="000000" w:themeColor="text1"/>
          <w:highlight w:val="cyan"/>
        </w:rPr>
        <w:t>n.º 1 e n.º 2 do artigo 55.º</w:t>
      </w:r>
      <w:r w:rsidRPr="00F95DCA">
        <w:rPr>
          <w:rFonts w:eastAsia="Calibri"/>
          <w:color w:val="000000" w:themeColor="text1"/>
        </w:rPr>
        <w:t>, que foram introduzidos no território nacional e que permaneçam por um período igual ou superior a 120 dias, mediante a apresentação do PAC ou do certificado sanitário respetivo</w:t>
      </w:r>
    </w:p>
    <w:p w14:paraId="154D294D" w14:textId="3560E12D" w:rsidR="457668D7" w:rsidRPr="00F95DCA" w:rsidRDefault="3F3C57CB" w:rsidP="00F95DCA">
      <w:pPr>
        <w:pStyle w:val="PargrafodaLista"/>
        <w:numPr>
          <w:ilvl w:val="0"/>
          <w:numId w:val="278"/>
        </w:numPr>
        <w:rPr>
          <w:rFonts w:eastAsia="Calibri"/>
          <w:color w:val="000000" w:themeColor="text1"/>
        </w:rPr>
      </w:pPr>
      <w:r w:rsidRPr="00F95DCA">
        <w:rPr>
          <w:rFonts w:eastAsia="Calibri"/>
          <w:color w:val="000000" w:themeColor="text1"/>
        </w:rPr>
        <w:t xml:space="preserve">Dar cumprimento ao disposto no </w:t>
      </w:r>
      <w:r w:rsidRPr="00F95DCA">
        <w:rPr>
          <w:rFonts w:eastAsia="Calibri"/>
          <w:color w:val="000000" w:themeColor="text1"/>
          <w:highlight w:val="cyan"/>
        </w:rPr>
        <w:t>n.º</w:t>
      </w:r>
      <w:r w:rsidR="002E2C32" w:rsidRPr="00F95DCA">
        <w:rPr>
          <w:rFonts w:eastAsia="Calibri"/>
          <w:color w:val="000000" w:themeColor="text1"/>
          <w:highlight w:val="cyan"/>
        </w:rPr>
        <w:t xml:space="preserve"> </w:t>
      </w:r>
      <w:r w:rsidRPr="00F95DCA">
        <w:rPr>
          <w:rFonts w:eastAsia="Calibri"/>
          <w:color w:val="000000" w:themeColor="text1"/>
          <w:highlight w:val="cyan"/>
        </w:rPr>
        <w:t>5 do artigo 59º+2</w:t>
      </w:r>
      <w:r w:rsidRPr="00F95DCA">
        <w:rPr>
          <w:rFonts w:eastAsia="Calibri"/>
          <w:color w:val="000000" w:themeColor="text1"/>
        </w:rPr>
        <w:t xml:space="preserve"> do presente diploma, relativamente a cão de raça potencialmente perigoso, que tenha sido introduzido no território nacional com a finalidade de reprodução, no prazo de 5 dias a contar da data da entrada;</w:t>
      </w:r>
    </w:p>
    <w:p w14:paraId="4CF9E0C4" w14:textId="56BE9F6A" w:rsidR="457668D7" w:rsidRPr="00F95DCA" w:rsidRDefault="457668D7" w:rsidP="00F95DCA">
      <w:pPr>
        <w:pStyle w:val="PargrafodaLista"/>
        <w:numPr>
          <w:ilvl w:val="0"/>
          <w:numId w:val="278"/>
        </w:numPr>
        <w:rPr>
          <w:rFonts w:eastAsia="Calibri"/>
          <w:color w:val="000000" w:themeColor="text1"/>
        </w:rPr>
      </w:pPr>
      <w:r w:rsidRPr="00F95DCA">
        <w:rPr>
          <w:rFonts w:eastAsia="Calibri"/>
          <w:color w:val="000000" w:themeColor="text1"/>
        </w:rPr>
        <w:t xml:space="preserve">Fornecer ao médico-veterinário, à autoridade competente e às entidades fiscalizadoras, a pedido destas, o DIAC na situação previstas no </w:t>
      </w:r>
      <w:r w:rsidRPr="00F95DCA">
        <w:rPr>
          <w:rFonts w:eastAsia="Calibri"/>
          <w:color w:val="000000" w:themeColor="text1"/>
          <w:highlight w:val="cyan"/>
        </w:rPr>
        <w:t>n.º 1 do artigo 59º+6</w:t>
      </w:r>
      <w:r w:rsidRPr="00F95DCA">
        <w:rPr>
          <w:rFonts w:eastAsia="Calibri"/>
          <w:color w:val="000000" w:themeColor="text1"/>
        </w:rPr>
        <w:t>.</w:t>
      </w:r>
    </w:p>
    <w:p w14:paraId="68D58285" w14:textId="75C9E915" w:rsidR="457668D7" w:rsidRPr="00F95DCA" w:rsidRDefault="002E2C32" w:rsidP="00F95DCA">
      <w:pPr>
        <w:ind w:left="142" w:firstLine="0"/>
        <w:rPr>
          <w:rFonts w:eastAsia="Calibri"/>
          <w:color w:val="000000" w:themeColor="text1"/>
        </w:rPr>
      </w:pPr>
      <w:r>
        <w:rPr>
          <w:rFonts w:eastAsia="Calibri"/>
          <w:color w:val="000000" w:themeColor="text1"/>
        </w:rPr>
        <w:t xml:space="preserve">2 </w:t>
      </w:r>
      <w:r w:rsidRPr="00F95DCA">
        <w:rPr>
          <w:rFonts w:eastAsia="Calibri"/>
          <w:color w:val="000000" w:themeColor="text1"/>
        </w:rPr>
        <w:t xml:space="preserve">- </w:t>
      </w:r>
      <w:r w:rsidR="457668D7" w:rsidRPr="00F95DCA">
        <w:rPr>
          <w:rFonts w:eastAsia="Calibri"/>
          <w:color w:val="000000" w:themeColor="text1"/>
        </w:rPr>
        <w:t>O titular ou o seu representante devem comunicar a morte ou desaparecimento do animal de companhia ao SIAC, sob pena de presunção de abandono</w:t>
      </w:r>
      <w:r>
        <w:rPr>
          <w:rFonts w:eastAsia="Calibri"/>
          <w:color w:val="000000" w:themeColor="text1"/>
        </w:rPr>
        <w:t>.</w:t>
      </w:r>
    </w:p>
    <w:p w14:paraId="00B942B0" w14:textId="77777777" w:rsidR="00587B5A" w:rsidRDefault="00587B5A" w:rsidP="001A4910">
      <w:pPr>
        <w:rPr>
          <w:rFonts w:eastAsia="Calibri"/>
          <w:b/>
          <w:bCs/>
          <w:color w:val="000000" w:themeColor="text1"/>
        </w:rPr>
      </w:pPr>
    </w:p>
    <w:p w14:paraId="26505F26" w14:textId="19504246" w:rsidR="7F7CCA47" w:rsidRPr="005E2D3C" w:rsidRDefault="00587B5A" w:rsidP="00F95DCA">
      <w:pPr>
        <w:pStyle w:val="Ttulo3"/>
      </w:pPr>
      <w:bookmarkStart w:id="375" w:name="_Toc233683063"/>
      <w:r w:rsidRPr="001C49E1">
        <w:t>Artigo 7</w:t>
      </w:r>
      <w:r w:rsidR="00E01663">
        <w:t>7</w:t>
      </w:r>
      <w:r w:rsidRPr="001C49E1">
        <w:t>.</w:t>
      </w:r>
      <w:r>
        <w:t>º</w:t>
      </w:r>
      <w:bookmarkEnd w:id="375"/>
    </w:p>
    <w:p w14:paraId="6B9B4347" w14:textId="0EFE8C95" w:rsidR="7F7CCA47" w:rsidRPr="00F95DCA" w:rsidRDefault="42D7C073" w:rsidP="00F95DCA">
      <w:pPr>
        <w:pStyle w:val="Ttulo3"/>
      </w:pPr>
      <w:bookmarkStart w:id="376" w:name="_Toc233683064"/>
      <w:r w:rsidRPr="00F95DCA">
        <w:t>Conservação de dados</w:t>
      </w:r>
      <w:bookmarkEnd w:id="376"/>
    </w:p>
    <w:p w14:paraId="17B70207" w14:textId="147AF123" w:rsidR="7F7CCA47" w:rsidRPr="00F95DCA" w:rsidRDefault="00587B5A" w:rsidP="00F95DCA">
      <w:pPr>
        <w:ind w:left="142" w:firstLine="0"/>
        <w:rPr>
          <w:rFonts w:eastAsia="Calibri"/>
        </w:rPr>
      </w:pPr>
      <w:r>
        <w:rPr>
          <w:rFonts w:eastAsia="Calibri"/>
        </w:rPr>
        <w:t xml:space="preserve">1 - </w:t>
      </w:r>
      <w:r w:rsidR="42D7C073" w:rsidRPr="00F95DCA">
        <w:rPr>
          <w:rFonts w:eastAsia="Calibri"/>
        </w:rPr>
        <w:t>Os dados pessoais do operador ou proprietário do animal de companhia são conservados pelos seguintes períodos</w:t>
      </w:r>
      <w:r w:rsidR="004A37BC">
        <w:rPr>
          <w:rFonts w:eastAsia="Calibri"/>
        </w:rPr>
        <w:t>:</w:t>
      </w:r>
    </w:p>
    <w:p w14:paraId="6B8CD60C" w14:textId="4B819AC4" w:rsidR="004A37BC" w:rsidRDefault="004A37BC" w:rsidP="004A37BC">
      <w:pPr>
        <w:pStyle w:val="PargrafodaLista"/>
        <w:numPr>
          <w:ilvl w:val="0"/>
          <w:numId w:val="284"/>
        </w:numPr>
        <w:rPr>
          <w:rFonts w:eastAsia="Calibri"/>
        </w:rPr>
      </w:pPr>
      <w:r>
        <w:rPr>
          <w:rFonts w:eastAsia="Calibri"/>
        </w:rPr>
        <w:t>vinte e cinco</w:t>
      </w:r>
      <w:r w:rsidR="42D7C073" w:rsidRPr="00F95DCA">
        <w:rPr>
          <w:rFonts w:eastAsia="Calibri"/>
        </w:rPr>
        <w:t xml:space="preserve"> anos após o primeiro registo do cão ou gato</w:t>
      </w:r>
      <w:r w:rsidR="00AF1696">
        <w:rPr>
          <w:rFonts w:eastAsia="Calibri"/>
        </w:rPr>
        <w:t>,</w:t>
      </w:r>
      <w:r w:rsidR="42D7C073" w:rsidRPr="00F95DCA">
        <w:rPr>
          <w:rFonts w:eastAsia="Calibri"/>
        </w:rPr>
        <w:t xml:space="preserve"> ou</w:t>
      </w:r>
    </w:p>
    <w:p w14:paraId="3D2FE8B0" w14:textId="192FCF1D" w:rsidR="7F7CCA47" w:rsidRPr="00F95DCA" w:rsidRDefault="42D7C073" w:rsidP="00F95DCA">
      <w:pPr>
        <w:pStyle w:val="PargrafodaLista"/>
        <w:numPr>
          <w:ilvl w:val="0"/>
          <w:numId w:val="284"/>
        </w:numPr>
        <w:rPr>
          <w:rFonts w:eastAsia="Calibri"/>
        </w:rPr>
      </w:pPr>
      <w:r w:rsidRPr="00F95DCA">
        <w:rPr>
          <w:rFonts w:eastAsia="Calibri"/>
        </w:rPr>
        <w:t>cinco anos após o registo da morte do cão ou gato na base de dados</w:t>
      </w:r>
      <w:r w:rsidR="004A37BC">
        <w:rPr>
          <w:rFonts w:eastAsia="Calibri"/>
        </w:rPr>
        <w:t>.</w:t>
      </w:r>
    </w:p>
    <w:p w14:paraId="470E209E" w14:textId="7EB5DD54" w:rsidR="70CCCE41" w:rsidRDefault="70CCCE41" w:rsidP="001A4910">
      <w:pPr>
        <w:rPr>
          <w:rFonts w:eastAsia="Calibri"/>
        </w:rPr>
      </w:pPr>
    </w:p>
    <w:p w14:paraId="5734910E" w14:textId="42D4AAB1" w:rsidR="00BF3735" w:rsidRPr="00F95DCA" w:rsidRDefault="00BF3735" w:rsidP="00F95DCA">
      <w:pPr>
        <w:pStyle w:val="Ttulo2"/>
        <w:ind w:right="0"/>
      </w:pPr>
      <w:bookmarkStart w:id="377" w:name="_Toc233683065"/>
      <w:r w:rsidRPr="00F95DCA">
        <w:t>SECCÇÃO II</w:t>
      </w:r>
      <w:bookmarkEnd w:id="377"/>
    </w:p>
    <w:p w14:paraId="43B65012" w14:textId="2EE80772" w:rsidR="0E283A6B" w:rsidRDefault="30F41B5C" w:rsidP="00E01663">
      <w:pPr>
        <w:pStyle w:val="Ttulo2"/>
        <w:ind w:right="0"/>
      </w:pPr>
      <w:bookmarkStart w:id="378" w:name="_Toc233683066"/>
      <w:r w:rsidRPr="00F95DCA">
        <w:t>FINANCIAMENTO DO SISTEMA</w:t>
      </w:r>
      <w:bookmarkEnd w:id="378"/>
    </w:p>
    <w:p w14:paraId="398068D7" w14:textId="77777777" w:rsidR="00E01663" w:rsidRPr="00F95DCA" w:rsidRDefault="00E01663" w:rsidP="00F95DCA"/>
    <w:p w14:paraId="3B930CCC" w14:textId="59DE0EDE" w:rsidR="48E39337" w:rsidRPr="00F95DCA" w:rsidRDefault="14522DEC" w:rsidP="00F95DCA">
      <w:pPr>
        <w:pStyle w:val="Ttulo3"/>
      </w:pPr>
      <w:bookmarkStart w:id="379" w:name="_Toc233683067"/>
      <w:r w:rsidRPr="00F95DCA">
        <w:t xml:space="preserve">Artigo </w:t>
      </w:r>
      <w:r w:rsidR="00BF3735" w:rsidRPr="00F95DCA">
        <w:t>7</w:t>
      </w:r>
      <w:r w:rsidR="00E01663">
        <w:t>8</w:t>
      </w:r>
      <w:r w:rsidR="00BF3735" w:rsidRPr="00F95DCA">
        <w:t>.º</w:t>
      </w:r>
      <w:bookmarkEnd w:id="379"/>
    </w:p>
    <w:p w14:paraId="0AC31122" w14:textId="1EAF75A6" w:rsidR="48E39337" w:rsidRPr="00F95DCA" w:rsidRDefault="14522DEC" w:rsidP="00F95DCA">
      <w:pPr>
        <w:pStyle w:val="Ttulo3"/>
      </w:pPr>
      <w:bookmarkStart w:id="380" w:name="_Toc233683068"/>
      <w:r w:rsidRPr="00F95DCA">
        <w:t>Taxa de registo SIAC</w:t>
      </w:r>
      <w:bookmarkEnd w:id="380"/>
    </w:p>
    <w:p w14:paraId="473E1D79" w14:textId="36ED43A0" w:rsidR="48E39337" w:rsidRPr="005E2D3C" w:rsidRDefault="14522DEC" w:rsidP="00F95DCA">
      <w:pPr>
        <w:rPr>
          <w:rFonts w:eastAsia="Calibri"/>
          <w:color w:val="000000" w:themeColor="text1"/>
        </w:rPr>
      </w:pPr>
      <w:r>
        <w:rPr>
          <w:rFonts w:eastAsia="Calibri"/>
          <w:color w:val="000000" w:themeColor="text1"/>
        </w:rPr>
        <w:t>1 - Pelo registo de animal no SIAC é devido o pagamento de uma tax</w:t>
      </w:r>
      <w:r w:rsidR="00761CD9">
        <w:rPr>
          <w:rFonts w:eastAsia="Calibri"/>
          <w:color w:val="000000" w:themeColor="text1"/>
        </w:rPr>
        <w:t>a.</w:t>
      </w:r>
    </w:p>
    <w:p w14:paraId="1FE84953" w14:textId="1D4A5D44" w:rsidR="00761CD9" w:rsidRPr="005E2D3C" w:rsidRDefault="00761CD9" w:rsidP="00F95DCA">
      <w:pPr>
        <w:ind w:left="142" w:firstLine="0"/>
        <w:rPr>
          <w:rFonts w:eastAsia="Calibri"/>
          <w:color w:val="000000" w:themeColor="text1"/>
        </w:rPr>
      </w:pPr>
      <w:r w:rsidRPr="00F95DCA">
        <w:rPr>
          <w:rFonts w:eastAsia="Calibri"/>
          <w:color w:val="000000" w:themeColor="text1"/>
          <w:highlight w:val="yellow"/>
        </w:rPr>
        <w:lastRenderedPageBreak/>
        <w:t>2 - Ficam isentos do pagamento de taxa os animais de companhia registados em nome de município, de associação de municípios ou de associação zoófila, incluindo os recolhidos por município que não disponha de CRO próprio e colocado em CRO de outro município ou intermunicipal, ao abrigo de protocolo.</w:t>
      </w:r>
    </w:p>
    <w:p w14:paraId="17A3009B" w14:textId="2A9A8332" w:rsidR="48E39337" w:rsidRPr="005E2D3C" w:rsidRDefault="00BF3735" w:rsidP="00F95DCA">
      <w:pPr>
        <w:ind w:left="142" w:firstLine="0"/>
        <w:rPr>
          <w:rFonts w:eastAsia="Calibri"/>
          <w:color w:val="000000" w:themeColor="text1"/>
        </w:rPr>
      </w:pPr>
      <w:r>
        <w:rPr>
          <w:rFonts w:eastAsia="Calibri"/>
          <w:color w:val="000000" w:themeColor="text1"/>
        </w:rPr>
        <w:t xml:space="preserve">3 - </w:t>
      </w:r>
      <w:r w:rsidR="14522DEC">
        <w:rPr>
          <w:rFonts w:eastAsia="Calibri"/>
          <w:color w:val="000000" w:themeColor="text1"/>
        </w:rPr>
        <w:t>Ficam também isentos de pagamento de taxa os cães pertencentes às Forças de Segurança, militares e de Serviços de Segurança do Estado, caso procedam ao registo no SIAC.</w:t>
      </w:r>
    </w:p>
    <w:p w14:paraId="508D7FD1" w14:textId="48E8B6FF" w:rsidR="48E39337" w:rsidRPr="005E2D3C" w:rsidRDefault="00BF3735" w:rsidP="00F95DCA">
      <w:pPr>
        <w:rPr>
          <w:rFonts w:eastAsia="Calibri"/>
          <w:color w:val="000000" w:themeColor="text1"/>
        </w:rPr>
      </w:pPr>
      <w:r>
        <w:rPr>
          <w:rFonts w:eastAsia="Calibri"/>
          <w:color w:val="000000" w:themeColor="text1"/>
        </w:rPr>
        <w:t xml:space="preserve">4 </w:t>
      </w:r>
      <w:r w:rsidR="14522DEC">
        <w:rPr>
          <w:rFonts w:eastAsia="Calibri"/>
          <w:color w:val="000000" w:themeColor="text1"/>
        </w:rPr>
        <w:t>- A taxa referida no n.º 1 constitui receita da DGAV</w:t>
      </w:r>
      <w:r w:rsidR="00761CD9">
        <w:rPr>
          <w:rFonts w:eastAsia="Calibri"/>
          <w:color w:val="000000" w:themeColor="text1"/>
        </w:rPr>
        <w:t>.</w:t>
      </w:r>
    </w:p>
    <w:p w14:paraId="51B3B65A" w14:textId="2B8A4D56" w:rsidR="48E39337" w:rsidRDefault="00BF3735" w:rsidP="00BF3735">
      <w:pPr>
        <w:ind w:left="142" w:firstLine="0"/>
        <w:rPr>
          <w:rFonts w:eastAsia="Calibri"/>
          <w:color w:val="000000" w:themeColor="text1"/>
        </w:rPr>
      </w:pPr>
      <w:r>
        <w:rPr>
          <w:rFonts w:eastAsia="Calibri"/>
          <w:color w:val="000000" w:themeColor="text1"/>
        </w:rPr>
        <w:t xml:space="preserve">5 - </w:t>
      </w:r>
      <w:r w:rsidR="14522DEC">
        <w:rPr>
          <w:rFonts w:eastAsia="Calibri"/>
          <w:color w:val="000000" w:themeColor="text1"/>
        </w:rPr>
        <w:t xml:space="preserve">O montante do registo previsto no n.º 1 é determinado por </w:t>
      </w:r>
      <w:r w:rsidR="0052508A">
        <w:rPr>
          <w:rFonts w:eastAsia="Calibri"/>
          <w:color w:val="000000" w:themeColor="text1"/>
        </w:rPr>
        <w:t>Portaria</w:t>
      </w:r>
      <w:r w:rsidR="14522DEC">
        <w:rPr>
          <w:rFonts w:eastAsia="Calibri"/>
          <w:color w:val="000000" w:themeColor="text1"/>
        </w:rPr>
        <w:t xml:space="preserve"> dos membros do Governo responsáveis pelas áreas das finanças e da agricultura.</w:t>
      </w:r>
    </w:p>
    <w:p w14:paraId="4CC65B88" w14:textId="0B07BEDC" w:rsidR="009A6575" w:rsidRPr="005E2D3C" w:rsidRDefault="009A6575" w:rsidP="00F95DCA">
      <w:pPr>
        <w:ind w:left="142" w:firstLine="0"/>
        <w:rPr>
          <w:rFonts w:eastAsia="Calibri"/>
          <w:color w:val="000000" w:themeColor="text1"/>
        </w:rPr>
      </w:pPr>
      <w:r w:rsidRPr="00F95DCA">
        <w:rPr>
          <w:rFonts w:eastAsia="Calibri"/>
          <w:color w:val="000000" w:themeColor="text1"/>
          <w:highlight w:val="yellow"/>
        </w:rPr>
        <w:t xml:space="preserve">6 – O montante previsto no </w:t>
      </w:r>
      <w:r w:rsidR="008C56A9">
        <w:rPr>
          <w:rFonts w:eastAsia="Calibri"/>
          <w:color w:val="000000" w:themeColor="text1"/>
          <w:highlight w:val="yellow"/>
        </w:rPr>
        <w:t>número anterior</w:t>
      </w:r>
      <w:r w:rsidRPr="00F95DCA">
        <w:rPr>
          <w:rFonts w:eastAsia="Calibri"/>
          <w:color w:val="000000" w:themeColor="text1"/>
          <w:highlight w:val="yellow"/>
        </w:rPr>
        <w:t xml:space="preserve"> é objeto de atualização anual automática, a 1 de março de cada ano, com base no coeficiente resultante da variação total do índice médio de preços no consumidor, no continente, excluindo habitação, relativo ao ano anterior, apurado pelo Instituto Nacional de Estatística, I. P., procedendo-se ao arredondamento do resultado para a casa decimal imediatamente superior.</w:t>
      </w:r>
    </w:p>
    <w:p w14:paraId="1AAE0A0D" w14:textId="73C5A5F8" w:rsidR="48E39337" w:rsidRPr="005E2D3C" w:rsidRDefault="009A6575" w:rsidP="00F95DCA">
      <w:pPr>
        <w:ind w:left="142" w:firstLine="0"/>
        <w:rPr>
          <w:rFonts w:eastAsia="Calibri"/>
          <w:color w:val="000000" w:themeColor="text1"/>
        </w:rPr>
      </w:pPr>
      <w:r>
        <w:rPr>
          <w:rFonts w:eastAsia="Calibri"/>
          <w:color w:val="000000" w:themeColor="text1"/>
        </w:rPr>
        <w:t>7</w:t>
      </w:r>
      <w:r w:rsidR="00BF3735">
        <w:rPr>
          <w:rFonts w:eastAsia="Calibri"/>
          <w:color w:val="000000" w:themeColor="text1"/>
        </w:rPr>
        <w:t xml:space="preserve">- </w:t>
      </w:r>
      <w:r w:rsidR="14522DEC">
        <w:rPr>
          <w:rFonts w:eastAsia="Calibri"/>
          <w:color w:val="000000" w:themeColor="text1"/>
        </w:rPr>
        <w:t>A fixação do montante previsto no n.º</w:t>
      </w:r>
      <w:r w:rsidR="009E54ED">
        <w:rPr>
          <w:rFonts w:eastAsia="Calibri"/>
          <w:color w:val="000000" w:themeColor="text1"/>
        </w:rPr>
        <w:t xml:space="preserve"> </w:t>
      </w:r>
      <w:r w:rsidR="14522DEC">
        <w:rPr>
          <w:rFonts w:eastAsia="Calibri"/>
          <w:color w:val="000000" w:themeColor="text1"/>
        </w:rPr>
        <w:t>1 tem em consideração os custos de funcionamento do SIAC, incluindo, nomeadamente, as despesas inerentes ao controlo da aplicação do regime constante do presente decreto-lei, bem como à promoção de uma detenção responsável dos animais de companhia.</w:t>
      </w:r>
    </w:p>
    <w:p w14:paraId="265D9EC4" w14:textId="5984B649" w:rsidR="48E39337" w:rsidRPr="005E2D3C" w:rsidRDefault="009A6575" w:rsidP="00F95DCA">
      <w:pPr>
        <w:ind w:left="142" w:firstLine="0"/>
        <w:rPr>
          <w:rFonts w:eastAsia="Calibri"/>
          <w:color w:val="000000" w:themeColor="text1"/>
        </w:rPr>
      </w:pPr>
      <w:r>
        <w:rPr>
          <w:rFonts w:eastAsia="Calibri"/>
          <w:color w:val="000000" w:themeColor="text1"/>
        </w:rPr>
        <w:t>8</w:t>
      </w:r>
      <w:r w:rsidR="00BF3735">
        <w:rPr>
          <w:rFonts w:eastAsia="Calibri"/>
          <w:color w:val="000000" w:themeColor="text1"/>
        </w:rPr>
        <w:t xml:space="preserve"> - </w:t>
      </w:r>
      <w:r w:rsidR="14522DEC">
        <w:rPr>
          <w:rFonts w:eastAsia="Calibri"/>
          <w:color w:val="000000" w:themeColor="text1"/>
        </w:rPr>
        <w:t xml:space="preserve">Caso a gestão do SIAC seja atribuída a outra entidade de acordo com o previsto </w:t>
      </w:r>
      <w:r w:rsidR="14522DEC" w:rsidRPr="00F95DCA">
        <w:rPr>
          <w:rFonts w:eastAsia="Calibri"/>
          <w:color w:val="000000" w:themeColor="text1"/>
          <w:highlight w:val="cyan"/>
        </w:rPr>
        <w:t>no n.º</w:t>
      </w:r>
      <w:r w:rsidRPr="00F95DCA">
        <w:rPr>
          <w:rFonts w:eastAsia="Calibri"/>
          <w:color w:val="000000" w:themeColor="text1"/>
          <w:highlight w:val="cyan"/>
        </w:rPr>
        <w:t xml:space="preserve"> </w:t>
      </w:r>
      <w:r w:rsidR="14522DEC" w:rsidRPr="00F95DCA">
        <w:rPr>
          <w:rFonts w:eastAsia="Calibri"/>
          <w:color w:val="000000" w:themeColor="text1"/>
          <w:highlight w:val="cyan"/>
        </w:rPr>
        <w:t>3 do artigo 53.º</w:t>
      </w:r>
      <w:r w:rsidR="14522DEC">
        <w:rPr>
          <w:rFonts w:eastAsia="Calibri"/>
          <w:color w:val="000000" w:themeColor="text1"/>
        </w:rPr>
        <w:t xml:space="preserve">, o custo de registo no SIAC é desdobrado entre serviço de registo e taxa SIAC, que são cobradas em simultâneo, não podendo ultrapassar o valor expresso na </w:t>
      </w:r>
      <w:r w:rsidR="0052508A">
        <w:rPr>
          <w:rFonts w:eastAsia="Calibri"/>
          <w:color w:val="000000" w:themeColor="text1"/>
        </w:rPr>
        <w:t>Portaria</w:t>
      </w:r>
      <w:r w:rsidR="14522DEC">
        <w:rPr>
          <w:rFonts w:eastAsia="Calibri"/>
          <w:color w:val="000000" w:themeColor="text1"/>
        </w:rPr>
        <w:t xml:space="preserve"> referida no n</w:t>
      </w:r>
      <w:r>
        <w:rPr>
          <w:rFonts w:eastAsia="Calibri"/>
          <w:color w:val="000000" w:themeColor="text1"/>
        </w:rPr>
        <w:t>úmero 5.</w:t>
      </w:r>
    </w:p>
    <w:p w14:paraId="50752251" w14:textId="03449FBC" w:rsidR="009A6575" w:rsidRDefault="00BF3735" w:rsidP="00BF3735">
      <w:pPr>
        <w:ind w:left="142" w:firstLine="0"/>
        <w:rPr>
          <w:rFonts w:eastAsia="Calibri"/>
          <w:color w:val="000000" w:themeColor="text1"/>
        </w:rPr>
      </w:pPr>
      <w:r>
        <w:rPr>
          <w:rFonts w:eastAsia="Calibri"/>
          <w:color w:val="000000" w:themeColor="text1"/>
        </w:rPr>
        <w:t xml:space="preserve">8 - </w:t>
      </w:r>
      <w:r w:rsidR="5339684B">
        <w:rPr>
          <w:rFonts w:eastAsia="Calibri"/>
          <w:color w:val="000000" w:themeColor="text1"/>
        </w:rPr>
        <w:t xml:space="preserve">No caso previsto no </w:t>
      </w:r>
      <w:r w:rsidR="00BE60E5">
        <w:rPr>
          <w:rFonts w:eastAsia="Calibri"/>
          <w:color w:val="000000" w:themeColor="text1"/>
        </w:rPr>
        <w:t>n.º</w:t>
      </w:r>
      <w:r w:rsidR="5339684B">
        <w:rPr>
          <w:rFonts w:eastAsia="Calibri"/>
          <w:color w:val="000000" w:themeColor="text1"/>
        </w:rPr>
        <w:t xml:space="preserve"> anterior, o serviço de registo constitui receita da entidade a quem foi entregue a gestão do SIAC</w:t>
      </w:r>
    </w:p>
    <w:p w14:paraId="41EDB09B" w14:textId="1C00BB68" w:rsidR="5ADC46BC" w:rsidRPr="005E2D3C" w:rsidRDefault="009A6575" w:rsidP="00F95DCA">
      <w:pPr>
        <w:ind w:left="142" w:firstLine="0"/>
        <w:rPr>
          <w:rFonts w:eastAsia="Calibri"/>
          <w:color w:val="000000" w:themeColor="text1"/>
        </w:rPr>
      </w:pPr>
      <w:r>
        <w:rPr>
          <w:rFonts w:eastAsia="Calibri"/>
          <w:color w:val="000000" w:themeColor="text1"/>
        </w:rPr>
        <w:t xml:space="preserve">9 - </w:t>
      </w:r>
      <w:r w:rsidR="5339684B">
        <w:rPr>
          <w:rFonts w:eastAsia="Calibri"/>
          <w:color w:val="000000" w:themeColor="text1"/>
        </w:rPr>
        <w:t xml:space="preserve">A taxa SIAC corresponde a 15% do montante fixado na </w:t>
      </w:r>
      <w:r w:rsidR="0052508A">
        <w:rPr>
          <w:rFonts w:eastAsia="Calibri"/>
          <w:color w:val="000000" w:themeColor="text1"/>
        </w:rPr>
        <w:t>Portaria</w:t>
      </w:r>
      <w:r w:rsidR="5339684B">
        <w:rPr>
          <w:rFonts w:eastAsia="Calibri"/>
          <w:color w:val="000000" w:themeColor="text1"/>
        </w:rPr>
        <w:t xml:space="preserve"> referida no </w:t>
      </w:r>
      <w:r w:rsidR="00BE60E5">
        <w:rPr>
          <w:rFonts w:eastAsia="Calibri"/>
          <w:color w:val="000000" w:themeColor="text1"/>
        </w:rPr>
        <w:t>n.º</w:t>
      </w:r>
      <w:r>
        <w:rPr>
          <w:rFonts w:eastAsia="Calibri"/>
          <w:color w:val="000000" w:themeColor="text1"/>
        </w:rPr>
        <w:t xml:space="preserve"> 5</w:t>
      </w:r>
      <w:r w:rsidR="5339684B">
        <w:rPr>
          <w:rFonts w:eastAsia="Calibri"/>
          <w:color w:val="000000" w:themeColor="text1"/>
        </w:rPr>
        <w:t>, e constitui receita da DGAV</w:t>
      </w:r>
      <w:r>
        <w:rPr>
          <w:rFonts w:eastAsia="Calibri"/>
          <w:color w:val="000000" w:themeColor="text1"/>
        </w:rPr>
        <w:t>.</w:t>
      </w:r>
    </w:p>
    <w:p w14:paraId="1B82EED1" w14:textId="142360A5" w:rsidR="48E39337" w:rsidRDefault="009A6575">
      <w:pPr>
        <w:ind w:left="142" w:firstLine="0"/>
        <w:rPr>
          <w:rFonts w:eastAsia="Calibri"/>
          <w:color w:val="000000" w:themeColor="text1"/>
        </w:rPr>
      </w:pPr>
      <w:r>
        <w:rPr>
          <w:rFonts w:eastAsia="Calibri"/>
          <w:color w:val="000000" w:themeColor="text1"/>
        </w:rPr>
        <w:t>10</w:t>
      </w:r>
      <w:r w:rsidR="14522DEC">
        <w:rPr>
          <w:rFonts w:eastAsia="Calibri"/>
          <w:color w:val="000000" w:themeColor="text1"/>
        </w:rPr>
        <w:t xml:space="preserve"> - Sem prejuízo do pagamento devido p</w:t>
      </w:r>
      <w:r>
        <w:rPr>
          <w:rFonts w:eastAsia="Calibri"/>
          <w:color w:val="000000" w:themeColor="text1"/>
        </w:rPr>
        <w:t xml:space="preserve">ela prática de </w:t>
      </w:r>
      <w:r w:rsidR="14522DEC">
        <w:rPr>
          <w:rFonts w:eastAsia="Calibri"/>
          <w:color w:val="000000" w:themeColor="text1"/>
        </w:rPr>
        <w:t>outros atos médico-veterinários, não pode ser exigido outro pagamento pelo mero registo do animal no SIAC.</w:t>
      </w:r>
    </w:p>
    <w:p w14:paraId="6ABE9397" w14:textId="77777777" w:rsidR="00E01663" w:rsidRPr="005E2D3C" w:rsidRDefault="00E01663" w:rsidP="00F95DCA">
      <w:pPr>
        <w:ind w:left="142" w:firstLine="0"/>
        <w:rPr>
          <w:rFonts w:eastAsia="Calibri"/>
          <w:color w:val="000000" w:themeColor="text1"/>
        </w:rPr>
      </w:pPr>
    </w:p>
    <w:p w14:paraId="14A44E6C" w14:textId="217F1322" w:rsidR="5995F011" w:rsidRPr="00E01663" w:rsidRDefault="543976ED" w:rsidP="00F95DCA">
      <w:pPr>
        <w:pStyle w:val="Ttulo3"/>
        <w:rPr>
          <w:rFonts w:eastAsia="Calibri"/>
        </w:rPr>
      </w:pPr>
      <w:bookmarkStart w:id="381" w:name="_Toc233683069"/>
      <w:r w:rsidRPr="00E01663">
        <w:rPr>
          <w:rFonts w:eastAsia="Calibri"/>
        </w:rPr>
        <w:lastRenderedPageBreak/>
        <w:t>Artigo 7</w:t>
      </w:r>
      <w:r w:rsidR="00E01663">
        <w:rPr>
          <w:rFonts w:eastAsia="Calibri"/>
        </w:rPr>
        <w:t>9</w:t>
      </w:r>
      <w:r w:rsidRPr="00E01663">
        <w:rPr>
          <w:rFonts w:eastAsia="Calibri"/>
        </w:rPr>
        <w:t>.º</w:t>
      </w:r>
      <w:bookmarkEnd w:id="381"/>
    </w:p>
    <w:p w14:paraId="141C2B22" w14:textId="7BC53BE7" w:rsidR="5995F011" w:rsidRPr="00E01663" w:rsidRDefault="543976ED" w:rsidP="00F95DCA">
      <w:pPr>
        <w:pStyle w:val="Ttulo3"/>
        <w:rPr>
          <w:rFonts w:eastAsia="Calibri"/>
        </w:rPr>
      </w:pPr>
      <w:bookmarkStart w:id="382" w:name="_Toc233683070"/>
      <w:r w:rsidRPr="00E01663">
        <w:rPr>
          <w:rFonts w:eastAsia="Calibri"/>
        </w:rPr>
        <w:t>Licença de cães e articulação com o Sistema de Informação de Animais de Companhia</w:t>
      </w:r>
      <w:bookmarkEnd w:id="382"/>
    </w:p>
    <w:p w14:paraId="6128E438" w14:textId="31CC9DBB" w:rsidR="5995F011" w:rsidRPr="005E2D3C" w:rsidRDefault="2C98AEB2" w:rsidP="00F95DCA">
      <w:pPr>
        <w:ind w:left="142" w:firstLine="0"/>
        <w:rPr>
          <w:rFonts w:eastAsia="Calibri"/>
        </w:rPr>
      </w:pPr>
      <w:r>
        <w:rPr>
          <w:rFonts w:eastAsia="Calibri"/>
        </w:rPr>
        <w:t xml:space="preserve">1 - Os cães registados no SIAC são objeto de licenciamento anual na junta de freguesia da área de </w:t>
      </w:r>
      <w:commentRangeStart w:id="383"/>
      <w:commentRangeStart w:id="384"/>
      <w:r>
        <w:rPr>
          <w:rFonts w:eastAsia="Calibri"/>
        </w:rPr>
        <w:t xml:space="preserve">recenseamento </w:t>
      </w:r>
      <w:commentRangeEnd w:id="383"/>
      <w:r w:rsidR="002251E2">
        <w:rPr>
          <w:rStyle w:val="Refdecomentrio"/>
          <w:rFonts w:eastAsia="Calibri"/>
          <w:sz w:val="24"/>
          <w:szCs w:val="24"/>
        </w:rPr>
        <w:commentReference w:id="383"/>
      </w:r>
      <w:commentRangeEnd w:id="384"/>
      <w:r>
        <w:rPr>
          <w:rStyle w:val="Refdecomentrio"/>
          <w:rFonts w:eastAsia="Calibri"/>
          <w:sz w:val="24"/>
          <w:szCs w:val="24"/>
        </w:rPr>
        <w:commentReference w:id="384"/>
      </w:r>
      <w:r>
        <w:rPr>
          <w:rFonts w:eastAsia="Calibri"/>
        </w:rPr>
        <w:t>do seu titular, podendo as freguesias emitir regulamentação complementar para o procedimento de emissão da licença.</w:t>
      </w:r>
    </w:p>
    <w:p w14:paraId="5FA7F504" w14:textId="495D1BB1" w:rsidR="5995F011" w:rsidRPr="005E2D3C" w:rsidRDefault="543976ED" w:rsidP="00F95DCA">
      <w:pPr>
        <w:ind w:left="142" w:firstLine="0"/>
        <w:rPr>
          <w:rFonts w:eastAsia="Calibri"/>
        </w:rPr>
      </w:pPr>
      <w:r>
        <w:rPr>
          <w:rFonts w:eastAsia="Calibri"/>
        </w:rPr>
        <w:t>2 - Com exceção dos cães perigosos ou potencialmente perigosos, o registo inicial no SIAC é válido como licença por um ano a contar da data do registo.</w:t>
      </w:r>
    </w:p>
    <w:p w14:paraId="418974BE" w14:textId="230DB3CE" w:rsidR="5995F011" w:rsidRPr="005E2D3C" w:rsidRDefault="2C98AEB2" w:rsidP="00F95DCA">
      <w:pPr>
        <w:ind w:left="142" w:firstLine="0"/>
        <w:rPr>
          <w:rFonts w:eastAsia="Calibri"/>
        </w:rPr>
      </w:pPr>
      <w:r>
        <w:rPr>
          <w:rFonts w:eastAsia="Calibri"/>
        </w:rPr>
        <w:t xml:space="preserve">3 - Para a emissão da licença e das suas renovações anuais, os titulares de cães perigosos ou potencialmente perigosos devem apresentar os elementos que para o efeito forem exigidos nos termos do </w:t>
      </w:r>
      <w:r w:rsidR="00BE60E5">
        <w:rPr>
          <w:rFonts w:eastAsia="Calibri"/>
        </w:rPr>
        <w:t>artigo</w:t>
      </w:r>
      <w:r>
        <w:rPr>
          <w:rFonts w:eastAsia="Calibri"/>
        </w:rPr>
        <w:t xml:space="preserve"> XXº (artigo perigosos), devendo assegurar o licenciamento no prazo de 30 dias após o registo no SIAC.</w:t>
      </w:r>
    </w:p>
    <w:p w14:paraId="53762674" w14:textId="5F303A30" w:rsidR="5995F011" w:rsidRPr="005E2D3C" w:rsidRDefault="543976ED" w:rsidP="00F95DCA">
      <w:pPr>
        <w:ind w:left="142" w:firstLine="0"/>
        <w:rPr>
          <w:rFonts w:eastAsia="Calibri"/>
        </w:rPr>
      </w:pPr>
      <w:r>
        <w:rPr>
          <w:rFonts w:eastAsia="Calibri"/>
        </w:rPr>
        <w:t>4 - São isentos de licença os cães para fins militares, policiais ou de segurança do Estado, devendo, no entanto, possuir sistemas de identificação e de registo próprios sediados nas entidades onde se encontram e cumprir todas as disposições de registo e de profilaxia médica e sanitária previstas no presente diploma.</w:t>
      </w:r>
    </w:p>
    <w:p w14:paraId="6819CD27" w14:textId="1CFC86DE" w:rsidR="209FB250" w:rsidRPr="005E2D3C" w:rsidRDefault="32A809E0" w:rsidP="00F95DCA">
      <w:pPr>
        <w:ind w:left="142" w:firstLine="0"/>
        <w:rPr>
          <w:rFonts w:eastAsia="Calibri"/>
        </w:rPr>
      </w:pPr>
      <w:r>
        <w:rPr>
          <w:rFonts w:eastAsia="Calibri"/>
        </w:rPr>
        <w:t>5 – O titular deve assegurar a renovação anual do licenciamento, através da junta de freguesia da sua</w:t>
      </w:r>
      <w:r w:rsidR="009A6575">
        <w:rPr>
          <w:rFonts w:eastAsia="Calibri"/>
        </w:rPr>
        <w:t xml:space="preserve"> </w:t>
      </w:r>
      <w:r w:rsidR="14B02727">
        <w:rPr>
          <w:rFonts w:eastAsia="Calibri"/>
        </w:rPr>
        <w:t xml:space="preserve">área de </w:t>
      </w:r>
      <w:r w:rsidR="14B02727" w:rsidRPr="00F95DCA">
        <w:rPr>
          <w:rFonts w:eastAsia="Calibri"/>
        </w:rPr>
        <w:t>recenseamento</w:t>
      </w:r>
      <w:r w:rsidR="14B02727">
        <w:rPr>
          <w:rFonts w:eastAsia="Calibri"/>
        </w:rPr>
        <w:t>, um ano após o registo no SIAC.</w:t>
      </w:r>
    </w:p>
    <w:p w14:paraId="22CFCC6C" w14:textId="7C150546" w:rsidR="4F8EB270" w:rsidRPr="005E2D3C" w:rsidRDefault="4F8EB270" w:rsidP="00F95DCA">
      <w:pPr>
        <w:ind w:left="142" w:firstLine="0"/>
        <w:rPr>
          <w:rFonts w:eastAsia="Calibri"/>
        </w:rPr>
      </w:pPr>
      <w:r>
        <w:rPr>
          <w:rFonts w:eastAsia="Calibri"/>
        </w:rPr>
        <w:t xml:space="preserve">6 – Para efeitos do </w:t>
      </w:r>
      <w:r w:rsidR="008C56A9">
        <w:rPr>
          <w:rFonts w:eastAsia="Calibri"/>
        </w:rPr>
        <w:t>número anterior</w:t>
      </w:r>
      <w:r>
        <w:rPr>
          <w:rFonts w:eastAsia="Calibri"/>
        </w:rPr>
        <w:t xml:space="preserve"> a licença só é considerada válida após o seu registo no SIAC, pela junta de freguesia, com classificação do cão nas seguintes categorias, conforme as suas funções:</w:t>
      </w:r>
    </w:p>
    <w:p w14:paraId="72AB0664" w14:textId="759449BB" w:rsidR="56A4533F" w:rsidRPr="00F95DCA" w:rsidRDefault="56A4533F" w:rsidP="00F95DCA">
      <w:pPr>
        <w:pStyle w:val="PargrafodaLista"/>
        <w:numPr>
          <w:ilvl w:val="0"/>
          <w:numId w:val="285"/>
        </w:numPr>
        <w:rPr>
          <w:rFonts w:eastAsia="Calibri"/>
        </w:rPr>
      </w:pPr>
      <w:r w:rsidRPr="00F95DCA">
        <w:rPr>
          <w:rFonts w:eastAsia="Calibri"/>
        </w:rPr>
        <w:t>Cão de assistência;</w:t>
      </w:r>
    </w:p>
    <w:p w14:paraId="65C0D39E" w14:textId="5993D805" w:rsidR="1FA92AB7" w:rsidRPr="00F95DCA" w:rsidRDefault="7F341EEB" w:rsidP="00F95DCA">
      <w:pPr>
        <w:pStyle w:val="PargrafodaLista"/>
        <w:numPr>
          <w:ilvl w:val="0"/>
          <w:numId w:val="285"/>
        </w:numPr>
        <w:rPr>
          <w:rFonts w:eastAsia="Calibri"/>
        </w:rPr>
      </w:pPr>
      <w:r w:rsidRPr="00F95DCA">
        <w:rPr>
          <w:rFonts w:eastAsia="Calibri"/>
        </w:rPr>
        <w:t>Cão de proteção de gado;</w:t>
      </w:r>
    </w:p>
    <w:p w14:paraId="1326AC5F" w14:textId="40BC3EFC" w:rsidR="77A5435A" w:rsidRPr="00F95DCA" w:rsidRDefault="77A5435A" w:rsidP="00F95DCA">
      <w:pPr>
        <w:pStyle w:val="PargrafodaLista"/>
        <w:numPr>
          <w:ilvl w:val="0"/>
          <w:numId w:val="285"/>
        </w:numPr>
        <w:rPr>
          <w:rFonts w:eastAsia="Calibri"/>
        </w:rPr>
      </w:pPr>
      <w:r w:rsidRPr="00F95DCA">
        <w:rPr>
          <w:rFonts w:eastAsia="Calibri"/>
        </w:rPr>
        <w:t>Cães de pastoreio;</w:t>
      </w:r>
    </w:p>
    <w:p w14:paraId="344783E8" w14:textId="21B849C9" w:rsidR="4EF0B991" w:rsidRPr="00F95DCA" w:rsidRDefault="4EF0B991" w:rsidP="00F95DCA">
      <w:pPr>
        <w:pStyle w:val="PargrafodaLista"/>
        <w:numPr>
          <w:ilvl w:val="0"/>
          <w:numId w:val="285"/>
        </w:numPr>
        <w:rPr>
          <w:rFonts w:eastAsia="Calibri"/>
        </w:rPr>
      </w:pPr>
      <w:commentRangeStart w:id="385"/>
      <w:r w:rsidRPr="00F95DCA">
        <w:rPr>
          <w:rFonts w:eastAsia="Calibri"/>
        </w:rPr>
        <w:t>Cão de caça;</w:t>
      </w:r>
      <w:commentRangeEnd w:id="385"/>
      <w:r w:rsidR="002251E2" w:rsidRPr="00F95DCA">
        <w:rPr>
          <w:rStyle w:val="Refdecomentrio"/>
          <w:rFonts w:eastAsia="Calibri"/>
          <w:sz w:val="24"/>
          <w:szCs w:val="24"/>
        </w:rPr>
        <w:commentReference w:id="385"/>
      </w:r>
    </w:p>
    <w:p w14:paraId="4A38C229" w14:textId="51E90B54" w:rsidR="68BDC1DE" w:rsidRPr="00F95DCA" w:rsidRDefault="6B98C80A" w:rsidP="00F95DCA">
      <w:pPr>
        <w:pStyle w:val="PargrafodaLista"/>
        <w:numPr>
          <w:ilvl w:val="0"/>
          <w:numId w:val="285"/>
        </w:numPr>
        <w:rPr>
          <w:rFonts w:eastAsia="Calibri"/>
        </w:rPr>
      </w:pPr>
      <w:r w:rsidRPr="00F95DCA">
        <w:rPr>
          <w:rFonts w:eastAsia="Calibri"/>
        </w:rPr>
        <w:t>Cão potencialmente perigoso;</w:t>
      </w:r>
    </w:p>
    <w:p w14:paraId="6FF74C7C" w14:textId="580752F2" w:rsidR="68BDC1DE" w:rsidRPr="00F95DCA" w:rsidRDefault="5A080E0C" w:rsidP="00F95DCA">
      <w:pPr>
        <w:pStyle w:val="PargrafodaLista"/>
        <w:numPr>
          <w:ilvl w:val="0"/>
          <w:numId w:val="285"/>
        </w:numPr>
        <w:rPr>
          <w:rFonts w:eastAsia="Calibri"/>
        </w:rPr>
      </w:pPr>
      <w:r w:rsidRPr="00F95DCA">
        <w:rPr>
          <w:rFonts w:eastAsia="Calibri"/>
        </w:rPr>
        <w:t>Cão perigoso;</w:t>
      </w:r>
    </w:p>
    <w:p w14:paraId="3877DBD1" w14:textId="7A1DB2B0" w:rsidR="363E7F8B" w:rsidRPr="005E2D3C" w:rsidRDefault="363E7F8B" w:rsidP="00F95DCA">
      <w:pPr>
        <w:ind w:left="142" w:firstLine="0"/>
        <w:rPr>
          <w:rFonts w:eastAsia="Calibri"/>
        </w:rPr>
      </w:pPr>
      <w:r>
        <w:rPr>
          <w:rFonts w:eastAsia="Calibri"/>
        </w:rPr>
        <w:t xml:space="preserve">7- </w:t>
      </w:r>
      <w:r>
        <w:rPr>
          <w:rFonts w:eastAsiaTheme="minorEastAsia"/>
          <w:color w:val="000000" w:themeColor="text1"/>
        </w:rPr>
        <w:t>A classificação de cão potencialmente perigoso ou perigoso é determinada pelo registo SIAC e não pode ser alterada pela junta de freguesia.</w:t>
      </w:r>
    </w:p>
    <w:p w14:paraId="0F58DCBC" w14:textId="605CFF0C" w:rsidR="1EFC5617" w:rsidRPr="005E2D3C" w:rsidRDefault="00695F31" w:rsidP="00F95DCA">
      <w:pPr>
        <w:ind w:left="142" w:firstLine="0"/>
        <w:rPr>
          <w:rFonts w:eastAsia="Calibri"/>
        </w:rPr>
      </w:pPr>
      <w:r>
        <w:rPr>
          <w:rFonts w:eastAsiaTheme="minorEastAsia"/>
          <w:color w:val="000000" w:themeColor="text1"/>
        </w:rPr>
        <w:lastRenderedPageBreak/>
        <w:t xml:space="preserve">8 </w:t>
      </w:r>
      <w:r w:rsidR="1EFC5617">
        <w:rPr>
          <w:rFonts w:eastAsiaTheme="minorEastAsia"/>
          <w:color w:val="000000" w:themeColor="text1"/>
        </w:rPr>
        <w:t>– A classificação de Cão de Proteção de Gado, no âmbito da intervenção D.2.4.1 – Proteção do Lobo Ibérico, é determinada no SIAC após validação da elegibilidade do animal na candidatura ao IFAP</w:t>
      </w:r>
    </w:p>
    <w:p w14:paraId="36A6B678" w14:textId="3387BF31" w:rsidR="75D12ED3" w:rsidRPr="005E2D3C" w:rsidRDefault="00695F31" w:rsidP="00F95DCA">
      <w:pPr>
        <w:ind w:left="142" w:firstLine="0"/>
        <w:rPr>
          <w:rFonts w:eastAsia="Calibri"/>
        </w:rPr>
      </w:pPr>
      <w:r>
        <w:rPr>
          <w:rFonts w:eastAsiaTheme="minorEastAsia"/>
          <w:color w:val="000000" w:themeColor="text1"/>
        </w:rPr>
        <w:t xml:space="preserve">9 </w:t>
      </w:r>
      <w:r w:rsidR="75D12ED3">
        <w:rPr>
          <w:rFonts w:eastAsiaTheme="minorEastAsia"/>
          <w:color w:val="000000" w:themeColor="text1"/>
        </w:rPr>
        <w:t>– Quando o cão não for classificado numa das categorias referidas no n.º 6, o animal é licenciado como animal de companhia.</w:t>
      </w:r>
    </w:p>
    <w:p w14:paraId="04B7E4FB" w14:textId="202DDFAF" w:rsidR="00C84F22" w:rsidRPr="00F95DCA" w:rsidRDefault="00695F31" w:rsidP="0056795D">
      <w:pPr>
        <w:ind w:left="142" w:firstLine="0"/>
        <w:rPr>
          <w:rFonts w:eastAsiaTheme="minorEastAsia"/>
          <w:color w:val="000000" w:themeColor="text1"/>
          <w:highlight w:val="yellow"/>
        </w:rPr>
      </w:pPr>
      <w:r w:rsidRPr="00F95DCA">
        <w:rPr>
          <w:rFonts w:eastAsiaTheme="minorEastAsia"/>
          <w:color w:val="000000" w:themeColor="text1"/>
          <w:highlight w:val="yellow"/>
        </w:rPr>
        <w:t xml:space="preserve">10 </w:t>
      </w:r>
      <w:r w:rsidR="346B3B7F" w:rsidRPr="00F95DCA">
        <w:rPr>
          <w:rFonts w:eastAsiaTheme="minorEastAsia"/>
          <w:color w:val="000000" w:themeColor="text1"/>
          <w:highlight w:val="yellow"/>
        </w:rPr>
        <w:t>– Para efeitos da emissão da licença de cão de assistência</w:t>
      </w:r>
      <w:r w:rsidR="00C84F22" w:rsidRPr="00F95DCA">
        <w:rPr>
          <w:rFonts w:eastAsiaTheme="minorEastAsia"/>
          <w:color w:val="000000" w:themeColor="text1"/>
          <w:highlight w:val="yellow"/>
        </w:rPr>
        <w:t>,</w:t>
      </w:r>
      <w:r w:rsidR="346B3B7F" w:rsidRPr="00F95DCA">
        <w:rPr>
          <w:rFonts w:eastAsiaTheme="minorEastAsia"/>
          <w:color w:val="000000" w:themeColor="text1"/>
          <w:highlight w:val="yellow"/>
        </w:rPr>
        <w:t xml:space="preserve"> o titular ou detentor deve apresentar</w:t>
      </w:r>
      <w:r w:rsidR="00C84F22" w:rsidRPr="00F95DCA">
        <w:rPr>
          <w:rFonts w:eastAsiaTheme="minorEastAsia"/>
          <w:color w:val="000000" w:themeColor="text1"/>
          <w:highlight w:val="yellow"/>
        </w:rPr>
        <w:t>:</w:t>
      </w:r>
    </w:p>
    <w:p w14:paraId="1DD832F9" w14:textId="77777777" w:rsidR="00C84F22" w:rsidRPr="00F95DCA" w:rsidRDefault="00C84F22" w:rsidP="00C84F22">
      <w:pPr>
        <w:ind w:left="142" w:firstLine="0"/>
        <w:rPr>
          <w:rFonts w:eastAsiaTheme="minorEastAsia"/>
          <w:color w:val="000000" w:themeColor="text1"/>
          <w:highlight w:val="yellow"/>
        </w:rPr>
      </w:pPr>
      <w:r w:rsidRPr="00F95DCA">
        <w:rPr>
          <w:rFonts w:eastAsiaTheme="minorEastAsia"/>
          <w:color w:val="000000" w:themeColor="text1"/>
          <w:highlight w:val="yellow"/>
        </w:rPr>
        <w:t>a) Documento comprovativo da identificação eletrónica do animal;</w:t>
      </w:r>
    </w:p>
    <w:p w14:paraId="0A28405E" w14:textId="77777777" w:rsidR="00C84F22" w:rsidRPr="00F95DCA" w:rsidRDefault="00C84F22" w:rsidP="00C84F22">
      <w:pPr>
        <w:ind w:left="142" w:firstLine="0"/>
        <w:rPr>
          <w:rFonts w:eastAsiaTheme="minorEastAsia"/>
          <w:color w:val="000000" w:themeColor="text1"/>
          <w:highlight w:val="yellow"/>
        </w:rPr>
      </w:pPr>
      <w:r w:rsidRPr="00F95DCA">
        <w:rPr>
          <w:rFonts w:eastAsiaTheme="minorEastAsia"/>
          <w:color w:val="000000" w:themeColor="text1"/>
          <w:highlight w:val="yellow"/>
        </w:rPr>
        <w:t>b) Boletim sanitário ou documento equivalente, do qual conste o cumprimento das medidas de profilaxia médica obrigatórias;</w:t>
      </w:r>
    </w:p>
    <w:p w14:paraId="453A1BAF" w14:textId="77777777" w:rsidR="00C84F22" w:rsidRPr="00F95DCA" w:rsidRDefault="00C84F22" w:rsidP="00C84F22">
      <w:pPr>
        <w:ind w:left="142" w:firstLine="0"/>
        <w:rPr>
          <w:rFonts w:eastAsiaTheme="minorEastAsia"/>
          <w:color w:val="000000" w:themeColor="text1"/>
          <w:highlight w:val="yellow"/>
        </w:rPr>
      </w:pPr>
      <w:r w:rsidRPr="00F95DCA">
        <w:rPr>
          <w:rFonts w:eastAsiaTheme="minorEastAsia"/>
          <w:color w:val="000000" w:themeColor="text1"/>
          <w:highlight w:val="yellow"/>
        </w:rPr>
        <w:t>c) Documento emitido por entidade competente que comprove que o animal foi treinado, certificado ou reconhecido como cão de assistência;</w:t>
      </w:r>
    </w:p>
    <w:p w14:paraId="7898ACB8" w14:textId="7EE7B2C6" w:rsidR="00C84F22" w:rsidRDefault="00C84F22" w:rsidP="0056795D">
      <w:pPr>
        <w:ind w:left="142" w:firstLine="0"/>
        <w:rPr>
          <w:rFonts w:eastAsiaTheme="minorEastAsia"/>
          <w:color w:val="000000" w:themeColor="text1"/>
        </w:rPr>
      </w:pPr>
      <w:r w:rsidRPr="00F95DCA">
        <w:rPr>
          <w:rFonts w:eastAsiaTheme="minorEastAsia"/>
          <w:color w:val="000000" w:themeColor="text1"/>
          <w:highlight w:val="yellow"/>
        </w:rPr>
        <w:t>d) Documento comprovativo de que o animal se encontra atribuído ao respetivo beneficiário ou, quando aplicável, documento comprovativo da legitimidade do detentor para requerer a licença.</w:t>
      </w:r>
    </w:p>
    <w:p w14:paraId="4F99DBC2" w14:textId="20FB57E9" w:rsidR="77C26863" w:rsidRPr="005E2D3C" w:rsidRDefault="00C84F22" w:rsidP="00F95DCA">
      <w:pPr>
        <w:ind w:left="142" w:firstLine="0"/>
        <w:rPr>
          <w:rFonts w:eastAsia="Calibri"/>
        </w:rPr>
      </w:pPr>
      <w:r>
        <w:rPr>
          <w:rFonts w:eastAsiaTheme="minorEastAsia"/>
          <w:color w:val="000000" w:themeColor="text1"/>
        </w:rPr>
        <w:t>11</w:t>
      </w:r>
      <w:r w:rsidR="77C26863">
        <w:rPr>
          <w:rFonts w:eastAsiaTheme="minorEastAsia"/>
          <w:color w:val="000000" w:themeColor="text1"/>
        </w:rPr>
        <w:t xml:space="preserve"> – Para emissão da licença de cão de pastoreio, o titular deve apresentar licença de exploração no âmbito do NREAP</w:t>
      </w:r>
      <w:r>
        <w:rPr>
          <w:rFonts w:eastAsiaTheme="minorEastAsia"/>
          <w:color w:val="000000" w:themeColor="text1"/>
        </w:rPr>
        <w:t>.</w:t>
      </w:r>
    </w:p>
    <w:p w14:paraId="1D6024B3" w14:textId="4C1EA66C" w:rsidR="5FCAA61F" w:rsidRPr="005E2D3C" w:rsidRDefault="5FCAA61F" w:rsidP="00F95DCA">
      <w:pPr>
        <w:ind w:left="142" w:firstLine="0"/>
        <w:rPr>
          <w:rFonts w:eastAsiaTheme="minorEastAsia"/>
          <w:color w:val="000000" w:themeColor="text1"/>
        </w:rPr>
      </w:pPr>
      <w:r>
        <w:rPr>
          <w:rFonts w:eastAsiaTheme="minorEastAsia"/>
          <w:color w:val="000000" w:themeColor="text1"/>
        </w:rPr>
        <w:t>1</w:t>
      </w:r>
      <w:r w:rsidR="00C84F22">
        <w:rPr>
          <w:rFonts w:eastAsiaTheme="minorEastAsia"/>
          <w:color w:val="000000" w:themeColor="text1"/>
        </w:rPr>
        <w:t>2</w:t>
      </w:r>
      <w:r>
        <w:rPr>
          <w:rFonts w:eastAsiaTheme="minorEastAsia"/>
          <w:color w:val="000000" w:themeColor="text1"/>
        </w:rPr>
        <w:t xml:space="preserve"> – Para efeitos da emissão da licença de cão de caça o titular deve apresentar</w:t>
      </w:r>
      <w:r w:rsidR="00F6787C">
        <w:rPr>
          <w:rFonts w:eastAsiaTheme="minorEastAsia"/>
          <w:color w:val="000000" w:themeColor="text1"/>
        </w:rPr>
        <w:t xml:space="preserve"> a</w:t>
      </w:r>
      <w:r>
        <w:rPr>
          <w:rFonts w:eastAsiaTheme="minorEastAsia"/>
          <w:color w:val="000000" w:themeColor="text1"/>
        </w:rPr>
        <w:t xml:space="preserve"> carta de caçador</w:t>
      </w:r>
      <w:r w:rsidR="00F6787C">
        <w:rPr>
          <w:rFonts w:eastAsiaTheme="minorEastAsia"/>
          <w:color w:val="000000" w:themeColor="text1"/>
        </w:rPr>
        <w:t xml:space="preserve"> </w:t>
      </w:r>
      <w:r w:rsidR="00F6787C" w:rsidRPr="00F95DCA">
        <w:rPr>
          <w:rFonts w:eastAsiaTheme="minorEastAsia"/>
          <w:color w:val="000000" w:themeColor="text1"/>
          <w:highlight w:val="yellow"/>
        </w:rPr>
        <w:t>e a licença de caçador.</w:t>
      </w:r>
    </w:p>
    <w:p w14:paraId="38B99D8A" w14:textId="5E045957" w:rsidR="65C256B9" w:rsidRPr="005E2D3C" w:rsidRDefault="5F16DF75" w:rsidP="00F95DCA">
      <w:pPr>
        <w:ind w:left="142" w:firstLine="0"/>
        <w:rPr>
          <w:rFonts w:eastAsia="Calibri"/>
        </w:rPr>
      </w:pPr>
      <w:r>
        <w:rPr>
          <w:rFonts w:eastAsiaTheme="minorEastAsia"/>
          <w:color w:val="000000" w:themeColor="text1"/>
        </w:rPr>
        <w:t>1</w:t>
      </w:r>
      <w:r w:rsidR="00C84F22">
        <w:rPr>
          <w:rFonts w:eastAsiaTheme="minorEastAsia"/>
          <w:color w:val="000000" w:themeColor="text1"/>
        </w:rPr>
        <w:t>3</w:t>
      </w:r>
      <w:r>
        <w:rPr>
          <w:rFonts w:eastAsiaTheme="minorEastAsia"/>
          <w:color w:val="000000" w:themeColor="text1"/>
        </w:rPr>
        <w:t xml:space="preserve">- Caso seja necessário classificar o animal numa das categorias referidas no </w:t>
      </w:r>
      <w:r w:rsidR="00BE60E5">
        <w:rPr>
          <w:rFonts w:eastAsiaTheme="minorEastAsia"/>
          <w:color w:val="000000" w:themeColor="text1"/>
        </w:rPr>
        <w:t>n.º</w:t>
      </w:r>
      <w:r>
        <w:rPr>
          <w:rFonts w:eastAsiaTheme="minorEastAsia"/>
          <w:color w:val="000000" w:themeColor="text1"/>
        </w:rPr>
        <w:t xml:space="preserve"> 6, durante o período da primeira licença, o titular deve solicitar à junta de freguesia a sua alteração, com base </w:t>
      </w:r>
      <w:bookmarkStart w:id="386" w:name="_Int_SdwKuRPY"/>
      <w:r>
        <w:rPr>
          <w:rFonts w:eastAsiaTheme="minorEastAsia"/>
          <w:color w:val="000000" w:themeColor="text1"/>
        </w:rPr>
        <w:t>nos documentos</w:t>
      </w:r>
      <w:bookmarkEnd w:id="386"/>
      <w:r>
        <w:rPr>
          <w:rFonts w:eastAsiaTheme="minorEastAsia"/>
          <w:color w:val="000000" w:themeColor="text1"/>
        </w:rPr>
        <w:t xml:space="preserve"> que comprov</w:t>
      </w:r>
      <w:r w:rsidR="00C84F22">
        <w:rPr>
          <w:rFonts w:eastAsiaTheme="minorEastAsia"/>
          <w:color w:val="000000" w:themeColor="text1"/>
        </w:rPr>
        <w:t>em</w:t>
      </w:r>
      <w:r>
        <w:rPr>
          <w:rFonts w:eastAsiaTheme="minorEastAsia"/>
          <w:color w:val="000000" w:themeColor="text1"/>
        </w:rPr>
        <w:t xml:space="preserve"> a função exercida.</w:t>
      </w:r>
    </w:p>
    <w:p w14:paraId="715BEB8F" w14:textId="67E442EF" w:rsidR="1E35E3B8" w:rsidRPr="005E2D3C" w:rsidRDefault="3FB71AC9" w:rsidP="00F95DCA">
      <w:pPr>
        <w:ind w:left="142" w:firstLine="0"/>
        <w:rPr>
          <w:rFonts w:eastAsia="Calibri"/>
        </w:rPr>
      </w:pPr>
      <w:r>
        <w:rPr>
          <w:rFonts w:eastAsiaTheme="minorEastAsia"/>
          <w:color w:val="000000" w:themeColor="text1"/>
        </w:rPr>
        <w:t>1</w:t>
      </w:r>
      <w:r w:rsidR="00C84F22">
        <w:rPr>
          <w:rFonts w:eastAsiaTheme="minorEastAsia"/>
          <w:color w:val="000000" w:themeColor="text1"/>
        </w:rPr>
        <w:t>4</w:t>
      </w:r>
      <w:r>
        <w:rPr>
          <w:rFonts w:eastAsiaTheme="minorEastAsia"/>
          <w:color w:val="000000" w:themeColor="text1"/>
        </w:rPr>
        <w:t xml:space="preserve"> – O licenciamento é sujeito ao pagamento de uma taxa aprovada em assembleia de freguesia devendo ter por referência o valor da taxa E para a profilaxia médica para esse ano, não podendo exceder duas vezes esse valor </w:t>
      </w:r>
      <w:r>
        <w:rPr>
          <w:rFonts w:eastAsia="Calibri"/>
        </w:rPr>
        <w:t>e variando de acordo com a categoria do animal, podendo as freguesias criar fundamentadamente um quadro de isenções totais ou parciais.</w:t>
      </w:r>
    </w:p>
    <w:p w14:paraId="3FDA6F9A" w14:textId="2368621A" w:rsidR="52956400" w:rsidRPr="005E2D3C" w:rsidRDefault="52956400" w:rsidP="00F95DCA">
      <w:pPr>
        <w:rPr>
          <w:rFonts w:eastAsia="Calibri"/>
        </w:rPr>
      </w:pPr>
    </w:p>
    <w:p w14:paraId="1D2C91AB" w14:textId="3AE8C3FC" w:rsidR="5B5E8C0A" w:rsidRPr="005E2D3C" w:rsidRDefault="5B5E8C0A" w:rsidP="00F95DCA">
      <w:pPr>
        <w:ind w:left="142" w:firstLine="0"/>
        <w:rPr>
          <w:rFonts w:eastAsia="Calibri"/>
        </w:rPr>
      </w:pPr>
      <w:r>
        <w:rPr>
          <w:rFonts w:eastAsia="Calibri"/>
        </w:rPr>
        <w:lastRenderedPageBreak/>
        <w:t>1</w:t>
      </w:r>
      <w:r w:rsidR="00C84F22">
        <w:rPr>
          <w:rFonts w:eastAsia="Calibri"/>
        </w:rPr>
        <w:t>5</w:t>
      </w:r>
      <w:r>
        <w:rPr>
          <w:rFonts w:eastAsia="Calibri"/>
        </w:rPr>
        <w:t xml:space="preserve"> – No caso de cães com esterilização devidamente averbada no SIAC corresponde obrigatoriamente uma redução de pelo menos 40% na taxa de licenciamento.</w:t>
      </w:r>
    </w:p>
    <w:p w14:paraId="50949DE5" w14:textId="0EB36960" w:rsidR="2240500C" w:rsidRPr="005E2D3C" w:rsidRDefault="0511A477" w:rsidP="00F95DCA">
      <w:pPr>
        <w:ind w:left="142" w:firstLine="0"/>
        <w:rPr>
          <w:rFonts w:eastAsia="Calibri"/>
        </w:rPr>
      </w:pPr>
      <w:r>
        <w:rPr>
          <w:rFonts w:eastAsia="Calibri"/>
        </w:rPr>
        <w:t>1</w:t>
      </w:r>
      <w:r w:rsidR="00C84F22">
        <w:rPr>
          <w:rFonts w:eastAsia="Calibri"/>
        </w:rPr>
        <w:t xml:space="preserve">6 </w:t>
      </w:r>
      <w:r>
        <w:rPr>
          <w:rFonts w:eastAsia="Calibri"/>
        </w:rPr>
        <w:t>- É isento da taxa de licenciamento, e enquanto conservar essa classificação, o cão de assistência.</w:t>
      </w:r>
    </w:p>
    <w:p w14:paraId="7FC12EED" w14:textId="13DE3EA7" w:rsidR="2240500C" w:rsidRPr="005E2D3C" w:rsidRDefault="2240500C" w:rsidP="00F95DCA">
      <w:pPr>
        <w:ind w:left="142" w:firstLine="0"/>
        <w:rPr>
          <w:rFonts w:eastAsia="Calibri"/>
        </w:rPr>
      </w:pPr>
      <w:r>
        <w:rPr>
          <w:rFonts w:eastAsia="Calibri"/>
        </w:rPr>
        <w:t>1</w:t>
      </w:r>
      <w:r w:rsidR="00C84F22">
        <w:rPr>
          <w:rFonts w:eastAsia="Calibri"/>
        </w:rPr>
        <w:t>7</w:t>
      </w:r>
      <w:r>
        <w:rPr>
          <w:rFonts w:eastAsia="Calibri"/>
        </w:rPr>
        <w:t xml:space="preserve"> - São também isentos de taxa de licenciamento os cães detidos por Associações Zoófilas devidamente registadas no RNAZ ou por municípios. </w:t>
      </w:r>
    </w:p>
    <w:p w14:paraId="63A9F1E4" w14:textId="501637AD" w:rsidR="5995F011" w:rsidRPr="005E2D3C" w:rsidRDefault="0459BDA7" w:rsidP="00F95DCA">
      <w:pPr>
        <w:ind w:left="142" w:firstLine="0"/>
        <w:rPr>
          <w:rFonts w:eastAsia="Calibri"/>
        </w:rPr>
      </w:pPr>
      <w:r>
        <w:rPr>
          <w:rFonts w:eastAsia="Calibri"/>
        </w:rPr>
        <w:t>1</w:t>
      </w:r>
      <w:r w:rsidR="00C84F22">
        <w:rPr>
          <w:rFonts w:eastAsia="Calibri"/>
        </w:rPr>
        <w:t>8</w:t>
      </w:r>
      <w:r>
        <w:rPr>
          <w:rFonts w:eastAsia="Calibri"/>
        </w:rPr>
        <w:t xml:space="preserve"> - Ficam igualmente isentos do pagamento de taxa os titulares de canídeos em situação de insuficiência económica, bem como os titulares que tenham adotado os cães em centros de recolha oficial de animais e abrigos de associações zoófilas devidamente registadas no RNAZ.17 - Até à aprovação da taxa referida no n.º 12 pela assembleia de freguesia aplicam-se os valores vigentes no momento de entrada em vigor do presente diploma.</w:t>
      </w:r>
    </w:p>
    <w:p w14:paraId="387CC193" w14:textId="77777777" w:rsidR="00C84F22" w:rsidRDefault="00C84F22" w:rsidP="001A4910">
      <w:pPr>
        <w:rPr>
          <w:color w:val="0A0A0A"/>
        </w:rPr>
      </w:pPr>
    </w:p>
    <w:p w14:paraId="6C6B17EB" w14:textId="0C2E7D48" w:rsidR="012AB7CC" w:rsidRPr="00F95DCA" w:rsidRDefault="012AB7CC" w:rsidP="00F95DCA">
      <w:pPr>
        <w:pStyle w:val="Ttulo3"/>
      </w:pPr>
      <w:bookmarkStart w:id="387" w:name="_Toc233683071"/>
      <w:commentRangeStart w:id="388"/>
      <w:r w:rsidRPr="00F95DCA">
        <w:t xml:space="preserve">Artigo </w:t>
      </w:r>
      <w:r w:rsidR="00E01663">
        <w:t>80</w:t>
      </w:r>
      <w:r w:rsidRPr="00F95DCA">
        <w:t>.º</w:t>
      </w:r>
      <w:bookmarkEnd w:id="387"/>
      <w:commentRangeEnd w:id="388"/>
      <w:r w:rsidR="002251E2" w:rsidRPr="00F95DCA">
        <w:rPr>
          <w:rStyle w:val="Refdecomentrio"/>
          <w:sz w:val="24"/>
          <w:szCs w:val="24"/>
        </w:rPr>
        <w:commentReference w:id="388"/>
      </w:r>
    </w:p>
    <w:p w14:paraId="20024D18" w14:textId="3D54E808" w:rsidR="012AB7CC" w:rsidRPr="00F95DCA" w:rsidRDefault="012AB7CC" w:rsidP="00F95DCA">
      <w:pPr>
        <w:pStyle w:val="Ttulo3"/>
      </w:pPr>
      <w:bookmarkStart w:id="389" w:name="_Toc233683072"/>
      <w:r w:rsidRPr="00F95DCA">
        <w:t>Regime de Gestão e Registo de Animais de Companhia (CRO e IAZ)</w:t>
      </w:r>
      <w:bookmarkEnd w:id="389"/>
    </w:p>
    <w:p w14:paraId="35DA4E46" w14:textId="0D334A26" w:rsidR="012AB7CC" w:rsidRPr="00050592" w:rsidRDefault="012AB7CC" w:rsidP="00F95DCA">
      <w:pPr>
        <w:ind w:left="142" w:firstLine="0"/>
        <w:rPr>
          <w:color w:val="0A0A0A"/>
        </w:rPr>
      </w:pPr>
      <w:r w:rsidRPr="00F95DCA">
        <w:rPr>
          <w:color w:val="0A0A0A"/>
        </w:rPr>
        <w:t>1</w:t>
      </w:r>
      <w:r w:rsidR="00C84F22" w:rsidRPr="00F95DCA">
        <w:rPr>
          <w:color w:val="0A0A0A"/>
        </w:rPr>
        <w:t xml:space="preserve"> </w:t>
      </w:r>
      <w:r w:rsidR="00C84F22" w:rsidRPr="00050592">
        <w:rPr>
          <w:color w:val="0A0A0A"/>
        </w:rPr>
        <w:t xml:space="preserve">- Qualquer </w:t>
      </w:r>
      <w:r w:rsidRPr="00050592">
        <w:rPr>
          <w:color w:val="0A0A0A"/>
        </w:rPr>
        <w:t xml:space="preserve">entrada de animais no Centro de Recolha Oficial (CRO) ou Instalação de Alojamento de Animais (IAZ), que já possuam identificação eletrónica prévia, obriga ao registo imediato na base de dados </w:t>
      </w:r>
      <w:r w:rsidRPr="00F95DCA">
        <w:rPr>
          <w:color w:val="0A0A0A"/>
        </w:rPr>
        <w:t>SIAC</w:t>
      </w:r>
      <w:r w:rsidRPr="00050592">
        <w:rPr>
          <w:color w:val="0A0A0A"/>
        </w:rPr>
        <w:t>.</w:t>
      </w:r>
    </w:p>
    <w:p w14:paraId="3B1837F4" w14:textId="03B05AEA" w:rsidR="012AB7CC" w:rsidRPr="00050592" w:rsidRDefault="012AB7CC" w:rsidP="00F95DCA">
      <w:pPr>
        <w:ind w:left="142" w:firstLine="0"/>
        <w:rPr>
          <w:color w:val="0A0A0A"/>
        </w:rPr>
      </w:pPr>
      <w:r w:rsidRPr="00F95DCA">
        <w:rPr>
          <w:color w:val="0A0A0A"/>
        </w:rPr>
        <w:t>2</w:t>
      </w:r>
      <w:r w:rsidR="00C84F22" w:rsidRPr="00F95DCA">
        <w:rPr>
          <w:color w:val="0A0A0A"/>
        </w:rPr>
        <w:t xml:space="preserve"> -</w:t>
      </w:r>
      <w:r w:rsidRPr="00F95DCA">
        <w:rPr>
          <w:color w:val="0A0A0A"/>
        </w:rPr>
        <w:t xml:space="preserve">  </w:t>
      </w:r>
      <w:r w:rsidRPr="00050592">
        <w:rPr>
          <w:color w:val="0A0A0A"/>
        </w:rPr>
        <w:t xml:space="preserve">A gestão da população de gatos errantes assenta no registo sistemático de colónias, com o objetivo de assegurar o controlo populacional e o bem-estar animal. </w:t>
      </w:r>
    </w:p>
    <w:p w14:paraId="62F4EF2D" w14:textId="2588E328" w:rsidR="657A53FE" w:rsidRPr="005E2D3C" w:rsidRDefault="657A53FE" w:rsidP="00F95DCA">
      <w:pPr>
        <w:rPr>
          <w:color w:val="0A0A0A"/>
        </w:rPr>
      </w:pPr>
      <w:r>
        <w:rPr>
          <w:color w:val="0A0A0A"/>
        </w:rPr>
        <w:t>3</w:t>
      </w:r>
      <w:r w:rsidR="00C84F22">
        <w:rPr>
          <w:color w:val="0A0A0A"/>
        </w:rPr>
        <w:t xml:space="preserve"> -</w:t>
      </w:r>
      <w:r>
        <w:rPr>
          <w:color w:val="0A0A0A"/>
        </w:rPr>
        <w:t xml:space="preserve"> O registo mencionado no </w:t>
      </w:r>
      <w:r w:rsidR="008C56A9">
        <w:rPr>
          <w:color w:val="0A0A0A"/>
        </w:rPr>
        <w:t>número anterior</w:t>
      </w:r>
      <w:r>
        <w:rPr>
          <w:color w:val="0A0A0A"/>
        </w:rPr>
        <w:t xml:space="preserve"> deve incluir:</w:t>
      </w:r>
    </w:p>
    <w:p w14:paraId="1904FFF9" w14:textId="2B45144D" w:rsidR="012AB7CC" w:rsidRPr="00F95DCA" w:rsidRDefault="012AB7CC" w:rsidP="00F95DCA">
      <w:pPr>
        <w:pStyle w:val="PargrafodaLista"/>
        <w:numPr>
          <w:ilvl w:val="0"/>
          <w:numId w:val="286"/>
        </w:numPr>
        <w:rPr>
          <w:color w:val="0A0A0A"/>
        </w:rPr>
      </w:pPr>
      <w:r w:rsidRPr="00F95DCA">
        <w:rPr>
          <w:color w:val="0A0A0A"/>
        </w:rPr>
        <w:t>Georreferenciação da localização da colónia.</w:t>
      </w:r>
    </w:p>
    <w:p w14:paraId="200D7470" w14:textId="505DF358" w:rsidR="012AB7CC" w:rsidRPr="00F95DCA" w:rsidRDefault="012AB7CC" w:rsidP="00F95DCA">
      <w:pPr>
        <w:pStyle w:val="PargrafodaLista"/>
        <w:numPr>
          <w:ilvl w:val="0"/>
          <w:numId w:val="286"/>
        </w:numPr>
        <w:rPr>
          <w:color w:val="0A0A0A"/>
        </w:rPr>
      </w:pPr>
      <w:r w:rsidRPr="00F95DCA">
        <w:rPr>
          <w:color w:val="0A0A0A"/>
        </w:rPr>
        <w:t>Quantificação e identificação dos gatos que compõem a colónia para efeitos de monitorização e programas CED (Capturar-Esterilizar-Devolver).</w:t>
      </w:r>
    </w:p>
    <w:p w14:paraId="126B4DEE" w14:textId="0F7F4C27" w:rsidR="679F1546" w:rsidRPr="005E2D3C" w:rsidRDefault="00C84F22" w:rsidP="00F95DCA">
      <w:pPr>
        <w:ind w:left="142" w:firstLine="0"/>
        <w:rPr>
          <w:color w:val="0A0A0A"/>
        </w:rPr>
      </w:pPr>
      <w:r>
        <w:rPr>
          <w:color w:val="0A0A0A"/>
        </w:rPr>
        <w:t xml:space="preserve">4 - </w:t>
      </w:r>
      <w:r w:rsidR="679F1546">
        <w:rPr>
          <w:color w:val="0A0A0A"/>
        </w:rPr>
        <w:t>Para efeitos de relatório anual de gestão dos CRO e das IAZ, o fluxo de animais é categorizado da seguinte forma:</w:t>
      </w:r>
    </w:p>
    <w:p w14:paraId="04643BED" w14:textId="1F41F6FF" w:rsidR="012AB7CC" w:rsidRPr="00F95DCA" w:rsidRDefault="012AB7CC" w:rsidP="00F95DCA">
      <w:pPr>
        <w:pStyle w:val="PargrafodaLista"/>
        <w:numPr>
          <w:ilvl w:val="0"/>
          <w:numId w:val="287"/>
        </w:numPr>
        <w:rPr>
          <w:color w:val="0A0A0A"/>
        </w:rPr>
      </w:pPr>
      <w:r w:rsidRPr="00F95DCA">
        <w:rPr>
          <w:color w:val="0A0A0A"/>
        </w:rPr>
        <w:t>Entradas: Registam-se as admissões por via de recolha na via pública, entrega voluntária, devolução após processo de adoção, nascimentos nas instalações e animais provenientes de Medidas Preventivas (MP).</w:t>
      </w:r>
    </w:p>
    <w:p w14:paraId="74857EE6" w14:textId="4DF050FA" w:rsidR="012AB7CC" w:rsidRPr="00F95DCA" w:rsidRDefault="012AB7CC" w:rsidP="00F95DCA">
      <w:pPr>
        <w:pStyle w:val="PargrafodaLista"/>
        <w:numPr>
          <w:ilvl w:val="0"/>
          <w:numId w:val="287"/>
        </w:numPr>
        <w:rPr>
          <w:color w:val="0A0A0A"/>
        </w:rPr>
      </w:pPr>
      <w:r w:rsidRPr="00F95DCA">
        <w:rPr>
          <w:color w:val="0A0A0A"/>
        </w:rPr>
        <w:lastRenderedPageBreak/>
        <w:t>Saídas (Cedências e Baixas): Registam-se as saídas por via de adoção, transferência ou cedência para IAZ, restituição aos detentores, morte natural ou eutanásia (nos termos estritos da lei).</w:t>
      </w:r>
    </w:p>
    <w:p w14:paraId="720D12A5" w14:textId="4C39A54C" w:rsidR="09FE8255" w:rsidRPr="00F95DCA" w:rsidRDefault="09FE8255" w:rsidP="00F95DCA">
      <w:pPr>
        <w:pStyle w:val="PargrafodaLista"/>
        <w:numPr>
          <w:ilvl w:val="0"/>
          <w:numId w:val="287"/>
        </w:numPr>
        <w:rPr>
          <w:color w:val="0A0A0A"/>
        </w:rPr>
      </w:pPr>
      <w:r w:rsidRPr="00F95DCA">
        <w:rPr>
          <w:color w:val="0A0A0A"/>
        </w:rPr>
        <w:t>Registo de intervenções: desparasitação, vacinação antirrábica e outras vacinas, identificação, esterilização, corte de orelha, no caso dos gatos dos programas CED, outras intervenções cirúrgicas.</w:t>
      </w:r>
    </w:p>
    <w:p w14:paraId="1C65EF22" w14:textId="0B70382B" w:rsidR="012AB7CC" w:rsidRDefault="00C84F22" w:rsidP="00C84F22">
      <w:pPr>
        <w:ind w:left="142" w:firstLine="0"/>
        <w:rPr>
          <w:color w:val="0A0A0A"/>
        </w:rPr>
      </w:pPr>
      <w:r>
        <w:t xml:space="preserve">5 - </w:t>
      </w:r>
      <w:r w:rsidR="012AB7CC">
        <w:rPr>
          <w:color w:val="0A0A0A"/>
        </w:rPr>
        <w:t xml:space="preserve">O relatório de atividades deve obrigatoriamente discriminar o </w:t>
      </w:r>
      <w:r w:rsidR="00BE60E5">
        <w:rPr>
          <w:color w:val="0A0A0A"/>
        </w:rPr>
        <w:t>n.º</w:t>
      </w:r>
      <w:r w:rsidR="012AB7CC">
        <w:rPr>
          <w:color w:val="0A0A0A"/>
        </w:rPr>
        <w:t xml:space="preserve"> total de Animais Detidos (Cães e Gatos) à data de 31 de dezembro de cada ano civil, servindo este dado como indicador de capacidade e ocupação das instalações.</w:t>
      </w:r>
    </w:p>
    <w:p w14:paraId="35E33E54" w14:textId="77777777" w:rsidR="00C84F22" w:rsidRDefault="00C84F22" w:rsidP="00C84F22">
      <w:pPr>
        <w:ind w:left="142" w:firstLine="0"/>
        <w:rPr>
          <w:color w:val="0A0A0A"/>
        </w:rPr>
      </w:pPr>
    </w:p>
    <w:p w14:paraId="0A3C2FAF" w14:textId="6FFF4CC7" w:rsidR="00C84F22" w:rsidRPr="00F95DCA" w:rsidRDefault="00C84F22" w:rsidP="00F95DCA">
      <w:pPr>
        <w:pStyle w:val="Ttulo2"/>
        <w:ind w:right="0"/>
        <w:rPr>
          <w:strike/>
        </w:rPr>
      </w:pPr>
      <w:bookmarkStart w:id="390" w:name="_Toc233683073"/>
      <w:r w:rsidRPr="00F95DCA">
        <w:rPr>
          <w:strike/>
        </w:rPr>
        <w:t>SUBSECÇÃO</w:t>
      </w:r>
      <w:bookmarkEnd w:id="390"/>
    </w:p>
    <w:p w14:paraId="51AB68E8" w14:textId="1CE6F6FB" w:rsidR="00C84F22" w:rsidRPr="00E01663" w:rsidRDefault="30BEBC95" w:rsidP="00F95DCA">
      <w:pPr>
        <w:pStyle w:val="Ttulo2"/>
        <w:ind w:right="0"/>
      </w:pPr>
      <w:bookmarkStart w:id="391" w:name="_Toc233683074"/>
      <w:r w:rsidRPr="00F95DCA">
        <w:rPr>
          <w:strike/>
        </w:rPr>
        <w:t>PLATAFORMA NACIONAL DE REGISTO DOS ALOJAMENTOS – SIAC.</w:t>
      </w:r>
      <w:bookmarkEnd w:id="391"/>
    </w:p>
    <w:p w14:paraId="0CCC1962" w14:textId="19803DDE" w:rsidR="3F7A9E47" w:rsidRPr="00F95DCA" w:rsidRDefault="3F7A9E47" w:rsidP="00F95DCA">
      <w:pPr>
        <w:pStyle w:val="Ttulo3"/>
        <w:rPr>
          <w:strike/>
        </w:rPr>
      </w:pPr>
      <w:bookmarkStart w:id="392" w:name="_Toc233683075"/>
      <w:r w:rsidRPr="00F95DCA">
        <w:rPr>
          <w:strike/>
        </w:rPr>
        <w:t xml:space="preserve">Artigo </w:t>
      </w:r>
      <w:r w:rsidR="00E01663" w:rsidRPr="00F95DCA">
        <w:rPr>
          <w:strike/>
        </w:rPr>
        <w:t>81</w:t>
      </w:r>
      <w:r w:rsidRPr="00F95DCA">
        <w:rPr>
          <w:strike/>
        </w:rPr>
        <w:t>.º</w:t>
      </w:r>
      <w:bookmarkEnd w:id="392"/>
    </w:p>
    <w:p w14:paraId="73D69CAB" w14:textId="46D61ECF" w:rsidR="3F7A9E47" w:rsidRPr="00F95DCA" w:rsidRDefault="3F7A9E47" w:rsidP="00F95DCA">
      <w:pPr>
        <w:pStyle w:val="Ttulo3"/>
        <w:rPr>
          <w:strike/>
        </w:rPr>
      </w:pPr>
      <w:bookmarkStart w:id="393" w:name="_Toc233683076"/>
      <w:r w:rsidRPr="00F95DCA">
        <w:rPr>
          <w:strike/>
        </w:rPr>
        <w:t>Plataforma Nacional de Adoção de Animais de Companhia</w:t>
      </w:r>
      <w:bookmarkEnd w:id="393"/>
    </w:p>
    <w:p w14:paraId="600CDCD5" w14:textId="19CD1F18" w:rsidR="3F7A9E47" w:rsidRPr="005E2D3C" w:rsidRDefault="00C84F22" w:rsidP="00F95DCA">
      <w:pPr>
        <w:ind w:left="142" w:firstLine="0"/>
        <w:rPr>
          <w:strike/>
          <w:color w:val="0A0A0A"/>
        </w:rPr>
      </w:pPr>
      <w:r>
        <w:rPr>
          <w:strike/>
          <w:color w:val="0A0A0A"/>
        </w:rPr>
        <w:t xml:space="preserve">1 - </w:t>
      </w:r>
      <w:r w:rsidR="3F7A9E47">
        <w:rPr>
          <w:strike/>
          <w:color w:val="0A0A0A"/>
        </w:rPr>
        <w:t>É criada a Plataforma Nacional de Adoção de Animais de Companhia (PNAAC), uma infraestrutura digital única e centralizada, destinada à divulgação e promoção da adoção responsável de animais de companhia em território nacional.</w:t>
      </w:r>
    </w:p>
    <w:p w14:paraId="545B277A" w14:textId="67D2259E" w:rsidR="3F7A9E47" w:rsidRPr="005E2D3C" w:rsidRDefault="00C84F22" w:rsidP="00F95DCA">
      <w:pPr>
        <w:ind w:left="142" w:firstLine="0"/>
        <w:rPr>
          <w:b/>
          <w:bCs/>
          <w:strike/>
          <w:color w:val="0A0A0A"/>
        </w:rPr>
      </w:pPr>
      <w:r>
        <w:rPr>
          <w:strike/>
          <w:color w:val="0A0A0A"/>
        </w:rPr>
        <w:t xml:space="preserve">2 - </w:t>
      </w:r>
      <w:r w:rsidR="3F7A9E47">
        <w:rPr>
          <w:strike/>
          <w:color w:val="0A0A0A"/>
        </w:rPr>
        <w:t>A inscrição e atualização permanente de dados na PNAAC é obrigatória para as seguintes entidades:</w:t>
      </w:r>
      <w:r w:rsidR="3F7A9E47">
        <w:br/>
      </w:r>
      <w:r w:rsidR="3F7A9E47" w:rsidRPr="00050592">
        <w:rPr>
          <w:strike/>
          <w:color w:val="0A0A0A"/>
        </w:rPr>
        <w:t xml:space="preserve">a) </w:t>
      </w:r>
      <w:r w:rsidR="3F7A9E47" w:rsidRPr="00F95DCA">
        <w:rPr>
          <w:strike/>
          <w:color w:val="0A0A0A"/>
        </w:rPr>
        <w:t>Centros de Recolha Oficial (CRO)</w:t>
      </w:r>
      <w:r w:rsidR="3F7A9E47" w:rsidRPr="00050592">
        <w:rPr>
          <w:strike/>
          <w:color w:val="0A0A0A"/>
        </w:rPr>
        <w:t>, independentemente da sua natureza municipal ou intermunicipal;</w:t>
      </w:r>
      <w:r w:rsidR="3F7A9E47" w:rsidRPr="00050592">
        <w:br/>
      </w:r>
      <w:r w:rsidR="3F7A9E47" w:rsidRPr="00050592">
        <w:rPr>
          <w:strike/>
          <w:color w:val="0A0A0A"/>
        </w:rPr>
        <w:t xml:space="preserve">b) </w:t>
      </w:r>
      <w:r>
        <w:rPr>
          <w:strike/>
          <w:color w:val="0A0A0A"/>
        </w:rPr>
        <w:t>instalações</w:t>
      </w:r>
      <w:r w:rsidR="3F7A9E47" w:rsidRPr="00F95DCA">
        <w:rPr>
          <w:strike/>
          <w:color w:val="0A0A0A"/>
        </w:rPr>
        <w:t xml:space="preserve"> de Associações Zoófilas</w:t>
      </w:r>
    </w:p>
    <w:p w14:paraId="7DC22138" w14:textId="2BA60071" w:rsidR="00C84F22" w:rsidRDefault="00C84F22" w:rsidP="00C84F22">
      <w:pPr>
        <w:ind w:left="142" w:firstLine="0"/>
        <w:rPr>
          <w:strike/>
          <w:color w:val="0A0A0A"/>
        </w:rPr>
      </w:pPr>
      <w:r>
        <w:rPr>
          <w:strike/>
          <w:color w:val="0A0A0A"/>
        </w:rPr>
        <w:t xml:space="preserve">3 - </w:t>
      </w:r>
      <w:r w:rsidR="3F7A9E47">
        <w:rPr>
          <w:strike/>
          <w:color w:val="0A0A0A"/>
        </w:rPr>
        <w:t xml:space="preserve">As entidades referidas no </w:t>
      </w:r>
      <w:r w:rsidR="008C56A9">
        <w:rPr>
          <w:strike/>
          <w:color w:val="0A0A0A"/>
        </w:rPr>
        <w:t>número anterior</w:t>
      </w:r>
      <w:r w:rsidR="3F7A9E47">
        <w:rPr>
          <w:strike/>
          <w:color w:val="0A0A0A"/>
        </w:rPr>
        <w:t xml:space="preserve"> devem listar na plataforma todos os animais que se encontrem em condições de serem adotados, fornecendo, para cada exemplar:</w:t>
      </w:r>
    </w:p>
    <w:p w14:paraId="0D10E9C6" w14:textId="66EFCE04" w:rsidR="00C84F22" w:rsidRDefault="3F7A9E47" w:rsidP="00C84F22">
      <w:pPr>
        <w:pStyle w:val="PargrafodaLista"/>
        <w:numPr>
          <w:ilvl w:val="0"/>
          <w:numId w:val="288"/>
        </w:numPr>
        <w:rPr>
          <w:strike/>
          <w:color w:val="0A0A0A"/>
        </w:rPr>
      </w:pPr>
      <w:r w:rsidRPr="00F95DCA">
        <w:rPr>
          <w:strike/>
          <w:color w:val="0A0A0A"/>
        </w:rPr>
        <w:t>Identificação individual (</w:t>
      </w:r>
      <w:r w:rsidR="00BE60E5">
        <w:rPr>
          <w:strike/>
          <w:color w:val="0A0A0A"/>
        </w:rPr>
        <w:t>n.º</w:t>
      </w:r>
      <w:r w:rsidRPr="00F95DCA">
        <w:rPr>
          <w:strike/>
          <w:color w:val="0A0A0A"/>
        </w:rPr>
        <w:t xml:space="preserve"> de microchip, espécie, raça ou tipologia, idade estimada, sexo e porte);</w:t>
      </w:r>
    </w:p>
    <w:p w14:paraId="149D4641" w14:textId="7E124C6A" w:rsidR="00C84F22" w:rsidRPr="00F95DCA" w:rsidRDefault="3F7A9E47" w:rsidP="00050592">
      <w:pPr>
        <w:pStyle w:val="PargrafodaLista"/>
        <w:numPr>
          <w:ilvl w:val="0"/>
          <w:numId w:val="288"/>
        </w:numPr>
        <w:rPr>
          <w:strike/>
          <w:color w:val="0A0A0A"/>
        </w:rPr>
      </w:pPr>
      <w:r w:rsidRPr="00F95DCA">
        <w:rPr>
          <w:strike/>
          <w:color w:val="0A0A0A"/>
        </w:rPr>
        <w:t>Registo fotográfico atualizado;</w:t>
      </w:r>
    </w:p>
    <w:p w14:paraId="3106E1D3" w14:textId="6F476DE6" w:rsidR="3F7A9E47" w:rsidRPr="00F95DCA" w:rsidRDefault="3F7A9E47" w:rsidP="00F95DCA">
      <w:pPr>
        <w:pStyle w:val="PargrafodaLista"/>
        <w:numPr>
          <w:ilvl w:val="0"/>
          <w:numId w:val="288"/>
        </w:numPr>
        <w:rPr>
          <w:strike/>
          <w:color w:val="0A0A0A"/>
        </w:rPr>
      </w:pPr>
      <w:r w:rsidRPr="00F95DCA">
        <w:rPr>
          <w:strike/>
          <w:color w:val="0A0A0A"/>
        </w:rPr>
        <w:t>Breve descrição do perfil comportamental e necessidades específicas;</w:t>
      </w:r>
      <w:r>
        <w:br/>
      </w:r>
      <w:r w:rsidRPr="00F95DCA">
        <w:rPr>
          <w:strike/>
          <w:color w:val="0A0A0A"/>
        </w:rPr>
        <w:t>d) Estado sanitário e plano de vacinação/desparasitação (respeitando a privacidade de dados sensíveis, mas assegurando a transparência para o adotante).</w:t>
      </w:r>
    </w:p>
    <w:p w14:paraId="32AF20AB" w14:textId="37011723" w:rsidR="3F7A9E47" w:rsidRPr="005E2D3C" w:rsidRDefault="00C84F22" w:rsidP="00F95DCA">
      <w:pPr>
        <w:ind w:left="142" w:firstLine="0"/>
        <w:rPr>
          <w:strike/>
          <w:color w:val="0A0A0A"/>
        </w:rPr>
      </w:pPr>
      <w:r>
        <w:rPr>
          <w:strike/>
          <w:color w:val="0A0A0A"/>
        </w:rPr>
        <w:lastRenderedPageBreak/>
        <w:t xml:space="preserve">4 - </w:t>
      </w:r>
      <w:r w:rsidR="3F7A9E47">
        <w:rPr>
          <w:strike/>
          <w:color w:val="0A0A0A"/>
        </w:rPr>
        <w:t>A PNAAC deve ser interoperável com o Sistema de Informação de Animais de Companhia (SIAC), garantindo que, no momento da adoção, a transição de titularidade seja agilizada e registada eletronicamente.</w:t>
      </w:r>
    </w:p>
    <w:p w14:paraId="2923E884" w14:textId="5E05AE68" w:rsidR="3F7A9E47" w:rsidRPr="005E2D3C" w:rsidRDefault="00C84F22" w:rsidP="00F95DCA">
      <w:pPr>
        <w:ind w:left="142" w:firstLine="0"/>
        <w:rPr>
          <w:strike/>
          <w:color w:val="0A0A0A"/>
        </w:rPr>
      </w:pPr>
      <w:r>
        <w:rPr>
          <w:strike/>
          <w:color w:val="0A0A0A"/>
        </w:rPr>
        <w:t xml:space="preserve">5 - </w:t>
      </w:r>
      <w:r w:rsidR="3F7A9E47">
        <w:rPr>
          <w:strike/>
          <w:color w:val="0A0A0A"/>
        </w:rPr>
        <w:t>A gestão e manutenção da plataforma competem à DGAV, que deve assegurar o acesso público gratuito à informação e mecanismos de pesquisa por área geográfica, espécie e outras características relevantes.</w:t>
      </w:r>
    </w:p>
    <w:p w14:paraId="19F86DED" w14:textId="36D1A396" w:rsidR="3F7A9E47" w:rsidRPr="005E2D3C" w:rsidRDefault="00C84F22" w:rsidP="00F95DCA">
      <w:pPr>
        <w:ind w:left="142" w:firstLine="0"/>
        <w:rPr>
          <w:strike/>
          <w:color w:val="0A0A0A"/>
        </w:rPr>
      </w:pPr>
      <w:r>
        <w:rPr>
          <w:strike/>
          <w:color w:val="0A0A0A"/>
        </w:rPr>
        <w:t xml:space="preserve">6 - </w:t>
      </w:r>
      <w:r w:rsidR="3F7A9E47">
        <w:rPr>
          <w:strike/>
          <w:color w:val="0A0A0A"/>
        </w:rPr>
        <w:t>O incumprimento do dever de registo e atualização de animais na PNAAC pelas entidades obrigadas constitui contraordenação grave.</w:t>
      </w:r>
    </w:p>
    <w:p w14:paraId="1D1D86C9" w14:textId="07BA6AB1" w:rsidR="4CCB09DA" w:rsidRPr="005E2D3C" w:rsidRDefault="4CCB09DA" w:rsidP="00F95DCA">
      <w:pPr>
        <w:ind w:left="0" w:firstLine="0"/>
      </w:pPr>
    </w:p>
    <w:p w14:paraId="5B9545F5" w14:textId="46D90F87" w:rsidR="005101CF" w:rsidRPr="00E01663" w:rsidRDefault="00A626AB" w:rsidP="00F95DCA">
      <w:pPr>
        <w:pStyle w:val="Ttulo2"/>
        <w:ind w:right="0"/>
      </w:pPr>
      <w:bookmarkStart w:id="394" w:name="_Toc223954463"/>
      <w:bookmarkStart w:id="395" w:name="_Toc233683077"/>
      <w:r w:rsidRPr="00E01663">
        <w:t>CAPÍTULO IX</w:t>
      </w:r>
      <w:bookmarkEnd w:id="395"/>
    </w:p>
    <w:p w14:paraId="35CD1107" w14:textId="4E34429F" w:rsidR="005101CF" w:rsidRPr="00E01663" w:rsidRDefault="00A626AB" w:rsidP="00F95DCA">
      <w:pPr>
        <w:pStyle w:val="Ttulo2"/>
        <w:ind w:right="0"/>
      </w:pPr>
      <w:bookmarkStart w:id="396" w:name="_Toc233683078"/>
      <w:r w:rsidRPr="00E01663">
        <w:t>Zoonoses</w:t>
      </w:r>
      <w:bookmarkEnd w:id="394"/>
      <w:bookmarkEnd w:id="396"/>
    </w:p>
    <w:p w14:paraId="6C361437" w14:textId="77777777" w:rsidR="0067507B" w:rsidRPr="00F95DCA" w:rsidRDefault="0067507B" w:rsidP="00F95DCA">
      <w:pPr>
        <w:jc w:val="center"/>
        <w:rPr>
          <w:b/>
          <w:bCs/>
        </w:rPr>
      </w:pPr>
    </w:p>
    <w:p w14:paraId="1B70FBD7" w14:textId="45ECA6DB" w:rsidR="005101CF" w:rsidRPr="00A5100B" w:rsidRDefault="00A626AB" w:rsidP="00F95DCA">
      <w:pPr>
        <w:pStyle w:val="Ttulo2"/>
        <w:ind w:right="0"/>
      </w:pPr>
      <w:bookmarkStart w:id="397" w:name="_Toc223954464"/>
      <w:bookmarkStart w:id="398" w:name="_Toc233683079"/>
      <w:r w:rsidRPr="00A5100B">
        <w:t>SECÇÃO I</w:t>
      </w:r>
      <w:bookmarkEnd w:id="398"/>
    </w:p>
    <w:p w14:paraId="526841F0" w14:textId="581F320D" w:rsidR="005101CF" w:rsidRPr="00A5100B" w:rsidRDefault="00A626AB" w:rsidP="00F95DCA">
      <w:pPr>
        <w:pStyle w:val="Ttulo2"/>
        <w:ind w:right="0"/>
      </w:pPr>
      <w:bookmarkStart w:id="399" w:name="_Toc233683080"/>
      <w:r w:rsidRPr="00A5100B">
        <w:t>Controlo de zoonoses</w:t>
      </w:r>
      <w:bookmarkEnd w:id="397"/>
      <w:bookmarkEnd w:id="399"/>
    </w:p>
    <w:p w14:paraId="63BE2A58" w14:textId="77777777" w:rsidR="0067507B" w:rsidRPr="005E2D3C" w:rsidRDefault="0067507B" w:rsidP="00F95DCA"/>
    <w:p w14:paraId="7D46BB34" w14:textId="400AB979" w:rsidR="005101CF" w:rsidRPr="00A5100B" w:rsidRDefault="00A626AB" w:rsidP="00F95DCA">
      <w:pPr>
        <w:pStyle w:val="Ttulo3"/>
      </w:pPr>
      <w:bookmarkStart w:id="400" w:name="_Toc223954465"/>
      <w:bookmarkStart w:id="401" w:name="_Toc233683081"/>
      <w:r w:rsidRPr="00A5100B">
        <w:t xml:space="preserve">Artigo </w:t>
      </w:r>
      <w:r w:rsidR="00C84F22">
        <w:t>8</w:t>
      </w:r>
      <w:r w:rsidR="00E01663">
        <w:t>1</w:t>
      </w:r>
      <w:r w:rsidRPr="00A5100B">
        <w:t>.º</w:t>
      </w:r>
      <w:bookmarkEnd w:id="401"/>
    </w:p>
    <w:p w14:paraId="64128673" w14:textId="27F8952E" w:rsidR="005101CF" w:rsidRPr="00A5100B" w:rsidRDefault="00A626AB" w:rsidP="00F95DCA">
      <w:pPr>
        <w:pStyle w:val="Ttulo3"/>
      </w:pPr>
      <w:bookmarkStart w:id="402" w:name="_Toc233683082"/>
      <w:r w:rsidRPr="00A5100B">
        <w:t>Programa de vigilância e controlo em animais de companhia</w:t>
      </w:r>
      <w:bookmarkEnd w:id="400"/>
      <w:bookmarkEnd w:id="402"/>
    </w:p>
    <w:p w14:paraId="627C1BAD" w14:textId="763776B1" w:rsidR="005101CF" w:rsidRPr="005E2D3C" w:rsidRDefault="1BEBA244" w:rsidP="00F95DCA">
      <w:pPr>
        <w:ind w:left="142" w:firstLine="0"/>
      </w:pPr>
      <w:r>
        <w:t xml:space="preserve">O controlo das zoonoses em animais de companhia é efetuado através do Programa Nacional de Prevenção e da Raiva Animal e de Vigilância Epidemiológica e Controlo de outras Zoonoses em Animais de Companhia (PNPRAVECZ), que consiste nas ações de profilaxia médica e sanitária necessárias para manter o estatuto de indemnidade relativamente à raiva, bem como o desenvolvimento de ações de vigilância sanitária com vista ao estudo epidemiológico e controlo de outras zoonoses.  </w:t>
      </w:r>
      <w:r>
        <w:tab/>
      </w:r>
      <w:r>
        <w:tab/>
      </w:r>
    </w:p>
    <w:p w14:paraId="4E3EA126" w14:textId="77777777" w:rsidR="005101CF" w:rsidRPr="005E2D3C" w:rsidRDefault="00A626AB" w:rsidP="00F95DCA">
      <w:r>
        <w:rPr>
          <w:rFonts w:eastAsia="Cambria"/>
        </w:rPr>
        <w:tab/>
      </w:r>
    </w:p>
    <w:p w14:paraId="306DAF56" w14:textId="7C12F005" w:rsidR="005101CF" w:rsidRPr="00A5100B" w:rsidRDefault="0E883AB7" w:rsidP="00F95DCA">
      <w:pPr>
        <w:pStyle w:val="Ttulo2"/>
        <w:ind w:right="0"/>
      </w:pPr>
      <w:bookmarkStart w:id="403" w:name="_Toc223954466"/>
      <w:bookmarkStart w:id="404" w:name="_Toc233683083"/>
      <w:r w:rsidRPr="00A5100B">
        <w:t>SECÇÃO II</w:t>
      </w:r>
      <w:bookmarkEnd w:id="404"/>
    </w:p>
    <w:p w14:paraId="7FE04D54" w14:textId="2EDBC952" w:rsidR="005101CF" w:rsidRPr="00A5100B" w:rsidRDefault="458AC5DB" w:rsidP="00F95DCA">
      <w:pPr>
        <w:pStyle w:val="Ttulo2"/>
        <w:ind w:right="0"/>
      </w:pPr>
      <w:bookmarkStart w:id="405" w:name="_Toc233683084"/>
      <w:r w:rsidRPr="00A5100B">
        <w:t>Programa nacional de Prevenção da Raiva Animal e de Vigilância Epidemiológica e Controlo de outras Zoonoses em Animais de Companhia (PNPRAVECZ)</w:t>
      </w:r>
      <w:bookmarkEnd w:id="403"/>
      <w:bookmarkEnd w:id="405"/>
    </w:p>
    <w:p w14:paraId="612D5D7C" w14:textId="77777777" w:rsidR="0067507B" w:rsidRPr="005E2D3C" w:rsidRDefault="0067507B" w:rsidP="00F95DCA"/>
    <w:p w14:paraId="7052CEFA" w14:textId="33128716" w:rsidR="005101CF" w:rsidRPr="00A5100B" w:rsidRDefault="0E883AB7" w:rsidP="00F95DCA">
      <w:pPr>
        <w:pStyle w:val="Ttulo2"/>
        <w:ind w:right="0"/>
      </w:pPr>
      <w:bookmarkStart w:id="406" w:name="_Toc223954467"/>
      <w:bookmarkStart w:id="407" w:name="_Toc233683085"/>
      <w:r w:rsidRPr="00A5100B">
        <w:t>SUBSECÇÃO I</w:t>
      </w:r>
      <w:bookmarkEnd w:id="407"/>
    </w:p>
    <w:p w14:paraId="7C77E02D" w14:textId="2D323CB2" w:rsidR="00E01663" w:rsidRPr="00A5100B" w:rsidRDefault="0E883AB7" w:rsidP="00F95DCA">
      <w:pPr>
        <w:jc w:val="center"/>
      </w:pPr>
      <w:r w:rsidRPr="00C84F22">
        <w:rPr>
          <w:rFonts w:eastAsia="Book Antiqua" w:cs="Book Antiqua"/>
          <w:b/>
        </w:rPr>
        <w:t>Raiva animal</w:t>
      </w:r>
      <w:bookmarkEnd w:id="406"/>
    </w:p>
    <w:p w14:paraId="4E15070C" w14:textId="77777777" w:rsidR="0067507B" w:rsidRPr="005E2D3C" w:rsidRDefault="0067507B" w:rsidP="00F95DCA">
      <w:pPr>
        <w:pStyle w:val="Ttulo2"/>
        <w:ind w:right="0"/>
      </w:pPr>
    </w:p>
    <w:p w14:paraId="1ECAEF16" w14:textId="7B4F48D6" w:rsidR="005101CF" w:rsidRPr="00A5100B" w:rsidRDefault="0E883AB7" w:rsidP="00F95DCA">
      <w:pPr>
        <w:pStyle w:val="Ttulo3"/>
      </w:pPr>
      <w:bookmarkStart w:id="408" w:name="_Toc223954468"/>
      <w:bookmarkStart w:id="409" w:name="_Toc233683086"/>
      <w:r w:rsidRPr="00A5100B">
        <w:t xml:space="preserve">Artigo </w:t>
      </w:r>
      <w:r w:rsidR="00C84F22" w:rsidRPr="00A5100B">
        <w:t>8</w:t>
      </w:r>
      <w:r w:rsidR="00E01663">
        <w:t>2</w:t>
      </w:r>
      <w:r w:rsidRPr="00A5100B">
        <w:t>.º</w:t>
      </w:r>
      <w:bookmarkEnd w:id="409"/>
    </w:p>
    <w:p w14:paraId="2BABE7F5" w14:textId="2BAA2138" w:rsidR="005101CF" w:rsidRPr="00A5100B" w:rsidRDefault="2BAFD33E" w:rsidP="00F95DCA">
      <w:pPr>
        <w:pStyle w:val="Ttulo3"/>
      </w:pPr>
      <w:bookmarkStart w:id="410" w:name="_Toc233683087"/>
      <w:r w:rsidRPr="00A5100B">
        <w:t>Prevenção da raiva animal</w:t>
      </w:r>
      <w:bookmarkEnd w:id="408"/>
      <w:bookmarkEnd w:id="410"/>
    </w:p>
    <w:p w14:paraId="7CEE6E5A" w14:textId="38C93557" w:rsidR="005101CF" w:rsidRPr="005E2D3C" w:rsidRDefault="00C84F22" w:rsidP="00F95DCA">
      <w:pPr>
        <w:ind w:left="142" w:firstLine="0"/>
      </w:pPr>
      <w:r>
        <w:t xml:space="preserve">1 - </w:t>
      </w:r>
      <w:r w:rsidR="4781B1C1">
        <w:t xml:space="preserve">As normas a que obedece a prevenção da raiva animal são estabelecidas em </w:t>
      </w:r>
      <w:r w:rsidR="0052508A">
        <w:t>Portaria</w:t>
      </w:r>
      <w:r w:rsidR="4781B1C1">
        <w:t xml:space="preserve"> aprovada pelo membro do Governo responsável pela área da agricultura. </w:t>
      </w:r>
    </w:p>
    <w:p w14:paraId="34F6F073" w14:textId="50EDA08E" w:rsidR="0DD9A21A" w:rsidRPr="005E2D3C" w:rsidRDefault="00C84F22" w:rsidP="00F95DCA">
      <w:pPr>
        <w:ind w:left="142" w:firstLine="0"/>
      </w:pPr>
      <w:r>
        <w:t xml:space="preserve">2 - </w:t>
      </w:r>
      <w:r w:rsidR="00C8444C">
        <w:t xml:space="preserve">Até publicação da </w:t>
      </w:r>
      <w:r w:rsidR="0052508A">
        <w:t>Portaria</w:t>
      </w:r>
      <w:r>
        <w:t xml:space="preserve"> </w:t>
      </w:r>
      <w:r w:rsidR="00C8444C">
        <w:t xml:space="preserve">prevista no </w:t>
      </w:r>
      <w:r w:rsidR="008C56A9">
        <w:t>número anterior</w:t>
      </w:r>
      <w:r w:rsidR="00C8444C">
        <w:t xml:space="preserve"> mantêm-se em vigor as disposições estabelecidas </w:t>
      </w:r>
      <w:r>
        <w:t>pela</w:t>
      </w:r>
      <w:r w:rsidR="00C8444C">
        <w:t xml:space="preserve"> </w:t>
      </w:r>
      <w:r w:rsidR="0052508A">
        <w:t>Portaria</w:t>
      </w:r>
      <w:r w:rsidR="00C8444C">
        <w:t xml:space="preserve"> n.º 264/2013, de 16 de agosto.</w:t>
      </w:r>
    </w:p>
    <w:p w14:paraId="1DA21339" w14:textId="218D873D" w:rsidR="005101CF" w:rsidRPr="005E2D3C" w:rsidRDefault="005101CF" w:rsidP="00F95DCA"/>
    <w:p w14:paraId="7A3C30C1" w14:textId="4A2B5D50" w:rsidR="005101CF" w:rsidRPr="00A5100B" w:rsidRDefault="0E883AB7" w:rsidP="00F95DCA">
      <w:pPr>
        <w:pStyle w:val="Ttulo2"/>
        <w:ind w:right="0"/>
      </w:pPr>
      <w:bookmarkStart w:id="411" w:name="_Toc223954470"/>
      <w:bookmarkStart w:id="412" w:name="_Toc233683088"/>
      <w:r w:rsidRPr="00A5100B">
        <w:t>SUBSECÇÃO II</w:t>
      </w:r>
      <w:bookmarkEnd w:id="412"/>
    </w:p>
    <w:p w14:paraId="7D16FD89" w14:textId="1CA0D5D2" w:rsidR="005101CF" w:rsidRDefault="0E883AB7" w:rsidP="00F95DCA">
      <w:pPr>
        <w:pStyle w:val="Ttulo2"/>
        <w:ind w:right="0"/>
      </w:pPr>
      <w:bookmarkStart w:id="413" w:name="_Toc233683089"/>
      <w:r w:rsidRPr="00A5100B">
        <w:t>Controlo de outras zoonoses</w:t>
      </w:r>
      <w:bookmarkEnd w:id="411"/>
      <w:bookmarkEnd w:id="413"/>
    </w:p>
    <w:p w14:paraId="7DF9F281" w14:textId="77777777" w:rsidR="00E01663" w:rsidRPr="00F95DCA" w:rsidRDefault="00E01663" w:rsidP="00F95DCA">
      <w:pPr>
        <w:ind w:left="0" w:firstLine="0"/>
        <w:jc w:val="center"/>
        <w:rPr>
          <w:b/>
          <w:bCs/>
        </w:rPr>
      </w:pPr>
    </w:p>
    <w:p w14:paraId="70221722" w14:textId="6C9D5B5A" w:rsidR="005101CF" w:rsidRPr="00A5100B" w:rsidRDefault="407A3F12" w:rsidP="00F95DCA">
      <w:pPr>
        <w:pStyle w:val="Ttulo3"/>
      </w:pPr>
      <w:bookmarkStart w:id="414" w:name="_Toc223954471"/>
      <w:bookmarkStart w:id="415" w:name="_Toc233683090"/>
      <w:r w:rsidRPr="00A5100B">
        <w:t xml:space="preserve">Artigo </w:t>
      </w:r>
      <w:r w:rsidR="00C84F22">
        <w:t>8</w:t>
      </w:r>
      <w:r w:rsidR="00E01663">
        <w:t>3.</w:t>
      </w:r>
      <w:r w:rsidRPr="00A5100B">
        <w:t>º</w:t>
      </w:r>
      <w:bookmarkEnd w:id="415"/>
    </w:p>
    <w:p w14:paraId="62541CCF" w14:textId="61379A66" w:rsidR="005101CF" w:rsidRPr="00A5100B" w:rsidRDefault="407A3F12" w:rsidP="00F95DCA">
      <w:pPr>
        <w:pStyle w:val="Ttulo3"/>
      </w:pPr>
      <w:bookmarkStart w:id="416" w:name="_Toc233683091"/>
      <w:r w:rsidRPr="00A5100B">
        <w:t>Vigilância epidemiológica e controlo de outras zoonoses</w:t>
      </w:r>
      <w:bookmarkEnd w:id="414"/>
      <w:bookmarkEnd w:id="416"/>
    </w:p>
    <w:p w14:paraId="4FE20A4A" w14:textId="23704524" w:rsidR="005101CF" w:rsidRPr="005E2D3C" w:rsidRDefault="00C84F22" w:rsidP="00F95DCA">
      <w:pPr>
        <w:ind w:left="142" w:firstLine="0"/>
      </w:pPr>
      <w:r>
        <w:t xml:space="preserve">1 </w:t>
      </w:r>
      <w:r w:rsidR="458AC5DB">
        <w:t>-</w:t>
      </w:r>
      <w:r w:rsidR="458AC5DB">
        <w:rPr>
          <w:rFonts w:eastAsia="Arial"/>
        </w:rPr>
        <w:t xml:space="preserve"> </w:t>
      </w:r>
      <w:r w:rsidR="458AC5DB">
        <w:t xml:space="preserve">Sem prejuízo das medidas de prevenção da raiva animal, a DGAV pode determinar a execução de ações sanitárias, para vigilância ou controlo de outras zoonoses, em animais de companhia. </w:t>
      </w:r>
    </w:p>
    <w:p w14:paraId="2DB19199" w14:textId="3B8D0152" w:rsidR="005101CF" w:rsidRPr="005E2D3C" w:rsidRDefault="00C84F22" w:rsidP="00F95DCA">
      <w:pPr>
        <w:ind w:left="142" w:firstLine="0"/>
      </w:pPr>
      <w:r>
        <w:t xml:space="preserve">2 </w:t>
      </w:r>
      <w:r w:rsidR="0E883AB7">
        <w:t>-</w:t>
      </w:r>
      <w:r w:rsidR="0E883AB7">
        <w:rPr>
          <w:rFonts w:eastAsia="Arial"/>
        </w:rPr>
        <w:t xml:space="preserve"> </w:t>
      </w:r>
      <w:r w:rsidR="0E883AB7">
        <w:t xml:space="preserve">As medidas a que se refere o </w:t>
      </w:r>
      <w:r w:rsidR="008C56A9">
        <w:t>número anterior</w:t>
      </w:r>
      <w:r w:rsidR="0E883AB7">
        <w:t xml:space="preserve"> são fixadas por área geográfica, em função da avaliação do risco para cada zoonose. </w:t>
      </w:r>
    </w:p>
    <w:p w14:paraId="102B76D2" w14:textId="3FC73453" w:rsidR="005101CF" w:rsidRPr="005E2D3C" w:rsidRDefault="00C84F22" w:rsidP="00F95DCA">
      <w:pPr>
        <w:ind w:left="142" w:firstLine="0"/>
      </w:pPr>
      <w:r>
        <w:t xml:space="preserve">3 </w:t>
      </w:r>
      <w:r w:rsidR="763DE1D8">
        <w:t>-</w:t>
      </w:r>
      <w:r w:rsidR="763DE1D8">
        <w:rPr>
          <w:rFonts w:eastAsia="Arial"/>
        </w:rPr>
        <w:t xml:space="preserve"> </w:t>
      </w:r>
      <w:r w:rsidR="763DE1D8">
        <w:t xml:space="preserve">Os requisitos a que obedecem os planos referidos no </w:t>
      </w:r>
      <w:r w:rsidR="008C56A9">
        <w:t>número anterior</w:t>
      </w:r>
      <w:r w:rsidR="763DE1D8">
        <w:t xml:space="preserve"> são estabelecidos por </w:t>
      </w:r>
      <w:r>
        <w:t xml:space="preserve">despacho </w:t>
      </w:r>
      <w:r w:rsidR="763DE1D8">
        <w:t xml:space="preserve">do </w:t>
      </w:r>
      <w:r>
        <w:t xml:space="preserve">diretor geral </w:t>
      </w:r>
      <w:r w:rsidR="763DE1D8">
        <w:t xml:space="preserve">de Alimentação e Veterinária. </w:t>
      </w:r>
    </w:p>
    <w:p w14:paraId="50661020" w14:textId="4A4CE860" w:rsidR="7C34A28D" w:rsidRDefault="00C84F22">
      <w:pPr>
        <w:ind w:left="142" w:firstLine="0"/>
        <w:rPr>
          <w:rFonts w:eastAsia="Aptos"/>
        </w:rPr>
      </w:pPr>
      <w:r>
        <w:rPr>
          <w:rFonts w:eastAsia="Aptos"/>
        </w:rPr>
        <w:t xml:space="preserve">4 - </w:t>
      </w:r>
      <w:r w:rsidR="6224FB60">
        <w:rPr>
          <w:rFonts w:eastAsia="Aptos"/>
        </w:rPr>
        <w:t xml:space="preserve">Até publicação do diploma previsto no </w:t>
      </w:r>
      <w:r w:rsidR="008C56A9">
        <w:rPr>
          <w:rFonts w:eastAsia="Aptos"/>
        </w:rPr>
        <w:t>número anterior</w:t>
      </w:r>
      <w:r w:rsidR="6224FB60">
        <w:rPr>
          <w:rFonts w:eastAsia="Aptos"/>
        </w:rPr>
        <w:t xml:space="preserve"> mantêm-se em vigor as disposições estabelecidas na </w:t>
      </w:r>
      <w:r w:rsidR="0052508A">
        <w:rPr>
          <w:rFonts w:eastAsia="Aptos"/>
        </w:rPr>
        <w:t>Portaria</w:t>
      </w:r>
      <w:r w:rsidR="6224FB60">
        <w:rPr>
          <w:rFonts w:eastAsia="Aptos"/>
        </w:rPr>
        <w:t xml:space="preserve"> n.º 264/2013, de 16 de agosto.</w:t>
      </w:r>
    </w:p>
    <w:p w14:paraId="3661208D" w14:textId="77777777" w:rsidR="00E01663" w:rsidRPr="005E2D3C" w:rsidRDefault="00E01663" w:rsidP="00F95DCA">
      <w:pPr>
        <w:ind w:left="142" w:firstLine="0"/>
        <w:rPr>
          <w:rFonts w:eastAsia="Aptos"/>
        </w:rPr>
      </w:pPr>
    </w:p>
    <w:p w14:paraId="40F092D5" w14:textId="73C3FB37" w:rsidR="00B531EB" w:rsidRPr="00A5100B" w:rsidRDefault="00A626AB" w:rsidP="00F95DCA">
      <w:pPr>
        <w:pStyle w:val="Ttulo2"/>
        <w:ind w:right="0"/>
      </w:pPr>
      <w:bookmarkStart w:id="417" w:name="_Toc223954474"/>
      <w:bookmarkStart w:id="418" w:name="_Toc233683092"/>
      <w:r w:rsidRPr="00A5100B">
        <w:t>CAPÍTULO X</w:t>
      </w:r>
      <w:bookmarkEnd w:id="418"/>
    </w:p>
    <w:p w14:paraId="3B3F4460" w14:textId="6FE821FA" w:rsidR="005101CF" w:rsidRPr="00A5100B" w:rsidRDefault="00A626AB" w:rsidP="00F95DCA">
      <w:pPr>
        <w:pStyle w:val="Ttulo2"/>
        <w:ind w:right="0"/>
      </w:pPr>
      <w:bookmarkStart w:id="419" w:name="_Toc233683093"/>
      <w:r w:rsidRPr="00A5100B">
        <w:t>Gestão das populações animais</w:t>
      </w:r>
      <w:bookmarkEnd w:id="417"/>
      <w:bookmarkEnd w:id="419"/>
    </w:p>
    <w:p w14:paraId="2B029709" w14:textId="77777777" w:rsidR="0067507B" w:rsidRPr="00F95DCA" w:rsidRDefault="0067507B" w:rsidP="00F95DCA">
      <w:pPr>
        <w:jc w:val="center"/>
        <w:rPr>
          <w:b/>
          <w:bCs/>
        </w:rPr>
      </w:pPr>
    </w:p>
    <w:p w14:paraId="706BFC8D" w14:textId="77777777" w:rsidR="00D16950" w:rsidRPr="00A5100B" w:rsidRDefault="00A626AB" w:rsidP="00F95DCA">
      <w:pPr>
        <w:pStyle w:val="Ttulo2"/>
        <w:ind w:right="0"/>
      </w:pPr>
      <w:bookmarkStart w:id="420" w:name="_Toc223954475"/>
      <w:bookmarkStart w:id="421" w:name="_Toc233683094"/>
      <w:r w:rsidRPr="00A5100B">
        <w:t>SECCÇÃO I</w:t>
      </w:r>
      <w:bookmarkEnd w:id="421"/>
    </w:p>
    <w:p w14:paraId="713AB7AA" w14:textId="376C7273" w:rsidR="005101CF" w:rsidRPr="00A5100B" w:rsidRDefault="00A626AB" w:rsidP="00F95DCA">
      <w:pPr>
        <w:pStyle w:val="Ttulo2"/>
        <w:ind w:right="0"/>
      </w:pPr>
      <w:bookmarkStart w:id="422" w:name="_Toc233683095"/>
      <w:r w:rsidRPr="00A5100B">
        <w:t>Controlo da população animal</w:t>
      </w:r>
      <w:bookmarkEnd w:id="420"/>
      <w:bookmarkEnd w:id="422"/>
    </w:p>
    <w:p w14:paraId="5D9AB008" w14:textId="77777777" w:rsidR="0067507B" w:rsidRPr="00F95DCA" w:rsidRDefault="0067507B" w:rsidP="00F95DCA">
      <w:pPr>
        <w:jc w:val="center"/>
        <w:rPr>
          <w:b/>
          <w:bCs/>
        </w:rPr>
      </w:pPr>
    </w:p>
    <w:p w14:paraId="4212751B" w14:textId="45BF86BD" w:rsidR="00D16950" w:rsidRPr="00A5100B" w:rsidRDefault="00A626AB" w:rsidP="00F95DCA">
      <w:pPr>
        <w:pStyle w:val="Ttulo3"/>
      </w:pPr>
      <w:bookmarkStart w:id="423" w:name="_Toc223954476"/>
      <w:bookmarkStart w:id="424" w:name="_Toc233683096"/>
      <w:r w:rsidRPr="00A5100B">
        <w:lastRenderedPageBreak/>
        <w:t xml:space="preserve">Artigo </w:t>
      </w:r>
      <w:r w:rsidR="00C84F22">
        <w:t>8</w:t>
      </w:r>
      <w:r w:rsidR="00E01663">
        <w:t>4</w:t>
      </w:r>
      <w:r w:rsidRPr="00A5100B">
        <w:t>.º</w:t>
      </w:r>
      <w:bookmarkEnd w:id="424"/>
    </w:p>
    <w:p w14:paraId="744B5615" w14:textId="566F7EB7" w:rsidR="005101CF" w:rsidRPr="00A5100B" w:rsidRDefault="00A626AB" w:rsidP="00F95DCA">
      <w:pPr>
        <w:pStyle w:val="Ttulo3"/>
      </w:pPr>
      <w:bookmarkStart w:id="425" w:name="_Toc233683097"/>
      <w:r w:rsidRPr="00A5100B">
        <w:t>Controlo ambiental</w:t>
      </w:r>
      <w:bookmarkEnd w:id="423"/>
      <w:bookmarkEnd w:id="425"/>
    </w:p>
    <w:p w14:paraId="093267BB" w14:textId="20E49409" w:rsidR="005101CF" w:rsidRPr="005E2D3C" w:rsidRDefault="00C84F22" w:rsidP="00F95DCA">
      <w:pPr>
        <w:ind w:left="142" w:firstLine="0"/>
      </w:pPr>
      <w:r>
        <w:t xml:space="preserve">1 </w:t>
      </w:r>
      <w:r w:rsidR="00A626AB">
        <w:t>-</w:t>
      </w:r>
      <w:r w:rsidR="00A626AB">
        <w:rPr>
          <w:rFonts w:eastAsia="Arial"/>
        </w:rPr>
        <w:t xml:space="preserve"> </w:t>
      </w:r>
      <w:r w:rsidR="00A626AB">
        <w:t xml:space="preserve">Compete às câmaras municipais promover as medidas necessárias à eliminação dos meios de subsistência dos animais na via ou em quaisquer lugares públicos, quer através da alimentação fornecida por particulares, quer pela deposição de lixos, de forma descontrolada. </w:t>
      </w:r>
    </w:p>
    <w:p w14:paraId="6DC22D66" w14:textId="36EE6910" w:rsidR="005101CF" w:rsidRPr="005E2D3C" w:rsidRDefault="00C84F22" w:rsidP="00F95DCA">
      <w:pPr>
        <w:ind w:left="142" w:firstLine="0"/>
      </w:pPr>
      <w:r>
        <w:t xml:space="preserve">2 </w:t>
      </w:r>
      <w:r w:rsidR="00A626AB">
        <w:t>-</w:t>
      </w:r>
      <w:r w:rsidR="00A626AB">
        <w:rPr>
          <w:rFonts w:eastAsia="Arial"/>
        </w:rPr>
        <w:t xml:space="preserve"> </w:t>
      </w:r>
      <w:r w:rsidR="00A626AB">
        <w:t xml:space="preserve">Para efeito do disposto no </w:t>
      </w:r>
      <w:r w:rsidR="008C56A9">
        <w:t>número anterior</w:t>
      </w:r>
      <w:r w:rsidR="00A626AB">
        <w:t xml:space="preserve">, as câmaras municipais devem remover os lixos, promover o correto acondicionamento e respetivo tratamento e, no âmbito das suas atribuições, promover campanhas de educação das populações, tendo em vista a sensibilização para os riscos inerentes à alimentação de animais errantes. </w:t>
      </w:r>
    </w:p>
    <w:p w14:paraId="4D54924C" w14:textId="126C7C81" w:rsidR="005101CF" w:rsidRPr="005E2D3C" w:rsidRDefault="00C84F22" w:rsidP="00F95DCA">
      <w:pPr>
        <w:ind w:left="142" w:firstLine="0"/>
      </w:pPr>
      <w:r>
        <w:t xml:space="preserve">3 </w:t>
      </w:r>
      <w:r w:rsidR="00A626AB">
        <w:t>-</w:t>
      </w:r>
      <w:r w:rsidR="00A626AB">
        <w:rPr>
          <w:rFonts w:eastAsia="Arial"/>
        </w:rPr>
        <w:t xml:space="preserve"> </w:t>
      </w:r>
      <w:r w:rsidR="00A626AB">
        <w:t xml:space="preserve">É proibido fornecer alimento a animais na via pública, exceto quando esta atividade for incluída em plano aprovado pelas câmaras municipais. </w:t>
      </w:r>
    </w:p>
    <w:p w14:paraId="076D1D31" w14:textId="77777777" w:rsidR="0067507B" w:rsidRPr="005E2D3C" w:rsidRDefault="0067507B" w:rsidP="00F95DCA"/>
    <w:p w14:paraId="47B61F17" w14:textId="734164B9" w:rsidR="00D16950" w:rsidRPr="00A5100B" w:rsidRDefault="00A626AB" w:rsidP="00F95DCA">
      <w:pPr>
        <w:pStyle w:val="Ttulo3"/>
      </w:pPr>
      <w:bookmarkStart w:id="426" w:name="_Toc223954477"/>
      <w:bookmarkStart w:id="427" w:name="_Toc233683098"/>
      <w:r w:rsidRPr="00A5100B">
        <w:t>Artigo 8</w:t>
      </w:r>
      <w:r w:rsidR="00E01663">
        <w:t>5</w:t>
      </w:r>
      <w:r w:rsidRPr="00A5100B">
        <w:t>.º</w:t>
      </w:r>
      <w:bookmarkEnd w:id="427"/>
    </w:p>
    <w:p w14:paraId="21C051BA" w14:textId="56B87247" w:rsidR="005101CF" w:rsidRPr="00A5100B" w:rsidRDefault="25135121" w:rsidP="00F95DCA">
      <w:pPr>
        <w:pStyle w:val="Ttulo3"/>
      </w:pPr>
      <w:bookmarkStart w:id="428" w:name="_Toc233683099"/>
      <w:r w:rsidRPr="00A5100B">
        <w:t>Controlo das populações errantes e assilvestradas</w:t>
      </w:r>
      <w:bookmarkEnd w:id="426"/>
      <w:bookmarkEnd w:id="428"/>
    </w:p>
    <w:p w14:paraId="09BF25AF" w14:textId="153CF500" w:rsidR="005101CF" w:rsidRPr="005E2D3C" w:rsidRDefault="00A626AB" w:rsidP="00F95DCA">
      <w:pPr>
        <w:ind w:left="142" w:firstLine="0"/>
      </w:pPr>
      <w:r>
        <w:t>1 -</w:t>
      </w:r>
      <w:r>
        <w:rPr>
          <w:rFonts w:eastAsia="Arial"/>
        </w:rPr>
        <w:t xml:space="preserve"> </w:t>
      </w:r>
      <w:r>
        <w:t xml:space="preserve">Para garantia da saúde e tranquilidade públicas, da saúde e do bem-estar animal, da segurança de pessoas, de outros animais e de bens e da higiene dos locais, compete às câmaras municipais controlar as populações errantes e assilvestradas, de acordo com um plano elaborado pelos médicos veterinários municipais, adaptado às características do concelho e prevendo a colaboração das autoridades administrativas e policiais competentes.  </w:t>
      </w:r>
    </w:p>
    <w:p w14:paraId="05155A75" w14:textId="655B48F5" w:rsidR="005101CF" w:rsidRPr="005E2D3C" w:rsidRDefault="7F2836AB" w:rsidP="00F95DCA">
      <w:pPr>
        <w:ind w:left="142" w:firstLine="0"/>
      </w:pPr>
      <w:r>
        <w:t>2 -</w:t>
      </w:r>
      <w:r>
        <w:rPr>
          <w:rFonts w:eastAsia="Arial"/>
        </w:rPr>
        <w:t xml:space="preserve"> </w:t>
      </w:r>
      <w:commentRangeStart w:id="429"/>
      <w:r>
        <w:t xml:space="preserve">As câmaras municipais devem apresentar à DGAV, </w:t>
      </w:r>
      <w:r>
        <w:rPr>
          <w:highlight w:val="yellow"/>
        </w:rPr>
        <w:t>o plano</w:t>
      </w:r>
      <w:r>
        <w:t xml:space="preserve"> a que se refere o </w:t>
      </w:r>
      <w:r w:rsidR="008C56A9">
        <w:t>número anterior</w:t>
      </w:r>
      <w:r>
        <w:t xml:space="preserve">, até ao final de cada ano civil, o qual deve incluir, designadamente, a: </w:t>
      </w:r>
      <w:commentRangeEnd w:id="429"/>
      <w:r w:rsidR="002251E2" w:rsidRPr="005E2D3C">
        <w:rPr>
          <w:rStyle w:val="Refdecomentrio"/>
          <w:sz w:val="24"/>
          <w:szCs w:val="24"/>
        </w:rPr>
        <w:commentReference w:id="429"/>
      </w:r>
    </w:p>
    <w:p w14:paraId="1F3BF09B" w14:textId="7A0ADAEF" w:rsidR="005101CF" w:rsidRPr="005E2D3C" w:rsidRDefault="00A626AB" w:rsidP="00F95DCA">
      <w:pPr>
        <w:pStyle w:val="PargrafodaLista"/>
        <w:numPr>
          <w:ilvl w:val="0"/>
          <w:numId w:val="289"/>
        </w:numPr>
      </w:pPr>
      <w:r>
        <w:t xml:space="preserve">Indicação do </w:t>
      </w:r>
      <w:r w:rsidR="00BE60E5">
        <w:t>n.º</w:t>
      </w:r>
      <w:r>
        <w:t xml:space="preserve"> estimado de animais confinados e errantes, com ou sem detentor, existentes no concelho; </w:t>
      </w:r>
    </w:p>
    <w:p w14:paraId="598A2354" w14:textId="6FC320C3" w:rsidR="005101CF" w:rsidRPr="005E2D3C" w:rsidRDefault="22998B98" w:rsidP="00F95DCA">
      <w:pPr>
        <w:pStyle w:val="PargrafodaLista"/>
        <w:numPr>
          <w:ilvl w:val="0"/>
          <w:numId w:val="289"/>
        </w:numPr>
      </w:pPr>
      <w:r>
        <w:t>Tipificação quanto à respetiva proveniência, saúde e bem-estar dos animais e medidas de controlo instituídas pelo município.</w:t>
      </w:r>
    </w:p>
    <w:p w14:paraId="41A33F79" w14:textId="0C6152E4" w:rsidR="413FEE05" w:rsidRPr="005E2D3C" w:rsidRDefault="413FEE05" w:rsidP="00F95DCA">
      <w:pPr>
        <w:pStyle w:val="PargrafodaLista"/>
        <w:numPr>
          <w:ilvl w:val="0"/>
          <w:numId w:val="289"/>
        </w:numPr>
      </w:pPr>
      <w:r>
        <w:t>Apresentação de propostas de controlo das populações de animais errantes, na área territorial do município.</w:t>
      </w:r>
    </w:p>
    <w:p w14:paraId="4E830EC5" w14:textId="77B1A184" w:rsidR="413FEE05" w:rsidRPr="005E2D3C" w:rsidRDefault="413FEE05" w:rsidP="00F95DCA">
      <w:r>
        <w:t>3 – A DGAV promove a elaboração do relatório anual de gestão das populações, de acordo com os dados enviados pelos municípios.</w:t>
      </w:r>
    </w:p>
    <w:p w14:paraId="71A31320" w14:textId="77777777" w:rsidR="0067507B" w:rsidRPr="005E2D3C" w:rsidRDefault="0067507B" w:rsidP="00F95DCA"/>
    <w:p w14:paraId="00EB0598" w14:textId="0D7DED4D" w:rsidR="00C545D3" w:rsidRPr="00A5100B" w:rsidRDefault="00A626AB" w:rsidP="00F95DCA">
      <w:pPr>
        <w:pStyle w:val="Ttulo3"/>
      </w:pPr>
      <w:bookmarkStart w:id="430" w:name="_Toc223954478"/>
      <w:bookmarkStart w:id="431" w:name="_Toc233683100"/>
      <w:r w:rsidRPr="00A5100B">
        <w:lastRenderedPageBreak/>
        <w:t>Artigo 8</w:t>
      </w:r>
      <w:r w:rsidR="00E01663">
        <w:t>6</w:t>
      </w:r>
      <w:r w:rsidRPr="00A5100B">
        <w:t>.º</w:t>
      </w:r>
      <w:bookmarkEnd w:id="431"/>
    </w:p>
    <w:p w14:paraId="2194F09A" w14:textId="7301C165" w:rsidR="005101CF" w:rsidRPr="00A5100B" w:rsidRDefault="00A626AB" w:rsidP="00F95DCA">
      <w:pPr>
        <w:pStyle w:val="Ttulo3"/>
      </w:pPr>
      <w:bookmarkStart w:id="432" w:name="_Toc233683101"/>
      <w:r w:rsidRPr="00A5100B">
        <w:t>Programas de captura, esterilização e devolução ao local de origem</w:t>
      </w:r>
      <w:bookmarkEnd w:id="430"/>
      <w:bookmarkEnd w:id="432"/>
    </w:p>
    <w:p w14:paraId="3F91EF00" w14:textId="33055ACC" w:rsidR="4A9D7935" w:rsidRPr="005E2D3C" w:rsidRDefault="00C84F22" w:rsidP="00F95DCA">
      <w:pPr>
        <w:ind w:left="142" w:firstLine="0"/>
      </w:pPr>
      <w:r>
        <w:t>1-</w:t>
      </w:r>
      <w:r w:rsidR="68444FB8">
        <w:rPr>
          <w:rFonts w:eastAsia="Arial"/>
        </w:rPr>
        <w:t xml:space="preserve"> </w:t>
      </w:r>
      <w:r w:rsidR="68444FB8">
        <w:t xml:space="preserve">Sem prejuízo das disposições previstas nos </w:t>
      </w:r>
      <w:r w:rsidR="68444FB8">
        <w:rPr>
          <w:highlight w:val="yellow"/>
        </w:rPr>
        <w:t>artigos 65.º e 66.º,</w:t>
      </w:r>
      <w:r w:rsidR="68444FB8">
        <w:t xml:space="preserve"> as câmaras municipais podem, sob parecer vinculativo do MVM ou do médico-veterinário ao serviço do município, autorizar a manutenção, em locais especialmente designados para o efeito, de colónias de gatos, no âmbito de programas de captura, esterilização e devolução ao local de origem, adiante designados «CED».</w:t>
      </w:r>
    </w:p>
    <w:p w14:paraId="2C30C01A" w14:textId="109951D4" w:rsidR="005101CF" w:rsidRPr="005E2D3C" w:rsidRDefault="00C84F22" w:rsidP="00F95DCA">
      <w:pPr>
        <w:ind w:left="142" w:firstLine="0"/>
      </w:pPr>
      <w:r>
        <w:t xml:space="preserve">2 </w:t>
      </w:r>
      <w:r w:rsidR="22998B98">
        <w:t>-</w:t>
      </w:r>
      <w:r w:rsidR="22998B98">
        <w:rPr>
          <w:rFonts w:eastAsia="Arial"/>
        </w:rPr>
        <w:t xml:space="preserve"> </w:t>
      </w:r>
      <w:r w:rsidR="22998B98">
        <w:t xml:space="preserve">Em caso de incumprimento das disposições previstas no </w:t>
      </w:r>
      <w:r w:rsidR="008C56A9">
        <w:t>número anterior</w:t>
      </w:r>
      <w:r w:rsidR="22998B98">
        <w:t xml:space="preserve">, ou quando estejam em causa a saúde e segurança pública ou o bem-estar animal, as câmaras municipais podem determinar medidas corretivas, ou a suspensão do programa CED em curso devendo, neste caso, proceder à recolha dos animais para o centro de recolha oficial. </w:t>
      </w:r>
    </w:p>
    <w:p w14:paraId="65467B29" w14:textId="4C747A5C" w:rsidR="005101CF" w:rsidRPr="005E2D3C" w:rsidRDefault="00C84F22" w:rsidP="00F95DCA">
      <w:pPr>
        <w:ind w:left="142" w:firstLine="0"/>
      </w:pPr>
      <w:r>
        <w:t xml:space="preserve">3 </w:t>
      </w:r>
      <w:r w:rsidR="22998B98">
        <w:t>-</w:t>
      </w:r>
      <w:r w:rsidR="22998B98">
        <w:rPr>
          <w:rFonts w:eastAsia="Arial"/>
        </w:rPr>
        <w:t xml:space="preserve"> </w:t>
      </w:r>
      <w:r w:rsidR="22998B98">
        <w:t xml:space="preserve">Por razões de saúde e segurança pública, o programa a que se refere o n.º 1 não é aplicável a cães. </w:t>
      </w:r>
    </w:p>
    <w:p w14:paraId="0885D8E5" w14:textId="216094F7" w:rsidR="2DB2FCBB" w:rsidRPr="005E2D3C" w:rsidRDefault="2DB2FCBB" w:rsidP="00F95DCA">
      <w:pPr>
        <w:ind w:left="142" w:firstLine="0"/>
        <w:rPr>
          <w:color w:val="auto"/>
        </w:rPr>
      </w:pPr>
      <w:r>
        <w:t xml:space="preserve">4 - Os programas CED podem realizar -se por iniciativa das câmaras municipais </w:t>
      </w:r>
      <w:r>
        <w:rPr>
          <w:color w:val="auto"/>
        </w:rPr>
        <w:t>(entidade promotora) ou mediante proposta de entidade responsável a quem a câmara municipal atribua a gestão do programa CED, mediante celebração de protocolo.</w:t>
      </w:r>
    </w:p>
    <w:p w14:paraId="3E5171E9" w14:textId="02E10623" w:rsidR="63EF7C3E" w:rsidRPr="005E2D3C" w:rsidRDefault="2AFF70AE" w:rsidP="00F95DCA">
      <w:pPr>
        <w:ind w:left="142" w:firstLine="0"/>
      </w:pPr>
      <w:r>
        <w:t>5 - Deve ser evitada a implementação de programas CED nos parques públicos, nos refúgios de vida selvagens ou outros locais públicos que sirvam de habitat à vida selvagem.</w:t>
      </w:r>
    </w:p>
    <w:p w14:paraId="1CCAD6B3" w14:textId="3C784563" w:rsidR="4DA0F8D3" w:rsidRPr="005E2D3C" w:rsidRDefault="4DA0F8D3" w:rsidP="00F95DCA">
      <w:pPr>
        <w:ind w:left="142" w:firstLine="0"/>
      </w:pPr>
      <w:r>
        <w:t>6 - A entidade promotora do programa CED deve assegurar:</w:t>
      </w:r>
    </w:p>
    <w:p w14:paraId="360640FA" w14:textId="66B8C6DB" w:rsidR="06A69E6C" w:rsidRPr="005E2D3C" w:rsidRDefault="06A69E6C" w:rsidP="00F95DCA">
      <w:r>
        <w:t>a) A existência de um plano de gestão da colónia, do qual conste a identificação do médico-veterinário assistente e das pessoas que na entidade são responsáveis pela execução do programa;</w:t>
      </w:r>
    </w:p>
    <w:p w14:paraId="43779DA1" w14:textId="24D9FEEB" w:rsidR="06A69E6C" w:rsidRPr="005E2D3C" w:rsidRDefault="06A69E6C" w:rsidP="00F95DCA">
      <w:r>
        <w:t>b) Que os animais que compõem a colónia são avaliados periodicamente do ponto de vista clínico, de forma a despistar doenças transmissíveis que sejam consideradas importantes;</w:t>
      </w:r>
    </w:p>
    <w:p w14:paraId="27724A81" w14:textId="122D1D67" w:rsidR="06A69E6C" w:rsidRPr="005E2D3C" w:rsidRDefault="06A69E6C" w:rsidP="00F95DCA">
      <w:r>
        <w:t>c) Que os animais portadores de doenças transmissíveis a outros animais ou a seres humanos são retirados da colónia;</w:t>
      </w:r>
    </w:p>
    <w:p w14:paraId="5AD51A2A" w14:textId="46BE8493" w:rsidR="06A69E6C" w:rsidRPr="005E2D3C" w:rsidRDefault="06A69E6C" w:rsidP="00F95DCA">
      <w:r>
        <w:t>d) Que os animais capturados, antes de integrarem a colónia, são entregues nos CRO para verificação da sua aptidão;</w:t>
      </w:r>
    </w:p>
    <w:p w14:paraId="5A48A1B0" w14:textId="0E5A79BB" w:rsidR="78648FC8" w:rsidRPr="005E2D3C" w:rsidRDefault="0D7E8676" w:rsidP="00F95DCA">
      <w:pPr>
        <w:rPr>
          <w:color w:val="000000" w:themeColor="text1"/>
        </w:rPr>
      </w:pPr>
      <w:r>
        <w:lastRenderedPageBreak/>
        <w:t xml:space="preserve">e) Os </w:t>
      </w:r>
      <w:r>
        <w:rPr>
          <w:color w:val="auto"/>
          <w:u w:val="single"/>
        </w:rPr>
        <w:t>g</w:t>
      </w:r>
      <w:r>
        <w:rPr>
          <w:color w:val="auto"/>
        </w:rPr>
        <w:t xml:space="preserve">atos </w:t>
      </w:r>
      <w:r>
        <w:rPr>
          <w:color w:val="000000" w:themeColor="text1"/>
        </w:rPr>
        <w:t xml:space="preserve">capturados são esterilizados e marcados com um pequeno corte na orelha esquerda, identificados eletronicamente e registados </w:t>
      </w:r>
      <w:r>
        <w:rPr>
          <w:color w:val="auto"/>
        </w:rPr>
        <w:t xml:space="preserve">no SIAC </w:t>
      </w:r>
      <w:r>
        <w:rPr>
          <w:color w:val="000000" w:themeColor="text1"/>
        </w:rPr>
        <w:t>em nome da câmara municipal promotora do programa CED, desparasitados interna e externamente e vacinados contra a raiva e outras medidas profiláticas obrigatórias ou incluídas no plano de gestão da colónia.</w:t>
      </w:r>
    </w:p>
    <w:p w14:paraId="7927EDC5" w14:textId="64E4EFAE" w:rsidR="3D5B7BAF" w:rsidRPr="005E2D3C" w:rsidRDefault="3D5B7BAF" w:rsidP="00F95DCA">
      <w:pPr>
        <w:rPr>
          <w:color w:val="000000" w:themeColor="text1"/>
        </w:rPr>
      </w:pPr>
      <w:r>
        <w:rPr>
          <w:color w:val="000000" w:themeColor="text1"/>
        </w:rPr>
        <w:t xml:space="preserve">f) O registo da colónia no SIAC, designadamente quanto à georreferenciação, </w:t>
      </w:r>
      <w:r w:rsidR="00BE60E5">
        <w:rPr>
          <w:color w:val="000000" w:themeColor="text1"/>
        </w:rPr>
        <w:t>n.º</w:t>
      </w:r>
      <w:r>
        <w:rPr>
          <w:color w:val="000000" w:themeColor="text1"/>
        </w:rPr>
        <w:t xml:space="preserve"> de animais, entidade responsável.</w:t>
      </w:r>
    </w:p>
    <w:p w14:paraId="09A4A1E8" w14:textId="7B577F30" w:rsidR="06A69E6C" w:rsidRPr="005E2D3C" w:rsidRDefault="6608A4C3" w:rsidP="00F95DCA">
      <w:pPr>
        <w:ind w:left="142" w:firstLine="0"/>
      </w:pPr>
      <w:r>
        <w:t xml:space="preserve">5 </w:t>
      </w:r>
      <w:r>
        <w:rPr>
          <w:color w:val="000000" w:themeColor="text1"/>
        </w:rPr>
        <w:t>-</w:t>
      </w:r>
      <w:r>
        <w:t xml:space="preserve"> A colónia intervencionada será supervisionada pelo médico-veterinário municipal ou pelo médico-veterinário ao serviço do município, devendo a entidade responsável pelo programa assegurar que são prestados os cuidados de saúde e alimentação adequados aos animais, controlando as saídas ou entradas de novos animais, ou quaisquer outros fatores que perturbem a estabilidade da colónia, a segurança e a tranquilidade pública e da vizinhança, de tudo mantendo registo.</w:t>
      </w:r>
    </w:p>
    <w:p w14:paraId="46114016" w14:textId="2EB07981" w:rsidR="06A69E6C" w:rsidRPr="005E2D3C" w:rsidRDefault="06A69E6C" w:rsidP="00F95DCA">
      <w:pPr>
        <w:ind w:left="142" w:firstLine="0"/>
      </w:pPr>
      <w:r>
        <w:t xml:space="preserve">6 </w:t>
      </w:r>
      <w:r>
        <w:rPr>
          <w:color w:val="000000" w:themeColor="text1"/>
        </w:rPr>
        <w:t xml:space="preserve">- </w:t>
      </w:r>
      <w:r>
        <w:t>A dimensão da colónia de gatos não pode pôr em causa a salubridade, a saúde pública e a segurança de pessoas, animais e bens.</w:t>
      </w:r>
    </w:p>
    <w:p w14:paraId="4F5CA7E7" w14:textId="3DCBD2DB" w:rsidR="00C84F22" w:rsidRDefault="2010445C" w:rsidP="00C84F22">
      <w:pPr>
        <w:ind w:left="142" w:firstLine="0"/>
      </w:pPr>
      <w:r>
        <w:rPr>
          <w:color w:val="000000" w:themeColor="text1"/>
        </w:rPr>
        <w:t xml:space="preserve">7 - </w:t>
      </w:r>
      <w:r>
        <w:rPr>
          <w:color w:val="auto"/>
        </w:rPr>
        <w:t>Os gatos a intervencionar no âmbito de programas CED devem ser libertados na sua colónia de origem, salvo quando se justifique promover a sua deslocalização, nos termos a definir e divulgar pela DGAV</w:t>
      </w:r>
    </w:p>
    <w:p w14:paraId="3D2F592E" w14:textId="7154C2A2" w:rsidR="07C9A0FD" w:rsidRPr="005E2D3C" w:rsidRDefault="00C84F22" w:rsidP="00F95DCA">
      <w:pPr>
        <w:ind w:left="142" w:firstLine="0"/>
        <w:rPr>
          <w:color w:val="auto"/>
          <w:highlight w:val="yellow"/>
        </w:rPr>
      </w:pPr>
      <w:r>
        <w:t>8 -</w:t>
      </w:r>
      <w:r w:rsidR="2010445C">
        <w:t xml:space="preserve"> Os alojamentos e espaços utilizados pela colónia são mantidos livres de resíduos ou restos de comida, de forma a evitar a proliferação de pragas.</w:t>
      </w:r>
    </w:p>
    <w:p w14:paraId="3B279779" w14:textId="7F232A2C" w:rsidR="679F1546" w:rsidRPr="005E2D3C" w:rsidRDefault="022A30E3" w:rsidP="00F95DCA">
      <w:pPr>
        <w:ind w:left="142" w:firstLine="0"/>
      </w:pPr>
      <w:r>
        <w:t xml:space="preserve">9 </w:t>
      </w:r>
      <w:r w:rsidR="00C84F22">
        <w:t>-</w:t>
      </w:r>
      <w:r>
        <w:t xml:space="preserve"> Sempre que a câmara municipal verifique que não está cumprido qualquer dos requisitos referidos no n.º 4, pode determinar medidas corretivas ou a suspensão do</w:t>
      </w:r>
      <w:r w:rsidR="00C84F22">
        <w:t xml:space="preserve"> </w:t>
      </w:r>
      <w:r>
        <w:t>programa CED em curso e proceder à recolha dos animais para o CRO.</w:t>
      </w:r>
    </w:p>
    <w:p w14:paraId="197DA235" w14:textId="5CA610B9" w:rsidR="005101CF" w:rsidRPr="005E2D3C" w:rsidRDefault="26AB9517" w:rsidP="00F95DCA">
      <w:pPr>
        <w:ind w:left="142" w:firstLine="0"/>
        <w:rPr>
          <w:color w:val="auto"/>
        </w:rPr>
      </w:pPr>
      <w:r>
        <w:t>10 -</w:t>
      </w:r>
      <w:r>
        <w:rPr>
          <w:rFonts w:eastAsia="Arial"/>
          <w:color w:val="auto"/>
        </w:rPr>
        <w:t xml:space="preserve"> </w:t>
      </w:r>
      <w:r>
        <w:rPr>
          <w:color w:val="auto"/>
        </w:rPr>
        <w:t>As despesas relacionadas com a manutenção de colónias de gatos são da responsabilidade da entidade promotora, ou nos termos a definir por protocolo.</w:t>
      </w:r>
    </w:p>
    <w:p w14:paraId="74D16DE1" w14:textId="2B66F3F0" w:rsidR="7F7CCA47" w:rsidRPr="005E2D3C" w:rsidRDefault="7F7CCA47" w:rsidP="00F95DCA">
      <w:pPr>
        <w:jc w:val="center"/>
        <w:rPr>
          <w:color w:val="auto"/>
        </w:rPr>
      </w:pPr>
    </w:p>
    <w:p w14:paraId="7B06EAE5" w14:textId="445B2C7C" w:rsidR="00CF287E" w:rsidRPr="00F95DCA" w:rsidRDefault="00CF287E" w:rsidP="00F95DCA">
      <w:pPr>
        <w:pStyle w:val="Ttulo3"/>
        <w:rPr>
          <w:b w:val="0"/>
          <w:highlight w:val="yellow"/>
        </w:rPr>
      </w:pPr>
      <w:bookmarkStart w:id="433" w:name="_Toc233683102"/>
      <w:r w:rsidRPr="00F95DCA">
        <w:rPr>
          <w:highlight w:val="yellow"/>
        </w:rPr>
        <w:t>Artigo 8</w:t>
      </w:r>
      <w:r w:rsidR="00E01663">
        <w:rPr>
          <w:highlight w:val="yellow"/>
        </w:rPr>
        <w:t>7</w:t>
      </w:r>
      <w:r w:rsidRPr="00F95DCA">
        <w:rPr>
          <w:highlight w:val="yellow"/>
        </w:rPr>
        <w:t>.º</w:t>
      </w:r>
      <w:bookmarkEnd w:id="433"/>
    </w:p>
    <w:p w14:paraId="4BEF367A" w14:textId="17AA1F5A" w:rsidR="00CF287E" w:rsidRPr="00F95DCA" w:rsidRDefault="00CF287E" w:rsidP="00F95DCA">
      <w:pPr>
        <w:pStyle w:val="Ttulo3"/>
        <w:rPr>
          <w:b w:val="0"/>
          <w:highlight w:val="yellow"/>
        </w:rPr>
      </w:pPr>
      <w:bookmarkStart w:id="434" w:name="_Toc233683103"/>
      <w:r w:rsidRPr="00F95DCA">
        <w:rPr>
          <w:highlight w:val="yellow"/>
        </w:rPr>
        <w:t>Programa CED em prédios privados</w:t>
      </w:r>
      <w:bookmarkEnd w:id="434"/>
    </w:p>
    <w:p w14:paraId="19F2417D" w14:textId="5F27990F" w:rsidR="00CF287E" w:rsidRPr="00F95DCA" w:rsidRDefault="00CF287E" w:rsidP="00F95DCA">
      <w:pPr>
        <w:ind w:left="142" w:firstLine="0"/>
        <w:rPr>
          <w:highlight w:val="yellow"/>
        </w:rPr>
      </w:pPr>
      <w:r w:rsidRPr="00F95DCA">
        <w:rPr>
          <w:highlight w:val="yellow"/>
        </w:rPr>
        <w:t>1 – Sem prejuízo do disposto no artigo anterior e sempre que tal se justifique, os programas CED podem ser realizados em prédios privados,</w:t>
      </w:r>
      <w:r>
        <w:rPr>
          <w:highlight w:val="yellow"/>
        </w:rPr>
        <w:t xml:space="preserve"> sejam eles</w:t>
      </w:r>
      <w:r w:rsidRPr="00F95DCA">
        <w:rPr>
          <w:highlight w:val="yellow"/>
        </w:rPr>
        <w:t xml:space="preserve"> urbanos ou rústicos.</w:t>
      </w:r>
    </w:p>
    <w:p w14:paraId="5AE01573" w14:textId="7574C74B" w:rsidR="00CF287E" w:rsidRPr="00F95DCA" w:rsidRDefault="00CF287E" w:rsidP="00F95DCA">
      <w:pPr>
        <w:ind w:left="142" w:firstLine="0"/>
        <w:rPr>
          <w:highlight w:val="yellow"/>
        </w:rPr>
      </w:pPr>
      <w:r w:rsidRPr="00F95DCA">
        <w:rPr>
          <w:highlight w:val="yellow"/>
        </w:rPr>
        <w:lastRenderedPageBreak/>
        <w:t>2 – A realização do programa depende da anuência expressa do proprietário ou de quem detenha legitimidade para autorizar o acesso ao prédio, a prestar por escrito, após solicitação da câmara municipal.</w:t>
      </w:r>
    </w:p>
    <w:p w14:paraId="37B3DEEB" w14:textId="12EA00E7" w:rsidR="7F7CCA47" w:rsidRPr="005E2D3C" w:rsidRDefault="00CF287E" w:rsidP="00F95DCA">
      <w:pPr>
        <w:ind w:left="142" w:firstLine="0"/>
      </w:pPr>
      <w:r w:rsidRPr="00F95DCA">
        <w:rPr>
          <w:highlight w:val="yellow"/>
        </w:rPr>
        <w:t>3 – O proprietário ou quem detenha legitimidade para autorizar o acesso ao prédio deve colaborar na execução do programa CED, facultando o acesso aos locais onde se encontrem os animais e praticando os atos necessários à realização das operações de captura, esterilização, devolução, alimentação e monitorização, sempre que tal se revele indispensável.</w:t>
      </w:r>
    </w:p>
    <w:p w14:paraId="5478F2BC" w14:textId="0EDEE8E4" w:rsidR="7F7CCA47" w:rsidRPr="00F95DCA" w:rsidRDefault="00383048" w:rsidP="00F95DCA">
      <w:pPr>
        <w:ind w:left="142" w:firstLine="0"/>
        <w:rPr>
          <w:color w:val="auto"/>
        </w:rPr>
      </w:pPr>
      <w:r w:rsidRPr="00F95DCA">
        <w:rPr>
          <w:color w:val="auto"/>
          <w:highlight w:val="yellow"/>
        </w:rPr>
        <w:t>4 – A recusa injustificada de colaboração ou a obstrução à execução do programa CED, designadamente através da recusa de acesso ao local após prestação da anuência prevista no n.º 2, constitui contraordenação, nos termos do presente Decreto-Lei.</w:t>
      </w:r>
    </w:p>
    <w:p w14:paraId="1FA809B0" w14:textId="77777777" w:rsidR="00201FDD" w:rsidRDefault="00201FDD" w:rsidP="001A4910">
      <w:bookmarkStart w:id="435" w:name="_Toc223954479"/>
    </w:p>
    <w:p w14:paraId="5C0B725F" w14:textId="6E4A334D" w:rsidR="00C545D3" w:rsidRPr="00050592" w:rsidRDefault="00E01663" w:rsidP="00F95DCA">
      <w:pPr>
        <w:pStyle w:val="Ttulo2"/>
        <w:ind w:right="0"/>
        <w:rPr>
          <w:color w:val="000000" w:themeColor="text1"/>
        </w:rPr>
      </w:pPr>
      <w:bookmarkStart w:id="436" w:name="_Toc233683104"/>
      <w:commentRangeStart w:id="437"/>
      <w:commentRangeStart w:id="438"/>
      <w:commentRangeEnd w:id="438"/>
      <w:r w:rsidRPr="00F95DCA">
        <w:rPr>
          <w:rStyle w:val="Refdecomentrio"/>
          <w:sz w:val="24"/>
          <w:szCs w:val="24"/>
        </w:rPr>
        <w:commentReference w:id="438"/>
      </w:r>
      <w:commentRangeEnd w:id="437"/>
      <w:r w:rsidRPr="00F95DCA">
        <w:rPr>
          <w:rStyle w:val="Refdecomentrio"/>
          <w:sz w:val="24"/>
          <w:szCs w:val="24"/>
        </w:rPr>
        <w:commentReference w:id="437"/>
      </w:r>
      <w:r w:rsidR="005E2D3C" w:rsidRPr="00F95DCA">
        <w:t>SECÇÃO II</w:t>
      </w:r>
      <w:bookmarkEnd w:id="436"/>
    </w:p>
    <w:p w14:paraId="32987DE1" w14:textId="20737750" w:rsidR="005101CF" w:rsidRPr="00A5100B" w:rsidRDefault="00A626AB" w:rsidP="00F95DCA">
      <w:pPr>
        <w:pStyle w:val="Ttulo2"/>
        <w:ind w:right="0"/>
      </w:pPr>
      <w:bookmarkStart w:id="439" w:name="_Toc233683105"/>
      <w:r w:rsidRPr="00A5100B">
        <w:t>Controlo da reprodução</w:t>
      </w:r>
      <w:bookmarkEnd w:id="435"/>
      <w:bookmarkEnd w:id="439"/>
    </w:p>
    <w:p w14:paraId="5E4100DC" w14:textId="77777777" w:rsidR="0067507B" w:rsidRPr="00F95DCA" w:rsidRDefault="0067507B" w:rsidP="00F95DCA">
      <w:pPr>
        <w:jc w:val="center"/>
        <w:rPr>
          <w:b/>
          <w:bCs/>
        </w:rPr>
      </w:pPr>
    </w:p>
    <w:p w14:paraId="58248F0E" w14:textId="41752A8D" w:rsidR="00C545D3" w:rsidRPr="00A5100B" w:rsidRDefault="00A626AB" w:rsidP="00F95DCA">
      <w:pPr>
        <w:pStyle w:val="Ttulo3"/>
        <w:ind w:right="0"/>
      </w:pPr>
      <w:bookmarkStart w:id="440" w:name="_Toc223954480"/>
      <w:bookmarkStart w:id="441" w:name="_Toc233683106"/>
      <w:r w:rsidRPr="00A5100B">
        <w:t>Artigo 8</w:t>
      </w:r>
      <w:r w:rsidR="00A5100B">
        <w:t>8</w:t>
      </w:r>
      <w:r w:rsidR="00383048">
        <w:t>.º</w:t>
      </w:r>
      <w:bookmarkEnd w:id="441"/>
    </w:p>
    <w:p w14:paraId="76320A73" w14:textId="2226E300" w:rsidR="005101CF" w:rsidRPr="00A5100B" w:rsidRDefault="216C21D4" w:rsidP="00F95DCA">
      <w:pPr>
        <w:pStyle w:val="Ttulo3"/>
        <w:ind w:right="0"/>
      </w:pPr>
      <w:bookmarkStart w:id="442" w:name="_Toc233683107"/>
      <w:r w:rsidRPr="00A5100B">
        <w:t>Controlo da reprodução pelo titular</w:t>
      </w:r>
      <w:bookmarkEnd w:id="440"/>
      <w:bookmarkEnd w:id="442"/>
    </w:p>
    <w:p w14:paraId="78C7E52B" w14:textId="6ECBB192" w:rsidR="005101CF" w:rsidRPr="005E2D3C" w:rsidRDefault="00383048" w:rsidP="00F95DCA">
      <w:pPr>
        <w:ind w:left="142" w:firstLine="0"/>
      </w:pPr>
      <w:r>
        <w:t xml:space="preserve">1 </w:t>
      </w:r>
      <w:r w:rsidR="311765C4">
        <w:t>-</w:t>
      </w:r>
      <w:r w:rsidR="311765C4">
        <w:rPr>
          <w:rFonts w:eastAsia="Arial"/>
        </w:rPr>
        <w:t xml:space="preserve"> </w:t>
      </w:r>
      <w:r w:rsidR="311765C4">
        <w:t xml:space="preserve">A reprodução de animais não destinados à criação, em particular os cães e os gatos, deve ser controlada, devendo utilizar-se a esterilização cirúrgica, sob parecer do médico-veterinário. </w:t>
      </w:r>
    </w:p>
    <w:p w14:paraId="27AFAB84" w14:textId="3DD45309" w:rsidR="005101CF" w:rsidRPr="005E2D3C" w:rsidRDefault="00383048" w:rsidP="00F95DCA">
      <w:pPr>
        <w:ind w:left="142" w:firstLine="0"/>
      </w:pPr>
      <w:r>
        <w:t xml:space="preserve">2 </w:t>
      </w:r>
      <w:r w:rsidR="79480F5E">
        <w:t>-</w:t>
      </w:r>
      <w:r w:rsidR="79480F5E">
        <w:rPr>
          <w:rFonts w:eastAsia="Arial"/>
        </w:rPr>
        <w:t xml:space="preserve"> </w:t>
      </w:r>
      <w:r w:rsidR="79480F5E">
        <w:t xml:space="preserve">A esterilização dos animais a que se refere o </w:t>
      </w:r>
      <w:r w:rsidR="008C56A9">
        <w:t>número anterior</w:t>
      </w:r>
      <w:r w:rsidR="79480F5E">
        <w:t xml:space="preserve"> apenas pode ser realizada por médico-veterinário, o qual deve garantir o mínimo sofrimento daqueles. </w:t>
      </w:r>
    </w:p>
    <w:p w14:paraId="662DB254" w14:textId="539E4C28" w:rsidR="0EB20FD0" w:rsidRPr="005E2D3C" w:rsidRDefault="3F87473A" w:rsidP="00F95DCA">
      <w:pPr>
        <w:ind w:left="142" w:firstLine="0"/>
      </w:pPr>
      <w:r>
        <w:t>3 - A partir de 1 de janeiro</w:t>
      </w:r>
      <w:commentRangeStart w:id="443"/>
      <w:r>
        <w:t xml:space="preserve"> 2030 será obrigatória a esterilização de todos os cães e gatos</w:t>
      </w:r>
      <w:r w:rsidR="00383048">
        <w:t xml:space="preserve">, </w:t>
      </w:r>
      <w:r w:rsidR="00383048" w:rsidRPr="00F95DCA">
        <w:rPr>
          <w:highlight w:val="yellow"/>
        </w:rPr>
        <w:t>machos e fêmeas</w:t>
      </w:r>
      <w:r w:rsidR="00383048">
        <w:t>,</w:t>
      </w:r>
      <w:r>
        <w:t xml:space="preserve"> não destinados à reprodução.</w:t>
      </w:r>
      <w:commentRangeEnd w:id="443"/>
      <w:r w:rsidR="00E01663" w:rsidRPr="005E2D3C">
        <w:rPr>
          <w:rStyle w:val="Refdecomentrio"/>
          <w:sz w:val="24"/>
          <w:szCs w:val="24"/>
        </w:rPr>
        <w:commentReference w:id="443"/>
      </w:r>
    </w:p>
    <w:p w14:paraId="4F24CE9F" w14:textId="3EBD1723" w:rsidR="77F69D86" w:rsidRPr="005E2D3C" w:rsidRDefault="00383048" w:rsidP="00F95DCA">
      <w:pPr>
        <w:ind w:left="142" w:firstLine="0"/>
      </w:pPr>
      <w:r w:rsidRPr="00050592">
        <w:t>5</w:t>
      </w:r>
      <w:r w:rsidR="36CDB66F" w:rsidRPr="00050592">
        <w:t xml:space="preserve"> – Para efeitos dos </w:t>
      </w:r>
      <w:r w:rsidR="00BE60E5">
        <w:t>n.º</w:t>
      </w:r>
      <w:r w:rsidR="36CDB66F" w:rsidRPr="00050592">
        <w:t>s anteriores os cães e gatos</w:t>
      </w:r>
      <w:r>
        <w:t xml:space="preserve">, </w:t>
      </w:r>
      <w:r w:rsidRPr="00F95DCA">
        <w:rPr>
          <w:highlight w:val="yellow"/>
        </w:rPr>
        <w:t>machos e fêmeas</w:t>
      </w:r>
      <w:r>
        <w:t>,</w:t>
      </w:r>
      <w:r w:rsidR="36CDB66F" w:rsidRPr="00050592">
        <w:t xml:space="preserve"> devem ser esterilizados até aos </w:t>
      </w:r>
      <w:r w:rsidRPr="00050592">
        <w:t xml:space="preserve">oito </w:t>
      </w:r>
      <w:r w:rsidR="36CDB66F" w:rsidRPr="00F95DCA">
        <w:t>meses</w:t>
      </w:r>
      <w:r w:rsidRPr="00F95DCA">
        <w:t xml:space="preserve"> de idade</w:t>
      </w:r>
      <w:r w:rsidR="36CDB66F" w:rsidRPr="00F95DCA">
        <w:t>.</w:t>
      </w:r>
    </w:p>
    <w:p w14:paraId="1AB5853F" w14:textId="2E704DBF" w:rsidR="10E1C5B3" w:rsidRPr="005E2D3C" w:rsidRDefault="10E1C5B3" w:rsidP="00F95DCA">
      <w:pPr>
        <w:rPr>
          <w:rFonts w:eastAsia="Arial"/>
        </w:rPr>
      </w:pPr>
    </w:p>
    <w:p w14:paraId="334855E0" w14:textId="46B15FCC" w:rsidR="00C545D3" w:rsidRPr="00963FF4" w:rsidRDefault="6F6E9877" w:rsidP="00F95DCA">
      <w:pPr>
        <w:pStyle w:val="Ttulo3"/>
        <w:rPr>
          <w:color w:val="538135"/>
        </w:rPr>
      </w:pPr>
      <w:bookmarkStart w:id="444" w:name="_Toc223954481"/>
      <w:bookmarkStart w:id="445" w:name="_Toc233683108"/>
      <w:r w:rsidRPr="00963FF4">
        <w:t>Artigo 8</w:t>
      </w:r>
      <w:r w:rsidR="00A5100B">
        <w:t>9</w:t>
      </w:r>
      <w:r w:rsidRPr="00963FF4">
        <w:t>.º</w:t>
      </w:r>
      <w:bookmarkEnd w:id="445"/>
    </w:p>
    <w:p w14:paraId="58940322" w14:textId="1A4C46F5" w:rsidR="005101CF" w:rsidRPr="00963FF4" w:rsidRDefault="00A626AB" w:rsidP="00F95DCA">
      <w:pPr>
        <w:pStyle w:val="Ttulo3"/>
      </w:pPr>
      <w:bookmarkStart w:id="446" w:name="_Toc233683109"/>
      <w:r w:rsidRPr="00963FF4">
        <w:t>Controlo da reprodução pelas câmaras municipais</w:t>
      </w:r>
      <w:bookmarkEnd w:id="444"/>
      <w:bookmarkEnd w:id="446"/>
    </w:p>
    <w:p w14:paraId="414908F7" w14:textId="119D1194" w:rsidR="005101CF" w:rsidRPr="005E2D3C" w:rsidRDefault="00BF5AE9" w:rsidP="00F95DCA">
      <w:pPr>
        <w:ind w:left="142" w:firstLine="0"/>
      </w:pPr>
      <w:r>
        <w:t xml:space="preserve">1 </w:t>
      </w:r>
      <w:r w:rsidR="17DBED2E">
        <w:t>-</w:t>
      </w:r>
      <w:r w:rsidR="17DBED2E">
        <w:rPr>
          <w:rFonts w:eastAsia="Arial"/>
        </w:rPr>
        <w:t xml:space="preserve"> </w:t>
      </w:r>
      <w:r w:rsidR="17DBED2E">
        <w:t xml:space="preserve">Compete às câmaras municipais, através dos médicos veterinários municipais ou dos médicos veterinários ao serviço do município promover, junto das populações, campanhas </w:t>
      </w:r>
      <w:r w:rsidR="17DBED2E">
        <w:lastRenderedPageBreak/>
        <w:t xml:space="preserve">periódicas de divulgação de métodos de controlo da reprodução de animais, em particular de cães e de gatos, a qual deve ser realizada por métodos que garantam o mínimo sofrimento dos animais.  </w:t>
      </w:r>
    </w:p>
    <w:p w14:paraId="29E9CEDD" w14:textId="3FF520D2" w:rsidR="005101CF" w:rsidRPr="005E2D3C" w:rsidRDefault="075D2AD4" w:rsidP="00F95DCA">
      <w:pPr>
        <w:ind w:left="142" w:firstLine="0"/>
      </w:pPr>
      <w:r>
        <w:t>2-</w:t>
      </w:r>
      <w:r>
        <w:rPr>
          <w:rFonts w:eastAsia="Arial"/>
        </w:rPr>
        <w:t xml:space="preserve"> </w:t>
      </w:r>
      <w:r>
        <w:t xml:space="preserve">Para efeito do </w:t>
      </w:r>
      <w:r w:rsidR="008C56A9">
        <w:t>número anterior</w:t>
      </w:r>
      <w:r>
        <w:t xml:space="preserve">, as câmaras municipais devem promover campanhas de esterilização, podendo para o efeito estabelecer parcerias com outras entidades.  </w:t>
      </w:r>
    </w:p>
    <w:p w14:paraId="64DA97E4" w14:textId="72EEC77C" w:rsidR="005101CF" w:rsidRPr="005E2D3C" w:rsidRDefault="151F2C5C" w:rsidP="00F95DCA">
      <w:pPr>
        <w:ind w:left="142" w:firstLine="0"/>
        <w:rPr>
          <w:rFonts w:eastAsiaTheme="minorEastAsia"/>
          <w:color w:val="auto"/>
        </w:rPr>
      </w:pPr>
      <w:r>
        <w:rPr>
          <w:color w:val="auto"/>
        </w:rPr>
        <w:t xml:space="preserve">3- A esterilização dos cães e gatos que tenham dado entrada nos CRO e não tenham sido reclamados pelos seus titulares ou detentores no prazo de 15 dias, a contar da data da notificação, é obrigatoriamente efetuada, antes de serem encaminhados para adoção, apenas podendo ser feita em instalações adequadas do CRO ou </w:t>
      </w:r>
      <w:r>
        <w:rPr>
          <w:rFonts w:eastAsiaTheme="minorEastAsia"/>
          <w:color w:val="auto"/>
        </w:rPr>
        <w:t>em</w:t>
      </w:r>
      <w:r>
        <w:rPr>
          <w:color w:val="auto"/>
        </w:rPr>
        <w:t xml:space="preserve"> centro de atendimento médico-veterinário autorizado.</w:t>
      </w:r>
    </w:p>
    <w:p w14:paraId="1BBD3B58" w14:textId="52CE68A6" w:rsidR="005101CF" w:rsidRPr="005E2D3C" w:rsidRDefault="00BF5AE9" w:rsidP="00F95DCA">
      <w:pPr>
        <w:ind w:left="142" w:firstLine="0"/>
        <w:rPr>
          <w:color w:val="auto"/>
        </w:rPr>
      </w:pPr>
      <w:r>
        <w:t xml:space="preserve">4 </w:t>
      </w:r>
      <w:r w:rsidR="2EA9C0CC">
        <w:t xml:space="preserve">- </w:t>
      </w:r>
      <w:r w:rsidR="2EA9C0CC">
        <w:rPr>
          <w:rFonts w:eastAsiaTheme="minorEastAsia"/>
          <w:color w:val="auto"/>
        </w:rPr>
        <w:t xml:space="preserve">Em derrogação ao disposto no </w:t>
      </w:r>
      <w:r w:rsidR="008C56A9">
        <w:rPr>
          <w:rFonts w:eastAsiaTheme="minorEastAsia"/>
          <w:color w:val="auto"/>
        </w:rPr>
        <w:t>número anterior</w:t>
      </w:r>
      <w:r w:rsidR="2EA9C0CC">
        <w:rPr>
          <w:rFonts w:eastAsiaTheme="minorEastAsia"/>
          <w:color w:val="auto"/>
        </w:rPr>
        <w:t xml:space="preserve">, os cães e gatos com idade inferior a seis meses podem ser encaminhados para adoção antes de serem esterilizados, devendo os seus novos titulares assegurar que a esterilização é realizada até o animal atingir os </w:t>
      </w:r>
      <w:r>
        <w:rPr>
          <w:rFonts w:eastAsiaTheme="minorEastAsia"/>
          <w:color w:val="auto"/>
        </w:rPr>
        <w:t xml:space="preserve">oito </w:t>
      </w:r>
      <w:r w:rsidR="2EA9C0CC">
        <w:rPr>
          <w:rFonts w:eastAsiaTheme="minorEastAsia"/>
          <w:color w:val="auto"/>
        </w:rPr>
        <w:t>meses de idade, nos seguintes termos:</w:t>
      </w:r>
    </w:p>
    <w:p w14:paraId="72D5FB5A" w14:textId="12907C37" w:rsidR="005101CF" w:rsidRPr="005E2D3C" w:rsidRDefault="00226D1D" w:rsidP="00F95DCA">
      <w:pPr>
        <w:pStyle w:val="PargrafodaLista"/>
        <w:numPr>
          <w:ilvl w:val="0"/>
          <w:numId w:val="290"/>
        </w:numPr>
      </w:pPr>
      <w:r>
        <w:t xml:space="preserve">fazendo </w:t>
      </w:r>
      <w:r w:rsidR="0BCA9D1A">
        <w:t>o animal regressar ao CRO, para aí ser esterilizado</w:t>
      </w:r>
      <w:r>
        <w:t xml:space="preserve"> ou</w:t>
      </w:r>
    </w:p>
    <w:p w14:paraId="5C06B952" w14:textId="5431D87F" w:rsidR="005101CF" w:rsidRPr="00F95DCA" w:rsidRDefault="00226D1D" w:rsidP="00F95DCA">
      <w:pPr>
        <w:pStyle w:val="PargrafodaLista"/>
        <w:numPr>
          <w:ilvl w:val="0"/>
          <w:numId w:val="290"/>
        </w:numPr>
      </w:pPr>
      <w:r w:rsidRPr="00050592">
        <w:t xml:space="preserve">promovendo </w:t>
      </w:r>
      <w:r w:rsidR="2F9AA817" w:rsidRPr="00050592">
        <w:t>a esterilização em CA</w:t>
      </w:r>
      <w:commentRangeStart w:id="447"/>
      <w:r w:rsidR="2F9AA817" w:rsidRPr="00050592">
        <w:t xml:space="preserve">MV autorizado e cumprindo o registo previsto no </w:t>
      </w:r>
      <w:r w:rsidR="00BE60E5">
        <w:rPr>
          <w:highlight w:val="cyan"/>
        </w:rPr>
        <w:t>n.º</w:t>
      </w:r>
      <w:r w:rsidR="2F9AA817" w:rsidRPr="00F95DCA">
        <w:rPr>
          <w:highlight w:val="cyan"/>
        </w:rPr>
        <w:t xml:space="preserve"> 2, artigo 59º + 6</w:t>
      </w:r>
      <w:commentRangeEnd w:id="447"/>
      <w:r w:rsidR="00E01663" w:rsidRPr="00F95DCA">
        <w:rPr>
          <w:rStyle w:val="Refdecomentrio"/>
          <w:sz w:val="24"/>
          <w:szCs w:val="24"/>
        </w:rPr>
        <w:commentReference w:id="447"/>
      </w:r>
    </w:p>
    <w:p w14:paraId="5F9118F6" w14:textId="28DBEDFD" w:rsidR="005101CF" w:rsidRPr="005E2D3C" w:rsidRDefault="591AF219" w:rsidP="00F95DCA">
      <w:pPr>
        <w:ind w:left="142" w:firstLine="0"/>
      </w:pPr>
      <w:commentRangeStart w:id="448"/>
      <w:r w:rsidRPr="00F95DCA">
        <w:rPr>
          <w:highlight w:val="yellow"/>
        </w:rPr>
        <w:t xml:space="preserve">3 – Em caso de incumprimento do disposto no </w:t>
      </w:r>
      <w:r w:rsidR="008C56A9">
        <w:rPr>
          <w:highlight w:val="yellow"/>
        </w:rPr>
        <w:t>número anterior</w:t>
      </w:r>
      <w:r w:rsidRPr="00F95DCA">
        <w:rPr>
          <w:highlight w:val="yellow"/>
        </w:rPr>
        <w:t xml:space="preserve">, o titular ficará impedido de registo de animal de companhia por um período de </w:t>
      </w:r>
      <w:r w:rsidR="00A074D7" w:rsidRPr="00F95DCA">
        <w:rPr>
          <w:highlight w:val="yellow"/>
        </w:rPr>
        <w:t>um ano, contado desde o fim do período</w:t>
      </w:r>
      <w:r w:rsidR="0056795D" w:rsidRPr="00F95DCA">
        <w:rPr>
          <w:highlight w:val="yellow"/>
        </w:rPr>
        <w:t xml:space="preserve"> de oito meses referido em no </w:t>
      </w:r>
      <w:r w:rsidR="008C56A9">
        <w:rPr>
          <w:highlight w:val="yellow"/>
        </w:rPr>
        <w:t>número anterior</w:t>
      </w:r>
      <w:r w:rsidR="0056795D" w:rsidRPr="00F95DCA">
        <w:rPr>
          <w:highlight w:val="yellow"/>
        </w:rPr>
        <w:t xml:space="preserve"> </w:t>
      </w:r>
      <w:r w:rsidRPr="00F95DCA">
        <w:rPr>
          <w:highlight w:val="yellow"/>
        </w:rPr>
        <w:t>ou à regularização do dever de esterilização.</w:t>
      </w:r>
      <w:commentRangeEnd w:id="448"/>
      <w:r w:rsidR="00E01663" w:rsidRPr="005E2D3C">
        <w:rPr>
          <w:rStyle w:val="Refdecomentrio"/>
          <w:sz w:val="24"/>
          <w:szCs w:val="24"/>
        </w:rPr>
        <w:commentReference w:id="448"/>
      </w:r>
    </w:p>
    <w:p w14:paraId="54B6C17C" w14:textId="65D290D9" w:rsidR="00226D1D" w:rsidRPr="005E2D3C" w:rsidRDefault="012298AD" w:rsidP="00F95DCA">
      <w:pPr>
        <w:ind w:left="142" w:firstLine="0"/>
      </w:pPr>
      <w:r>
        <w:t>4</w:t>
      </w:r>
      <w:r w:rsidR="00226D1D">
        <w:t xml:space="preserve"> - </w:t>
      </w:r>
      <w:r>
        <w:t>Como forma de garantia do dispo</w:t>
      </w:r>
      <w:commentRangeStart w:id="449"/>
      <w:r>
        <w:t xml:space="preserve">sto no </w:t>
      </w:r>
      <w:r w:rsidR="008C56A9">
        <w:t>número anterior</w:t>
      </w:r>
      <w:r>
        <w:t>, os CRO mantêm um registo dos animais que devem ser esterilizados até aos 8 meses de idade e dos respetivos titulares a fim de, em caso de incumprimento da obrigação de esterilização, determinarem o seu regresso ao CRO para o efeito, a expensas do titular, caso não esteja disponível funcionalidade de alerta na base de dados oficial</w:t>
      </w:r>
      <w:commentRangeEnd w:id="449"/>
      <w:r w:rsidR="002251E2" w:rsidRPr="005E2D3C">
        <w:rPr>
          <w:rStyle w:val="Refdecomentrio"/>
          <w:sz w:val="24"/>
          <w:szCs w:val="24"/>
        </w:rPr>
        <w:commentReference w:id="449"/>
      </w:r>
    </w:p>
    <w:p w14:paraId="64BBFA1C" w14:textId="59FED5CC" w:rsidR="679F1546" w:rsidRDefault="5E581238" w:rsidP="00226D1D">
      <w:pPr>
        <w:ind w:left="142" w:firstLine="0"/>
      </w:pPr>
      <w:r>
        <w:t>5 – O CRO pode esterilizar animais para adoção antes dos seis meses de idade.</w:t>
      </w:r>
    </w:p>
    <w:p w14:paraId="6E04D93E" w14:textId="09A4AD75" w:rsidR="00226D1D" w:rsidRPr="005E2D3C" w:rsidRDefault="00226D1D" w:rsidP="00F95DCA">
      <w:pPr>
        <w:ind w:left="142" w:firstLine="0"/>
      </w:pPr>
      <w:r w:rsidRPr="00F95DCA">
        <w:rPr>
          <w:highlight w:val="yellow"/>
        </w:rPr>
        <w:t xml:space="preserve">6 – O incumprimento do previsto no </w:t>
      </w:r>
      <w:r w:rsidR="00BE60E5">
        <w:rPr>
          <w:highlight w:val="yellow"/>
        </w:rPr>
        <w:t>n.º</w:t>
      </w:r>
      <w:r w:rsidRPr="00F95DCA">
        <w:rPr>
          <w:highlight w:val="yellow"/>
        </w:rPr>
        <w:t xml:space="preserve"> seis</w:t>
      </w:r>
      <w:r w:rsidR="0056795D">
        <w:rPr>
          <w:highlight w:val="yellow"/>
        </w:rPr>
        <w:t>,</w:t>
      </w:r>
      <w:r w:rsidRPr="00F95DCA">
        <w:rPr>
          <w:highlight w:val="yellow"/>
        </w:rPr>
        <w:t xml:space="preserve"> constitui contraordenação</w:t>
      </w:r>
      <w:r w:rsidR="0056795D">
        <w:rPr>
          <w:highlight w:val="yellow"/>
        </w:rPr>
        <w:t>,</w:t>
      </w:r>
      <w:r w:rsidRPr="00F95DCA">
        <w:rPr>
          <w:highlight w:val="yellow"/>
        </w:rPr>
        <w:t xml:space="preserve"> nos termos do presente Decreto-Lei.</w:t>
      </w:r>
    </w:p>
    <w:p w14:paraId="0397D025" w14:textId="2D25738D" w:rsidR="7706BE61" w:rsidRPr="005E2D3C" w:rsidRDefault="7706BE61" w:rsidP="00F95DCA"/>
    <w:p w14:paraId="64F2DD61" w14:textId="7634635E" w:rsidR="0056795D" w:rsidRPr="00963FF4" w:rsidRDefault="0056795D" w:rsidP="00F95DCA">
      <w:pPr>
        <w:pStyle w:val="Ttulo3"/>
      </w:pPr>
      <w:bookmarkStart w:id="450" w:name="_Toc233683110"/>
      <w:r w:rsidRPr="00963FF4">
        <w:lastRenderedPageBreak/>
        <w:t xml:space="preserve">Artigo </w:t>
      </w:r>
      <w:r w:rsidR="00A5100B">
        <w:t>90</w:t>
      </w:r>
      <w:r w:rsidRPr="00963FF4">
        <w:t>.º</w:t>
      </w:r>
      <w:bookmarkEnd w:id="450"/>
    </w:p>
    <w:p w14:paraId="4B8A5BAF" w14:textId="4E8BE298" w:rsidR="0056795D" w:rsidRPr="00963FF4" w:rsidRDefault="0056795D" w:rsidP="00F95DCA">
      <w:pPr>
        <w:pStyle w:val="Ttulo3"/>
      </w:pPr>
      <w:bookmarkStart w:id="451" w:name="_Toc233683111"/>
      <w:r w:rsidRPr="00963FF4">
        <w:t>Requisito das instalações adequadas à realização de esterilizações nos CRO</w:t>
      </w:r>
      <w:bookmarkEnd w:id="451"/>
    </w:p>
    <w:p w14:paraId="37BCA1CF" w14:textId="61260937" w:rsidR="0056795D" w:rsidRDefault="0056795D" w:rsidP="0056795D">
      <w:pPr>
        <w:ind w:left="142" w:firstLine="0"/>
      </w:pPr>
      <w:r>
        <w:t>1</w:t>
      </w:r>
      <w:r w:rsidR="2B2C9E51">
        <w:t xml:space="preserve"> - São requisitos mínimos das instalações adequadas à realização de esterilizações nos CRO os seguintes:</w:t>
      </w:r>
    </w:p>
    <w:p w14:paraId="4AB776DB" w14:textId="6256D1D4" w:rsidR="005101CF" w:rsidRPr="005E2D3C" w:rsidRDefault="2B2C9E51" w:rsidP="00F95DCA">
      <w:pPr>
        <w:pStyle w:val="PargrafodaLista"/>
        <w:numPr>
          <w:ilvl w:val="0"/>
          <w:numId w:val="291"/>
        </w:numPr>
      </w:pPr>
      <w:r>
        <w:t xml:space="preserve">Sala independente, entendendo-se para o efeito, que não funcione como espaço de passagem de pessoas ou animais ou de movimentação ou armazenamento de coisas; </w:t>
      </w:r>
    </w:p>
    <w:p w14:paraId="1C19B47D" w14:textId="7165F40B" w:rsidR="005101CF" w:rsidRPr="005E2D3C" w:rsidRDefault="02D14B6E" w:rsidP="00F95DCA">
      <w:pPr>
        <w:pStyle w:val="PargrafodaLista"/>
        <w:numPr>
          <w:ilvl w:val="0"/>
          <w:numId w:val="291"/>
        </w:numPr>
      </w:pPr>
      <w:r>
        <w:t>Disporem de paredes, tetos, divisórias, portas e pavimentos cujo revestimento seja de material facilmente lavável, permitindo a manutenção de um grau adequado de higiene e desinfeção;</w:t>
      </w:r>
    </w:p>
    <w:p w14:paraId="00A4981B" w14:textId="7706BBCE" w:rsidR="005101CF" w:rsidRPr="00050592" w:rsidRDefault="3A5C8C16" w:rsidP="00F95DCA">
      <w:pPr>
        <w:pStyle w:val="PargrafodaLista"/>
        <w:numPr>
          <w:ilvl w:val="0"/>
          <w:numId w:val="291"/>
        </w:numPr>
        <w:rPr>
          <w:color w:val="000000" w:themeColor="text1"/>
        </w:rPr>
      </w:pPr>
      <w:r>
        <w:t>Disporem de condições adequadas de ventilação e desinfeção;</w:t>
      </w:r>
    </w:p>
    <w:p w14:paraId="61D56FFB" w14:textId="56CCA0C3" w:rsidR="005101CF" w:rsidRPr="005E2D3C" w:rsidRDefault="3A5C8C16" w:rsidP="00F95DCA">
      <w:pPr>
        <w:pStyle w:val="PargrafodaLista"/>
        <w:numPr>
          <w:ilvl w:val="0"/>
          <w:numId w:val="291"/>
        </w:numPr>
      </w:pPr>
      <w:r>
        <w:t xml:space="preserve">Disporem de lavatório com água corrente e equipamento de higiene de mãos, bem como zona para a preparação e esterilização de material; </w:t>
      </w:r>
    </w:p>
    <w:p w14:paraId="25BF8A3B" w14:textId="700852A0" w:rsidR="005101CF" w:rsidRPr="005E2D3C" w:rsidRDefault="5949C352" w:rsidP="00F95DCA">
      <w:pPr>
        <w:pStyle w:val="PargrafodaLista"/>
        <w:numPr>
          <w:ilvl w:val="0"/>
          <w:numId w:val="291"/>
        </w:numPr>
      </w:pPr>
      <w:r>
        <w:t xml:space="preserve">Disporem de uma zona de recobro independente do alojamento no CRO, dotada de meios que evitem a deambulação ou fuga dos animais e que assegure condições de </w:t>
      </w:r>
      <w:r w:rsidR="00BE2C03">
        <w:t>33</w:t>
      </w:r>
      <w:r>
        <w:t>proteção;</w:t>
      </w:r>
    </w:p>
    <w:p w14:paraId="6AACCD35" w14:textId="6FBD1152" w:rsidR="0056795D" w:rsidRPr="005E2D3C" w:rsidRDefault="08FF1BF6" w:rsidP="00F95DCA">
      <w:pPr>
        <w:pStyle w:val="PargrafodaLista"/>
        <w:ind w:left="502" w:firstLine="0"/>
      </w:pPr>
      <w:r>
        <w:t>Disporem de local de armazenagem de material, medicamentos e outros produtos, bem como de equipamento adaptado ao procedimento adotado.</w:t>
      </w:r>
    </w:p>
    <w:p w14:paraId="5549CABA" w14:textId="39094B3F" w:rsidR="41599A0F" w:rsidRPr="005E2D3C" w:rsidRDefault="41599A0F" w:rsidP="00F95DCA">
      <w:pPr>
        <w:pStyle w:val="PargrafodaLista"/>
        <w:ind w:left="502" w:firstLine="0"/>
      </w:pPr>
    </w:p>
    <w:p w14:paraId="727AA3D8" w14:textId="18B9727C" w:rsidR="0056795D" w:rsidRDefault="28962DF7" w:rsidP="005A1907">
      <w:commentRangeStart w:id="452"/>
      <w:r w:rsidRPr="00F95DCA">
        <w:rPr>
          <w:highlight w:val="red"/>
        </w:rPr>
        <w:t>7 - No CRO não é permitida a atividade de Centro de Atendimento Médico-Veterinário (CAMV).</w:t>
      </w:r>
      <w:bookmarkStart w:id="453" w:name="_Toc223954482"/>
      <w:commentRangeEnd w:id="452"/>
      <w:r w:rsidR="00A5100B">
        <w:rPr>
          <w:rStyle w:val="Refdecomentrio"/>
          <w:sz w:val="24"/>
          <w:szCs w:val="24"/>
        </w:rPr>
        <w:commentReference w:id="452"/>
      </w:r>
    </w:p>
    <w:p w14:paraId="2DDF18F9" w14:textId="66F6FB88" w:rsidR="00C545D3" w:rsidRPr="00963FF4" w:rsidRDefault="28962DF7" w:rsidP="00F95DCA">
      <w:pPr>
        <w:pStyle w:val="Ttulo2"/>
        <w:ind w:right="0"/>
      </w:pPr>
      <w:bookmarkStart w:id="454" w:name="_Toc233683112"/>
      <w:r w:rsidRPr="00963FF4">
        <w:t>SECÇÃO III</w:t>
      </w:r>
      <w:bookmarkEnd w:id="454"/>
    </w:p>
    <w:p w14:paraId="13E44122" w14:textId="2F170AEC" w:rsidR="005101CF" w:rsidRPr="00963FF4" w:rsidRDefault="00A626AB" w:rsidP="00F95DCA">
      <w:pPr>
        <w:pStyle w:val="Ttulo2"/>
        <w:ind w:right="0"/>
      </w:pPr>
      <w:bookmarkStart w:id="455" w:name="_Toc233683113"/>
      <w:r w:rsidRPr="00963FF4">
        <w:t>Captura e recolha</w:t>
      </w:r>
      <w:bookmarkEnd w:id="453"/>
      <w:bookmarkEnd w:id="455"/>
    </w:p>
    <w:p w14:paraId="45681CD0" w14:textId="77777777" w:rsidR="0067507B" w:rsidRPr="00F95DCA" w:rsidRDefault="0067507B" w:rsidP="00F95DCA">
      <w:pPr>
        <w:jc w:val="center"/>
        <w:rPr>
          <w:b/>
          <w:bCs/>
        </w:rPr>
      </w:pPr>
    </w:p>
    <w:p w14:paraId="3BDD6905" w14:textId="434E7678" w:rsidR="00C545D3" w:rsidRPr="00963FF4" w:rsidRDefault="00A626AB" w:rsidP="00F95DCA">
      <w:pPr>
        <w:pStyle w:val="Ttulo3"/>
      </w:pPr>
      <w:bookmarkStart w:id="456" w:name="_Toc223954483"/>
      <w:bookmarkStart w:id="457" w:name="_Toc233683114"/>
      <w:r w:rsidRPr="00963FF4">
        <w:t xml:space="preserve">Artigo </w:t>
      </w:r>
      <w:r w:rsidR="005A1907">
        <w:t>9</w:t>
      </w:r>
      <w:r w:rsidR="00A5100B">
        <w:t>1</w:t>
      </w:r>
      <w:r w:rsidRPr="00963FF4">
        <w:t>.º</w:t>
      </w:r>
      <w:bookmarkEnd w:id="457"/>
    </w:p>
    <w:p w14:paraId="5C471FB2" w14:textId="57EFCD24" w:rsidR="0056795D" w:rsidRPr="00963FF4" w:rsidRDefault="00A626AB" w:rsidP="00F95DCA">
      <w:pPr>
        <w:pStyle w:val="Ttulo3"/>
      </w:pPr>
      <w:bookmarkStart w:id="458" w:name="_Toc233683115"/>
      <w:r w:rsidRPr="00963FF4">
        <w:t>Obrigações das câmaras municipais</w:t>
      </w:r>
      <w:bookmarkEnd w:id="456"/>
      <w:bookmarkEnd w:id="458"/>
    </w:p>
    <w:p w14:paraId="039EB8F0" w14:textId="60FEF9AA" w:rsidR="005101CF" w:rsidRPr="005E2D3C" w:rsidRDefault="0056795D" w:rsidP="00F95DCA">
      <w:r>
        <w:t xml:space="preserve">1 </w:t>
      </w:r>
      <w:r w:rsidR="00A626AB">
        <w:t>-</w:t>
      </w:r>
      <w:r w:rsidR="00A626AB">
        <w:rPr>
          <w:rFonts w:eastAsia="Arial"/>
        </w:rPr>
        <w:t xml:space="preserve"> </w:t>
      </w:r>
      <w:r w:rsidR="00A626AB">
        <w:t xml:space="preserve">Compete às câmaras municipais proceder à captura e recolha de: </w:t>
      </w:r>
    </w:p>
    <w:p w14:paraId="7B29910C" w14:textId="24B59FD2" w:rsidR="005101CF" w:rsidRPr="005E2D3C" w:rsidRDefault="6924E336" w:rsidP="00F95DCA">
      <w:pPr>
        <w:pStyle w:val="PargrafodaLista"/>
        <w:numPr>
          <w:ilvl w:val="0"/>
          <w:numId w:val="292"/>
        </w:numPr>
      </w:pPr>
      <w:r>
        <w:t xml:space="preserve">Animais errantes encontrados na via pública ou em quaisquer lugares públicos; </w:t>
      </w:r>
    </w:p>
    <w:p w14:paraId="04AE6C9A" w14:textId="77777777" w:rsidR="005101CF" w:rsidRPr="005E2D3C" w:rsidRDefault="00A626AB" w:rsidP="00F95DCA">
      <w:pPr>
        <w:pStyle w:val="PargrafodaLista"/>
        <w:numPr>
          <w:ilvl w:val="0"/>
          <w:numId w:val="292"/>
        </w:numPr>
      </w:pPr>
      <w:r>
        <w:t xml:space="preserve">Animais agressores de pessoas e outros animais, para efeito de sequestro; </w:t>
      </w:r>
    </w:p>
    <w:p w14:paraId="1964F0B6" w14:textId="5B8FC5F8" w:rsidR="0056795D" w:rsidRPr="005E2D3C" w:rsidRDefault="4AB01C4A" w:rsidP="00F95DCA">
      <w:pPr>
        <w:pStyle w:val="PargrafodaLista"/>
        <w:numPr>
          <w:ilvl w:val="0"/>
          <w:numId w:val="292"/>
        </w:numPr>
      </w:pPr>
      <w:r>
        <w:t xml:space="preserve">Animais acidentados na via pública, ou que tenham sido abandonados pelos seus titulares ou detentores; </w:t>
      </w:r>
    </w:p>
    <w:p w14:paraId="4F717F98" w14:textId="35AA97C8" w:rsidR="005101CF" w:rsidRPr="005E2D3C" w:rsidRDefault="704A42A0" w:rsidP="00F95DCA">
      <w:pPr>
        <w:pStyle w:val="PargrafodaLista"/>
        <w:numPr>
          <w:ilvl w:val="0"/>
          <w:numId w:val="292"/>
        </w:numPr>
      </w:pPr>
      <w:r>
        <w:t xml:space="preserve">Animais objeto de intervenção compulsiva, designadamente, por: </w:t>
      </w:r>
    </w:p>
    <w:p w14:paraId="408C7734" w14:textId="780FC621" w:rsidR="005101CF" w:rsidRPr="005E2D3C" w:rsidRDefault="461CBADA" w:rsidP="00F95DCA">
      <w:pPr>
        <w:ind w:left="728"/>
      </w:pPr>
      <w:r>
        <w:rPr>
          <w:i/>
          <w:iCs/>
        </w:rPr>
        <w:lastRenderedPageBreak/>
        <w:t>i)</w:t>
      </w:r>
      <w:r>
        <w:rPr>
          <w:rFonts w:eastAsia="Arial"/>
          <w:i/>
          <w:iCs/>
        </w:rPr>
        <w:t xml:space="preserve"> </w:t>
      </w:r>
      <w:r>
        <w:t xml:space="preserve">Alojamento em instalações cujo funcionamento não obedeça ao disposto no presente diploma; </w:t>
      </w:r>
    </w:p>
    <w:p w14:paraId="22DEA8C6" w14:textId="28284B0D" w:rsidR="005101CF" w:rsidRPr="005E2D3C" w:rsidRDefault="461CBADA" w:rsidP="00F95DCA">
      <w:pPr>
        <w:ind w:left="728"/>
      </w:pPr>
      <w:r>
        <w:rPr>
          <w:i/>
          <w:iCs/>
        </w:rPr>
        <w:t>ii)</w:t>
      </w:r>
      <w:r>
        <w:rPr>
          <w:rFonts w:eastAsia="Arial"/>
          <w:i/>
          <w:iCs/>
        </w:rPr>
        <w:t xml:space="preserve"> </w:t>
      </w:r>
      <w:r>
        <w:t xml:space="preserve">Falta de condições de saúde ou bem-estar; </w:t>
      </w:r>
    </w:p>
    <w:p w14:paraId="1879432B" w14:textId="5A963E56" w:rsidR="005101CF" w:rsidRPr="005E2D3C" w:rsidRDefault="461CBADA" w:rsidP="00F95DCA">
      <w:pPr>
        <w:ind w:left="728"/>
      </w:pPr>
      <w:r>
        <w:rPr>
          <w:i/>
          <w:iCs/>
        </w:rPr>
        <w:t>iii)</w:t>
      </w:r>
      <w:r>
        <w:rPr>
          <w:rFonts w:eastAsia="Arial"/>
          <w:i/>
          <w:iCs/>
        </w:rPr>
        <w:t xml:space="preserve"> </w:t>
      </w:r>
      <w:r>
        <w:t xml:space="preserve">Insalubridade e intranquilidade da vizinhança; </w:t>
      </w:r>
    </w:p>
    <w:p w14:paraId="5038BC1D" w14:textId="0E9A13AF" w:rsidR="005101CF" w:rsidRPr="005E2D3C" w:rsidRDefault="461CBADA" w:rsidP="00F95DCA">
      <w:pPr>
        <w:ind w:left="728"/>
      </w:pPr>
      <w:r>
        <w:rPr>
          <w:i/>
          <w:iCs/>
        </w:rPr>
        <w:t>iv)</w:t>
      </w:r>
      <w:r>
        <w:rPr>
          <w:rFonts w:eastAsia="Arial"/>
          <w:i/>
          <w:iCs/>
        </w:rPr>
        <w:t xml:space="preserve"> </w:t>
      </w:r>
      <w:r>
        <w:t xml:space="preserve">Participação em lutas; </w:t>
      </w:r>
    </w:p>
    <w:p w14:paraId="2B9592D5" w14:textId="107CA760" w:rsidR="005101CF" w:rsidRPr="005E2D3C" w:rsidRDefault="0056795D" w:rsidP="00F95DCA">
      <w:pPr>
        <w:ind w:firstLine="0"/>
      </w:pPr>
      <w:r>
        <w:rPr>
          <w:rFonts w:eastAsia="Arial"/>
          <w:i/>
        </w:rPr>
        <w:t xml:space="preserve">v) </w:t>
      </w:r>
      <w:r w:rsidR="00A626AB">
        <w:t xml:space="preserve">Incumprimento das normas vigentes respeitantes a cães potencialmente perigosos e respetivas ninhadas. </w:t>
      </w:r>
    </w:p>
    <w:p w14:paraId="242EB73E" w14:textId="4DBD3BD0" w:rsidR="005101CF" w:rsidRPr="005E2D3C" w:rsidRDefault="0056795D" w:rsidP="00F95DCA">
      <w:pPr>
        <w:ind w:left="142" w:firstLine="0"/>
      </w:pPr>
      <w:r>
        <w:t xml:space="preserve">2 </w:t>
      </w:r>
      <w:r w:rsidR="461CBADA">
        <w:t>-</w:t>
      </w:r>
      <w:r w:rsidR="461CBADA">
        <w:rPr>
          <w:rFonts w:eastAsia="Arial"/>
        </w:rPr>
        <w:t xml:space="preserve"> </w:t>
      </w:r>
      <w:r w:rsidR="461CBADA">
        <w:t xml:space="preserve">As câmaras municipais devem dispor de infraestruturas e equipamento adequados, bem como de pessoal preparado para o efeito, utilizando o método de captura mais adequado a cada caso. </w:t>
      </w:r>
    </w:p>
    <w:p w14:paraId="28553AD5" w14:textId="192DC40D" w:rsidR="005101CF" w:rsidRPr="005E2D3C" w:rsidRDefault="0056795D" w:rsidP="00F95DCA">
      <w:pPr>
        <w:ind w:left="142" w:firstLine="0"/>
      </w:pPr>
      <w:r>
        <w:t xml:space="preserve">3 </w:t>
      </w:r>
      <w:r w:rsidR="0B861554">
        <w:t>-</w:t>
      </w:r>
      <w:r w:rsidR="0B861554">
        <w:rPr>
          <w:rFonts w:eastAsia="Arial"/>
        </w:rPr>
        <w:t xml:space="preserve"> </w:t>
      </w:r>
      <w:r w:rsidR="0B861554">
        <w:t>Sem prejuízo do disposto nos n.</w:t>
      </w:r>
      <w:r>
        <w:t>os</w:t>
      </w:r>
      <w:r w:rsidR="0B861554">
        <w:t xml:space="preserve"> 6 e 7, a captura e a recolha de animais competem, exclusivamente, às câmaras municipais. </w:t>
      </w:r>
      <w:r w:rsidR="0B861554">
        <w:tab/>
      </w:r>
    </w:p>
    <w:p w14:paraId="79DDCD56" w14:textId="688DB29A" w:rsidR="005101CF" w:rsidRPr="005E2D3C" w:rsidRDefault="0056795D" w:rsidP="00F95DCA">
      <w:pPr>
        <w:ind w:left="142" w:firstLine="0"/>
      </w:pPr>
      <w:r>
        <w:t xml:space="preserve">4 </w:t>
      </w:r>
      <w:r w:rsidR="00A626AB">
        <w:t>-</w:t>
      </w:r>
      <w:r w:rsidR="00A626AB">
        <w:rPr>
          <w:rFonts w:eastAsia="Arial"/>
        </w:rPr>
        <w:t xml:space="preserve"> </w:t>
      </w:r>
      <w:r w:rsidR="00A626AB">
        <w:t>As normas de boas práticas de captura de animais de companhia são aprovadas p</w:t>
      </w:r>
      <w:r>
        <w:t xml:space="preserve">or despacho do </w:t>
      </w:r>
      <w:r w:rsidR="009C0271">
        <w:t>diretor geral de alimentação de veterinária</w:t>
      </w:r>
      <w:r>
        <w:t xml:space="preserve"> de Alimentação e Veterinária,</w:t>
      </w:r>
      <w:r w:rsidR="00A626AB">
        <w:t xml:space="preserve"> constando d</w:t>
      </w:r>
      <w:r>
        <w:t>e</w:t>
      </w:r>
      <w:r w:rsidR="00A626AB">
        <w:t xml:space="preserve"> manual a divulgar aos médicos veterinários municipais. </w:t>
      </w:r>
    </w:p>
    <w:p w14:paraId="4D1B49C9" w14:textId="1B1DAA22" w:rsidR="005101CF" w:rsidRPr="005E2D3C" w:rsidRDefault="0056795D" w:rsidP="00F95DCA">
      <w:pPr>
        <w:ind w:left="142" w:firstLine="0"/>
      </w:pPr>
      <w:r>
        <w:t xml:space="preserve">5 </w:t>
      </w:r>
      <w:r w:rsidR="461CBADA">
        <w:t>-</w:t>
      </w:r>
      <w:r w:rsidR="461CBADA">
        <w:rPr>
          <w:rFonts w:eastAsia="Arial"/>
        </w:rPr>
        <w:t xml:space="preserve"> </w:t>
      </w:r>
      <w:r w:rsidR="461CBADA">
        <w:t xml:space="preserve">Quando esteja em causa a saúde e o bem-estar dos animais, as câmaras municipais, quando possível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 </w:t>
      </w:r>
    </w:p>
    <w:p w14:paraId="2AEA9371" w14:textId="257C9336" w:rsidR="005101CF" w:rsidRPr="005E2D3C" w:rsidRDefault="0056795D" w:rsidP="00F95DCA">
      <w:pPr>
        <w:ind w:left="142" w:firstLine="0"/>
      </w:pPr>
      <w:r>
        <w:t xml:space="preserve">6 </w:t>
      </w:r>
      <w:r w:rsidR="00A626AB">
        <w:t>-</w:t>
      </w:r>
      <w:r w:rsidR="00A626AB">
        <w:rPr>
          <w:rFonts w:eastAsia="Arial"/>
        </w:rPr>
        <w:t xml:space="preserve"> </w:t>
      </w:r>
      <w:r w:rsidR="00A626AB">
        <w:t xml:space="preserve">Sempre que as autoridades competentes suspeitem que a detenção de animais pode colocar em risco a segurança de pessoas ou animais, podem determinar a recolha dos animais, como medida preventiva. </w:t>
      </w:r>
    </w:p>
    <w:p w14:paraId="04270D5A" w14:textId="325D13E1" w:rsidR="005101CF" w:rsidRPr="005E2D3C" w:rsidRDefault="0056795D" w:rsidP="00F95DCA">
      <w:pPr>
        <w:ind w:left="142" w:firstLine="0"/>
      </w:pPr>
      <w:r>
        <w:t xml:space="preserve">7 </w:t>
      </w:r>
      <w:r w:rsidR="00A626AB">
        <w:t>-</w:t>
      </w:r>
      <w:r w:rsidR="00A626AB">
        <w:rPr>
          <w:rFonts w:eastAsia="Arial"/>
        </w:rPr>
        <w:t xml:space="preserve"> </w:t>
      </w:r>
      <w:r w:rsidR="00A626AB">
        <w:t xml:space="preserve">Em caso de forte suspeita ou evidência de sinais de uso de animais em lutas, com exceção daquelas que se encontrem inseridas em manifestações culturais tradicionais, as entidades policiais podem solicitar, a emissão de mandado judicial que lhes permita aceder aos locais onde estes se encontrem, designadamente estabelecimentos, casas de habitação e terrenos privados, para recolha dos animais. </w:t>
      </w:r>
    </w:p>
    <w:p w14:paraId="20B6B705" w14:textId="1F0999A9" w:rsidR="679F1546" w:rsidRPr="005E2D3C" w:rsidRDefault="0056795D" w:rsidP="00F95DCA">
      <w:pPr>
        <w:ind w:left="142" w:firstLine="0"/>
        <w:rPr>
          <w:rFonts w:eastAsia="Arial"/>
        </w:rPr>
      </w:pPr>
      <w:r>
        <w:lastRenderedPageBreak/>
        <w:t xml:space="preserve">8 </w:t>
      </w:r>
      <w:r w:rsidR="1B81D2A0">
        <w:t>-</w:t>
      </w:r>
      <w:r w:rsidR="1B81D2A0">
        <w:rPr>
          <w:rFonts w:eastAsia="Arial"/>
        </w:rPr>
        <w:t xml:space="preserve"> </w:t>
      </w:r>
      <w:r w:rsidR="1B81D2A0">
        <w:t xml:space="preserve">Os animais recolhidos nos termos dos </w:t>
      </w:r>
      <w:r w:rsidR="00BE60E5">
        <w:t>n.º</w:t>
      </w:r>
      <w:r w:rsidR="1B81D2A0">
        <w:t>s anteriores são alojados em centros de recolha, devendo o MVM</w:t>
      </w:r>
      <w:r>
        <w:t xml:space="preserve"> </w:t>
      </w:r>
      <w:r w:rsidR="1B81D2A0">
        <w:t>ou médico-veterinário do município decidir o destino dos mesmos.</w:t>
      </w:r>
    </w:p>
    <w:p w14:paraId="3D3E3CA2" w14:textId="089254E3" w:rsidR="0056795D" w:rsidRDefault="0056795D" w:rsidP="00F95DCA">
      <w:pPr>
        <w:ind w:left="142" w:firstLine="0"/>
        <w:rPr>
          <w:color w:val="000000" w:themeColor="text1"/>
        </w:rPr>
      </w:pPr>
      <w:r w:rsidRPr="00F95DCA">
        <w:rPr>
          <w:rFonts w:eastAsiaTheme="minorEastAsia"/>
          <w:color w:val="000000" w:themeColor="text1"/>
          <w:highlight w:val="yellow"/>
        </w:rPr>
        <w:t xml:space="preserve">9 </w:t>
      </w:r>
      <w:r w:rsidR="452B8ABB" w:rsidRPr="00F95DCA">
        <w:rPr>
          <w:color w:val="000000" w:themeColor="text1"/>
          <w:highlight w:val="yellow"/>
        </w:rPr>
        <w:t xml:space="preserve"> - Quando seja dado conhecimento da presença um animal errante, esse facto deve ser comunicado aos serviços veterinários municipais ou às autoridades policiais, para captura e observação pelo MVM ou pelo médico-veterinário ao serviço do município que decidirá o seu destino</w:t>
      </w:r>
      <w:r w:rsidRPr="00F95DCA">
        <w:rPr>
          <w:color w:val="000000" w:themeColor="text1"/>
          <w:highlight w:val="yellow"/>
        </w:rPr>
        <w:t xml:space="preserve">, nomeadamente, </w:t>
      </w:r>
      <w:r w:rsidR="7706BE61" w:rsidRPr="00F95DCA">
        <w:rPr>
          <w:color w:val="000000" w:themeColor="text1"/>
          <w:highlight w:val="yellow"/>
        </w:rPr>
        <w:t xml:space="preserve">entregue </w:t>
      </w:r>
      <w:r w:rsidRPr="00F95DCA">
        <w:rPr>
          <w:color w:val="000000" w:themeColor="text1"/>
          <w:highlight w:val="yellow"/>
        </w:rPr>
        <w:t>em CRO ou IAZ.</w:t>
      </w:r>
      <w:r w:rsidR="7706BE61">
        <w:rPr>
          <w:color w:val="000000" w:themeColor="text1"/>
        </w:rPr>
        <w:t xml:space="preserve"> </w:t>
      </w:r>
    </w:p>
    <w:p w14:paraId="1DD42953" w14:textId="70CF363E" w:rsidR="3E89AEA4" w:rsidRPr="005E2D3C" w:rsidRDefault="0056795D" w:rsidP="00F95DCA">
      <w:pPr>
        <w:ind w:left="142" w:firstLine="0"/>
      </w:pPr>
      <w:r>
        <w:rPr>
          <w:color w:val="000000" w:themeColor="text1"/>
        </w:rPr>
        <w:t xml:space="preserve">10 </w:t>
      </w:r>
      <w:r w:rsidR="3E89AEA4">
        <w:t>- Os cães e gatos com titular que sejam capturados na via pública mais do que uma vez devem ser esterilizados no CRO a expensas do respetivo titular.</w:t>
      </w:r>
    </w:p>
    <w:p w14:paraId="2B059A90" w14:textId="0E0F1931" w:rsidR="41BD84E0" w:rsidRPr="005E2D3C" w:rsidRDefault="0056795D" w:rsidP="00F95DCA">
      <w:pPr>
        <w:ind w:left="142" w:firstLine="0"/>
      </w:pPr>
      <w:r>
        <w:t>11</w:t>
      </w:r>
      <w:r w:rsidR="41BD84E0">
        <w:t xml:space="preserve"> </w:t>
      </w:r>
      <w:r>
        <w:t>-</w:t>
      </w:r>
      <w:r w:rsidR="41BD84E0">
        <w:t xml:space="preserve"> Em complemento do disposto no </w:t>
      </w:r>
      <w:r w:rsidR="008C56A9">
        <w:t>número anterior</w:t>
      </w:r>
      <w:r w:rsidR="41BD84E0">
        <w:t>, as autoridades competentes garantem o registo da ocorrência no SIAC, mediante o preenchimento do respetivo formulário.</w:t>
      </w:r>
    </w:p>
    <w:p w14:paraId="7AE9484A" w14:textId="76F81638" w:rsidR="679F1546" w:rsidRPr="005E2D3C" w:rsidRDefault="679F1546" w:rsidP="00F95DCA">
      <w:pPr>
        <w:rPr>
          <w:color w:val="EE0000"/>
          <w:u w:val="single"/>
        </w:rPr>
      </w:pPr>
    </w:p>
    <w:p w14:paraId="67851AA7" w14:textId="744632A2" w:rsidR="42DF3CC9" w:rsidRPr="00F95DCA" w:rsidRDefault="002251E2" w:rsidP="00F95DCA">
      <w:pPr>
        <w:pStyle w:val="Ttulo3"/>
        <w:rPr>
          <w:highlight w:val="green"/>
        </w:rPr>
      </w:pPr>
      <w:bookmarkStart w:id="459" w:name="_Toc233683116"/>
      <w:commentRangeStart w:id="460"/>
      <w:commentRangeEnd w:id="460"/>
      <w:r w:rsidRPr="00F95DCA">
        <w:rPr>
          <w:rStyle w:val="Refdecomentrio"/>
          <w:sz w:val="24"/>
          <w:szCs w:val="24"/>
          <w:highlight w:val="green"/>
        </w:rPr>
        <w:commentReference w:id="460"/>
      </w:r>
      <w:r w:rsidR="005E2D3C" w:rsidRPr="00F95DCA">
        <w:rPr>
          <w:highlight w:val="green"/>
        </w:rPr>
        <w:t xml:space="preserve">Artigo </w:t>
      </w:r>
      <w:r w:rsidR="00153DA6" w:rsidRPr="00F95DCA">
        <w:rPr>
          <w:highlight w:val="green"/>
        </w:rPr>
        <w:t>9</w:t>
      </w:r>
      <w:r w:rsidR="00A5100B">
        <w:rPr>
          <w:highlight w:val="green"/>
        </w:rPr>
        <w:t>2</w:t>
      </w:r>
      <w:r w:rsidR="005E2D3C" w:rsidRPr="00F95DCA">
        <w:rPr>
          <w:highlight w:val="green"/>
        </w:rPr>
        <w:t>.º</w:t>
      </w:r>
      <w:bookmarkEnd w:id="459"/>
    </w:p>
    <w:p w14:paraId="1A57ED8B" w14:textId="3849DB0F" w:rsidR="73C0FD60" w:rsidRPr="00F95DCA" w:rsidRDefault="00125A1B" w:rsidP="00F95DCA">
      <w:pPr>
        <w:pStyle w:val="Ttulo3"/>
        <w:rPr>
          <w:highlight w:val="green"/>
        </w:rPr>
      </w:pPr>
      <w:bookmarkStart w:id="461" w:name="_Toc233683117"/>
      <w:r w:rsidRPr="00F95DCA">
        <w:rPr>
          <w:highlight w:val="green"/>
        </w:rPr>
        <w:t>Registo no SIAC dos CRO e plataformas de adoção</w:t>
      </w:r>
      <w:bookmarkEnd w:id="461"/>
    </w:p>
    <w:p w14:paraId="705ECC69" w14:textId="5F25C0F5" w:rsidR="005A1907" w:rsidRPr="00F95DCA" w:rsidRDefault="002251E2" w:rsidP="00F95DCA">
      <w:pPr>
        <w:ind w:left="142" w:firstLine="0"/>
        <w:rPr>
          <w:rFonts w:eastAsia="Segoe UI"/>
          <w:color w:val="auto"/>
          <w:highlight w:val="green"/>
          <w:u w:val="single"/>
        </w:rPr>
      </w:pPr>
      <w:commentRangeStart w:id="462"/>
      <w:commentRangeEnd w:id="462"/>
      <w:r w:rsidRPr="00F95DCA">
        <w:rPr>
          <w:rStyle w:val="Refdecomentrio"/>
          <w:color w:val="auto"/>
          <w:sz w:val="24"/>
          <w:szCs w:val="24"/>
          <w:highlight w:val="green"/>
          <w:u w:val="single"/>
        </w:rPr>
        <w:commentReference w:id="462"/>
      </w:r>
      <w:r w:rsidR="005E2D3C" w:rsidRPr="00F95DCA">
        <w:rPr>
          <w:color w:val="auto"/>
          <w:highlight w:val="green"/>
          <w:u w:val="single"/>
        </w:rPr>
        <w:t>Prever no RGAC a utilização do SIAC para gestão dos Centros de Recolha Oficial e plataforma de adoção!!! - REGISTOS - capacidade</w:t>
      </w:r>
      <w:r w:rsidR="005E2D3C" w:rsidRPr="00F95DCA">
        <w:rPr>
          <w:rFonts w:eastAsia="Segoe UI"/>
          <w:color w:val="auto"/>
          <w:highlight w:val="green"/>
          <w:u w:val="single"/>
        </w:rPr>
        <w:t xml:space="preserve"> máxima de animais a alojar, Espécie(s) a alojar, </w:t>
      </w:r>
      <w:r w:rsidR="00BE60E5">
        <w:rPr>
          <w:rFonts w:eastAsia="Segoe UI"/>
          <w:color w:val="auto"/>
          <w:highlight w:val="green"/>
          <w:u w:val="single"/>
        </w:rPr>
        <w:t>N.º</w:t>
      </w:r>
      <w:r w:rsidR="005E2D3C" w:rsidRPr="00F95DCA">
        <w:rPr>
          <w:rFonts w:eastAsia="Segoe UI"/>
          <w:color w:val="auto"/>
          <w:highlight w:val="green"/>
          <w:u w:val="single"/>
        </w:rPr>
        <w:t xml:space="preserve"> de celas de quarentena, Movimento Animal (Cedidos, adotados, vendidos, morte natural, eutanásias, residentes,...), Identificação Eletrónica</w:t>
      </w:r>
    </w:p>
    <w:p w14:paraId="5512BF96" w14:textId="573A3BAE" w:rsidR="42DF3CC9" w:rsidRPr="00F95DCA" w:rsidRDefault="0FD80249" w:rsidP="00F95DCA">
      <w:pPr>
        <w:ind w:left="142" w:firstLine="0"/>
        <w:rPr>
          <w:color w:val="auto"/>
          <w:u w:val="single"/>
        </w:rPr>
      </w:pPr>
      <w:r w:rsidRPr="00F95DCA">
        <w:rPr>
          <w:color w:val="auto"/>
          <w:highlight w:val="green"/>
          <w:u w:val="single"/>
        </w:rPr>
        <w:t>Também as Associações Zoófilas devem cumprir.</w:t>
      </w:r>
    </w:p>
    <w:p w14:paraId="549CCCEE" w14:textId="1F1552DF" w:rsidR="42DF3CC9" w:rsidRPr="005E2D3C" w:rsidRDefault="42DF3CC9" w:rsidP="00F95DCA">
      <w:pPr>
        <w:rPr>
          <w:color w:val="EE0000"/>
          <w:u w:val="single"/>
        </w:rPr>
      </w:pPr>
    </w:p>
    <w:p w14:paraId="16B49856" w14:textId="57D9AA13" w:rsidR="13CE5404" w:rsidRPr="00F95DCA" w:rsidRDefault="0281E4C2" w:rsidP="00F95DCA">
      <w:pPr>
        <w:pStyle w:val="Ttulo3"/>
      </w:pPr>
      <w:bookmarkStart w:id="463" w:name="_Toc233683118"/>
      <w:commentRangeStart w:id="464"/>
      <w:r w:rsidRPr="00F95DCA">
        <w:t xml:space="preserve">Artigo </w:t>
      </w:r>
      <w:r w:rsidR="00153DA6">
        <w:t>9</w:t>
      </w:r>
      <w:r w:rsidR="00A5100B">
        <w:t>3</w:t>
      </w:r>
      <w:r w:rsidRPr="00F95DCA">
        <w:t>.º</w:t>
      </w:r>
      <w:bookmarkEnd w:id="463"/>
    </w:p>
    <w:p w14:paraId="5EC1C1E9" w14:textId="644C53EA" w:rsidR="15410C78" w:rsidRPr="00F95DCA" w:rsidRDefault="0281E4C2" w:rsidP="00F95DCA">
      <w:pPr>
        <w:pStyle w:val="Ttulo3"/>
      </w:pPr>
      <w:bookmarkStart w:id="465" w:name="_Toc233683119"/>
      <w:r w:rsidRPr="00F95DCA">
        <w:t>Registo Nacional das Associações Zoófilas</w:t>
      </w:r>
      <w:bookmarkEnd w:id="465"/>
    </w:p>
    <w:p w14:paraId="46506BFC" w14:textId="1448E976" w:rsidR="515C0B04" w:rsidRPr="005E2D3C" w:rsidRDefault="5762C51A" w:rsidP="00F95DCA">
      <w:pPr>
        <w:ind w:left="142" w:firstLine="0"/>
        <w:rPr>
          <w:color w:val="0A0A0A"/>
        </w:rPr>
      </w:pPr>
      <w:r>
        <w:rPr>
          <w:color w:val="0A0A0A"/>
        </w:rPr>
        <w:t xml:space="preserve">1 </w:t>
      </w:r>
      <w:r w:rsidR="00FD5791">
        <w:rPr>
          <w:color w:val="0A0A0A"/>
        </w:rPr>
        <w:t>-</w:t>
      </w:r>
      <w:r>
        <w:rPr>
          <w:color w:val="0A0A0A"/>
        </w:rPr>
        <w:t xml:space="preserve"> É criado o Registo Nacional das Associações Zoófilas (RNAZ), gerido</w:t>
      </w:r>
      <w:r w:rsidR="005A1907">
        <w:rPr>
          <w:color w:val="0A0A0A"/>
        </w:rPr>
        <w:t xml:space="preserve"> pela DGAV,</w:t>
      </w:r>
      <w:r>
        <w:rPr>
          <w:color w:val="0A0A0A"/>
        </w:rPr>
        <w:t xml:space="preserve"> com o objetivo de centralizar a informação jurídica</w:t>
      </w:r>
      <w:r w:rsidR="00A749AB">
        <w:rPr>
          <w:color w:val="0A0A0A"/>
        </w:rPr>
        <w:t xml:space="preserve">, </w:t>
      </w:r>
      <w:r>
        <w:rPr>
          <w:color w:val="0A0A0A"/>
        </w:rPr>
        <w:t xml:space="preserve">estatística </w:t>
      </w:r>
      <w:r w:rsidR="00A749AB">
        <w:rPr>
          <w:color w:val="0A0A0A"/>
        </w:rPr>
        <w:t xml:space="preserve">e operativa </w:t>
      </w:r>
      <w:r>
        <w:rPr>
          <w:color w:val="0A0A0A"/>
        </w:rPr>
        <w:t>sobre as associações de proteção animal em</w:t>
      </w:r>
      <w:r w:rsidR="00A749AB">
        <w:rPr>
          <w:color w:val="0A0A0A"/>
        </w:rPr>
        <w:t xml:space="preserve"> todo o</w:t>
      </w:r>
      <w:r>
        <w:rPr>
          <w:color w:val="0A0A0A"/>
        </w:rPr>
        <w:t xml:space="preserve"> território nacional.</w:t>
      </w:r>
    </w:p>
    <w:p w14:paraId="4C379CD8" w14:textId="1B5316F4" w:rsidR="24078ADB" w:rsidRPr="005E2D3C" w:rsidRDefault="24078ADB" w:rsidP="00F95DCA">
      <w:pPr>
        <w:ind w:left="142" w:firstLine="0"/>
        <w:rPr>
          <w:color w:val="0A0A0A"/>
        </w:rPr>
      </w:pPr>
      <w:r>
        <w:rPr>
          <w:color w:val="0A0A0A"/>
        </w:rPr>
        <w:t xml:space="preserve">2 </w:t>
      </w:r>
      <w:r w:rsidR="00FD5791">
        <w:rPr>
          <w:color w:val="0A0A0A"/>
        </w:rPr>
        <w:t>-</w:t>
      </w:r>
      <w:r>
        <w:rPr>
          <w:color w:val="0A0A0A"/>
        </w:rPr>
        <w:t xml:space="preserve"> O registo no RNAZ é obrigatório para todas as associações que tenham como objeto estatutário a proteção e o bem-estar dos animais de companhia.</w:t>
      </w:r>
    </w:p>
    <w:p w14:paraId="4FFA0850" w14:textId="4A617491" w:rsidR="00FD5791" w:rsidRPr="005E2D3C" w:rsidRDefault="24078ADB" w:rsidP="00F95DCA">
      <w:pPr>
        <w:ind w:left="142" w:firstLine="0"/>
      </w:pPr>
      <w:r>
        <w:rPr>
          <w:color w:val="0A0A0A"/>
        </w:rPr>
        <w:lastRenderedPageBreak/>
        <w:t xml:space="preserve">3 </w:t>
      </w:r>
      <w:r w:rsidR="00FD5791">
        <w:rPr>
          <w:color w:val="0A0A0A"/>
        </w:rPr>
        <w:t>-</w:t>
      </w:r>
      <w:r>
        <w:rPr>
          <w:color w:val="0A0A0A"/>
        </w:rPr>
        <w:t xml:space="preserve"> A inscrição no registo deve ser efetuada no prazo de 30 dias após a constituição da associação ou</w:t>
      </w:r>
      <w:r w:rsidR="002247A2">
        <w:rPr>
          <w:color w:val="0A0A0A"/>
        </w:rPr>
        <w:t xml:space="preserve">, caso tenha sido constituída em momento anterior, no mesmo prazo, após </w:t>
      </w:r>
      <w:r>
        <w:rPr>
          <w:color w:val="0A0A0A"/>
        </w:rPr>
        <w:t>a entrada em vigor do presente diploma.</w:t>
      </w:r>
    </w:p>
    <w:p w14:paraId="6DD2FC19" w14:textId="17C1ABBE" w:rsidR="002247A2" w:rsidRDefault="515C0B04" w:rsidP="002247A2">
      <w:pPr>
        <w:ind w:left="142" w:firstLine="0"/>
        <w:rPr>
          <w:color w:val="0A0A0A"/>
        </w:rPr>
      </w:pPr>
      <w:r>
        <w:rPr>
          <w:color w:val="0A0A0A"/>
        </w:rPr>
        <w:t xml:space="preserve">4 </w:t>
      </w:r>
      <w:r w:rsidR="002247A2">
        <w:rPr>
          <w:color w:val="0A0A0A"/>
        </w:rPr>
        <w:t xml:space="preserve">- </w:t>
      </w:r>
      <w:r>
        <w:rPr>
          <w:color w:val="0A0A0A"/>
        </w:rPr>
        <w:t>O cumprimento do dever de registo previsto no presente artigo constitui condição necessária para:</w:t>
      </w:r>
    </w:p>
    <w:p w14:paraId="7B76ADB7" w14:textId="4EBFCA17" w:rsidR="002247A2" w:rsidRPr="00F95DCA" w:rsidRDefault="515C0B04" w:rsidP="00F95DCA">
      <w:pPr>
        <w:pStyle w:val="PargrafodaLista"/>
        <w:numPr>
          <w:ilvl w:val="0"/>
          <w:numId w:val="293"/>
        </w:numPr>
        <w:rPr>
          <w:color w:val="0A0A0A"/>
        </w:rPr>
      </w:pPr>
      <w:r w:rsidRPr="00F95DCA">
        <w:rPr>
          <w:color w:val="0A0A0A"/>
        </w:rPr>
        <w:t>A celebração de protocolos ou contratos-programa com o Estado e demais entidades públicas;</w:t>
      </w:r>
    </w:p>
    <w:p w14:paraId="24170A63" w14:textId="00C2A607" w:rsidR="007F37AD" w:rsidRDefault="515C0B04" w:rsidP="007F37AD">
      <w:pPr>
        <w:pStyle w:val="PargrafodaLista"/>
        <w:numPr>
          <w:ilvl w:val="0"/>
          <w:numId w:val="293"/>
        </w:numPr>
        <w:rPr>
          <w:color w:val="0A0A0A"/>
        </w:rPr>
      </w:pPr>
      <w:r w:rsidRPr="00F95DCA">
        <w:rPr>
          <w:color w:val="0A0A0A"/>
        </w:rPr>
        <w:t xml:space="preserve">O acesso a </w:t>
      </w:r>
      <w:r w:rsidR="002247A2">
        <w:rPr>
          <w:color w:val="0A0A0A"/>
        </w:rPr>
        <w:t xml:space="preserve">apoios financeiros, </w:t>
      </w:r>
      <w:r w:rsidRPr="00F95DCA">
        <w:rPr>
          <w:color w:val="0A0A0A"/>
        </w:rPr>
        <w:t>subsídios, financiamentos públicos ou benefícios fiscais;</w:t>
      </w:r>
    </w:p>
    <w:p w14:paraId="40DC5631" w14:textId="1E6AC476" w:rsidR="515C0B04" w:rsidRPr="00F95DCA" w:rsidRDefault="515C0B04" w:rsidP="00F95DCA">
      <w:pPr>
        <w:pStyle w:val="PargrafodaLista"/>
        <w:numPr>
          <w:ilvl w:val="0"/>
          <w:numId w:val="293"/>
        </w:numPr>
        <w:rPr>
          <w:color w:val="0A0A0A"/>
        </w:rPr>
      </w:pPr>
      <w:r w:rsidRPr="00F95DCA">
        <w:rPr>
          <w:color w:val="0A0A0A"/>
        </w:rPr>
        <w:t xml:space="preserve"> O reconhecimento do estatuto de utilidade pública.</w:t>
      </w:r>
    </w:p>
    <w:p w14:paraId="5C8EB38F" w14:textId="61840B14" w:rsidR="24078ADB" w:rsidRPr="005E2D3C" w:rsidRDefault="24078ADB" w:rsidP="00F95DCA">
      <w:pPr>
        <w:ind w:left="142" w:firstLine="0"/>
        <w:rPr>
          <w:color w:val="0A0A0A"/>
        </w:rPr>
      </w:pPr>
      <w:r>
        <w:rPr>
          <w:color w:val="0A0A0A"/>
        </w:rPr>
        <w:t xml:space="preserve">5 </w:t>
      </w:r>
      <w:r w:rsidR="007F37AD">
        <w:rPr>
          <w:color w:val="0A0A0A"/>
        </w:rPr>
        <w:t>-</w:t>
      </w:r>
      <w:r>
        <w:rPr>
          <w:color w:val="0A0A0A"/>
        </w:rPr>
        <w:t xml:space="preserve"> A organização, funcionamento e os elementos constantes do RNAZ são objeto de regulamentação por </w:t>
      </w:r>
      <w:r w:rsidR="007F37AD">
        <w:rPr>
          <w:color w:val="0A0A0A"/>
        </w:rPr>
        <w:t>p</w:t>
      </w:r>
      <w:r>
        <w:rPr>
          <w:color w:val="0A0A0A"/>
        </w:rPr>
        <w:t xml:space="preserve">ortaria a publicar por membro do Governo </w:t>
      </w:r>
      <w:r w:rsidR="007F37AD">
        <w:rPr>
          <w:color w:val="0A0A0A"/>
        </w:rPr>
        <w:t>da área da agricultura</w:t>
      </w:r>
      <w:r>
        <w:rPr>
          <w:color w:val="0A0A0A"/>
        </w:rPr>
        <w:t xml:space="preserve">. </w:t>
      </w:r>
      <w:commentRangeEnd w:id="464"/>
      <w:r w:rsidR="002251E2" w:rsidRPr="005E2D3C">
        <w:rPr>
          <w:rStyle w:val="Refdecomentrio"/>
          <w:color w:val="0A0A0A"/>
          <w:sz w:val="24"/>
          <w:szCs w:val="24"/>
        </w:rPr>
        <w:commentReference w:id="464"/>
      </w:r>
    </w:p>
    <w:p w14:paraId="4E6E276B" w14:textId="626759CB" w:rsidR="679F1546" w:rsidRPr="005E2D3C" w:rsidRDefault="679F1546" w:rsidP="00F95DCA"/>
    <w:p w14:paraId="052C9E10" w14:textId="21A9D7CF" w:rsidR="00C545D3" w:rsidRPr="00963FF4" w:rsidRDefault="0B861554" w:rsidP="00F95DCA">
      <w:pPr>
        <w:pStyle w:val="Ttulo3"/>
      </w:pPr>
      <w:bookmarkStart w:id="466" w:name="_Toc223954484"/>
      <w:bookmarkStart w:id="467" w:name="_Toc233683120"/>
      <w:r w:rsidRPr="00963FF4">
        <w:t xml:space="preserve">Artigo </w:t>
      </w:r>
      <w:r w:rsidR="00153DA6">
        <w:t>9</w:t>
      </w:r>
      <w:r w:rsidR="00A5100B">
        <w:t>4</w:t>
      </w:r>
      <w:r w:rsidRPr="00963FF4">
        <w:t>.º</w:t>
      </w:r>
      <w:bookmarkEnd w:id="467"/>
    </w:p>
    <w:p w14:paraId="27734EBC" w14:textId="1AB70BC7" w:rsidR="005101CF" w:rsidRPr="00963FF4" w:rsidRDefault="00A626AB" w:rsidP="00F95DCA">
      <w:pPr>
        <w:pStyle w:val="Ttulo3"/>
      </w:pPr>
      <w:bookmarkStart w:id="468" w:name="_Toc233683121"/>
      <w:r w:rsidRPr="00963FF4">
        <w:t>Centros de recolha</w:t>
      </w:r>
      <w:bookmarkEnd w:id="466"/>
      <w:bookmarkEnd w:id="468"/>
    </w:p>
    <w:p w14:paraId="0DA03F38" w14:textId="77777777" w:rsidR="005101CF" w:rsidRPr="005E2D3C" w:rsidRDefault="461CBADA" w:rsidP="00F95DCA">
      <w:pPr>
        <w:ind w:left="142" w:firstLine="0"/>
      </w:pPr>
      <w:r>
        <w:t>1 -</w:t>
      </w:r>
      <w:r>
        <w:rPr>
          <w:rFonts w:eastAsia="Arial"/>
        </w:rPr>
        <w:t xml:space="preserve"> </w:t>
      </w:r>
      <w:commentRangeStart w:id="469"/>
      <w:r>
        <w:t xml:space="preserve">As câmaras municipais, de forma isolada ou em associação com outros municípios, são obrigadas a possuir e a manter centros de recolha. </w:t>
      </w:r>
      <w:commentRangeEnd w:id="469"/>
      <w:r w:rsidR="002251E2" w:rsidRPr="005E2D3C">
        <w:rPr>
          <w:rStyle w:val="Refdecomentrio"/>
          <w:sz w:val="24"/>
          <w:szCs w:val="24"/>
        </w:rPr>
        <w:commentReference w:id="469"/>
      </w:r>
    </w:p>
    <w:p w14:paraId="7E127203" w14:textId="04634B52" w:rsidR="005101CF" w:rsidRDefault="4A999F6D" w:rsidP="00153DA6">
      <w:pPr>
        <w:ind w:left="142" w:firstLine="0"/>
      </w:pPr>
      <w:commentRangeStart w:id="470"/>
      <w:r>
        <w:t>2 -</w:t>
      </w:r>
      <w:r>
        <w:rPr>
          <w:rFonts w:eastAsia="Arial"/>
        </w:rPr>
        <w:t xml:space="preserve"> </w:t>
      </w:r>
      <w:r>
        <w:t xml:space="preserve">Para efeitos do </w:t>
      </w:r>
      <w:r w:rsidR="008C56A9">
        <w:t>número anterior</w:t>
      </w:r>
      <w:r>
        <w:t>, as câmaras municipais que não possuam instalações, podem estabelecer protocolos de colaboração com outros municípios ou associações de municípios, no que se refere à utilização do centro de recolha.</w:t>
      </w:r>
      <w:commentRangeEnd w:id="470"/>
      <w:r w:rsidR="002251E2">
        <w:rPr>
          <w:rStyle w:val="Refdecomentrio"/>
          <w:sz w:val="24"/>
          <w:szCs w:val="24"/>
        </w:rPr>
        <w:commentReference w:id="470"/>
      </w:r>
    </w:p>
    <w:p w14:paraId="784A0FA9" w14:textId="19F79D17" w:rsidR="000C4EE4" w:rsidRPr="005E2D3C" w:rsidRDefault="000C4EE4" w:rsidP="00F95DCA">
      <w:pPr>
        <w:ind w:left="142" w:firstLine="0"/>
      </w:pPr>
      <w:r w:rsidRPr="00F95DCA">
        <w:rPr>
          <w:highlight w:val="yellow"/>
        </w:rPr>
        <w:t xml:space="preserve">3 – Os municípios ou associações de municípios podem entregar a gestão dos CRO a uma empresa municipal, </w:t>
      </w:r>
      <w:r w:rsidR="00943BA2" w:rsidRPr="00F95DCA">
        <w:rPr>
          <w:i/>
          <w:iCs/>
          <w:highlight w:val="yellow"/>
        </w:rPr>
        <w:t>(citação do regime jurídico das empresas municipais</w:t>
      </w:r>
      <w:r w:rsidR="00943BA2">
        <w:rPr>
          <w:highlight w:val="yellow"/>
        </w:rPr>
        <w:t xml:space="preserve">) </w:t>
      </w:r>
      <w:r w:rsidRPr="00F95DCA">
        <w:rPr>
          <w:color w:val="0A0A0A"/>
          <w:highlight w:val="yellow"/>
        </w:rPr>
        <w:t>que tenha como objeto estatutário a proteção e o bem-estar dos animais de companhia.</w:t>
      </w:r>
    </w:p>
    <w:p w14:paraId="24ACDFD7" w14:textId="5E0DCE60" w:rsidR="005101CF" w:rsidRPr="005E2D3C" w:rsidRDefault="00943BA2" w:rsidP="00F95DCA">
      <w:pPr>
        <w:ind w:left="142" w:firstLine="0"/>
      </w:pPr>
      <w:r>
        <w:t>4</w:t>
      </w:r>
      <w:r w:rsidR="13746243">
        <w:t>-</w:t>
      </w:r>
      <w:r w:rsidR="13746243">
        <w:rPr>
          <w:rFonts w:eastAsia="Arial"/>
        </w:rPr>
        <w:t xml:space="preserve"> </w:t>
      </w:r>
      <w:r w:rsidR="13746243">
        <w:t xml:space="preserve">Os centros de recolha devem possuir, por razões de ordem sanitária, pelo menos duas celas que permitam o isolamento e a quarentena de animais suspeitos de raiva, com as características estabelecidas por despacho do </w:t>
      </w:r>
      <w:r w:rsidR="009C0271">
        <w:t>Diretor geral de alimentação de veterinária</w:t>
      </w:r>
      <w:r w:rsidR="13746243">
        <w:t xml:space="preserve"> de Alimentação e Veterinária.</w:t>
      </w:r>
    </w:p>
    <w:p w14:paraId="7B8D765D" w14:textId="3AD648AC" w:rsidR="545E5B62" w:rsidRPr="005E2D3C" w:rsidRDefault="00943BA2" w:rsidP="00F95DCA">
      <w:pPr>
        <w:ind w:left="142" w:firstLine="0"/>
      </w:pPr>
      <w:r>
        <w:t>5</w:t>
      </w:r>
      <w:r w:rsidR="69DA425F">
        <w:t xml:space="preserve"> - Devem prever postos adequados e equipados para execução das campanhas de profilaxia, quer médica, quer sanitária, que a DGAV entenda determinar.</w:t>
      </w:r>
    </w:p>
    <w:p w14:paraId="7195C352" w14:textId="49AEB1FF" w:rsidR="679F1546" w:rsidRPr="005E2D3C" w:rsidRDefault="00943BA2" w:rsidP="00F95DCA">
      <w:pPr>
        <w:ind w:left="142" w:firstLine="0"/>
      </w:pPr>
      <w:r>
        <w:rPr>
          <w:highlight w:val="yellow"/>
        </w:rPr>
        <w:lastRenderedPageBreak/>
        <w:t>6</w:t>
      </w:r>
      <w:r w:rsidR="5543360E" w:rsidRPr="00F95DCA">
        <w:rPr>
          <w:highlight w:val="yellow"/>
        </w:rPr>
        <w:t xml:space="preserve"> -</w:t>
      </w:r>
      <w:r w:rsidR="5543360E" w:rsidRPr="00F95DCA">
        <w:rPr>
          <w:rFonts w:eastAsia="Arial"/>
          <w:highlight w:val="yellow"/>
        </w:rPr>
        <w:t xml:space="preserve"> </w:t>
      </w:r>
      <w:r w:rsidR="5543360E" w:rsidRPr="00F95DCA">
        <w:rPr>
          <w:highlight w:val="yellow"/>
        </w:rPr>
        <w:t>Os centros de recolha podem dispor de, p</w:t>
      </w:r>
      <w:commentRangeStart w:id="471"/>
      <w:r w:rsidR="5543360E" w:rsidRPr="00F95DCA">
        <w:rPr>
          <w:highlight w:val="yellow"/>
        </w:rPr>
        <w:t xml:space="preserve">elo menos, um </w:t>
      </w:r>
      <w:r w:rsidR="5543360E" w:rsidRPr="00F12A56">
        <w:rPr>
          <w:highlight w:val="yellow"/>
        </w:rPr>
        <w:t>recinto</w:t>
      </w:r>
      <w:r w:rsidR="5543360E" w:rsidRPr="00F95DCA">
        <w:rPr>
          <w:highlight w:val="yellow"/>
        </w:rPr>
        <w:t xml:space="preserve"> multiespécie, adequado a espécies pecuárias, devendo cumprir a legislação específica</w:t>
      </w:r>
      <w:commentRangeEnd w:id="471"/>
      <w:r w:rsidR="002251E2" w:rsidRPr="00F95DCA">
        <w:rPr>
          <w:rStyle w:val="Refdecomentrio"/>
          <w:sz w:val="24"/>
          <w:szCs w:val="24"/>
          <w:highlight w:val="yellow"/>
        </w:rPr>
        <w:commentReference w:id="471"/>
      </w:r>
      <w:r w:rsidR="5543360E" w:rsidRPr="00F95DCA">
        <w:rPr>
          <w:highlight w:val="yellow"/>
        </w:rPr>
        <w:t>.</w:t>
      </w:r>
    </w:p>
    <w:p w14:paraId="0F67D6B6" w14:textId="2E2F0DFA" w:rsidR="679F1546" w:rsidRPr="005E2D3C" w:rsidRDefault="00943BA2" w:rsidP="00F95DCA">
      <w:pPr>
        <w:ind w:left="142" w:firstLine="0"/>
      </w:pPr>
      <w:r w:rsidRPr="00F95DCA">
        <w:rPr>
          <w:highlight w:val="yellow"/>
        </w:rPr>
        <w:t xml:space="preserve">7 - </w:t>
      </w:r>
      <w:r w:rsidR="5B29A561" w:rsidRPr="00F95DCA">
        <w:rPr>
          <w:highlight w:val="yellow"/>
        </w:rPr>
        <w:t xml:space="preserve">Os titulares de animais de companhia que se vejam impossibilitados de manterem essa detenção, em virtude de circunstâncias supervenientes, </w:t>
      </w:r>
      <w:r w:rsidR="00FB6024" w:rsidRPr="00F95DCA">
        <w:rPr>
          <w:highlight w:val="yellow"/>
        </w:rPr>
        <w:t>designadamente</w:t>
      </w:r>
      <w:r w:rsidR="5B29A561" w:rsidRPr="00F95DCA">
        <w:rPr>
          <w:highlight w:val="yellow"/>
        </w:rPr>
        <w:t xml:space="preserve"> por doença</w:t>
      </w:r>
      <w:r w:rsidR="00FB6024" w:rsidRPr="00F95DCA">
        <w:rPr>
          <w:highlight w:val="yellow"/>
        </w:rPr>
        <w:t>,</w:t>
      </w:r>
      <w:r w:rsidR="5B29A561" w:rsidRPr="00F95DCA">
        <w:rPr>
          <w:highlight w:val="yellow"/>
        </w:rPr>
        <w:t xml:space="preserve"> limitações </w:t>
      </w:r>
      <w:r w:rsidR="00FB6024" w:rsidRPr="00F95DCA">
        <w:rPr>
          <w:highlight w:val="yellow"/>
        </w:rPr>
        <w:t>físicas ou carência financeira</w:t>
      </w:r>
      <w:r w:rsidR="5B29A561" w:rsidRPr="00F95DCA">
        <w:rPr>
          <w:highlight w:val="yellow"/>
        </w:rPr>
        <w:t xml:space="preserve"> de que o titular venha a sofrer, podem solicitar a recolha do animal a um CRO</w:t>
      </w:r>
      <w:r w:rsidR="00FB6024" w:rsidRPr="00F95DCA">
        <w:rPr>
          <w:highlight w:val="yellow"/>
        </w:rPr>
        <w:t>.</w:t>
      </w:r>
    </w:p>
    <w:p w14:paraId="1D3D759A" w14:textId="07C0C5DC" w:rsidR="00F12A56" w:rsidRPr="005E2D3C" w:rsidRDefault="00FB6024" w:rsidP="00F95DCA">
      <w:pPr>
        <w:ind w:left="142" w:firstLine="0"/>
      </w:pPr>
      <w:r>
        <w:t xml:space="preserve">8 - </w:t>
      </w:r>
      <w:r w:rsidR="5B29A561">
        <w:t xml:space="preserve">Os titulares que queiram pôr termo à detenção do animal de companhia, fora das circunstâncias referidas no </w:t>
      </w:r>
      <w:r w:rsidR="008C56A9">
        <w:t>número anterior</w:t>
      </w:r>
      <w:r w:rsidR="5B29A561">
        <w:t xml:space="preserve">, </w:t>
      </w:r>
      <w:r w:rsidR="00F12A56">
        <w:t>podem</w:t>
      </w:r>
      <w:r w:rsidR="5B29A561">
        <w:t xml:space="preserve"> recorrer </w:t>
      </w:r>
      <w:r w:rsidR="00F12A56">
        <w:t xml:space="preserve">a uma </w:t>
      </w:r>
      <w:r w:rsidR="5B29A561">
        <w:t>associaç</w:t>
      </w:r>
      <w:r w:rsidR="00F12A56">
        <w:t xml:space="preserve">ão </w:t>
      </w:r>
      <w:r w:rsidR="5B29A561">
        <w:t>zoófila para obter auxílio no processo de cedência</w:t>
      </w:r>
      <w:r w:rsidR="00F12A56">
        <w:t>.</w:t>
      </w:r>
    </w:p>
    <w:p w14:paraId="4B6281C1" w14:textId="36D633C4" w:rsidR="7649FE72" w:rsidRPr="005E2D3C" w:rsidRDefault="00F12A56" w:rsidP="00F95DCA">
      <w:pPr>
        <w:ind w:left="142" w:firstLine="0"/>
      </w:pPr>
      <w:r w:rsidRPr="00F95DCA">
        <w:t xml:space="preserve">9 </w:t>
      </w:r>
      <w:r w:rsidR="5E44DD23" w:rsidRPr="00F12A56">
        <w:t>-</w:t>
      </w:r>
      <w:r w:rsidR="5E44DD23">
        <w:rPr>
          <w:rFonts w:eastAsia="Arial"/>
        </w:rPr>
        <w:t xml:space="preserve"> </w:t>
      </w:r>
      <w:r w:rsidR="5E44DD23">
        <w:t xml:space="preserve">A </w:t>
      </w:r>
      <w:commentRangeStart w:id="472"/>
      <w:r w:rsidR="5E44DD23">
        <w:t>direção técnica e gestão</w:t>
      </w:r>
      <w:commentRangeEnd w:id="472"/>
      <w:r w:rsidR="002251E2">
        <w:rPr>
          <w:rStyle w:val="Refdecomentrio"/>
          <w:sz w:val="24"/>
          <w:szCs w:val="24"/>
        </w:rPr>
        <w:commentReference w:id="472"/>
      </w:r>
      <w:r w:rsidR="5E44DD23">
        <w:t xml:space="preserve"> do centro de recolha é </w:t>
      </w:r>
      <w:r>
        <w:t>da</w:t>
      </w:r>
      <w:r w:rsidR="5E44DD23">
        <w:t xml:space="preserve"> </w:t>
      </w:r>
      <w:commentRangeStart w:id="473"/>
      <w:r w:rsidR="5E44DD23">
        <w:t>responsabilidade</w:t>
      </w:r>
      <w:commentRangeEnd w:id="473"/>
      <w:r w:rsidR="002251E2">
        <w:rPr>
          <w:rStyle w:val="Refdecomentrio"/>
          <w:sz w:val="24"/>
          <w:szCs w:val="24"/>
        </w:rPr>
        <w:commentReference w:id="473"/>
      </w:r>
      <w:r>
        <w:t xml:space="preserve"> exclusiva</w:t>
      </w:r>
      <w:r w:rsidR="5E44DD23">
        <w:t xml:space="preserve"> do MVM. </w:t>
      </w:r>
      <w:commentRangeStart w:id="474"/>
      <w:commentRangeStart w:id="475"/>
      <w:commentRangeEnd w:id="475"/>
      <w:r w:rsidR="002251E2" w:rsidRPr="005E2D3C">
        <w:rPr>
          <w:rStyle w:val="Refdecomentrio"/>
          <w:sz w:val="24"/>
          <w:szCs w:val="24"/>
        </w:rPr>
        <w:commentReference w:id="475"/>
      </w:r>
      <w:commentRangeEnd w:id="474"/>
      <w:r w:rsidR="002251E2" w:rsidRPr="005E2D3C">
        <w:rPr>
          <w:rStyle w:val="Refdecomentrio"/>
          <w:sz w:val="24"/>
          <w:szCs w:val="24"/>
        </w:rPr>
        <w:commentReference w:id="474"/>
      </w:r>
    </w:p>
    <w:p w14:paraId="67E6BFF0" w14:textId="4F4A5010" w:rsidR="051B5D72" w:rsidRDefault="00F12A56" w:rsidP="00F12A56">
      <w:pPr>
        <w:ind w:left="142" w:firstLine="0"/>
      </w:pPr>
      <w:r>
        <w:t xml:space="preserve">10 - </w:t>
      </w:r>
      <w:r w:rsidR="082C334E">
        <w:t>É proibida a delegação de competências de gestão e de direção técnica a associações zoófilas.</w:t>
      </w:r>
    </w:p>
    <w:p w14:paraId="5CB170A6" w14:textId="78246C6C" w:rsidR="00010413" w:rsidRPr="005E2D3C" w:rsidRDefault="002251E2" w:rsidP="00F95DCA">
      <w:pPr>
        <w:ind w:left="0" w:firstLine="0"/>
        <w:rPr>
          <w:color w:val="FF0000"/>
        </w:rPr>
      </w:pPr>
      <w:commentRangeStart w:id="476"/>
      <w:commentRangeEnd w:id="476"/>
      <w:r w:rsidRPr="005E2D3C">
        <w:rPr>
          <w:rStyle w:val="Refdecomentrio"/>
          <w:color w:val="FF0000"/>
          <w:sz w:val="24"/>
          <w:szCs w:val="24"/>
        </w:rPr>
        <w:commentReference w:id="476"/>
      </w:r>
    </w:p>
    <w:p w14:paraId="02C97945" w14:textId="7282C23B" w:rsidR="00C545D3" w:rsidRPr="00963FF4" w:rsidRDefault="00A626AB" w:rsidP="00F95DCA">
      <w:pPr>
        <w:pStyle w:val="Ttulo3"/>
      </w:pPr>
      <w:bookmarkStart w:id="477" w:name="_Toc223954485"/>
      <w:bookmarkStart w:id="478" w:name="_Toc233683122"/>
      <w:r w:rsidRPr="00963FF4">
        <w:t xml:space="preserve">Artigo </w:t>
      </w:r>
      <w:r w:rsidR="00BC0B73">
        <w:t>9</w:t>
      </w:r>
      <w:r w:rsidR="00963FF4">
        <w:t>5</w:t>
      </w:r>
      <w:r w:rsidRPr="00963FF4">
        <w:t>.º</w:t>
      </w:r>
      <w:bookmarkEnd w:id="478"/>
    </w:p>
    <w:p w14:paraId="5A0710C0" w14:textId="717A1B8C" w:rsidR="005101CF" w:rsidRPr="00963FF4" w:rsidRDefault="00A626AB" w:rsidP="00F95DCA">
      <w:pPr>
        <w:pStyle w:val="Ttulo3"/>
      </w:pPr>
      <w:bookmarkStart w:id="479" w:name="_Toc233683123"/>
      <w:r w:rsidRPr="00963FF4">
        <w:t>Exame clínico dos animais e período mínimo de permanência</w:t>
      </w:r>
      <w:bookmarkEnd w:id="477"/>
      <w:bookmarkEnd w:id="479"/>
    </w:p>
    <w:p w14:paraId="4FA0F28B" w14:textId="0698C177" w:rsidR="0B861554" w:rsidRPr="005E2D3C" w:rsidRDefault="00BC0B73" w:rsidP="00F95DCA">
      <w:pPr>
        <w:ind w:left="142" w:firstLine="0"/>
      </w:pPr>
      <w:r>
        <w:t>1</w:t>
      </w:r>
      <w:r w:rsidR="0B861554">
        <w:t>-</w:t>
      </w:r>
      <w:r w:rsidR="0B861554">
        <w:rPr>
          <w:rFonts w:eastAsia="Arial"/>
        </w:rPr>
        <w:t xml:space="preserve"> </w:t>
      </w:r>
      <w:r w:rsidR="0B861554">
        <w:t>Os animais recolhidos em centro de recolha oficial, são obrigatoriamente submetidos a exame clínico pelo médico-veterinário municipal, que elabora relatório e decide do seu ulterior destino, devendo os animais permanecer no centro de recolha oficial durante um período mínimo de dez dias.</w:t>
      </w:r>
    </w:p>
    <w:p w14:paraId="00E97AFD" w14:textId="1D623E9B" w:rsidR="679F1546" w:rsidRPr="005E2D3C" w:rsidRDefault="00BC0B73" w:rsidP="00F95DCA">
      <w:pPr>
        <w:ind w:left="142" w:firstLine="0"/>
      </w:pPr>
      <w:r>
        <w:t>2 -</w:t>
      </w:r>
      <w:commentRangeStart w:id="480"/>
      <w:r w:rsidR="3D25CD86">
        <w:t xml:space="preserve"> Os animais recolhidos em CRO só podem ser </w:t>
      </w:r>
      <w:r w:rsidR="3D25CD86">
        <w:rPr>
          <w:highlight w:val="yellow"/>
        </w:rPr>
        <w:t>colocados no mercado</w:t>
      </w:r>
      <w:r w:rsidR="3D25CD86">
        <w:t xml:space="preserve"> depois de identificados e registados, submetidos às ações de profilaxia obrigatória para o ano em curso, desde que estejam asseguradas as condições exigidas pelo presente diploma para o seu alojamento, e sob termo de responsabilidade do presumível dono ou detentor, donde conste a sua identificação completa.</w:t>
      </w:r>
      <w:commentRangeEnd w:id="480"/>
      <w:r w:rsidR="002251E2" w:rsidRPr="005E2D3C">
        <w:rPr>
          <w:rStyle w:val="Refdecomentrio"/>
          <w:sz w:val="24"/>
          <w:szCs w:val="24"/>
        </w:rPr>
        <w:commentReference w:id="480"/>
      </w:r>
    </w:p>
    <w:p w14:paraId="11998A01" w14:textId="6A082A3F" w:rsidR="679F1546" w:rsidRPr="005E2D3C" w:rsidRDefault="009333F0" w:rsidP="00F95DCA">
      <w:pPr>
        <w:ind w:left="142" w:firstLine="0"/>
      </w:pPr>
      <w:r>
        <w:t>3</w:t>
      </w:r>
      <w:r w:rsidR="5DD8553A">
        <w:t xml:space="preserve"> </w:t>
      </w:r>
      <w:r>
        <w:t>-</w:t>
      </w:r>
      <w:r w:rsidR="5DD8553A">
        <w:t xml:space="preserve"> Nos casos de não reclamação de posse, as câmaras municipais devem anunciar, pelos meios usuais, a existência destes animais com </w:t>
      </w:r>
      <w:r w:rsidR="5DD8553A" w:rsidRPr="001618A2">
        <w:t xml:space="preserve">vista à sua </w:t>
      </w:r>
      <w:r w:rsidR="5DD8553A" w:rsidRPr="00F95DCA">
        <w:rPr>
          <w:rFonts w:eastAsiaTheme="majorEastAsia"/>
          <w:color w:val="auto"/>
          <w:highlight w:val="yellow"/>
        </w:rPr>
        <w:t>colocação no mercado</w:t>
      </w:r>
      <w:r w:rsidR="5DD8553A" w:rsidRPr="001618A2">
        <w:t>, quer</w:t>
      </w:r>
      <w:r w:rsidR="5DD8553A">
        <w:t xml:space="preserve"> a particulares, quer a entidades públicas ou privadas que demonstrem possuir os meios necessários à sua detenção, sempre sob o termo de responsabilidade a que se refere o </w:t>
      </w:r>
      <w:r w:rsidR="008C56A9">
        <w:t>número anterior</w:t>
      </w:r>
      <w:r w:rsidR="5DD8553A">
        <w:t>.</w:t>
      </w:r>
    </w:p>
    <w:p w14:paraId="0956D6AE" w14:textId="7321FE4E" w:rsidR="679F1546" w:rsidRPr="005E2D3C" w:rsidRDefault="009333F0" w:rsidP="00F95DCA">
      <w:pPr>
        <w:ind w:left="142" w:firstLine="0"/>
      </w:pPr>
      <w:r>
        <w:lastRenderedPageBreak/>
        <w:t xml:space="preserve">4 - </w:t>
      </w:r>
      <w:r w:rsidR="5DD8553A">
        <w:t xml:space="preserve"> Em todos os casos em que não tenham sido pagas as despesas </w:t>
      </w:r>
      <w:r w:rsidR="5DD8553A" w:rsidRPr="00F95DCA">
        <w:rPr>
          <w:strike/>
        </w:rPr>
        <w:t>e coimas</w:t>
      </w:r>
      <w:r w:rsidR="5DD8553A">
        <w:t xml:space="preserve"> </w:t>
      </w:r>
      <w:r w:rsidR="00943178">
        <w:t xml:space="preserve">previstas no </w:t>
      </w:r>
      <w:r w:rsidR="00BE60E5">
        <w:t>n.º</w:t>
      </w:r>
      <w:r w:rsidR="00943178">
        <w:t xml:space="preserve"> </w:t>
      </w:r>
      <w:r w:rsidR="5DD8553A">
        <w:t xml:space="preserve">2, bem como quando não estejam preenchidas as condições previstas no </w:t>
      </w:r>
      <w:r w:rsidR="00BE60E5">
        <w:t>n.º</w:t>
      </w:r>
      <w:r w:rsidR="5DD8553A">
        <w:t xml:space="preserve"> 3, nem seja reclamada a entrega dos animais nos prazos fixados, podem as câmaras municipais dispor livremente dos animais, tendo em conta a salvaguarda de quaisquer riscos sanitários para as pessoas ou outros animais.</w:t>
      </w:r>
    </w:p>
    <w:p w14:paraId="0FED3E2C" w14:textId="1E58B355" w:rsidR="00BD3EA2" w:rsidRDefault="00A25DFD" w:rsidP="00A25DFD">
      <w:pPr>
        <w:ind w:left="142" w:firstLine="0"/>
      </w:pPr>
      <w:r>
        <w:t>5 -</w:t>
      </w:r>
      <w:r w:rsidR="5DD8553A">
        <w:t xml:space="preserve"> Quando seja possível conhecer a identidade dos detentores dos animais de companhia capturados nos termos do artigo anterior, são aqueles notificados para os efeitos previstos no </w:t>
      </w:r>
      <w:r w:rsidRPr="00F95DCA">
        <w:rPr>
          <w:highlight w:val="cyan"/>
        </w:rPr>
        <w:t xml:space="preserve">n.º X do artigo </w:t>
      </w:r>
      <w:r w:rsidR="5DD8553A" w:rsidRPr="00F95DCA">
        <w:rPr>
          <w:highlight w:val="cyan"/>
        </w:rPr>
        <w:t>XXX</w:t>
      </w:r>
      <w:r w:rsidR="5DD8553A">
        <w:t>,</w:t>
      </w:r>
    </w:p>
    <w:p w14:paraId="6032E023" w14:textId="77BBDF99" w:rsidR="00963FF4" w:rsidRPr="005E2D3C" w:rsidRDefault="00BD3EA2" w:rsidP="00F95DCA">
      <w:pPr>
        <w:ind w:left="142" w:firstLine="0"/>
      </w:pPr>
      <w:r w:rsidRPr="00F95DCA">
        <w:rPr>
          <w:highlight w:val="yellow"/>
        </w:rPr>
        <w:t xml:space="preserve">6 </w:t>
      </w:r>
      <w:r w:rsidR="009D50D5" w:rsidRPr="00F95DCA">
        <w:rPr>
          <w:highlight w:val="yellow"/>
        </w:rPr>
        <w:t>–</w:t>
      </w:r>
      <w:r w:rsidRPr="00F95DCA">
        <w:rPr>
          <w:highlight w:val="yellow"/>
        </w:rPr>
        <w:t xml:space="preserve"> </w:t>
      </w:r>
      <w:r w:rsidR="00871625">
        <w:rPr>
          <w:highlight w:val="yellow"/>
        </w:rPr>
        <w:t>Após a</w:t>
      </w:r>
      <w:r w:rsidR="009D50D5" w:rsidRPr="00F95DCA">
        <w:rPr>
          <w:highlight w:val="yellow"/>
        </w:rPr>
        <w:t xml:space="preserve"> notificação prevista no </w:t>
      </w:r>
      <w:r w:rsidR="008C56A9">
        <w:rPr>
          <w:highlight w:val="yellow"/>
        </w:rPr>
        <w:t>número anterior</w:t>
      </w:r>
      <w:r w:rsidR="009D50D5" w:rsidRPr="00F95DCA">
        <w:rPr>
          <w:highlight w:val="yellow"/>
        </w:rPr>
        <w:t xml:space="preserve"> deve o MVM </w:t>
      </w:r>
      <w:r w:rsidR="001428A0">
        <w:rPr>
          <w:highlight w:val="yellow"/>
        </w:rPr>
        <w:t xml:space="preserve">ou o médico veterinário ao serviço do município </w:t>
      </w:r>
      <w:r w:rsidR="009D50D5" w:rsidRPr="00F95DCA">
        <w:rPr>
          <w:highlight w:val="yellow"/>
        </w:rPr>
        <w:t xml:space="preserve">remeter uma participação, contendo a referida notificação, acompanhada dos demais factos tidos por relevantes, </w:t>
      </w:r>
      <w:r w:rsidR="0085606E" w:rsidRPr="00F95DCA">
        <w:rPr>
          <w:highlight w:val="yellow"/>
        </w:rPr>
        <w:t>à Procuradoria da República do Ministério da Públic</w:t>
      </w:r>
      <w:r w:rsidR="00133F39" w:rsidRPr="00F95DCA">
        <w:rPr>
          <w:highlight w:val="yellow"/>
        </w:rPr>
        <w:t>o</w:t>
      </w:r>
      <w:r w:rsidR="0018142E">
        <w:rPr>
          <w:highlight w:val="yellow"/>
        </w:rPr>
        <w:t>,</w:t>
      </w:r>
      <w:r w:rsidR="00133F39" w:rsidRPr="00F95DCA">
        <w:rPr>
          <w:highlight w:val="yellow"/>
        </w:rPr>
        <w:t xml:space="preserve"> </w:t>
      </w:r>
      <w:r w:rsidR="00871625" w:rsidRPr="00F95DCA">
        <w:rPr>
          <w:highlight w:val="yellow"/>
        </w:rPr>
        <w:t>territorialmente competente</w:t>
      </w:r>
      <w:r w:rsidR="0018142E">
        <w:rPr>
          <w:highlight w:val="yellow"/>
        </w:rPr>
        <w:t>,</w:t>
      </w:r>
      <w:r w:rsidR="00871625" w:rsidRPr="00F95DCA">
        <w:rPr>
          <w:highlight w:val="yellow"/>
        </w:rPr>
        <w:t xml:space="preserve"> </w:t>
      </w:r>
      <w:r w:rsidR="00133F39" w:rsidRPr="00F95DCA">
        <w:rPr>
          <w:highlight w:val="yellow"/>
        </w:rPr>
        <w:t xml:space="preserve">para averiguação </w:t>
      </w:r>
      <w:r w:rsidR="00871625" w:rsidRPr="00F95DCA">
        <w:rPr>
          <w:highlight w:val="yellow"/>
        </w:rPr>
        <w:t>da eventual</w:t>
      </w:r>
      <w:r w:rsidR="00133F39" w:rsidRPr="00F95DCA">
        <w:rPr>
          <w:highlight w:val="yellow"/>
        </w:rPr>
        <w:t xml:space="preserve"> prática do crime de abandono </w:t>
      </w:r>
      <w:r w:rsidR="00871625" w:rsidRPr="00F95DCA">
        <w:rPr>
          <w:highlight w:val="yellow"/>
        </w:rPr>
        <w:t xml:space="preserve">de animais de companhia, nos termos e para os efeitos do artigo 388.º do Código Penal. </w:t>
      </w:r>
    </w:p>
    <w:p w14:paraId="54AD4F56" w14:textId="77777777" w:rsidR="0018142E" w:rsidRDefault="0018142E" w:rsidP="00F95DCA">
      <w:pPr>
        <w:ind w:left="142" w:firstLine="0"/>
      </w:pPr>
      <w:bookmarkStart w:id="481" w:name="_Toc223954486"/>
    </w:p>
    <w:p w14:paraId="0045554F" w14:textId="7D7DF667" w:rsidR="00C545D3" w:rsidRPr="00963FF4" w:rsidRDefault="00A626AB" w:rsidP="00F95DCA">
      <w:pPr>
        <w:pStyle w:val="Ttulo3"/>
      </w:pPr>
      <w:bookmarkStart w:id="482" w:name="_Toc233683124"/>
      <w:r w:rsidRPr="00963FF4">
        <w:t xml:space="preserve">Artigo </w:t>
      </w:r>
      <w:r w:rsidR="0018142E" w:rsidRPr="00963FF4">
        <w:t>9</w:t>
      </w:r>
      <w:r w:rsidR="00963FF4">
        <w:t>6</w:t>
      </w:r>
      <w:r w:rsidRPr="00963FF4">
        <w:t>.º</w:t>
      </w:r>
      <w:bookmarkEnd w:id="482"/>
    </w:p>
    <w:p w14:paraId="6B934202" w14:textId="360F213C" w:rsidR="005101CF" w:rsidRPr="00963FF4" w:rsidRDefault="00A626AB" w:rsidP="00F95DCA">
      <w:pPr>
        <w:pStyle w:val="Ttulo3"/>
      </w:pPr>
      <w:bookmarkStart w:id="483" w:name="_Toc233683125"/>
      <w:r w:rsidRPr="00963FF4">
        <w:t>Despesas</w:t>
      </w:r>
      <w:bookmarkEnd w:id="481"/>
      <w:bookmarkEnd w:id="483"/>
    </w:p>
    <w:p w14:paraId="7BE70248" w14:textId="6462B724" w:rsidR="005101CF" w:rsidRPr="005E2D3C" w:rsidRDefault="649A1643" w:rsidP="00F95DCA">
      <w:pPr>
        <w:ind w:left="142" w:firstLine="0"/>
      </w:pPr>
      <w:r>
        <w:t>1 -</w:t>
      </w:r>
      <w:r>
        <w:rPr>
          <w:rFonts w:eastAsia="Arial"/>
        </w:rPr>
        <w:t xml:space="preserve"> </w:t>
      </w:r>
      <w:commentRangeStart w:id="484"/>
      <w:r>
        <w:t xml:space="preserve">Todas as despesas de alimentação e alojamento durante o período de recolha no CRO ou em instalações externas devidamente autorizadas, </w:t>
      </w:r>
      <w:r w:rsidRPr="00F95DCA">
        <w:rPr>
          <w:strike/>
        </w:rPr>
        <w:t>bem como o pagamento das coimas correspondentes aos ilícitos contraordenacionais verificados</w:t>
      </w:r>
      <w:r>
        <w:t>, são da responsabilidade do titular do animal.</w:t>
      </w:r>
      <w:commentRangeEnd w:id="484"/>
      <w:r w:rsidR="002251E2" w:rsidRPr="005E2D3C">
        <w:rPr>
          <w:rStyle w:val="Refdecomentrio"/>
          <w:sz w:val="24"/>
          <w:szCs w:val="24"/>
        </w:rPr>
        <w:commentReference w:id="484"/>
      </w:r>
    </w:p>
    <w:p w14:paraId="7B3A3231" w14:textId="63562A62" w:rsidR="005101CF" w:rsidRPr="005E2D3C" w:rsidRDefault="001618A2" w:rsidP="00F95DCA">
      <w:pPr>
        <w:ind w:left="142" w:firstLine="0"/>
      </w:pPr>
      <w:r>
        <w:t xml:space="preserve">2 </w:t>
      </w:r>
      <w:r w:rsidR="0B861554">
        <w:t>-</w:t>
      </w:r>
      <w:r w:rsidR="0B861554">
        <w:rPr>
          <w:rFonts w:eastAsia="Arial"/>
        </w:rPr>
        <w:t xml:space="preserve"> </w:t>
      </w:r>
      <w:r w:rsidR="0B861554">
        <w:t xml:space="preserve">Quando não tenham sido pagas as despesas referidas no </w:t>
      </w:r>
      <w:r w:rsidR="008C56A9">
        <w:t>número anterior</w:t>
      </w:r>
      <w:r w:rsidR="0B861554">
        <w:t xml:space="preserve">, podem as câmaras municipais proceder à execução judicial da dívida. </w:t>
      </w:r>
    </w:p>
    <w:p w14:paraId="679D8809" w14:textId="77777777" w:rsidR="00010413" w:rsidRPr="005E2D3C" w:rsidRDefault="00010413" w:rsidP="00F95DCA"/>
    <w:p w14:paraId="649BDFF9" w14:textId="7BA4E4C3" w:rsidR="00C545D3" w:rsidRPr="00963FF4" w:rsidRDefault="00A626AB" w:rsidP="00F95DCA">
      <w:pPr>
        <w:pStyle w:val="Ttulo3"/>
      </w:pPr>
      <w:bookmarkStart w:id="485" w:name="_Toc223954487"/>
      <w:bookmarkStart w:id="486" w:name="_Toc233683126"/>
      <w:r w:rsidRPr="00963FF4">
        <w:t>Artigo 9</w:t>
      </w:r>
      <w:r w:rsidR="00963FF4">
        <w:t>7</w:t>
      </w:r>
      <w:r w:rsidRPr="00963FF4">
        <w:t>.º</w:t>
      </w:r>
      <w:bookmarkEnd w:id="486"/>
    </w:p>
    <w:p w14:paraId="7C7B0DC4" w14:textId="57953E16" w:rsidR="005101CF" w:rsidRPr="00963FF4" w:rsidRDefault="0B861554" w:rsidP="00F95DCA">
      <w:pPr>
        <w:pStyle w:val="Ttulo3"/>
      </w:pPr>
      <w:bookmarkStart w:id="487" w:name="_Toc233683127"/>
      <w:r w:rsidRPr="00963FF4">
        <w:t>Captura compulsiva de animais</w:t>
      </w:r>
      <w:bookmarkEnd w:id="485"/>
      <w:bookmarkEnd w:id="487"/>
    </w:p>
    <w:p w14:paraId="1E3B3CD7" w14:textId="6940301E" w:rsidR="0B861554" w:rsidRPr="005E2D3C" w:rsidRDefault="00260C3D" w:rsidP="00F95DCA">
      <w:pPr>
        <w:ind w:left="142" w:firstLine="0"/>
      </w:pPr>
      <w:r>
        <w:t xml:space="preserve">1 </w:t>
      </w:r>
      <w:r w:rsidR="0B861554">
        <w:t>-</w:t>
      </w:r>
      <w:r w:rsidR="0B861554">
        <w:rPr>
          <w:rFonts w:eastAsia="Arial"/>
        </w:rPr>
        <w:t xml:space="preserve"> </w:t>
      </w:r>
      <w:r w:rsidR="0B861554">
        <w:t xml:space="preserve">Quando os métodos de captura referidos </w:t>
      </w:r>
      <w:r>
        <w:t xml:space="preserve">no </w:t>
      </w:r>
      <w:r w:rsidRPr="00F95DCA">
        <w:rPr>
          <w:highlight w:val="cyan"/>
        </w:rPr>
        <w:t>artigo XX</w:t>
      </w:r>
      <w:r w:rsidR="0B861554">
        <w:t xml:space="preserve"> não sejam suficientes e esteja em causa risco grave para a saúde e a segurança públicas, bem como para o bem-estar dos animais de companhia, </w:t>
      </w:r>
      <w:r w:rsidR="0B861554" w:rsidRPr="00F95DCA">
        <w:rPr>
          <w:highlight w:val="yellow"/>
        </w:rPr>
        <w:t xml:space="preserve">podem as câmaras municipais solicitar </w:t>
      </w:r>
      <w:r w:rsidR="0093423F" w:rsidRPr="00F95DCA">
        <w:rPr>
          <w:highlight w:val="yellow"/>
        </w:rPr>
        <w:t xml:space="preserve">o </w:t>
      </w:r>
      <w:r w:rsidR="0B861554" w:rsidRPr="00F95DCA">
        <w:rPr>
          <w:highlight w:val="yellow"/>
        </w:rPr>
        <w:t xml:space="preserve">apoio </w:t>
      </w:r>
      <w:r w:rsidR="0093423F" w:rsidRPr="00F95DCA">
        <w:rPr>
          <w:highlight w:val="yellow"/>
        </w:rPr>
        <w:t xml:space="preserve">técnico </w:t>
      </w:r>
      <w:r w:rsidR="0B861554" w:rsidRPr="00F95DCA">
        <w:rPr>
          <w:highlight w:val="yellow"/>
        </w:rPr>
        <w:t>da DGAV.</w:t>
      </w:r>
    </w:p>
    <w:p w14:paraId="34B88716" w14:textId="5EB8178B" w:rsidR="2CB55BED" w:rsidRPr="005E2D3C" w:rsidRDefault="2CB55BED" w:rsidP="00F95DCA">
      <w:pPr>
        <w:ind w:left="142" w:firstLine="0"/>
      </w:pPr>
      <w:r>
        <w:lastRenderedPageBreak/>
        <w:t xml:space="preserve">2 - Nos casos previstos no </w:t>
      </w:r>
      <w:r w:rsidR="008C56A9">
        <w:t>número anterior</w:t>
      </w:r>
      <w:r>
        <w:t xml:space="preserve">, cabe às câmaras municipais demonstrar os métodos já utilizados e propor um plano de captura extraordinário, de acordo com o modelo a definir pela DGAV. </w:t>
      </w:r>
    </w:p>
    <w:p w14:paraId="025DFFA0" w14:textId="4C0FE40E" w:rsidR="73C0FD60" w:rsidRPr="005E2D3C" w:rsidRDefault="73C0FD60" w:rsidP="00F95DCA">
      <w:pPr>
        <w:ind w:left="142" w:firstLine="0"/>
      </w:pPr>
      <w:r>
        <w:t xml:space="preserve">3 - No exercício das suas competências e atribuições de vigilância epidemiológica e de luta contra a raiva animal e outras zoonoses, nos casos em que não sejam exequíveis os métodos de captura referidos </w:t>
      </w:r>
      <w:r w:rsidRPr="00F95DCA">
        <w:rPr>
          <w:highlight w:val="cyan"/>
        </w:rPr>
        <w:t xml:space="preserve">no n.º 1 do artigo </w:t>
      </w:r>
      <w:r w:rsidR="007B3BBA" w:rsidRPr="00F95DCA">
        <w:rPr>
          <w:highlight w:val="cyan"/>
        </w:rPr>
        <w:t>XX.</w:t>
      </w:r>
      <w:r w:rsidRPr="00F95DCA">
        <w:rPr>
          <w:highlight w:val="cyan"/>
        </w:rPr>
        <w:t>º</w:t>
      </w:r>
      <w:r>
        <w:t xml:space="preserve">, pode a DGV determinar a captura ou eliminação dos cães ou gatos que deambulem em quaisquer zonas, devendo anunciar previamente, </w:t>
      </w:r>
      <w:r w:rsidRPr="00F95DCA">
        <w:rPr>
          <w:highlight w:val="yellow"/>
        </w:rPr>
        <w:t xml:space="preserve">por intermédio das </w:t>
      </w:r>
      <w:r w:rsidR="00D164C9" w:rsidRPr="00F95DCA">
        <w:rPr>
          <w:highlight w:val="yellow"/>
        </w:rPr>
        <w:t>direções de serviços de alimentação e veterinária regionais (</w:t>
      </w:r>
      <w:r w:rsidRPr="00F95DCA">
        <w:rPr>
          <w:highlight w:val="yellow"/>
        </w:rPr>
        <w:t>D</w:t>
      </w:r>
      <w:r w:rsidR="00822636" w:rsidRPr="00F95DCA">
        <w:rPr>
          <w:highlight w:val="yellow"/>
        </w:rPr>
        <w:t>SAVR</w:t>
      </w:r>
      <w:r w:rsidR="00D164C9">
        <w:t>)</w:t>
      </w:r>
      <w:r>
        <w:t xml:space="preserve"> e por editais a afixar nos locais públicos d</w:t>
      </w:r>
      <w:r w:rsidR="00E31B79">
        <w:t>e</w:t>
      </w:r>
      <w:r>
        <w:t xml:space="preserve"> costume, com pelo menos oito dias de antecedência, </w:t>
      </w:r>
      <w:r w:rsidR="00E31B79" w:rsidRPr="00F95DCA">
        <w:rPr>
          <w:highlight w:val="yellow"/>
        </w:rPr>
        <w:t>anunciando</w:t>
      </w:r>
      <w:r w:rsidR="00E31B79">
        <w:t xml:space="preserve"> </w:t>
      </w:r>
      <w:r>
        <w:t>quais as áreas e os dias em que terão lugar a prática de tais medidas.</w:t>
      </w:r>
    </w:p>
    <w:p w14:paraId="089DFB65" w14:textId="1F4A302F" w:rsidR="005101CF" w:rsidRPr="005E2D3C" w:rsidRDefault="2DEF1C43" w:rsidP="00F95DCA">
      <w:pPr>
        <w:ind w:left="142" w:firstLine="0"/>
      </w:pPr>
      <w:r>
        <w:t xml:space="preserve">4 </w:t>
      </w:r>
      <w:r w:rsidR="00822636">
        <w:t xml:space="preserve">- </w:t>
      </w:r>
      <w:r>
        <w:t xml:space="preserve">Para a execução do plano previsto no </w:t>
      </w:r>
      <w:r w:rsidR="008C56A9">
        <w:t>número anterior</w:t>
      </w:r>
      <w:r>
        <w:t xml:space="preserve">, as câmaras municipais podem solicitar a colaboração de todas as autoridades e entidades para tal expressamente solicitadas, com especial referência para a DGAV, GNR, PSP, Polícia Marítima e Autoridade Nacional de Emergência e Proteção Civil. </w:t>
      </w:r>
    </w:p>
    <w:p w14:paraId="2FC1F3DC" w14:textId="2795D0E0" w:rsidR="005101CF" w:rsidRPr="005E2D3C" w:rsidRDefault="2477CCD9" w:rsidP="00F95DCA">
      <w:pPr>
        <w:ind w:left="142" w:firstLine="0"/>
      </w:pPr>
      <w:r>
        <w:t xml:space="preserve">5 </w:t>
      </w:r>
      <w:r w:rsidR="00E6594C">
        <w:t xml:space="preserve">- </w:t>
      </w:r>
      <w:r>
        <w:t xml:space="preserve">As medidas a que se refere o </w:t>
      </w:r>
      <w:r w:rsidR="00BE60E5">
        <w:t>n.º</w:t>
      </w:r>
      <w:r w:rsidR="00E6594C">
        <w:t xml:space="preserve"> 1</w:t>
      </w:r>
      <w:r>
        <w:t xml:space="preserve"> devem ser anunciadas, pelas diversas formas legalmente admitidas e executadas pelas entidades policiais, </w:t>
      </w:r>
      <w:r w:rsidRPr="00F95DCA">
        <w:rPr>
          <w:highlight w:val="yellow"/>
        </w:rPr>
        <w:t xml:space="preserve">devendo salvaguardar a segurança das populações humana e animal e </w:t>
      </w:r>
      <w:r w:rsidR="00717F7B" w:rsidRPr="00F95DCA">
        <w:rPr>
          <w:highlight w:val="yellow"/>
        </w:rPr>
        <w:t>adequar a sua atuação de modo a causar o mínimo</w:t>
      </w:r>
      <w:r w:rsidRPr="00F95DCA">
        <w:rPr>
          <w:highlight w:val="yellow"/>
        </w:rPr>
        <w:t xml:space="preserve"> sofrimento dos animais.</w:t>
      </w:r>
      <w:r>
        <w:t xml:space="preserve"> </w:t>
      </w:r>
    </w:p>
    <w:p w14:paraId="60214CEF" w14:textId="4F51A3DB" w:rsidR="73C0FD60" w:rsidRPr="00F95DCA" w:rsidRDefault="73C0FD60" w:rsidP="00F95DCA">
      <w:pPr>
        <w:jc w:val="center"/>
        <w:rPr>
          <w:b/>
          <w:bCs/>
          <w:color w:val="FF0000"/>
        </w:rPr>
      </w:pPr>
    </w:p>
    <w:p w14:paraId="4944EDF9" w14:textId="61EA2867" w:rsidR="00C545D3" w:rsidRPr="00F95DCA" w:rsidRDefault="21ED47F0" w:rsidP="00F95DCA">
      <w:pPr>
        <w:pStyle w:val="Ttulo2"/>
        <w:ind w:right="0"/>
      </w:pPr>
      <w:bookmarkStart w:id="488" w:name="_Toc223954488"/>
      <w:bookmarkStart w:id="489" w:name="_Toc233683128"/>
      <w:r w:rsidRPr="00F95DCA">
        <w:t>SECÇÃO V</w:t>
      </w:r>
      <w:bookmarkEnd w:id="489"/>
    </w:p>
    <w:p w14:paraId="4386CDE4" w14:textId="2961DC70" w:rsidR="005101CF" w:rsidRPr="00963FF4" w:rsidRDefault="3B27B3FA" w:rsidP="00F95DCA">
      <w:pPr>
        <w:pStyle w:val="Ttulo2"/>
        <w:ind w:right="0"/>
        <w:rPr>
          <w:color w:val="FF0000"/>
        </w:rPr>
      </w:pPr>
      <w:bookmarkStart w:id="490" w:name="_Toc233683129"/>
      <w:r w:rsidRPr="00F95DCA">
        <w:t xml:space="preserve">Animais </w:t>
      </w:r>
      <w:commentRangeStart w:id="491"/>
      <w:r w:rsidRPr="00F95DCA">
        <w:t>capturado</w:t>
      </w:r>
      <w:commentRangeEnd w:id="491"/>
      <w:r w:rsidR="00963FF4" w:rsidRPr="00F95DCA">
        <w:rPr>
          <w:rStyle w:val="Refdecomentrio"/>
          <w:sz w:val="24"/>
          <w:szCs w:val="24"/>
        </w:rPr>
        <w:commentReference w:id="491"/>
      </w:r>
      <w:r w:rsidRPr="00F95DCA">
        <w:t>s</w:t>
      </w:r>
      <w:bookmarkEnd w:id="488"/>
      <w:bookmarkEnd w:id="490"/>
    </w:p>
    <w:p w14:paraId="25405F18" w14:textId="77777777" w:rsidR="00FA0DD5" w:rsidRPr="00F95DCA" w:rsidRDefault="00FA0DD5" w:rsidP="00F95DCA">
      <w:pPr>
        <w:jc w:val="center"/>
        <w:rPr>
          <w:b/>
          <w:bCs/>
          <w:color w:val="FF0000"/>
        </w:rPr>
      </w:pPr>
    </w:p>
    <w:p w14:paraId="396A7C58" w14:textId="6F1CE75C" w:rsidR="00C545D3" w:rsidRPr="00963FF4" w:rsidRDefault="5B214B53" w:rsidP="00F95DCA">
      <w:pPr>
        <w:pStyle w:val="Ttulo3"/>
        <w:ind w:right="0"/>
      </w:pPr>
      <w:bookmarkStart w:id="492" w:name="_Toc223954489"/>
      <w:bookmarkStart w:id="493" w:name="_Toc233683130"/>
      <w:commentRangeStart w:id="494"/>
      <w:r w:rsidRPr="00963FF4">
        <w:t>Artigo 9</w:t>
      </w:r>
      <w:r w:rsidR="00963FF4">
        <w:t>8</w:t>
      </w:r>
      <w:r w:rsidR="00717F7B">
        <w:t>.º</w:t>
      </w:r>
      <w:bookmarkEnd w:id="493"/>
    </w:p>
    <w:p w14:paraId="758C7D90" w14:textId="2A528071" w:rsidR="005101CF" w:rsidRPr="00F95DCA" w:rsidRDefault="2250446B" w:rsidP="00F95DCA">
      <w:pPr>
        <w:pStyle w:val="Ttulo3"/>
        <w:ind w:right="0"/>
      </w:pPr>
      <w:bookmarkStart w:id="495" w:name="_Toc233683131"/>
      <w:r w:rsidRPr="00963FF4">
        <w:t>Destino dos animais</w:t>
      </w:r>
      <w:bookmarkEnd w:id="492"/>
      <w:bookmarkEnd w:id="495"/>
      <w:commentRangeEnd w:id="494"/>
      <w:r w:rsidR="00963FF4" w:rsidRPr="00F95DCA">
        <w:rPr>
          <w:rStyle w:val="Refdecomentrio"/>
          <w:sz w:val="24"/>
          <w:szCs w:val="24"/>
        </w:rPr>
        <w:commentReference w:id="494"/>
      </w:r>
    </w:p>
    <w:p w14:paraId="26AB27BA" w14:textId="66D068FC" w:rsidR="005101CF" w:rsidRPr="005E2D3C" w:rsidRDefault="13EADC82" w:rsidP="00F95DCA">
      <w:pPr>
        <w:ind w:left="142" w:firstLine="0"/>
        <w:rPr>
          <w:color w:val="FF0000"/>
        </w:rPr>
      </w:pPr>
      <w:r>
        <w:rPr>
          <w:color w:val="auto"/>
        </w:rPr>
        <w:t>1 -</w:t>
      </w:r>
      <w:r>
        <w:rPr>
          <w:rFonts w:eastAsia="Arial"/>
          <w:color w:val="auto"/>
        </w:rPr>
        <w:t xml:space="preserve"> </w:t>
      </w:r>
      <w:r>
        <w:rPr>
          <w:color w:val="auto"/>
        </w:rPr>
        <w:t>Aos animais capturados ou recolhidos no CRO pode ser dado o seguinte destino:</w:t>
      </w:r>
    </w:p>
    <w:p w14:paraId="7229A43A" w14:textId="001F916C" w:rsidR="005101CF" w:rsidRPr="005E2D3C" w:rsidRDefault="3C992370" w:rsidP="00F95DCA">
      <w:pPr>
        <w:rPr>
          <w:color w:val="auto"/>
        </w:rPr>
      </w:pPr>
      <w:r>
        <w:rPr>
          <w:color w:val="auto"/>
        </w:rPr>
        <w:t>a) Restituição aos titulares ou detentores;</w:t>
      </w:r>
    </w:p>
    <w:p w14:paraId="46C12EB9" w14:textId="1CD94578" w:rsidR="005101CF" w:rsidRPr="005E2D3C" w:rsidRDefault="77BA3DD1" w:rsidP="00F95DCA">
      <w:pPr>
        <w:rPr>
          <w:color w:val="auto"/>
        </w:rPr>
      </w:pPr>
      <w:r>
        <w:rPr>
          <w:color w:val="auto"/>
        </w:rPr>
        <w:t>b) Transmissão a Associações Zoófilas;</w:t>
      </w:r>
    </w:p>
    <w:p w14:paraId="5A6D4AC3" w14:textId="21554D97" w:rsidR="005101CF" w:rsidRPr="005E2D3C" w:rsidRDefault="4D22A10B" w:rsidP="00F95DCA">
      <w:pPr>
        <w:rPr>
          <w:color w:val="auto"/>
        </w:rPr>
      </w:pPr>
      <w:r>
        <w:rPr>
          <w:color w:val="auto"/>
        </w:rPr>
        <w:t>c) Colocação em Lares de Acolhimento;</w:t>
      </w:r>
    </w:p>
    <w:p w14:paraId="1053EF73" w14:textId="20E9354D" w:rsidR="005101CF" w:rsidRPr="005E2D3C" w:rsidRDefault="1DFBA11F" w:rsidP="00F95DCA">
      <w:pPr>
        <w:rPr>
          <w:color w:val="auto"/>
        </w:rPr>
      </w:pPr>
      <w:r>
        <w:rPr>
          <w:color w:val="auto"/>
        </w:rPr>
        <w:t>d) Adoção;</w:t>
      </w:r>
    </w:p>
    <w:p w14:paraId="58B803D1" w14:textId="52B590B5" w:rsidR="005101CF" w:rsidRPr="005E2D3C" w:rsidRDefault="3BB00E0C" w:rsidP="00F95DCA">
      <w:pPr>
        <w:rPr>
          <w:color w:val="auto"/>
        </w:rPr>
      </w:pPr>
      <w:commentRangeStart w:id="496"/>
      <w:r>
        <w:rPr>
          <w:color w:val="auto"/>
        </w:rPr>
        <w:lastRenderedPageBreak/>
        <w:t>e) Entrega temporária a Fiel Depositário.</w:t>
      </w:r>
      <w:commentRangeEnd w:id="496"/>
      <w:r w:rsidR="002251E2" w:rsidRPr="005E2D3C">
        <w:rPr>
          <w:rStyle w:val="Refdecomentrio"/>
          <w:color w:val="auto"/>
          <w:sz w:val="24"/>
          <w:szCs w:val="24"/>
        </w:rPr>
        <w:commentReference w:id="496"/>
      </w:r>
    </w:p>
    <w:p w14:paraId="29B9F26D" w14:textId="603108E3" w:rsidR="005101CF" w:rsidRPr="005E2D3C" w:rsidRDefault="1C6E1680" w:rsidP="00F95DCA">
      <w:pPr>
        <w:ind w:left="142" w:firstLine="0"/>
        <w:rPr>
          <w:color w:val="auto"/>
        </w:rPr>
      </w:pPr>
      <w:r>
        <w:rPr>
          <w:color w:val="auto"/>
        </w:rPr>
        <w:t xml:space="preserve">2 - Os animais capturados ou recolhidos nos termos do </w:t>
      </w:r>
      <w:r w:rsidRPr="00F95DCA">
        <w:rPr>
          <w:color w:val="auto"/>
          <w:highlight w:val="cyan"/>
        </w:rPr>
        <w:t>n.º 1 do artigo 70.º</w:t>
      </w:r>
      <w:r>
        <w:rPr>
          <w:color w:val="auto"/>
        </w:rPr>
        <w:t xml:space="preserve"> só podem ser entregues desde que: </w:t>
      </w:r>
    </w:p>
    <w:p w14:paraId="5D9615D7" w14:textId="37DF597D" w:rsidR="005101CF" w:rsidRPr="00F95DCA" w:rsidRDefault="13EADC82" w:rsidP="00F95DCA">
      <w:pPr>
        <w:pStyle w:val="PargrafodaLista"/>
        <w:numPr>
          <w:ilvl w:val="0"/>
          <w:numId w:val="294"/>
        </w:numPr>
        <w:rPr>
          <w:color w:val="auto"/>
        </w:rPr>
      </w:pPr>
      <w:r w:rsidRPr="00F95DCA">
        <w:rPr>
          <w:color w:val="auto"/>
        </w:rPr>
        <w:t xml:space="preserve">Se encontrem cumpridas as disposições previstas no presente diploma no que se refere, nomeadamente, à identificação e registo, aos requisitos sanitários e às normas de bem-estar animal; </w:t>
      </w:r>
    </w:p>
    <w:p w14:paraId="0B70700E" w14:textId="2F3C214C" w:rsidR="006B2303" w:rsidRPr="00F95DCA" w:rsidRDefault="13EADC82" w:rsidP="00F95DCA">
      <w:pPr>
        <w:pStyle w:val="PargrafodaLista"/>
        <w:numPr>
          <w:ilvl w:val="0"/>
          <w:numId w:val="294"/>
        </w:numPr>
        <w:rPr>
          <w:color w:val="auto"/>
        </w:rPr>
      </w:pPr>
      <w:r w:rsidRPr="00F95DCA">
        <w:rPr>
          <w:color w:val="auto"/>
        </w:rPr>
        <w:t xml:space="preserve">Se mostrem pagas as despesas de manutenção dos animais no período de permanência no centro de recolha oficial; </w:t>
      </w:r>
    </w:p>
    <w:p w14:paraId="13F2C16D" w14:textId="1C504A7B" w:rsidR="005101CF" w:rsidRPr="00F95DCA" w:rsidRDefault="13EADC82" w:rsidP="00F95DCA">
      <w:pPr>
        <w:pStyle w:val="PargrafodaLista"/>
        <w:numPr>
          <w:ilvl w:val="0"/>
          <w:numId w:val="294"/>
        </w:numPr>
        <w:rPr>
          <w:color w:val="auto"/>
        </w:rPr>
      </w:pPr>
      <w:r w:rsidRPr="00F95DCA">
        <w:rPr>
          <w:color w:val="auto"/>
        </w:rPr>
        <w:t xml:space="preserve">Se encontrem cumpridos os procedimentos legalmente exigidos, no caso de animais perigosos ou potencialmente perigosos. </w:t>
      </w:r>
    </w:p>
    <w:p w14:paraId="62F3362E" w14:textId="7DF38575" w:rsidR="005101CF" w:rsidRPr="001428A0" w:rsidRDefault="0EEF4F65" w:rsidP="00F95DCA">
      <w:pPr>
        <w:spacing w:line="360" w:lineRule="auto"/>
        <w:ind w:left="142" w:firstLine="0"/>
        <w:rPr>
          <w:color w:val="auto"/>
        </w:rPr>
      </w:pPr>
      <w:r w:rsidRPr="00F95DCA">
        <w:rPr>
          <w:color w:val="auto"/>
        </w:rPr>
        <w:t>3</w:t>
      </w:r>
      <w:r w:rsidR="0046239E" w:rsidRPr="00F95DCA">
        <w:rPr>
          <w:color w:val="auto"/>
        </w:rPr>
        <w:t xml:space="preserve"> </w:t>
      </w:r>
      <w:r w:rsidRPr="00F95DCA">
        <w:rPr>
          <w:color w:val="auto"/>
        </w:rPr>
        <w:t>-</w:t>
      </w:r>
      <w:r w:rsidRPr="00F95DCA">
        <w:rPr>
          <w:rFonts w:eastAsia="Arial"/>
          <w:color w:val="auto"/>
        </w:rPr>
        <w:t xml:space="preserve"> </w:t>
      </w:r>
      <w:r w:rsidRPr="001428A0">
        <w:rPr>
          <w:color w:val="auto"/>
        </w:rPr>
        <w:t xml:space="preserve">Os municípios, mediante parecer obrigatório e vinculativo </w:t>
      </w:r>
      <w:r w:rsidRPr="00F95DCA">
        <w:rPr>
          <w:color w:val="auto"/>
          <w:highlight w:val="yellow"/>
        </w:rPr>
        <w:t>do MVM</w:t>
      </w:r>
      <w:r w:rsidR="0046239E" w:rsidRPr="00F95DCA">
        <w:rPr>
          <w:color w:val="auto"/>
          <w:highlight w:val="yellow"/>
        </w:rPr>
        <w:t xml:space="preserve"> ou do médico veterinário ao serviço do município</w:t>
      </w:r>
      <w:r w:rsidRPr="001428A0">
        <w:rPr>
          <w:color w:val="auto"/>
        </w:rPr>
        <w:t xml:space="preserve">, podem nos termos do disposto no </w:t>
      </w:r>
      <w:r w:rsidR="00BE60E5">
        <w:rPr>
          <w:color w:val="auto"/>
        </w:rPr>
        <w:t>n.º</w:t>
      </w:r>
      <w:r w:rsidR="006E0911" w:rsidRPr="001428A0">
        <w:rPr>
          <w:color w:val="auto"/>
        </w:rPr>
        <w:t xml:space="preserve"> </w:t>
      </w:r>
      <w:r w:rsidRPr="001428A0">
        <w:rPr>
          <w:color w:val="auto"/>
        </w:rPr>
        <w:t xml:space="preserve">1, dispor dos seguintes animais: </w:t>
      </w:r>
    </w:p>
    <w:p w14:paraId="30C85663" w14:textId="3E9AFDBA" w:rsidR="005101CF" w:rsidRPr="001428A0" w:rsidRDefault="1CF4CADC" w:rsidP="00F95DCA">
      <w:pPr>
        <w:pStyle w:val="PargrafodaLista"/>
        <w:numPr>
          <w:ilvl w:val="0"/>
          <w:numId w:val="295"/>
        </w:numPr>
        <w:spacing w:line="360" w:lineRule="auto"/>
      </w:pPr>
      <w:r w:rsidRPr="001428A0">
        <w:t>Aqueles que não sejam reclamados após a notificação do titular;</w:t>
      </w:r>
    </w:p>
    <w:p w14:paraId="27727CC5" w14:textId="36ED1B5C" w:rsidR="005101CF" w:rsidRPr="00F95DCA" w:rsidRDefault="5B37D911" w:rsidP="00F95DCA">
      <w:pPr>
        <w:pStyle w:val="PargrafodaLista"/>
        <w:numPr>
          <w:ilvl w:val="0"/>
          <w:numId w:val="295"/>
        </w:numPr>
        <w:spacing w:line="360" w:lineRule="auto"/>
        <w:rPr>
          <w:color w:val="auto"/>
        </w:rPr>
      </w:pPr>
      <w:r w:rsidRPr="00F95DCA">
        <w:rPr>
          <w:color w:val="auto"/>
        </w:rPr>
        <w:t xml:space="preserve">Aqueles a que não seja dado destino, conforme estabelecido no </w:t>
      </w:r>
      <w:r w:rsidR="00BE60E5">
        <w:rPr>
          <w:color w:val="auto"/>
        </w:rPr>
        <w:t>n.º</w:t>
      </w:r>
      <w:r w:rsidR="00BD796F">
        <w:rPr>
          <w:color w:val="auto"/>
        </w:rPr>
        <w:t xml:space="preserve"> </w:t>
      </w:r>
      <w:r w:rsidRPr="00F95DCA">
        <w:rPr>
          <w:color w:val="auto"/>
        </w:rPr>
        <w:t xml:space="preserve">1ou após a recolha do animal; </w:t>
      </w:r>
      <w:commentRangeStart w:id="497"/>
      <w:commentRangeEnd w:id="497"/>
      <w:r w:rsidR="002251E2" w:rsidRPr="00F95DCA">
        <w:rPr>
          <w:rStyle w:val="Refdecomentrio"/>
          <w:color w:val="auto"/>
          <w:sz w:val="24"/>
          <w:szCs w:val="24"/>
        </w:rPr>
        <w:commentReference w:id="497"/>
      </w:r>
    </w:p>
    <w:p w14:paraId="6E296748" w14:textId="3757A54F" w:rsidR="005101CF" w:rsidRPr="00F95DCA" w:rsidRDefault="00F17956" w:rsidP="00F95DCA">
      <w:pPr>
        <w:pStyle w:val="PargrafodaLista"/>
        <w:numPr>
          <w:ilvl w:val="0"/>
          <w:numId w:val="295"/>
        </w:numPr>
        <w:spacing w:line="360" w:lineRule="auto"/>
        <w:rPr>
          <w:color w:val="auto"/>
        </w:rPr>
      </w:pPr>
      <w:r w:rsidRPr="00F95DCA">
        <w:rPr>
          <w:color w:val="auto"/>
        </w:rPr>
        <w:t>A</w:t>
      </w:r>
      <w:r w:rsidR="04B913EB" w:rsidRPr="00F95DCA">
        <w:rPr>
          <w:color w:val="auto"/>
        </w:rPr>
        <w:t xml:space="preserve">queles cujo detentor não é identificado, decorrido o prazo referido no n.º 2 do artigo 72.º; </w:t>
      </w:r>
    </w:p>
    <w:p w14:paraId="6DCC7702" w14:textId="60C3FDD6" w:rsidR="005101CF" w:rsidRPr="00674144" w:rsidRDefault="007031F3" w:rsidP="00F95DCA">
      <w:pPr>
        <w:spacing w:line="360" w:lineRule="auto"/>
        <w:ind w:left="142" w:firstLine="0"/>
        <w:rPr>
          <w:color w:val="FF0000"/>
        </w:rPr>
      </w:pPr>
      <w:r w:rsidRPr="00F95DCA">
        <w:rPr>
          <w:rStyle w:val="cf01"/>
          <w:rFonts w:ascii="Garamond" w:hAnsi="Garamond"/>
          <w:sz w:val="24"/>
          <w:szCs w:val="24"/>
          <w:highlight w:val="yellow"/>
        </w:rPr>
        <w:t xml:space="preserve">4 </w:t>
      </w:r>
      <w:r w:rsidR="00507CA1" w:rsidRPr="00F95DCA">
        <w:rPr>
          <w:rStyle w:val="cf01"/>
          <w:rFonts w:ascii="Garamond" w:hAnsi="Garamond"/>
          <w:sz w:val="24"/>
          <w:szCs w:val="24"/>
          <w:highlight w:val="yellow"/>
        </w:rPr>
        <w:t xml:space="preserve">- </w:t>
      </w:r>
      <w:r w:rsidRPr="00F95DCA">
        <w:rPr>
          <w:rStyle w:val="cf01"/>
          <w:rFonts w:ascii="Garamond" w:hAnsi="Garamond"/>
          <w:sz w:val="24"/>
          <w:szCs w:val="24"/>
          <w:highlight w:val="yellow"/>
        </w:rPr>
        <w:t>F</w:t>
      </w:r>
      <w:r w:rsidR="00507CA1" w:rsidRPr="00F95DCA">
        <w:rPr>
          <w:rStyle w:val="cf01"/>
          <w:rFonts w:ascii="Garamond" w:hAnsi="Garamond"/>
          <w:sz w:val="24"/>
          <w:szCs w:val="24"/>
          <w:highlight w:val="yellow"/>
        </w:rPr>
        <w:t>indo o prazo de reclamação</w:t>
      </w:r>
      <w:r w:rsidRPr="00F95DCA">
        <w:rPr>
          <w:rStyle w:val="cf01"/>
          <w:rFonts w:ascii="Garamond" w:hAnsi="Garamond"/>
          <w:sz w:val="24"/>
          <w:szCs w:val="24"/>
          <w:highlight w:val="yellow"/>
        </w:rPr>
        <w:t xml:space="preserve">, </w:t>
      </w:r>
      <w:r w:rsidR="00507CA1" w:rsidRPr="00F95DCA">
        <w:rPr>
          <w:rStyle w:val="cf01"/>
          <w:rFonts w:ascii="Garamond" w:hAnsi="Garamond"/>
          <w:sz w:val="24"/>
          <w:szCs w:val="24"/>
          <w:highlight w:val="yellow"/>
        </w:rPr>
        <w:t xml:space="preserve">previsto no </w:t>
      </w:r>
      <w:r w:rsidRPr="00F95DCA">
        <w:rPr>
          <w:rStyle w:val="cf01"/>
          <w:rFonts w:ascii="Garamond" w:hAnsi="Garamond"/>
          <w:sz w:val="24"/>
          <w:szCs w:val="24"/>
          <w:highlight w:val="yellow"/>
        </w:rPr>
        <w:t>artigo XX, os anim</w:t>
      </w:r>
      <w:r w:rsidR="00507CA1" w:rsidRPr="00F95DCA">
        <w:rPr>
          <w:rStyle w:val="cf01"/>
          <w:rFonts w:ascii="Garamond" w:hAnsi="Garamond"/>
          <w:sz w:val="24"/>
          <w:szCs w:val="24"/>
          <w:highlight w:val="yellow"/>
        </w:rPr>
        <w:t>ais</w:t>
      </w:r>
      <w:r w:rsidR="007D67F5" w:rsidRPr="00F95DCA">
        <w:rPr>
          <w:rStyle w:val="cf01"/>
          <w:rFonts w:ascii="Garamond" w:hAnsi="Garamond"/>
          <w:sz w:val="24"/>
          <w:szCs w:val="24"/>
          <w:highlight w:val="yellow"/>
        </w:rPr>
        <w:t xml:space="preserve"> previsto na alínea b) do </w:t>
      </w:r>
      <w:r w:rsidR="008C56A9">
        <w:rPr>
          <w:rStyle w:val="cf01"/>
          <w:rFonts w:ascii="Garamond" w:hAnsi="Garamond"/>
          <w:sz w:val="24"/>
          <w:szCs w:val="24"/>
          <w:highlight w:val="yellow"/>
        </w:rPr>
        <w:t>número anterior</w:t>
      </w:r>
      <w:r w:rsidR="007D67F5" w:rsidRPr="00F95DCA">
        <w:rPr>
          <w:rStyle w:val="cf01"/>
          <w:rFonts w:ascii="Garamond" w:hAnsi="Garamond"/>
          <w:sz w:val="24"/>
          <w:szCs w:val="24"/>
          <w:highlight w:val="yellow"/>
        </w:rPr>
        <w:t>,</w:t>
      </w:r>
      <w:r w:rsidR="00507CA1" w:rsidRPr="00F95DCA">
        <w:rPr>
          <w:rStyle w:val="cf01"/>
          <w:rFonts w:ascii="Garamond" w:hAnsi="Garamond"/>
          <w:sz w:val="24"/>
          <w:szCs w:val="24"/>
          <w:highlight w:val="yellow"/>
        </w:rPr>
        <w:t xml:space="preserve"> podem, sob parecer obrigatório do </w:t>
      </w:r>
      <w:r w:rsidR="001428A0" w:rsidRPr="00F95DCA">
        <w:rPr>
          <w:rStyle w:val="cf01"/>
          <w:rFonts w:ascii="Garamond" w:hAnsi="Garamond"/>
          <w:sz w:val="24"/>
          <w:szCs w:val="24"/>
          <w:highlight w:val="yellow"/>
        </w:rPr>
        <w:t xml:space="preserve">MVM ou do </w:t>
      </w:r>
      <w:r w:rsidR="00507CA1" w:rsidRPr="00F95DCA">
        <w:rPr>
          <w:rStyle w:val="cf01"/>
          <w:rFonts w:ascii="Garamond" w:hAnsi="Garamond"/>
          <w:sz w:val="24"/>
          <w:szCs w:val="24"/>
          <w:highlight w:val="yellow"/>
        </w:rPr>
        <w:t xml:space="preserve">médico veterinário ao serviço do município, ser cedidos gratuitamente pelas câmaras municipais ou centros de recolha oficial de animais, quer a pessoas individuais, quer a </w:t>
      </w:r>
      <w:r w:rsidR="00BD796F" w:rsidRPr="00F95DCA">
        <w:rPr>
          <w:rStyle w:val="cf01"/>
          <w:rFonts w:ascii="Garamond" w:hAnsi="Garamond"/>
          <w:sz w:val="24"/>
          <w:szCs w:val="24"/>
          <w:highlight w:val="yellow"/>
        </w:rPr>
        <w:t>associações</w:t>
      </w:r>
      <w:r w:rsidR="00507CA1" w:rsidRPr="00F95DCA">
        <w:rPr>
          <w:rStyle w:val="cf01"/>
          <w:rFonts w:ascii="Garamond" w:hAnsi="Garamond"/>
          <w:sz w:val="24"/>
          <w:szCs w:val="24"/>
          <w:highlight w:val="yellow"/>
        </w:rPr>
        <w:t xml:space="preserve"> </w:t>
      </w:r>
      <w:r w:rsidR="00BD796F" w:rsidRPr="00F95DCA">
        <w:rPr>
          <w:rStyle w:val="cf01"/>
          <w:rFonts w:ascii="Garamond" w:hAnsi="Garamond"/>
          <w:sz w:val="24"/>
          <w:szCs w:val="24"/>
          <w:highlight w:val="yellow"/>
        </w:rPr>
        <w:t>zoófilas</w:t>
      </w:r>
      <w:r w:rsidR="00507CA1" w:rsidRPr="00F95DCA">
        <w:rPr>
          <w:rStyle w:val="cf01"/>
          <w:rFonts w:ascii="Garamond" w:hAnsi="Garamond"/>
          <w:sz w:val="24"/>
          <w:szCs w:val="24"/>
          <w:highlight w:val="yellow"/>
        </w:rPr>
        <w:t xml:space="preserve"> devidamente legalizadas e que provem possuir condições adequadas para o alojamento e maneio dos animais</w:t>
      </w:r>
      <w:r w:rsidR="007D67F5" w:rsidRPr="00F95DCA">
        <w:rPr>
          <w:color w:val="auto"/>
          <w:highlight w:val="yellow"/>
        </w:rPr>
        <w:t>.</w:t>
      </w:r>
      <w:commentRangeStart w:id="498"/>
      <w:commentRangeStart w:id="499"/>
      <w:commentRangeEnd w:id="498"/>
      <w:r w:rsidR="002251E2" w:rsidRPr="00674144">
        <w:rPr>
          <w:rStyle w:val="Refdecomentrio"/>
          <w:color w:val="FF0000"/>
          <w:sz w:val="24"/>
          <w:szCs w:val="24"/>
        </w:rPr>
        <w:commentReference w:id="498"/>
      </w:r>
      <w:commentRangeEnd w:id="499"/>
      <w:r w:rsidR="1CF4CADC" w:rsidRPr="00674144">
        <w:rPr>
          <w:rStyle w:val="Refdecomentrio"/>
          <w:color w:val="FF0000"/>
          <w:sz w:val="24"/>
          <w:szCs w:val="24"/>
        </w:rPr>
        <w:commentReference w:id="499"/>
      </w:r>
    </w:p>
    <w:p w14:paraId="621CE99E" w14:textId="73435569" w:rsidR="005101CF" w:rsidRPr="005E2D3C" w:rsidRDefault="007D67F5" w:rsidP="00F95DCA">
      <w:pPr>
        <w:ind w:left="142" w:firstLine="0"/>
        <w:rPr>
          <w:color w:val="FF0000"/>
        </w:rPr>
      </w:pPr>
      <w:r w:rsidRPr="00F95DCA">
        <w:rPr>
          <w:color w:val="auto"/>
        </w:rPr>
        <w:t xml:space="preserve">5 </w:t>
      </w:r>
      <w:r w:rsidR="1CF4CADC" w:rsidRPr="00F95DCA">
        <w:rPr>
          <w:color w:val="auto"/>
        </w:rPr>
        <w:t>-</w:t>
      </w:r>
      <w:r w:rsidR="1CF4CADC" w:rsidRPr="00F95DCA">
        <w:rPr>
          <w:rFonts w:eastAsia="Arial"/>
          <w:color w:val="auto"/>
        </w:rPr>
        <w:t xml:space="preserve"> </w:t>
      </w:r>
      <w:r w:rsidR="1CF4CADC" w:rsidRPr="00674144">
        <w:rPr>
          <w:color w:val="auto"/>
        </w:rPr>
        <w:t>Por decisão do MVM</w:t>
      </w:r>
      <w:r w:rsidR="1CF4CADC">
        <w:rPr>
          <w:color w:val="auto"/>
        </w:rPr>
        <w:t xml:space="preserve">, sempre que entrem no centro de recolha oficial animais em estado terminal ou em sofrimento que não seja passível de recuperação, devem ser imediatamente </w:t>
      </w:r>
      <w:r w:rsidR="1CF4CADC">
        <w:rPr>
          <w:color w:val="auto"/>
          <w:highlight w:val="yellow"/>
        </w:rPr>
        <w:t>eutanasiados,</w:t>
      </w:r>
      <w:r w:rsidR="1CF4CADC">
        <w:rPr>
          <w:color w:val="auto"/>
        </w:rPr>
        <w:t xml:space="preserve"> para salvaguarda do seu bem-estar. </w:t>
      </w:r>
    </w:p>
    <w:p w14:paraId="0A3B395B" w14:textId="6F1982F1" w:rsidR="005101CF" w:rsidRPr="005E2D3C" w:rsidRDefault="007D67F5" w:rsidP="00F95DCA">
      <w:pPr>
        <w:ind w:left="142" w:firstLine="0"/>
        <w:rPr>
          <w:color w:val="auto"/>
        </w:rPr>
      </w:pPr>
      <w:r w:rsidRPr="00F95DCA">
        <w:rPr>
          <w:color w:val="auto"/>
        </w:rPr>
        <w:t xml:space="preserve">6 </w:t>
      </w:r>
      <w:r w:rsidR="25135121" w:rsidRPr="00F95DCA">
        <w:rPr>
          <w:color w:val="auto"/>
        </w:rPr>
        <w:t>-</w:t>
      </w:r>
      <w:r w:rsidR="25135121" w:rsidRPr="00674144">
        <w:rPr>
          <w:rFonts w:eastAsia="Arial"/>
          <w:color w:val="auto"/>
        </w:rPr>
        <w:t xml:space="preserve"> </w:t>
      </w:r>
      <w:r w:rsidR="25135121" w:rsidRPr="00674144">
        <w:rPr>
          <w:color w:val="auto"/>
        </w:rPr>
        <w:t xml:space="preserve">Os </w:t>
      </w:r>
      <w:r w:rsidR="25135121">
        <w:rPr>
          <w:color w:val="auto"/>
        </w:rPr>
        <w:t xml:space="preserve">animais que no exame clínico apresentem sinais evidentes de doenças infectocontagiosas ou parasitárias, nomeadamente de zoonoses, ou alterações comportamentais, não podem ser destinados à adoção. </w:t>
      </w:r>
    </w:p>
    <w:p w14:paraId="1D13FB34" w14:textId="18E0B1AD" w:rsidR="005101CF" w:rsidRPr="005E2D3C" w:rsidRDefault="007D67F5" w:rsidP="00F95DCA">
      <w:pPr>
        <w:ind w:left="142" w:firstLine="0"/>
        <w:rPr>
          <w:color w:val="auto"/>
        </w:rPr>
      </w:pPr>
      <w:r>
        <w:rPr>
          <w:color w:val="auto"/>
        </w:rPr>
        <w:lastRenderedPageBreak/>
        <w:t xml:space="preserve"> 7 </w:t>
      </w:r>
      <w:r w:rsidR="25135121">
        <w:rPr>
          <w:color w:val="auto"/>
        </w:rPr>
        <w:t>-</w:t>
      </w:r>
      <w:r w:rsidR="25135121">
        <w:rPr>
          <w:rFonts w:eastAsia="Arial"/>
          <w:color w:val="auto"/>
        </w:rPr>
        <w:t xml:space="preserve"> </w:t>
      </w:r>
      <w:r w:rsidR="25135121">
        <w:rPr>
          <w:color w:val="auto"/>
        </w:rPr>
        <w:t xml:space="preserve">Excetuam-se do previsto no </w:t>
      </w:r>
      <w:r w:rsidR="008C56A9">
        <w:rPr>
          <w:color w:val="auto"/>
        </w:rPr>
        <w:t>número anterior</w:t>
      </w:r>
      <w:r w:rsidR="25135121">
        <w:rPr>
          <w:color w:val="auto"/>
        </w:rPr>
        <w:t xml:space="preserve">, os animais que evidenciem alterações comportamentais que não sejam passíveis de pôr em causa a segurança das populações, podendo ser entregues a um detentor desde que este subscreva termo de responsabilidade no qual se obriga a prestar os cuidados necessários à cessação do comportamento, nomeadamente de natureza médico-veterinária e de treino. </w:t>
      </w:r>
    </w:p>
    <w:p w14:paraId="2298B4A3" w14:textId="66215C22" w:rsidR="005101CF" w:rsidRPr="005E2D3C" w:rsidRDefault="007D67F5" w:rsidP="00F95DCA">
      <w:pPr>
        <w:ind w:left="142" w:firstLine="0"/>
        <w:rPr>
          <w:color w:val="FF0000"/>
        </w:rPr>
      </w:pPr>
      <w:r>
        <w:rPr>
          <w:color w:val="auto"/>
        </w:rPr>
        <w:t xml:space="preserve">8 </w:t>
      </w:r>
      <w:r w:rsidR="000F6E23">
        <w:rPr>
          <w:color w:val="auto"/>
        </w:rPr>
        <w:t>-</w:t>
      </w:r>
      <w:r w:rsidR="000F6E23">
        <w:rPr>
          <w:rFonts w:eastAsia="Arial"/>
          <w:color w:val="auto"/>
        </w:rPr>
        <w:t xml:space="preserve"> </w:t>
      </w:r>
      <w:r w:rsidR="000F6E23">
        <w:rPr>
          <w:color w:val="auto"/>
        </w:rPr>
        <w:t xml:space="preserve">A </w:t>
      </w:r>
      <w:r w:rsidR="000F6E23">
        <w:rPr>
          <w:color w:val="auto"/>
          <w:highlight w:val="yellow"/>
        </w:rPr>
        <w:t>eutanásia</w:t>
      </w:r>
      <w:r w:rsidR="000F6E23">
        <w:rPr>
          <w:color w:val="auto"/>
        </w:rPr>
        <w:t xml:space="preserve"> de animais de companhia compete </w:t>
      </w:r>
      <w:r>
        <w:rPr>
          <w:color w:val="auto"/>
        </w:rPr>
        <w:t xml:space="preserve">apenas </w:t>
      </w:r>
      <w:r w:rsidR="000F6E23">
        <w:rPr>
          <w:color w:val="auto"/>
        </w:rPr>
        <w:t>aos médicos veterinários, de acordo com as normas de boas práticas divulgadas pela DGAV.</w:t>
      </w:r>
      <w:r w:rsidR="000F6E23">
        <w:rPr>
          <w:color w:val="FF0000"/>
        </w:rPr>
        <w:t xml:space="preserve">  </w:t>
      </w:r>
    </w:p>
    <w:p w14:paraId="56FE721A" w14:textId="7F0CFB68" w:rsidR="005101CF" w:rsidRPr="005E2D3C" w:rsidRDefault="007D67F5" w:rsidP="00F95DCA">
      <w:pPr>
        <w:ind w:left="142" w:firstLine="0"/>
        <w:rPr>
          <w:color w:val="FF0000"/>
        </w:rPr>
      </w:pPr>
      <w:r w:rsidRPr="00F95DCA">
        <w:rPr>
          <w:color w:val="auto"/>
          <w:highlight w:val="yellow"/>
        </w:rPr>
        <w:t xml:space="preserve">9 </w:t>
      </w:r>
      <w:r w:rsidR="1B1C28ED" w:rsidRPr="00F95DCA">
        <w:rPr>
          <w:color w:val="auto"/>
          <w:highlight w:val="yellow"/>
        </w:rPr>
        <w:t>-</w:t>
      </w:r>
      <w:r w:rsidR="1B1C28ED" w:rsidRPr="00F95DCA">
        <w:rPr>
          <w:rFonts w:eastAsia="Arial"/>
          <w:color w:val="auto"/>
          <w:highlight w:val="yellow"/>
        </w:rPr>
        <w:t xml:space="preserve"> </w:t>
      </w:r>
      <w:r w:rsidR="1B1C28ED" w:rsidRPr="00F95DCA">
        <w:rPr>
          <w:color w:val="auto"/>
          <w:highlight w:val="yellow"/>
        </w:rPr>
        <w:t xml:space="preserve">As entidades policiais podem proceder à </w:t>
      </w:r>
      <w:commentRangeStart w:id="500"/>
      <w:r w:rsidR="1B1C28ED" w:rsidRPr="00F95DCA">
        <w:rPr>
          <w:color w:val="auto"/>
          <w:highlight w:val="yellow"/>
        </w:rPr>
        <w:t xml:space="preserve">occisão </w:t>
      </w:r>
      <w:commentRangeEnd w:id="500"/>
      <w:r w:rsidR="002251E2" w:rsidRPr="00F95DCA">
        <w:rPr>
          <w:rStyle w:val="Refdecomentrio"/>
          <w:color w:val="auto"/>
          <w:sz w:val="24"/>
          <w:szCs w:val="24"/>
          <w:highlight w:val="yellow"/>
        </w:rPr>
        <w:commentReference w:id="500"/>
      </w:r>
      <w:r w:rsidR="1B1C28ED" w:rsidRPr="00F95DCA">
        <w:rPr>
          <w:color w:val="auto"/>
          <w:highlight w:val="yellow"/>
        </w:rPr>
        <w:t>imediata de animais, sempre que estiverem em causa medidas urgentes de segurança das pessoas e de outros animais</w:t>
      </w:r>
      <w:r w:rsidR="00674144" w:rsidRPr="00F95DCA">
        <w:rPr>
          <w:color w:val="auto"/>
          <w:highlight w:val="yellow"/>
        </w:rPr>
        <w:t xml:space="preserve"> e tal medida se mostre adequada e proporcional.</w:t>
      </w:r>
      <w:r w:rsidR="1B1C28ED">
        <w:rPr>
          <w:color w:val="FF0000"/>
        </w:rPr>
        <w:t xml:space="preserve"> </w:t>
      </w:r>
      <w:r w:rsidR="1B1C28ED">
        <w:tab/>
      </w:r>
    </w:p>
    <w:p w14:paraId="7A6C453B" w14:textId="3E3382E0" w:rsidR="005101CF" w:rsidRPr="005E2D3C" w:rsidRDefault="00674144" w:rsidP="00F95DCA">
      <w:pPr>
        <w:ind w:left="142" w:firstLine="0"/>
        <w:rPr>
          <w:color w:val="auto"/>
        </w:rPr>
      </w:pPr>
      <w:r>
        <w:rPr>
          <w:color w:val="auto"/>
        </w:rPr>
        <w:t xml:space="preserve">10 </w:t>
      </w:r>
      <w:r w:rsidR="25135121">
        <w:rPr>
          <w:color w:val="auto"/>
        </w:rPr>
        <w:t>-</w:t>
      </w:r>
      <w:r w:rsidR="25135121">
        <w:rPr>
          <w:rFonts w:eastAsia="Arial"/>
          <w:color w:val="auto"/>
        </w:rPr>
        <w:t xml:space="preserve"> </w:t>
      </w:r>
      <w:r w:rsidR="25135121">
        <w:rPr>
          <w:color w:val="auto"/>
        </w:rPr>
        <w:t xml:space="preserve">Em caso de abandono de animais ou em caso de incumprimento do dever de vigilância que tenha dado origem a uma agressão, os cães e gatos são devolvidos ao seu detentor após esterilização cirúrgica definitiva executada no centro de recolha a suas expensas. </w:t>
      </w:r>
    </w:p>
    <w:p w14:paraId="26A8D6F4" w14:textId="2D295A48" w:rsidR="005101CF" w:rsidRPr="005E2D3C" w:rsidRDefault="00674144" w:rsidP="00F95DCA">
      <w:pPr>
        <w:ind w:left="142" w:firstLine="0"/>
        <w:rPr>
          <w:color w:val="auto"/>
        </w:rPr>
      </w:pPr>
      <w:r>
        <w:rPr>
          <w:color w:val="auto"/>
        </w:rPr>
        <w:t xml:space="preserve">11 </w:t>
      </w:r>
      <w:r w:rsidR="25135121">
        <w:rPr>
          <w:color w:val="auto"/>
        </w:rPr>
        <w:t>-</w:t>
      </w:r>
      <w:r w:rsidR="25135121">
        <w:rPr>
          <w:rFonts w:eastAsia="Arial"/>
          <w:color w:val="auto"/>
        </w:rPr>
        <w:t xml:space="preserve"> </w:t>
      </w:r>
      <w:r w:rsidR="25135121">
        <w:rPr>
          <w:color w:val="auto"/>
        </w:rPr>
        <w:t xml:space="preserve">Sempre que o centro de recolha não disponha dos meios necessários, o MVM pode determinar a esterilização em local próprio, fixando prazo para a realização da mesma e para a apresentação do respetivo comprovativo. </w:t>
      </w:r>
    </w:p>
    <w:p w14:paraId="364B257C" w14:textId="56505C15" w:rsidR="005101CF" w:rsidRPr="005E2D3C" w:rsidRDefault="0004595D" w:rsidP="00F95DCA">
      <w:pPr>
        <w:ind w:left="142" w:firstLine="0"/>
        <w:rPr>
          <w:color w:val="auto"/>
        </w:rPr>
      </w:pPr>
      <w:r>
        <w:rPr>
          <w:color w:val="auto"/>
        </w:rPr>
        <w:t xml:space="preserve">12 </w:t>
      </w:r>
      <w:r w:rsidR="25135121">
        <w:rPr>
          <w:color w:val="auto"/>
        </w:rPr>
        <w:t>-</w:t>
      </w:r>
      <w:r w:rsidR="25135121">
        <w:rPr>
          <w:rFonts w:eastAsia="Arial"/>
          <w:color w:val="auto"/>
        </w:rPr>
        <w:t xml:space="preserve"> </w:t>
      </w:r>
      <w:r w:rsidR="25135121">
        <w:rPr>
          <w:color w:val="auto"/>
        </w:rPr>
        <w:t xml:space="preserve">Findo o prazo referido no </w:t>
      </w:r>
      <w:r w:rsidR="008C56A9">
        <w:rPr>
          <w:color w:val="auto"/>
        </w:rPr>
        <w:t>número anterior</w:t>
      </w:r>
      <w:r w:rsidR="25135121">
        <w:rPr>
          <w:color w:val="auto"/>
        </w:rPr>
        <w:t xml:space="preserve"> sem que tenha sido apresentado comprovativo da esterilização, o animal é recolhido para </w:t>
      </w:r>
      <w:r>
        <w:rPr>
          <w:color w:val="auto"/>
        </w:rPr>
        <w:t>CRO</w:t>
      </w:r>
      <w:r w:rsidR="25135121">
        <w:rPr>
          <w:color w:val="auto"/>
        </w:rPr>
        <w:t xml:space="preserve">. </w:t>
      </w:r>
    </w:p>
    <w:p w14:paraId="3E5E48F0" w14:textId="26A75013" w:rsidR="00243575" w:rsidRPr="005E2D3C" w:rsidRDefault="0004595D" w:rsidP="00F95DCA">
      <w:pPr>
        <w:ind w:left="142" w:firstLine="0"/>
      </w:pPr>
      <w:r>
        <w:t xml:space="preserve">13 - </w:t>
      </w:r>
      <w:r w:rsidR="342B22E2">
        <w:t xml:space="preserve">Os animais acolhidos pelos </w:t>
      </w:r>
      <w:r>
        <w:t>CRO</w:t>
      </w:r>
      <w:r w:rsidR="342B22E2">
        <w:t xml:space="preserve"> de animais que não sejam reclamados pelos seus detentores no prazo de </w:t>
      </w:r>
      <w:r>
        <w:t>quinze</w:t>
      </w:r>
      <w:r w:rsidR="342B22E2">
        <w:t xml:space="preserve"> dias, a contar da data da sua recolha, presumem-se abandonados e são obrigatoriamente esterilizados e encaminhados para adoção, </w:t>
      </w:r>
      <w:r w:rsidR="342B22E2" w:rsidRPr="00F95DCA">
        <w:rPr>
          <w:highlight w:val="yellow"/>
        </w:rPr>
        <w:t>sem direito</w:t>
      </w:r>
      <w:r w:rsidR="00F71519" w:rsidRPr="00F95DCA">
        <w:rPr>
          <w:highlight w:val="yellow"/>
        </w:rPr>
        <w:t xml:space="preserve"> </w:t>
      </w:r>
      <w:r w:rsidR="342B22E2" w:rsidRPr="00F95DCA">
        <w:rPr>
          <w:highlight w:val="yellow"/>
        </w:rPr>
        <w:t xml:space="preserve">a </w:t>
      </w:r>
      <w:r w:rsidR="00F71519" w:rsidRPr="00F95DCA">
        <w:rPr>
          <w:highlight w:val="yellow"/>
        </w:rPr>
        <w:t>compensação financeira</w:t>
      </w:r>
      <w:r w:rsidR="342B22E2">
        <w:t xml:space="preserve"> dos detentores que venham a identificar-se como tal após o prazo </w:t>
      </w:r>
      <w:r w:rsidR="00F71519">
        <w:t xml:space="preserve">previsto no </w:t>
      </w:r>
      <w:r w:rsidR="00777F33">
        <w:rPr>
          <w:highlight w:val="cyan"/>
        </w:rPr>
        <w:t>artigo</w:t>
      </w:r>
      <w:r w:rsidR="00F71519" w:rsidRPr="00F95DCA">
        <w:rPr>
          <w:highlight w:val="cyan"/>
        </w:rPr>
        <w:t xml:space="preserve"> XX.</w:t>
      </w:r>
    </w:p>
    <w:p w14:paraId="2FB4F381" w14:textId="7642C4EC" w:rsidR="7706BE61" w:rsidRPr="005E2D3C" w:rsidRDefault="00F71519" w:rsidP="00F95DCA">
      <w:pPr>
        <w:ind w:left="142" w:firstLine="0"/>
      </w:pPr>
      <w:r>
        <w:t xml:space="preserve">14 - </w:t>
      </w:r>
      <w:r w:rsidR="3E8A275D">
        <w:t>As câmaras municipais e os centros de recolha oficial de animais divulgam ao público, de forma adequada e regular, os animais disponíveis para adoção, nomeadamente através de plataforma informática</w:t>
      </w:r>
      <w:r w:rsidR="005A7FB5">
        <w:t>.</w:t>
      </w:r>
    </w:p>
    <w:p w14:paraId="1C3B1F15" w14:textId="10822647" w:rsidR="2DD52539" w:rsidRPr="00F95DCA" w:rsidRDefault="005A7FB5" w:rsidP="00F95DCA">
      <w:pPr>
        <w:ind w:left="142" w:firstLine="0"/>
        <w:rPr>
          <w:rFonts w:eastAsia="Calibri"/>
          <w:color w:val="auto"/>
        </w:rPr>
      </w:pPr>
      <w:r w:rsidRPr="00F95DCA">
        <w:rPr>
          <w:color w:val="auto"/>
        </w:rPr>
        <w:t>15 -</w:t>
      </w:r>
      <w:r w:rsidR="0EBE3BE8" w:rsidRPr="00F95DCA">
        <w:rPr>
          <w:color w:val="auto"/>
        </w:rPr>
        <w:t xml:space="preserve"> </w:t>
      </w:r>
      <w:r w:rsidR="0EBE3BE8" w:rsidRPr="00F95DCA">
        <w:rPr>
          <w:rFonts w:eastAsia="Calibri"/>
          <w:color w:val="auto"/>
        </w:rPr>
        <w:t xml:space="preserve">Em caso de sobrelotação do </w:t>
      </w:r>
      <w:r>
        <w:rPr>
          <w:rFonts w:eastAsia="Calibri"/>
          <w:color w:val="auto"/>
        </w:rPr>
        <w:t>CRO</w:t>
      </w:r>
      <w:r w:rsidR="0EBE3BE8" w:rsidRPr="00F95DCA">
        <w:rPr>
          <w:rFonts w:eastAsia="Calibri"/>
          <w:color w:val="auto"/>
        </w:rPr>
        <w:t xml:space="preserve">, os animais poderão transitar, antes dos 15 dias, para abrigos e lares de acolhimento, devendo essa alteração de alojamento ser efetuada no SIAC no prazo referido no </w:t>
      </w:r>
      <w:r w:rsidR="004779A3">
        <w:rPr>
          <w:rFonts w:eastAsia="Calibri"/>
          <w:color w:val="auto"/>
          <w:highlight w:val="cyan"/>
        </w:rPr>
        <w:t>a</w:t>
      </w:r>
      <w:r w:rsidR="0EBE3BE8" w:rsidRPr="00F95DCA">
        <w:rPr>
          <w:rFonts w:eastAsia="Calibri"/>
          <w:color w:val="auto"/>
          <w:highlight w:val="cyan"/>
        </w:rPr>
        <w:t xml:space="preserve">rtigo </w:t>
      </w:r>
      <w:r w:rsidR="004779A3" w:rsidRPr="00F95DCA">
        <w:rPr>
          <w:rFonts w:eastAsia="Calibri"/>
          <w:color w:val="auto"/>
          <w:highlight w:val="cyan"/>
        </w:rPr>
        <w:t>n.º XX.</w:t>
      </w:r>
    </w:p>
    <w:p w14:paraId="593BBF80" w14:textId="58602934" w:rsidR="70CCCE41" w:rsidRPr="005E2D3C" w:rsidRDefault="70CCCE41" w:rsidP="00F95DCA"/>
    <w:p w14:paraId="7A758AD7" w14:textId="38809179" w:rsidR="00C545D3" w:rsidRPr="00963FF4" w:rsidRDefault="00A626AB" w:rsidP="00F95DCA">
      <w:pPr>
        <w:pStyle w:val="Ttulo2"/>
        <w:ind w:right="0"/>
      </w:pPr>
      <w:bookmarkStart w:id="501" w:name="_Toc223954490"/>
      <w:bookmarkStart w:id="502" w:name="_Toc233683132"/>
      <w:r w:rsidRPr="00963FF4">
        <w:lastRenderedPageBreak/>
        <w:t>SECÇÃO V</w:t>
      </w:r>
      <w:r w:rsidR="004779A3" w:rsidRPr="00963FF4">
        <w:t>I</w:t>
      </w:r>
      <w:bookmarkEnd w:id="502"/>
    </w:p>
    <w:p w14:paraId="537E98D2" w14:textId="713B28D9" w:rsidR="005101CF" w:rsidRPr="00963FF4" w:rsidRDefault="0B861554" w:rsidP="00F95DCA">
      <w:pPr>
        <w:pStyle w:val="Ttulo2"/>
        <w:ind w:right="0"/>
      </w:pPr>
      <w:bookmarkStart w:id="503" w:name="_Toc233683133"/>
      <w:commentRangeStart w:id="504"/>
      <w:r w:rsidRPr="00963FF4">
        <w:t>Cedência de animais</w:t>
      </w:r>
      <w:bookmarkEnd w:id="501"/>
      <w:bookmarkEnd w:id="503"/>
      <w:commentRangeEnd w:id="504"/>
      <w:r w:rsidR="00963FF4" w:rsidRPr="00963FF4">
        <w:rPr>
          <w:rStyle w:val="Refdecomentrio"/>
          <w:sz w:val="24"/>
          <w:szCs w:val="24"/>
        </w:rPr>
        <w:commentReference w:id="504"/>
      </w:r>
    </w:p>
    <w:p w14:paraId="052B9DDA" w14:textId="77777777" w:rsidR="00FA0DD5" w:rsidRPr="00F95DCA" w:rsidRDefault="00FA0DD5" w:rsidP="00F95DCA">
      <w:pPr>
        <w:jc w:val="center"/>
        <w:rPr>
          <w:b/>
          <w:bCs/>
        </w:rPr>
      </w:pPr>
    </w:p>
    <w:p w14:paraId="177DB13A" w14:textId="60789900" w:rsidR="00C545D3" w:rsidRPr="00963FF4" w:rsidRDefault="00A626AB" w:rsidP="00F95DCA">
      <w:pPr>
        <w:pStyle w:val="Ttulo3"/>
      </w:pPr>
      <w:bookmarkStart w:id="505" w:name="_Toc223954491"/>
      <w:bookmarkStart w:id="506" w:name="_Toc233683134"/>
      <w:r w:rsidRPr="00963FF4">
        <w:t>Artigo 9</w:t>
      </w:r>
      <w:r w:rsidR="00963FF4">
        <w:t>9</w:t>
      </w:r>
      <w:r w:rsidRPr="00963FF4">
        <w:t>.º</w:t>
      </w:r>
      <w:bookmarkEnd w:id="506"/>
    </w:p>
    <w:p w14:paraId="2DAF821D" w14:textId="059B0818" w:rsidR="69F43051" w:rsidRPr="00963FF4" w:rsidRDefault="000F6E23" w:rsidP="00F95DCA">
      <w:pPr>
        <w:pStyle w:val="Ttulo3"/>
      </w:pPr>
      <w:bookmarkStart w:id="507" w:name="_Toc233683135"/>
      <w:r w:rsidRPr="00963FF4">
        <w:t>Condições da cedência</w:t>
      </w:r>
      <w:bookmarkEnd w:id="505"/>
      <w:bookmarkEnd w:id="507"/>
    </w:p>
    <w:p w14:paraId="2F90B883" w14:textId="1C8B9480" w:rsidR="005101CF" w:rsidRPr="005A37E6" w:rsidRDefault="004779A3" w:rsidP="00F95DCA">
      <w:pPr>
        <w:ind w:left="142" w:firstLine="0"/>
      </w:pPr>
      <w:r w:rsidRPr="005A37E6">
        <w:t xml:space="preserve">1 </w:t>
      </w:r>
      <w:r w:rsidR="000F6E23" w:rsidRPr="005A37E6">
        <w:t>-</w:t>
      </w:r>
      <w:r w:rsidR="000F6E23" w:rsidRPr="005A37E6">
        <w:rPr>
          <w:rFonts w:eastAsia="Arial"/>
        </w:rPr>
        <w:t xml:space="preserve"> </w:t>
      </w:r>
      <w:commentRangeStart w:id="508"/>
      <w:r w:rsidR="000F6E23" w:rsidRPr="005A37E6">
        <w:t xml:space="preserve">Sempre que não seja possível identificar o detentor do animal ou, quando identificado, aquele não tenha procedido ao pagamento das despesas de alojamento, ou não tenha reclamado o animal, no prazo de 15 dias, este pode ser </w:t>
      </w:r>
      <w:r w:rsidR="000F6E23" w:rsidRPr="00F95DCA">
        <w:t>cedido</w:t>
      </w:r>
      <w:r w:rsidR="000F6E23" w:rsidRPr="005A37E6">
        <w:t>, pela câmara municipal, a</w:t>
      </w:r>
      <w:r w:rsidR="00CF40EE" w:rsidRPr="005A37E6">
        <w:t xml:space="preserve"> </w:t>
      </w:r>
      <w:r w:rsidR="000F6E23" w:rsidRPr="005A37E6">
        <w:t>pessoas singulares ou coletivas, nomeadamente, as associações de proteção animal, que tenham alojamento sem fins lucrativos autorizado</w:t>
      </w:r>
      <w:r w:rsidR="005A37E6">
        <w:t>,</w:t>
      </w:r>
      <w:r w:rsidR="000F6E23" w:rsidRPr="005A37E6">
        <w:t xml:space="preserve"> </w:t>
      </w:r>
      <w:r w:rsidR="000F6E23" w:rsidRPr="00F95DCA">
        <w:rPr>
          <w:highlight w:val="cyan"/>
        </w:rPr>
        <w:t xml:space="preserve">nos termos do </w:t>
      </w:r>
      <w:r w:rsidR="00777F33">
        <w:rPr>
          <w:highlight w:val="cyan"/>
        </w:rPr>
        <w:t>artigo</w:t>
      </w:r>
      <w:r w:rsidR="005A37E6" w:rsidRPr="00F95DCA">
        <w:rPr>
          <w:highlight w:val="cyan"/>
        </w:rPr>
        <w:t xml:space="preserve"> </w:t>
      </w:r>
      <w:r w:rsidR="000F6E23" w:rsidRPr="005A37E6">
        <w:t xml:space="preserve">. </w:t>
      </w:r>
      <w:commentRangeEnd w:id="508"/>
      <w:r w:rsidR="002251E2" w:rsidRPr="005A37E6">
        <w:rPr>
          <w:rStyle w:val="Refdecomentrio"/>
          <w:sz w:val="24"/>
          <w:szCs w:val="24"/>
        </w:rPr>
        <w:commentReference w:id="508"/>
      </w:r>
    </w:p>
    <w:p w14:paraId="5E03365B" w14:textId="126A209C" w:rsidR="005101CF" w:rsidRPr="005A37E6" w:rsidRDefault="005A37E6" w:rsidP="00F95DCA">
      <w:pPr>
        <w:ind w:left="142" w:firstLine="0"/>
      </w:pPr>
      <w:r>
        <w:t xml:space="preserve">2 </w:t>
      </w:r>
      <w:r w:rsidR="311765C4" w:rsidRPr="005A37E6">
        <w:t>-</w:t>
      </w:r>
      <w:r w:rsidR="311765C4" w:rsidRPr="005A37E6">
        <w:rPr>
          <w:rFonts w:eastAsia="Arial"/>
        </w:rPr>
        <w:t xml:space="preserve"> </w:t>
      </w:r>
      <w:r w:rsidR="311765C4" w:rsidRPr="005A37E6">
        <w:t xml:space="preserve">O disposto no </w:t>
      </w:r>
      <w:r w:rsidR="008C56A9">
        <w:t>número anterior</w:t>
      </w:r>
      <w:r w:rsidR="311765C4" w:rsidRPr="005A37E6">
        <w:t xml:space="preserve"> aplica-se a cães e a gatos, bem como a outras espécies animais, podendo as câmaras municipais, para o efeito, promover a sua divulgação e adoção no CRO, ou em locais autorizados, mediante cumprimento das normas publicadas pela DGAV.</w:t>
      </w:r>
    </w:p>
    <w:p w14:paraId="3C4926D0" w14:textId="00808E56" w:rsidR="005101CF" w:rsidRPr="005A37E6" w:rsidRDefault="005A37E6" w:rsidP="00F95DCA">
      <w:pPr>
        <w:ind w:left="142" w:firstLine="0"/>
      </w:pPr>
      <w:r>
        <w:t xml:space="preserve">3 </w:t>
      </w:r>
      <w:r w:rsidR="00A626AB" w:rsidRPr="005A37E6">
        <w:t>-</w:t>
      </w:r>
      <w:r w:rsidR="00A626AB" w:rsidRPr="005A37E6">
        <w:rPr>
          <w:rFonts w:eastAsia="Arial"/>
        </w:rPr>
        <w:t xml:space="preserve"> </w:t>
      </w:r>
      <w:r w:rsidR="00A626AB" w:rsidRPr="005A37E6">
        <w:t xml:space="preserve">Para efeito do disposto no </w:t>
      </w:r>
      <w:r w:rsidR="008C56A9">
        <w:t>número anterior</w:t>
      </w:r>
      <w:r w:rsidR="00A626AB" w:rsidRPr="005A37E6">
        <w:t xml:space="preserve">, cabe ao MVM </w:t>
      </w:r>
      <w:r w:rsidR="006231F6" w:rsidRPr="005A37E6">
        <w:t xml:space="preserve">ou do médico-veterinário ao serviço do município </w:t>
      </w:r>
      <w:r w:rsidR="00A626AB" w:rsidRPr="005A37E6">
        <w:t xml:space="preserve">avaliar se o animal acolhido reúne as condições necessárias para ser cedido, procedendo ao seguinte:  </w:t>
      </w:r>
    </w:p>
    <w:p w14:paraId="5D62C6AA" w14:textId="6A24E4A7" w:rsidR="005101CF" w:rsidRPr="005A37E6" w:rsidRDefault="00A626AB" w:rsidP="00F95DCA">
      <w:pPr>
        <w:pStyle w:val="PargrafodaLista"/>
        <w:numPr>
          <w:ilvl w:val="0"/>
          <w:numId w:val="296"/>
        </w:numPr>
      </w:pPr>
      <w:r w:rsidRPr="005A37E6">
        <w:t xml:space="preserve">Identificação eletrónica de cães e gatos e, quando aplicável, de outros animais de companhia;  </w:t>
      </w:r>
    </w:p>
    <w:p w14:paraId="316C3E14" w14:textId="719F98E5" w:rsidR="005101CF" w:rsidRPr="005A37E6" w:rsidRDefault="0B0E46C6" w:rsidP="00F95DCA">
      <w:pPr>
        <w:pStyle w:val="PargrafodaLista"/>
        <w:numPr>
          <w:ilvl w:val="0"/>
          <w:numId w:val="296"/>
        </w:numPr>
      </w:pPr>
      <w:r w:rsidRPr="005A37E6">
        <w:t>Registo no SIAC em nome do novo titular;</w:t>
      </w:r>
    </w:p>
    <w:p w14:paraId="20964256" w14:textId="77777777" w:rsidR="005101CF" w:rsidRPr="005A37E6" w:rsidRDefault="00A626AB" w:rsidP="00F95DCA">
      <w:pPr>
        <w:pStyle w:val="PargrafodaLista"/>
        <w:numPr>
          <w:ilvl w:val="0"/>
          <w:numId w:val="296"/>
        </w:numPr>
      </w:pPr>
      <w:r w:rsidRPr="005A37E6">
        <w:t xml:space="preserve">Desparasitação interna e externa; </w:t>
      </w:r>
    </w:p>
    <w:p w14:paraId="3F7B9224" w14:textId="77777777" w:rsidR="005101CF" w:rsidRPr="005A37E6" w:rsidRDefault="00A626AB" w:rsidP="00F95DCA">
      <w:pPr>
        <w:pStyle w:val="PargrafodaLista"/>
        <w:numPr>
          <w:ilvl w:val="0"/>
          <w:numId w:val="296"/>
        </w:numPr>
      </w:pPr>
      <w:r w:rsidRPr="005A37E6">
        <w:t xml:space="preserve">Vacinação contra a raiva, quando aplicável; </w:t>
      </w:r>
    </w:p>
    <w:p w14:paraId="42F8C30D" w14:textId="66ABA782" w:rsidR="005101CF" w:rsidRPr="005A37E6" w:rsidRDefault="573E63C2" w:rsidP="00F95DCA">
      <w:pPr>
        <w:pStyle w:val="PargrafodaLista"/>
        <w:numPr>
          <w:ilvl w:val="0"/>
          <w:numId w:val="296"/>
        </w:numPr>
      </w:pPr>
      <w:r w:rsidRPr="005A37E6">
        <w:t xml:space="preserve">Realização de testes com vista ao rastreio de outras doenças com carácter zoonótico, designadamente leishmaniose, sarna, dermatofitose e dirofilariose, sempre que tal for considerado necessário;  </w:t>
      </w:r>
    </w:p>
    <w:p w14:paraId="5C5F8FEE" w14:textId="77777777" w:rsidR="005101CF" w:rsidRPr="005A37E6" w:rsidRDefault="00A626AB" w:rsidP="00F95DCA">
      <w:pPr>
        <w:pStyle w:val="PargrafodaLista"/>
        <w:numPr>
          <w:ilvl w:val="0"/>
          <w:numId w:val="296"/>
        </w:numPr>
      </w:pPr>
      <w:r w:rsidRPr="005A37E6">
        <w:t xml:space="preserve">Esterilização.de cães e de gatos, ou notificação do detentor, para apresentação de comprovativo dessa intervenção cirúrgica, no prazo de 30 dias ou, quando o animal não tiver condição física para tal, no prazo considerado adequado.  </w:t>
      </w:r>
    </w:p>
    <w:p w14:paraId="59217EDE" w14:textId="7DA8D598" w:rsidR="005101CF" w:rsidRPr="005A37E6" w:rsidRDefault="005A37E6" w:rsidP="00F95DCA">
      <w:pPr>
        <w:ind w:left="142" w:firstLine="0"/>
        <w:rPr>
          <w:strike/>
        </w:rPr>
      </w:pPr>
      <w:commentRangeStart w:id="509"/>
      <w:r>
        <w:t xml:space="preserve">4 </w:t>
      </w:r>
      <w:r w:rsidR="0B0E46C6" w:rsidRPr="005A37E6">
        <w:t>-</w:t>
      </w:r>
      <w:r w:rsidR="0B0E46C6" w:rsidRPr="005A37E6">
        <w:rPr>
          <w:rFonts w:eastAsia="Arial"/>
        </w:rPr>
        <w:t xml:space="preserve"> </w:t>
      </w:r>
      <w:r w:rsidR="0B0E46C6" w:rsidRPr="005A37E6">
        <w:t xml:space="preserve">As despesas inerentes à execução das medidas aplicadas nos termos do </w:t>
      </w:r>
      <w:r w:rsidR="008C56A9">
        <w:t>número anterior</w:t>
      </w:r>
      <w:r w:rsidR="0B0E46C6" w:rsidRPr="005A37E6">
        <w:t xml:space="preserve"> são suportadas pelo futuro titular.</w:t>
      </w:r>
      <w:commentRangeEnd w:id="509"/>
      <w:r w:rsidR="006231F6" w:rsidRPr="005A37E6">
        <w:rPr>
          <w:rStyle w:val="Refdecomentrio"/>
          <w:strike/>
          <w:sz w:val="24"/>
          <w:szCs w:val="24"/>
        </w:rPr>
        <w:commentReference w:id="509"/>
      </w:r>
    </w:p>
    <w:p w14:paraId="750CE994" w14:textId="7F4B966D" w:rsidR="005101CF" w:rsidRPr="005A37E6" w:rsidRDefault="005A37E6" w:rsidP="00F95DCA">
      <w:pPr>
        <w:ind w:left="142" w:firstLine="0"/>
      </w:pPr>
      <w:r>
        <w:lastRenderedPageBreak/>
        <w:t xml:space="preserve">5 </w:t>
      </w:r>
      <w:r w:rsidR="17DBED2E" w:rsidRPr="005A37E6">
        <w:t>-</w:t>
      </w:r>
      <w:r w:rsidR="17DBED2E" w:rsidRPr="005A37E6">
        <w:rPr>
          <w:rFonts w:eastAsia="Arial"/>
        </w:rPr>
        <w:t xml:space="preserve"> </w:t>
      </w:r>
      <w:r w:rsidR="17DBED2E" w:rsidRPr="005A37E6">
        <w:t xml:space="preserve">Não podem ser cedidos animais que apresentem resultados positivos aos testes a que se refere a alínea e) do </w:t>
      </w:r>
      <w:r w:rsidR="008C56A9">
        <w:t>número anterior</w:t>
      </w:r>
      <w:r w:rsidR="17DBED2E" w:rsidRPr="005A37E6">
        <w:t>, exceto sob parecer vinculativo do MVM ou do médico-veterinário ao serviço do município e a assinatura de termo de responsabilidade pelo adotante.</w:t>
      </w:r>
    </w:p>
    <w:p w14:paraId="0B69D84B" w14:textId="11D6E0EA" w:rsidR="005101CF" w:rsidRPr="005A37E6" w:rsidRDefault="006231F6" w:rsidP="00F95DCA">
      <w:pPr>
        <w:ind w:left="142" w:firstLine="0"/>
      </w:pPr>
      <w:r>
        <w:t xml:space="preserve">6 </w:t>
      </w:r>
      <w:r w:rsidR="00A626AB" w:rsidRPr="005A37E6">
        <w:t>-</w:t>
      </w:r>
      <w:r w:rsidR="00A626AB" w:rsidRPr="005A37E6">
        <w:rPr>
          <w:rFonts w:eastAsia="Arial"/>
        </w:rPr>
        <w:t xml:space="preserve"> </w:t>
      </w:r>
      <w:r w:rsidR="00A626AB" w:rsidRPr="005A37E6">
        <w:t xml:space="preserve">O disposto nos </w:t>
      </w:r>
      <w:r w:rsidR="00BE60E5">
        <w:t>n.º</w:t>
      </w:r>
      <w:r w:rsidR="00A626AB" w:rsidRPr="005A37E6">
        <w:t xml:space="preserve">s anteriores aplica-se também à cedência de animais a entidades legalmente constituídas, nomeadamente a associações de proteção animal que tenham alojamentos para hospedagem de animais de companhia registados na DGAV. </w:t>
      </w:r>
    </w:p>
    <w:p w14:paraId="769B5CBB" w14:textId="0ED4D4F1" w:rsidR="005101CF" w:rsidRPr="005A37E6" w:rsidRDefault="006231F6" w:rsidP="00F95DCA">
      <w:pPr>
        <w:ind w:left="142" w:firstLine="0"/>
      </w:pPr>
      <w:r>
        <w:t xml:space="preserve">7 </w:t>
      </w:r>
      <w:r w:rsidR="00A626AB" w:rsidRPr="005A37E6">
        <w:t>-</w:t>
      </w:r>
      <w:r w:rsidR="00A626AB" w:rsidRPr="005A37E6">
        <w:rPr>
          <w:rFonts w:eastAsia="Arial"/>
        </w:rPr>
        <w:t xml:space="preserve"> </w:t>
      </w:r>
      <w:r w:rsidR="00A626AB" w:rsidRPr="005A37E6">
        <w:t xml:space="preserve">Os </w:t>
      </w:r>
      <w:r>
        <w:t>CRO</w:t>
      </w:r>
      <w:r w:rsidR="00A626AB" w:rsidRPr="005A37E6">
        <w:t xml:space="preserve"> não podem ceder a particulares ou a associações de proteção animal legalmente constituídas, um </w:t>
      </w:r>
      <w:r w:rsidR="00BE60E5">
        <w:t>n.º</w:t>
      </w:r>
      <w:r w:rsidR="00A626AB" w:rsidRPr="005A37E6">
        <w:t xml:space="preserve"> de animais superior ao previsto, de acordo com as disposições do </w:t>
      </w:r>
      <w:r w:rsidR="00777F33">
        <w:rPr>
          <w:highlight w:val="cyan"/>
        </w:rPr>
        <w:t>artigo</w:t>
      </w:r>
      <w:r w:rsidRPr="00F95DCA">
        <w:rPr>
          <w:highlight w:val="cyan"/>
        </w:rPr>
        <w:t xml:space="preserve"> XX</w:t>
      </w:r>
      <w:r w:rsidR="00A626AB" w:rsidRPr="005A37E6">
        <w:t xml:space="preserve">, desde que aqueles não disponham de alojamentos devidamente autorizados. </w:t>
      </w:r>
    </w:p>
    <w:p w14:paraId="41416792" w14:textId="4AD00C6F" w:rsidR="005101CF" w:rsidRPr="005E2D3C" w:rsidRDefault="006231F6" w:rsidP="00F95DCA">
      <w:pPr>
        <w:ind w:left="142" w:firstLine="0"/>
      </w:pPr>
      <w:r>
        <w:t xml:space="preserve">8 </w:t>
      </w:r>
      <w:r w:rsidR="311765C4" w:rsidRPr="005A37E6">
        <w:t>-</w:t>
      </w:r>
      <w:r w:rsidR="311765C4" w:rsidRPr="005A37E6">
        <w:rPr>
          <w:rFonts w:eastAsia="Arial"/>
        </w:rPr>
        <w:t xml:space="preserve"> </w:t>
      </w:r>
      <w:r w:rsidR="311765C4" w:rsidRPr="005A37E6">
        <w:t>No caso de espécies diferentes de cão e gato, são aplicáveis os requisitos sanitários previstos na legislação específica ou, na sua falta, os animais são objeto de exame clínico e dos necessários testes de despiste das doenças próprias da espécie.</w:t>
      </w:r>
      <w:r w:rsidR="311765C4">
        <w:t xml:space="preserve"> </w:t>
      </w:r>
    </w:p>
    <w:p w14:paraId="28E7155B" w14:textId="7CB224D8" w:rsidR="3EC49A07" w:rsidRPr="005E2D3C" w:rsidRDefault="3EC49A07" w:rsidP="00F95DCA"/>
    <w:p w14:paraId="16E4A9AA" w14:textId="2A8E34D0" w:rsidR="00C545D3" w:rsidRPr="00963FF4" w:rsidRDefault="311765C4" w:rsidP="00F95DCA">
      <w:pPr>
        <w:pStyle w:val="Ttulo3"/>
      </w:pPr>
      <w:bookmarkStart w:id="510" w:name="_Toc223954492"/>
      <w:bookmarkStart w:id="511" w:name="_Toc233683136"/>
      <w:r w:rsidRPr="00963FF4">
        <w:t xml:space="preserve">Artigo </w:t>
      </w:r>
      <w:r w:rsidR="00963FF4">
        <w:t>100</w:t>
      </w:r>
      <w:r w:rsidRPr="00963FF4">
        <w:t>.º</w:t>
      </w:r>
      <w:bookmarkEnd w:id="511"/>
    </w:p>
    <w:p w14:paraId="27539509" w14:textId="0F748BCB" w:rsidR="7706BE61" w:rsidRPr="005E2D3C" w:rsidRDefault="311765C4" w:rsidP="00F95DCA">
      <w:pPr>
        <w:pStyle w:val="Ttulo3"/>
      </w:pPr>
      <w:bookmarkStart w:id="512" w:name="_Toc233683137"/>
      <w:r w:rsidRPr="00963FF4">
        <w:t xml:space="preserve">Cedência por associações </w:t>
      </w:r>
      <w:bookmarkEnd w:id="510"/>
      <w:r w:rsidRPr="00963FF4">
        <w:t>zoófilas</w:t>
      </w:r>
      <w:bookmarkEnd w:id="512"/>
    </w:p>
    <w:p w14:paraId="7A800847" w14:textId="7F2F5A61" w:rsidR="005101CF" w:rsidRPr="005E2D3C" w:rsidRDefault="12D18A66" w:rsidP="00F95DCA">
      <w:pPr>
        <w:ind w:left="142" w:firstLine="0"/>
      </w:pPr>
      <w:r>
        <w:t>1 -</w:t>
      </w:r>
      <w:r>
        <w:rPr>
          <w:rFonts w:eastAsia="Arial"/>
        </w:rPr>
        <w:t xml:space="preserve"> </w:t>
      </w:r>
      <w:r>
        <w:t xml:space="preserve">À cedência de animais, ainda que temporária, feita por associações zoófilas aplicam-se, com as devidas adaptações, as disposições do artigo anterior. </w:t>
      </w:r>
      <w:r>
        <w:tab/>
      </w:r>
    </w:p>
    <w:p w14:paraId="1CCA9776" w14:textId="7E4A095A" w:rsidR="005101CF" w:rsidRPr="005E2D3C" w:rsidRDefault="00D81579" w:rsidP="00F95DCA">
      <w:pPr>
        <w:ind w:left="142" w:firstLine="0"/>
      </w:pPr>
      <w:r>
        <w:t xml:space="preserve">2 </w:t>
      </w:r>
      <w:r w:rsidR="6CFDC1CD">
        <w:t>-</w:t>
      </w:r>
      <w:r w:rsidR="6CFDC1CD">
        <w:rPr>
          <w:rFonts w:eastAsia="Arial"/>
        </w:rPr>
        <w:t xml:space="preserve"> </w:t>
      </w:r>
      <w:r w:rsidR="6CFDC1CD">
        <w:t xml:space="preserve">As associações zoófilas com estabelecimento autorizado podem colocar, em lares de acolhimento, os animais provenientes do CRO, ou que lhes tenham sido entregues diretamente pelos seus </w:t>
      </w:r>
      <w:commentRangeStart w:id="513"/>
      <w:r w:rsidR="6CFDC1CD">
        <w:t>titulares</w:t>
      </w:r>
      <w:commentRangeEnd w:id="513"/>
      <w:r w:rsidR="002251E2">
        <w:rPr>
          <w:rStyle w:val="Refdecomentrio"/>
          <w:sz w:val="24"/>
          <w:szCs w:val="24"/>
        </w:rPr>
        <w:commentReference w:id="513"/>
      </w:r>
      <w:r w:rsidR="6CFDC1CD">
        <w:t>, sob termo de responsabilidade, desde que:</w:t>
      </w:r>
    </w:p>
    <w:p w14:paraId="23215386" w14:textId="72BF7DF4" w:rsidR="005101CF" w:rsidRPr="005E2D3C" w:rsidRDefault="0E165CC7" w:rsidP="00F95DCA">
      <w:pPr>
        <w:pStyle w:val="PargrafodaLista"/>
        <w:numPr>
          <w:ilvl w:val="0"/>
          <w:numId w:val="297"/>
        </w:numPr>
      </w:pPr>
      <w:r>
        <w:t xml:space="preserve">Os lares de acolhimento que se encontrem registados no SIAC; </w:t>
      </w:r>
    </w:p>
    <w:p w14:paraId="508E045C" w14:textId="77777777" w:rsidR="005101CF" w:rsidRPr="005E2D3C" w:rsidRDefault="00A626AB" w:rsidP="00F95DCA">
      <w:pPr>
        <w:pStyle w:val="PargrafodaLista"/>
        <w:numPr>
          <w:ilvl w:val="0"/>
          <w:numId w:val="297"/>
        </w:numPr>
      </w:pPr>
      <w:r>
        <w:t xml:space="preserve">Os animais estejam registados em nome da associação; </w:t>
      </w:r>
    </w:p>
    <w:p w14:paraId="734A1E9A" w14:textId="626F9C04" w:rsidR="005101CF" w:rsidRPr="005E2D3C" w:rsidRDefault="533245CC" w:rsidP="00F95DCA">
      <w:pPr>
        <w:pStyle w:val="PargrafodaLista"/>
        <w:numPr>
          <w:ilvl w:val="0"/>
          <w:numId w:val="297"/>
        </w:numPr>
      </w:pPr>
      <w:r>
        <w:t xml:space="preserve">A associação mantenha, durante três anos, os registos relativos à identidade dos lares de acolhimento, dos animais a eles entregues com indicação do tempo de permanência daqueles na residência dos primeiros; </w:t>
      </w:r>
    </w:p>
    <w:p w14:paraId="7D84EA56" w14:textId="44682C23" w:rsidR="005101CF" w:rsidRPr="005E2D3C" w:rsidRDefault="1AF8B24F" w:rsidP="00F95DCA">
      <w:pPr>
        <w:pStyle w:val="PargrafodaLista"/>
        <w:numPr>
          <w:ilvl w:val="0"/>
          <w:numId w:val="297"/>
        </w:numPr>
      </w:pPr>
      <w:r>
        <w:t xml:space="preserve">Os voluntários deem cumprimento aos requisitos de higiene, saúde e bem-estar dos animais detidos, bem como garantam o respeito pela tranquilidade e segurança das pessoas e a salubridade dos locais e não excedam o </w:t>
      </w:r>
      <w:r w:rsidR="00BE60E5">
        <w:t>n.º</w:t>
      </w:r>
      <w:r>
        <w:t xml:space="preserve"> de animais superior ao previsto, de acordo com as disposições do </w:t>
      </w:r>
      <w:r w:rsidR="00777F33">
        <w:rPr>
          <w:highlight w:val="cyan"/>
        </w:rPr>
        <w:t>artigo</w:t>
      </w:r>
      <w:r w:rsidR="00B41A3E" w:rsidRPr="00F95DCA">
        <w:rPr>
          <w:highlight w:val="cyan"/>
        </w:rPr>
        <w:t xml:space="preserve"> </w:t>
      </w:r>
      <w:r w:rsidRPr="00F95DCA">
        <w:rPr>
          <w:highlight w:val="cyan"/>
        </w:rPr>
        <w:t>XX.º</w:t>
      </w:r>
      <w:r>
        <w:t xml:space="preserve">. </w:t>
      </w:r>
    </w:p>
    <w:p w14:paraId="6F1ED0C3" w14:textId="5C90EA38" w:rsidR="005101CF" w:rsidRPr="005E2D3C" w:rsidRDefault="00D81579" w:rsidP="00F95DCA">
      <w:pPr>
        <w:ind w:left="142" w:firstLine="0"/>
      </w:pPr>
      <w:r>
        <w:lastRenderedPageBreak/>
        <w:t xml:space="preserve">3 </w:t>
      </w:r>
      <w:r w:rsidR="13EADC82">
        <w:t>-</w:t>
      </w:r>
      <w:r w:rsidR="13EADC82">
        <w:rPr>
          <w:rFonts w:eastAsia="Arial"/>
        </w:rPr>
        <w:t xml:space="preserve"> </w:t>
      </w:r>
      <w:r w:rsidR="13EADC82">
        <w:t>Quando as associações de proteção animal disponham de alojamentos para hospedagem de animais de companhia, só podem receber animais cedidos por centros de recolha, ou entregues diretamente pelos seus titulares.</w:t>
      </w:r>
    </w:p>
    <w:p w14:paraId="305F86CB" w14:textId="7D564F57" w:rsidR="73C0FD60" w:rsidRPr="005E2D3C" w:rsidRDefault="73C0FD60" w:rsidP="00F95DCA"/>
    <w:p w14:paraId="0E0F3C5B" w14:textId="6FFA3FAE" w:rsidR="619C7007" w:rsidRPr="00963FF4" w:rsidRDefault="005119BB" w:rsidP="00F95DCA">
      <w:pPr>
        <w:pStyle w:val="Ttulo3"/>
      </w:pPr>
      <w:bookmarkStart w:id="514" w:name="_Toc233683138"/>
      <w:r w:rsidRPr="00963FF4">
        <w:t xml:space="preserve">Artigo </w:t>
      </w:r>
      <w:r w:rsidR="00963FF4">
        <w:t>101</w:t>
      </w:r>
      <w:r w:rsidRPr="00963FF4">
        <w:t>.º</w:t>
      </w:r>
      <w:bookmarkEnd w:id="514"/>
    </w:p>
    <w:p w14:paraId="14A5F514" w14:textId="7E2FA371" w:rsidR="619C7007" w:rsidRPr="005E2D3C" w:rsidRDefault="5C567230" w:rsidP="00F95DCA">
      <w:pPr>
        <w:pStyle w:val="Ttulo3"/>
      </w:pPr>
      <w:bookmarkStart w:id="515" w:name="_Toc233683139"/>
      <w:r w:rsidRPr="00963FF4">
        <w:t>Eutanásia</w:t>
      </w:r>
      <w:bookmarkEnd w:id="515"/>
    </w:p>
    <w:p w14:paraId="135F8731" w14:textId="3F31707E" w:rsidR="007C64C0" w:rsidRPr="005E2D3C" w:rsidRDefault="007C64C0" w:rsidP="00F95DCA">
      <w:pPr>
        <w:ind w:left="142" w:firstLine="0"/>
        <w:rPr>
          <w:color w:val="000000" w:themeColor="text1"/>
        </w:rPr>
      </w:pPr>
      <w:r>
        <w:rPr>
          <w:color w:val="auto"/>
        </w:rPr>
        <w:t xml:space="preserve">1 - </w:t>
      </w:r>
      <w:r w:rsidR="53701AD2">
        <w:rPr>
          <w:color w:val="auto"/>
        </w:rPr>
        <w:t>A eutanásia</w:t>
      </w:r>
      <w:r w:rsidR="53701AD2">
        <w:rPr>
          <w:color w:val="6D5700"/>
        </w:rPr>
        <w:t xml:space="preserve"> </w:t>
      </w:r>
      <w:r w:rsidR="53701AD2">
        <w:rPr>
          <w:color w:val="000000" w:themeColor="text1"/>
        </w:rPr>
        <w:t>de animais de companhia por motivos de sobrepopulação, de sobrelotação, de incapacidade económica ou outra que impeça a normal detenção pelo seu detentor, é proibida.</w:t>
      </w:r>
    </w:p>
    <w:p w14:paraId="62ED0F12" w14:textId="7722F599" w:rsidR="47CC85A8" w:rsidRPr="005E2D3C" w:rsidRDefault="007C64C0" w:rsidP="00F95DCA">
      <w:pPr>
        <w:ind w:left="142" w:firstLine="0"/>
      </w:pPr>
      <w:r>
        <w:t xml:space="preserve">2 - </w:t>
      </w:r>
      <w:r w:rsidR="30671819">
        <w:t>A eutanásia de animais de companhia pode ser praticada nos CRO nas seguintes situações:</w:t>
      </w:r>
    </w:p>
    <w:p w14:paraId="2AC8963B" w14:textId="58F9B730" w:rsidR="007C64C0" w:rsidRDefault="420DC1E9" w:rsidP="00F95DCA">
      <w:pPr>
        <w:pStyle w:val="PargrafodaLista"/>
        <w:numPr>
          <w:ilvl w:val="0"/>
          <w:numId w:val="298"/>
        </w:numPr>
      </w:pPr>
      <w:r>
        <w:t>Nos casos em que o animal tenha causado ofensas graves à integridade física de uma pessoa, devidamente comprovadas por relatório médico.</w:t>
      </w:r>
    </w:p>
    <w:p w14:paraId="098D068F" w14:textId="110292DB" w:rsidR="2868F327" w:rsidRPr="005E2D3C" w:rsidRDefault="420DC1E9" w:rsidP="00F95DCA">
      <w:pPr>
        <w:pStyle w:val="PargrafodaLista"/>
        <w:numPr>
          <w:ilvl w:val="0"/>
          <w:numId w:val="298"/>
        </w:numPr>
      </w:pPr>
      <w:r>
        <w:t>Nos casos em que o animal apresenta um comportamento agressivo ou assilvestrado que comprometa a sua socialização com pessoas ou outros animais e torne inviável o seu encaminhamento para cessão.</w:t>
      </w:r>
    </w:p>
    <w:p w14:paraId="097C546D" w14:textId="7EF59BB4" w:rsidR="5E7704D7" w:rsidRPr="005E2D3C" w:rsidRDefault="6BDE9986" w:rsidP="00F95DCA">
      <w:r>
        <w:t>c) Nos casos em que o animal seja portador de zoonoses ou de doenças infetocontagiosas, representando a sua permanência no CRO uma ameaça à saúde animal ou constitua um perigo para a saúde pública, no âmbito ou na sequência de um surto de doença infetocontagiosa.</w:t>
      </w:r>
    </w:p>
    <w:p w14:paraId="34C57510" w14:textId="2F633E7B" w:rsidR="7F7CCA47" w:rsidRPr="005E2D3C" w:rsidRDefault="007C64C0" w:rsidP="00F95DCA">
      <w:pPr>
        <w:ind w:left="142" w:firstLine="0"/>
      </w:pPr>
      <w:r>
        <w:t xml:space="preserve">2 - </w:t>
      </w:r>
      <w:r w:rsidR="0474B0A0">
        <w:t>Sempre que exista a suspeita de raiva em animais agressores ou agredidos, a eutanásia só pode ser realizada após o cumprimento das normas vigentes em matéria de isolamento ou sequestro</w:t>
      </w:r>
    </w:p>
    <w:p w14:paraId="74413C6D" w14:textId="1EA8CB78" w:rsidR="619C7007" w:rsidRPr="005E2D3C" w:rsidRDefault="46102C3E" w:rsidP="00F95DCA">
      <w:pPr>
        <w:ind w:left="142" w:firstLine="0"/>
        <w:rPr>
          <w:color w:val="000000" w:themeColor="text1"/>
        </w:rPr>
      </w:pPr>
      <w:r>
        <w:rPr>
          <w:color w:val="000000" w:themeColor="text1"/>
        </w:rPr>
        <w:t>3 - A eutanásia pode ser realizada em</w:t>
      </w:r>
      <w:r>
        <w:rPr>
          <w:color w:val="auto"/>
        </w:rPr>
        <w:t xml:space="preserve"> CRO </w:t>
      </w:r>
      <w:r>
        <w:rPr>
          <w:color w:val="000000" w:themeColor="text1"/>
        </w:rPr>
        <w:t>ou CAMV, por médico-veterinário, em casos comprovados de doença incurável e quando se demonstre ser a via única e indispensável para eliminar a dor ou o sofrimento que comprometa seriamente o bem-estar do animal.</w:t>
      </w:r>
    </w:p>
    <w:p w14:paraId="69205B4C" w14:textId="297C7C0A" w:rsidR="619C7007" w:rsidRPr="005E2D3C" w:rsidRDefault="46102C3E" w:rsidP="00F95DCA">
      <w:pPr>
        <w:ind w:left="142" w:firstLine="0"/>
        <w:rPr>
          <w:color w:val="000000" w:themeColor="text1"/>
        </w:rPr>
      </w:pPr>
      <w:r>
        <w:rPr>
          <w:color w:val="000000" w:themeColor="text1"/>
        </w:rPr>
        <w:t>4 - Em qualquer dos casos, na eutanásia a indução da morte ao animal deve ser efetuada através de métodos que garantam a ausência de dor e sofrimento, devendo a morte ser imediata, indolor e respeitar a dignidade do animal.</w:t>
      </w:r>
    </w:p>
    <w:p w14:paraId="1EC33450" w14:textId="57190979" w:rsidR="6BDF1DCC" w:rsidRPr="005E2D3C" w:rsidRDefault="46102C3E" w:rsidP="00F95DCA">
      <w:pPr>
        <w:rPr>
          <w:color w:val="000000" w:themeColor="text1"/>
        </w:rPr>
      </w:pPr>
      <w:r>
        <w:rPr>
          <w:color w:val="000000" w:themeColor="text1"/>
        </w:rPr>
        <w:t xml:space="preserve">5 - As boas práticas para a realização de eutanásia são divulgadas pela DGAV. </w:t>
      </w:r>
    </w:p>
    <w:p w14:paraId="1801A177" w14:textId="5C411298" w:rsidR="7649FE72" w:rsidRPr="005E2D3C" w:rsidRDefault="33BA723F" w:rsidP="00F95DCA">
      <w:pPr>
        <w:ind w:left="142" w:firstLine="0"/>
        <w:rPr>
          <w:color w:val="000000" w:themeColor="text1"/>
        </w:rPr>
      </w:pPr>
      <w:r>
        <w:rPr>
          <w:color w:val="000000" w:themeColor="text1"/>
        </w:rPr>
        <w:lastRenderedPageBreak/>
        <w:t>6 - O motivo de eutanásia de animal de companhia deve constar no registo do animal no SIAC, em forma de atestado passado pelo médico-veterinário</w:t>
      </w:r>
      <w:r w:rsidR="006B0289">
        <w:rPr>
          <w:color w:val="000000" w:themeColor="text1"/>
        </w:rPr>
        <w:t xml:space="preserve"> </w:t>
      </w:r>
      <w:r w:rsidR="006B0289" w:rsidRPr="00F95DCA">
        <w:rPr>
          <w:color w:val="000000" w:themeColor="text1"/>
          <w:highlight w:val="yellow"/>
        </w:rPr>
        <w:t>responsável</w:t>
      </w:r>
      <w:r w:rsidR="00AD4FF8" w:rsidRPr="00F95DCA">
        <w:rPr>
          <w:color w:val="000000" w:themeColor="text1"/>
          <w:highlight w:val="yellow"/>
        </w:rPr>
        <w:t xml:space="preserve"> pelo ato clínico</w:t>
      </w:r>
      <w:r w:rsidRPr="00F95DCA">
        <w:rPr>
          <w:color w:val="000000" w:themeColor="text1"/>
          <w:highlight w:val="yellow"/>
        </w:rPr>
        <w:t>.</w:t>
      </w:r>
    </w:p>
    <w:p w14:paraId="10173BBB" w14:textId="35EC5E84" w:rsidR="619C7007" w:rsidRPr="005E2D3C" w:rsidRDefault="619C7007" w:rsidP="00F95DCA">
      <w:pPr>
        <w:ind w:left="0" w:right="0" w:firstLine="0"/>
        <w:rPr>
          <w:highlight w:val="yellow"/>
        </w:rPr>
      </w:pPr>
    </w:p>
    <w:p w14:paraId="00017527" w14:textId="6FDC1539" w:rsidR="00C545D3" w:rsidRPr="00963FF4" w:rsidRDefault="29E30940" w:rsidP="00F95DCA">
      <w:pPr>
        <w:pStyle w:val="Ttulo2"/>
      </w:pPr>
      <w:bookmarkStart w:id="516" w:name="_Toc223954493"/>
      <w:bookmarkStart w:id="517" w:name="_Toc233683140"/>
      <w:r w:rsidRPr="00963FF4">
        <w:t>CAPÍTULO XI</w:t>
      </w:r>
      <w:bookmarkEnd w:id="517"/>
    </w:p>
    <w:p w14:paraId="6AA29380" w14:textId="49BE4CAF" w:rsidR="005101CF" w:rsidRPr="00963FF4" w:rsidRDefault="00A626AB" w:rsidP="00F95DCA">
      <w:pPr>
        <w:pStyle w:val="Ttulo2"/>
        <w:ind w:right="0"/>
      </w:pPr>
      <w:bookmarkStart w:id="518" w:name="_Toc233683141"/>
      <w:r w:rsidRPr="00963FF4">
        <w:t>Cadáveres de animais de companhia</w:t>
      </w:r>
      <w:bookmarkEnd w:id="516"/>
      <w:bookmarkEnd w:id="518"/>
    </w:p>
    <w:p w14:paraId="0B49C3EE" w14:textId="77777777" w:rsidR="001D4E3A" w:rsidRPr="005E2D3C" w:rsidRDefault="001D4E3A" w:rsidP="00F95DCA"/>
    <w:p w14:paraId="55041104" w14:textId="1E9ACB89" w:rsidR="00C545D3" w:rsidRPr="00963FF4" w:rsidRDefault="00A626AB" w:rsidP="00F95DCA">
      <w:pPr>
        <w:pStyle w:val="Ttulo3"/>
      </w:pPr>
      <w:bookmarkStart w:id="519" w:name="_Toc223954494"/>
      <w:bookmarkStart w:id="520" w:name="_Toc233683142"/>
      <w:r w:rsidRPr="00963FF4">
        <w:t xml:space="preserve">Artigo </w:t>
      </w:r>
      <w:r w:rsidR="009E3574" w:rsidRPr="00963FF4">
        <w:t>10</w:t>
      </w:r>
      <w:r w:rsidR="00963FF4">
        <w:t>2</w:t>
      </w:r>
      <w:r w:rsidRPr="00963FF4">
        <w:t>.º</w:t>
      </w:r>
      <w:bookmarkEnd w:id="520"/>
    </w:p>
    <w:p w14:paraId="2A490705" w14:textId="75F2FD11" w:rsidR="005101CF" w:rsidRPr="00963FF4" w:rsidRDefault="3EE17268" w:rsidP="00F95DCA">
      <w:pPr>
        <w:pStyle w:val="Ttulo3"/>
      </w:pPr>
      <w:bookmarkStart w:id="521" w:name="_Toc233683143"/>
      <w:r w:rsidRPr="00963FF4">
        <w:t>Eliminação de cadáveres</w:t>
      </w:r>
      <w:bookmarkEnd w:id="519"/>
      <w:bookmarkEnd w:id="521"/>
    </w:p>
    <w:p w14:paraId="79FC3E32" w14:textId="65329065" w:rsidR="005101CF" w:rsidRPr="005E2D3C" w:rsidRDefault="2034F777" w:rsidP="00F95DCA">
      <w:pPr>
        <w:ind w:left="142" w:firstLine="0"/>
      </w:pPr>
      <w:r>
        <w:t>1</w:t>
      </w:r>
      <w:r>
        <w:rPr>
          <w:rFonts w:eastAsia="Arial"/>
        </w:rPr>
        <w:t xml:space="preserve"> </w:t>
      </w:r>
      <w:r w:rsidR="009E3574">
        <w:rPr>
          <w:rFonts w:eastAsia="Arial"/>
        </w:rPr>
        <w:t xml:space="preserve">- </w:t>
      </w:r>
      <w:r>
        <w:t xml:space="preserve">As operações de recolha, transporte, armazenamento e eliminação de cadáveres de animais de companhia devem ser realizadas de acordo com o Regulamento (CE) n.º 1069/2009, do Parlamento Europeu e do Conselho, de 21 de outubro, e respetivas alterações. </w:t>
      </w:r>
    </w:p>
    <w:p w14:paraId="5CEB0437" w14:textId="14A19ED0" w:rsidR="005101CF" w:rsidRPr="005E2D3C" w:rsidRDefault="3166D660" w:rsidP="00F95DCA">
      <w:pPr>
        <w:ind w:left="142" w:firstLine="0"/>
      </w:pPr>
      <w:r>
        <w:t>2 -</w:t>
      </w:r>
      <w:r>
        <w:rPr>
          <w:rFonts w:eastAsia="Arial"/>
        </w:rPr>
        <w:t xml:space="preserve"> </w:t>
      </w:r>
      <w:r>
        <w:t xml:space="preserve">Compete às câmaras municipais assegurar as operações referidas no </w:t>
      </w:r>
      <w:r w:rsidR="008C56A9">
        <w:t>número anterior</w:t>
      </w:r>
      <w:r>
        <w:t xml:space="preserve">, devendo, para o efeito, apresentar à DGAV um plano de destruição de cadáveres, para aprovação nos termos estabelecidos em despacho do </w:t>
      </w:r>
      <w:r w:rsidR="009E3574">
        <w:t xml:space="preserve">diretor geral </w:t>
      </w:r>
      <w:r>
        <w:t xml:space="preserve">de Alimentação e Veterinária. </w:t>
      </w:r>
    </w:p>
    <w:p w14:paraId="72066758" w14:textId="77777777" w:rsidR="001A0189" w:rsidRPr="005E2D3C" w:rsidRDefault="001A0189" w:rsidP="00F95DCA"/>
    <w:p w14:paraId="6519792D" w14:textId="053684B6" w:rsidR="00C545D3" w:rsidRPr="00963FF4" w:rsidRDefault="5946C694" w:rsidP="00F95DCA">
      <w:pPr>
        <w:pStyle w:val="Ttulo2"/>
        <w:ind w:right="0"/>
      </w:pPr>
      <w:bookmarkStart w:id="522" w:name="_Toc223954495"/>
      <w:bookmarkStart w:id="523" w:name="_Toc233683144"/>
      <w:r w:rsidRPr="00963FF4">
        <w:t>CAPÍTULO XII</w:t>
      </w:r>
      <w:bookmarkEnd w:id="523"/>
    </w:p>
    <w:p w14:paraId="082C6CC6" w14:textId="337C8FC8" w:rsidR="005101CF" w:rsidRDefault="00A626AB" w:rsidP="00F95DCA">
      <w:pPr>
        <w:pStyle w:val="Ttulo2"/>
        <w:ind w:right="0"/>
      </w:pPr>
      <w:bookmarkStart w:id="524" w:name="_Toc233683145"/>
      <w:r w:rsidRPr="00963FF4">
        <w:t>Exposições e comércio</w:t>
      </w:r>
      <w:bookmarkEnd w:id="522"/>
      <w:bookmarkEnd w:id="524"/>
    </w:p>
    <w:p w14:paraId="02E4CD40" w14:textId="77777777" w:rsidR="009E3574" w:rsidRPr="00F95DCA" w:rsidRDefault="009E3574" w:rsidP="00F95DCA">
      <w:pPr>
        <w:jc w:val="center"/>
        <w:rPr>
          <w:b/>
          <w:bCs/>
        </w:rPr>
      </w:pPr>
    </w:p>
    <w:p w14:paraId="0AC211CD" w14:textId="45A359FE" w:rsidR="00C545D3" w:rsidRPr="00963FF4" w:rsidRDefault="00A626AB" w:rsidP="00F95DCA">
      <w:pPr>
        <w:pStyle w:val="Ttulo3"/>
      </w:pPr>
      <w:bookmarkStart w:id="525" w:name="_Toc223954496"/>
      <w:bookmarkStart w:id="526" w:name="_Toc233683146"/>
      <w:r w:rsidRPr="00963FF4">
        <w:t xml:space="preserve">Artigo </w:t>
      </w:r>
      <w:r w:rsidR="009E3574">
        <w:t>10</w:t>
      </w:r>
      <w:r w:rsidR="00963FF4">
        <w:t>3</w:t>
      </w:r>
      <w:r w:rsidRPr="00963FF4">
        <w:t>.º</w:t>
      </w:r>
      <w:bookmarkEnd w:id="526"/>
    </w:p>
    <w:p w14:paraId="2A46044A" w14:textId="77777777" w:rsidR="009E3574" w:rsidRPr="00963FF4" w:rsidRDefault="7D835878" w:rsidP="00F95DCA">
      <w:pPr>
        <w:pStyle w:val="Ttulo3"/>
      </w:pPr>
      <w:bookmarkStart w:id="527" w:name="_Toc233683147"/>
      <w:r w:rsidRPr="00963FF4">
        <w:t>Concursos e exposições</w:t>
      </w:r>
      <w:bookmarkEnd w:id="525"/>
      <w:bookmarkEnd w:id="527"/>
    </w:p>
    <w:p w14:paraId="45DC5996" w14:textId="26C04C01" w:rsidR="005101CF" w:rsidRPr="005E2D3C" w:rsidRDefault="7D835878" w:rsidP="00F95DCA">
      <w:pPr>
        <w:ind w:left="142" w:firstLine="0"/>
      </w:pPr>
      <w:r>
        <w:t>1 -</w:t>
      </w:r>
      <w:r>
        <w:rPr>
          <w:rFonts w:eastAsia="Arial"/>
        </w:rPr>
        <w:t xml:space="preserve"> </w:t>
      </w:r>
      <w:r>
        <w:t>A realização de concursos e exposições com animais de companhia carece de autorização prévia da câmara municipal, ficando esta dependente do parecer vinculativo do MVM</w:t>
      </w:r>
      <w:r w:rsidR="009E3574">
        <w:t xml:space="preserve"> </w:t>
      </w:r>
      <w:r w:rsidR="009E3574" w:rsidRPr="005A37E6">
        <w:t>ou do médico-veterinário ao serviço do município</w:t>
      </w:r>
      <w:r>
        <w:t xml:space="preserve">. </w:t>
      </w:r>
    </w:p>
    <w:p w14:paraId="31659806" w14:textId="7050A8D6" w:rsidR="005101CF" w:rsidRPr="005E2D3C" w:rsidRDefault="2E184019" w:rsidP="00F95DCA">
      <w:pPr>
        <w:ind w:left="142" w:firstLine="0"/>
      </w:pPr>
      <w:r>
        <w:t>2 -</w:t>
      </w:r>
      <w:r>
        <w:rPr>
          <w:rFonts w:eastAsia="Arial"/>
        </w:rPr>
        <w:t xml:space="preserve"> </w:t>
      </w:r>
      <w:r>
        <w:t xml:space="preserve">A autorização prévia a que se refere o </w:t>
      </w:r>
      <w:r w:rsidR="008C56A9">
        <w:t>número anterior</w:t>
      </w:r>
      <w:r>
        <w:t xml:space="preserve"> deve ser solicitada, pela organização da exposição, com a antecedência mínima de 15 dias, à câmara municipal da área da realização da exposição, mediante requerimento acompanhado dos seguintes documentos: </w:t>
      </w:r>
    </w:p>
    <w:p w14:paraId="2185F16D" w14:textId="77777777" w:rsidR="005101CF" w:rsidRPr="005E2D3C" w:rsidRDefault="00A626AB" w:rsidP="00F95DCA">
      <w:pPr>
        <w:pStyle w:val="PargrafodaLista"/>
        <w:numPr>
          <w:ilvl w:val="0"/>
          <w:numId w:val="299"/>
        </w:numPr>
      </w:pPr>
      <w:r>
        <w:t xml:space="preserve">Descrição das condições de alojamento e manutenção dos animais; </w:t>
      </w:r>
    </w:p>
    <w:p w14:paraId="2A8BB4DF" w14:textId="77777777" w:rsidR="005101CF" w:rsidRPr="005E2D3C" w:rsidRDefault="00A626AB" w:rsidP="00F95DCA">
      <w:pPr>
        <w:pStyle w:val="PargrafodaLista"/>
        <w:numPr>
          <w:ilvl w:val="0"/>
          <w:numId w:val="299"/>
        </w:numPr>
      </w:pPr>
      <w:r>
        <w:lastRenderedPageBreak/>
        <w:t>A identificação do(s) médico(s) veterinário(s) responsável(eis) pela exposição ou concurso;</w:t>
      </w:r>
      <w:r w:rsidRPr="009E3574">
        <w:rPr>
          <w:i/>
        </w:rPr>
        <w:t xml:space="preserve"> </w:t>
      </w:r>
    </w:p>
    <w:p w14:paraId="4CA6936C" w14:textId="616A020A" w:rsidR="005101CF" w:rsidRPr="005E2D3C" w:rsidRDefault="00A626AB" w:rsidP="00F95DCA">
      <w:pPr>
        <w:pStyle w:val="PargrafodaLista"/>
        <w:numPr>
          <w:ilvl w:val="0"/>
          <w:numId w:val="299"/>
        </w:numPr>
      </w:pPr>
      <w:r>
        <w:t xml:space="preserve">Regulamento sanitário do concurso ou exposição, onde deve estar especificado o modo como se prevê dar cumprimento ao disposto nos </w:t>
      </w:r>
      <w:r w:rsidR="00BE60E5">
        <w:t>n.º</w:t>
      </w:r>
      <w:r>
        <w:t xml:space="preserve">s seguintes. </w:t>
      </w:r>
    </w:p>
    <w:p w14:paraId="2D7269DB" w14:textId="4C2CD862" w:rsidR="005101CF" w:rsidRPr="005E2D3C" w:rsidRDefault="451EF79C" w:rsidP="00F95DCA">
      <w:pPr>
        <w:ind w:left="142" w:firstLine="0"/>
      </w:pPr>
      <w:r>
        <w:t>3 -</w:t>
      </w:r>
      <w:r>
        <w:rPr>
          <w:rFonts w:eastAsia="Arial"/>
        </w:rPr>
        <w:t xml:space="preserve"> </w:t>
      </w:r>
      <w:r>
        <w:t xml:space="preserve">Só são admitidos a concurso os cães e gatos que: </w:t>
      </w:r>
    </w:p>
    <w:p w14:paraId="1953C550" w14:textId="77777777" w:rsidR="005101CF" w:rsidRPr="005E2D3C" w:rsidRDefault="00A626AB" w:rsidP="00F95DCA">
      <w:pPr>
        <w:pStyle w:val="PargrafodaLista"/>
        <w:numPr>
          <w:ilvl w:val="0"/>
          <w:numId w:val="300"/>
        </w:numPr>
      </w:pPr>
      <w:r>
        <w:t xml:space="preserve">Estejam identificados eletronicamente nos termos do disposto no presente diploma, no caso dos concorrentes nacionais ou, no caso de animais provenientes de outros países, de acordo com as disposições da legislação específica sobre a matéria; </w:t>
      </w:r>
    </w:p>
    <w:p w14:paraId="015DF95D" w14:textId="36D1774D" w:rsidR="005101CF" w:rsidRPr="005E2D3C" w:rsidRDefault="40840235" w:rsidP="00F95DCA">
      <w:pPr>
        <w:pStyle w:val="PargrafodaLista"/>
        <w:numPr>
          <w:ilvl w:val="0"/>
          <w:numId w:val="300"/>
        </w:numPr>
      </w:pPr>
      <w:r>
        <w:t xml:space="preserve">Sejam portadores de boletim sanitário de cães e gatos ou passaporte de animal de companhia que comprove o cumprimento das imunizações obrigatórias considerando a espécie e a idade; </w:t>
      </w:r>
    </w:p>
    <w:p w14:paraId="3232808C" w14:textId="3FE2DCA5" w:rsidR="619C7007" w:rsidRPr="005E2D3C" w:rsidRDefault="7018D78E" w:rsidP="00F95DCA">
      <w:pPr>
        <w:pStyle w:val="PargrafodaLista"/>
        <w:numPr>
          <w:ilvl w:val="0"/>
          <w:numId w:val="300"/>
        </w:numPr>
      </w:pPr>
      <w:r>
        <w:t xml:space="preserve">Possuam dentro dos prazos de validade e efetuadas conforme o Resumo das características do medicamento imunológico contra as principais doenças infectocontagiosas da espécie, comprovadas pelas vinhetas de vacinação respetiva, apostas no boletim sanitário de cães e gatos ou passaporte, devidamente autenticadas por um médico-veterinário. </w:t>
      </w:r>
    </w:p>
    <w:p w14:paraId="41B4FF17" w14:textId="07A33464" w:rsidR="619C7007" w:rsidRPr="005E2D3C" w:rsidRDefault="009E3574" w:rsidP="00F95DCA">
      <w:pPr>
        <w:ind w:left="142" w:firstLine="0"/>
        <w:rPr>
          <w:lang w:val="pt-BR"/>
        </w:rPr>
      </w:pPr>
      <w:r>
        <w:rPr>
          <w:lang w:val="pt-BR"/>
        </w:rPr>
        <w:t xml:space="preserve">4 - </w:t>
      </w:r>
      <w:r w:rsidR="31DADAC4">
        <w:rPr>
          <w:lang w:val="pt-BR"/>
        </w:rPr>
        <w:t xml:space="preserve">Nos espetáculos, nas exposições e nos concursos de cães e gatos, não podem participar cães ou gatos com características de conformação extremas, nem cães ou gatos que tenham sido mutilados de uma forma que altere as suas características físicas, </w:t>
      </w:r>
      <w:r w:rsidR="31DADAC4" w:rsidRPr="0023549B">
        <w:rPr>
          <w:lang w:val="pt-BR"/>
        </w:rPr>
        <w:t>s</w:t>
      </w:r>
      <w:r w:rsidR="31DADAC4" w:rsidRPr="00F95DCA">
        <w:rPr>
          <w:lang w:val="pt-BR"/>
        </w:rPr>
        <w:t xml:space="preserve">em prejuízo do disposto </w:t>
      </w:r>
      <w:r w:rsidR="31DADAC4" w:rsidRPr="00F95DCA">
        <w:rPr>
          <w:highlight w:val="cyan"/>
          <w:lang w:val="pt-BR"/>
        </w:rPr>
        <w:t xml:space="preserve">no </w:t>
      </w:r>
      <w:r w:rsidR="00BE60E5">
        <w:rPr>
          <w:highlight w:val="cyan"/>
          <w:lang w:val="pt-BR"/>
        </w:rPr>
        <w:t>n.º</w:t>
      </w:r>
      <w:r w:rsidR="31DADAC4" w:rsidRPr="00F95DCA">
        <w:rPr>
          <w:highlight w:val="cyan"/>
          <w:lang w:val="pt-BR"/>
        </w:rPr>
        <w:t xml:space="preserve"> 5, do artigo </w:t>
      </w:r>
      <w:r w:rsidR="0023549B" w:rsidRPr="0023549B">
        <w:rPr>
          <w:highlight w:val="cyan"/>
          <w:lang w:val="pt-BR"/>
        </w:rPr>
        <w:t>XX</w:t>
      </w:r>
      <w:r w:rsidR="31DADAC4" w:rsidRPr="00F95DCA">
        <w:rPr>
          <w:highlight w:val="cyan"/>
          <w:lang w:val="pt-BR"/>
        </w:rPr>
        <w:t>º (</w:t>
      </w:r>
      <w:commentRangeStart w:id="528"/>
      <w:commentRangeStart w:id="529"/>
      <w:r w:rsidR="31DADAC4" w:rsidRPr="00F95DCA">
        <w:rPr>
          <w:highlight w:val="cyan"/>
          <w:lang w:val="pt-BR"/>
        </w:rPr>
        <w:t>Justificação</w:t>
      </w:r>
      <w:commentRangeEnd w:id="528"/>
      <w:r w:rsidRPr="00F95DCA">
        <w:rPr>
          <w:rStyle w:val="Refdecomentrio"/>
          <w:sz w:val="24"/>
          <w:szCs w:val="24"/>
          <w:highlight w:val="cyan"/>
          <w:lang w:val="pt-BR"/>
        </w:rPr>
        <w:commentReference w:id="528"/>
      </w:r>
      <w:commentRangeEnd w:id="529"/>
      <w:r w:rsidR="31DADAC4" w:rsidRPr="00F95DCA">
        <w:rPr>
          <w:rStyle w:val="Refdecomentrio"/>
          <w:sz w:val="24"/>
          <w:szCs w:val="24"/>
          <w:highlight w:val="cyan"/>
          <w:lang w:val="pt-BR"/>
        </w:rPr>
        <w:commentReference w:id="529"/>
      </w:r>
      <w:r w:rsidR="31DADAC4" w:rsidRPr="00F95DCA">
        <w:rPr>
          <w:highlight w:val="cyan"/>
          <w:lang w:val="pt-BR"/>
        </w:rPr>
        <w:t xml:space="preserve"> do MV</w:t>
      </w:r>
      <w:r w:rsidR="0023549B" w:rsidRPr="00F95DCA">
        <w:rPr>
          <w:highlight w:val="cyan"/>
          <w:lang w:val="pt-BR"/>
        </w:rPr>
        <w:t>M)</w:t>
      </w:r>
      <w:r w:rsidR="31DADAC4" w:rsidRPr="00F95DCA">
        <w:rPr>
          <w:highlight w:val="cyan"/>
          <w:lang w:val="pt-BR"/>
        </w:rPr>
        <w:t>.</w:t>
      </w:r>
    </w:p>
    <w:p w14:paraId="6E3827AF" w14:textId="1B1D9382" w:rsidR="0023549B" w:rsidRDefault="0023549B" w:rsidP="0023549B">
      <w:pPr>
        <w:ind w:left="142" w:firstLine="0"/>
        <w:rPr>
          <w:color w:val="auto"/>
        </w:rPr>
      </w:pPr>
      <w:r>
        <w:rPr>
          <w:color w:val="auto"/>
        </w:rPr>
        <w:t>5</w:t>
      </w:r>
      <w:r w:rsidR="7D835878">
        <w:rPr>
          <w:color w:val="auto"/>
        </w:rPr>
        <w:t xml:space="preserve"> -</w:t>
      </w:r>
      <w:r w:rsidR="7D835878">
        <w:rPr>
          <w:rFonts w:eastAsia="Arial"/>
          <w:color w:val="auto"/>
        </w:rPr>
        <w:t xml:space="preserve"> </w:t>
      </w:r>
      <w:r w:rsidR="7D835878">
        <w:rPr>
          <w:color w:val="auto"/>
        </w:rPr>
        <w:t>Compete à organização da exposição:</w:t>
      </w:r>
    </w:p>
    <w:p w14:paraId="3EFFF0C8" w14:textId="09C5080F" w:rsidR="0023549B" w:rsidRDefault="7D835878" w:rsidP="0023549B">
      <w:pPr>
        <w:ind w:left="142" w:firstLine="0"/>
        <w:rPr>
          <w:color w:val="auto"/>
        </w:rPr>
      </w:pPr>
      <w:r>
        <w:rPr>
          <w:color w:val="auto"/>
        </w:rPr>
        <w:t xml:space="preserve">a) Assegurar a presença do </w:t>
      </w:r>
      <w:r w:rsidR="00BE60E5">
        <w:rPr>
          <w:color w:val="auto"/>
        </w:rPr>
        <w:t>n.º</w:t>
      </w:r>
      <w:r>
        <w:rPr>
          <w:color w:val="auto"/>
        </w:rPr>
        <w:t xml:space="preserve"> de médicos veterinários necessário ao cumprimento do disposto no presente diploma;</w:t>
      </w:r>
    </w:p>
    <w:p w14:paraId="16C8F365" w14:textId="4B8EC3F2" w:rsidR="0DF93DC4" w:rsidRPr="005E2D3C" w:rsidRDefault="7D835878" w:rsidP="00F95DCA">
      <w:pPr>
        <w:ind w:left="142" w:firstLine="0"/>
        <w:rPr>
          <w:color w:val="FF0000"/>
          <w:lang w:val="pt-BR"/>
        </w:rPr>
      </w:pPr>
      <w:r>
        <w:rPr>
          <w:color w:val="auto"/>
        </w:rPr>
        <w:t>b) Assegurar que o local onde a exposição decorre reúne as condições que permitam salvaguardar o disposto nas normas do presente diploma, em especial no que se refere à saúde e ao bem-estar dos animais exibidos;</w:t>
      </w:r>
      <w:commentRangeStart w:id="530"/>
      <w:commentRangeEnd w:id="530"/>
      <w:r w:rsidR="002251E2" w:rsidRPr="005E2D3C">
        <w:rPr>
          <w:rStyle w:val="Refdecomentrio"/>
          <w:color w:val="FF0000"/>
          <w:sz w:val="24"/>
          <w:szCs w:val="24"/>
          <w:lang w:val="pt-BR"/>
        </w:rPr>
        <w:commentReference w:id="530"/>
      </w:r>
    </w:p>
    <w:p w14:paraId="3170C5AB" w14:textId="6913254A" w:rsidR="005101CF" w:rsidRPr="005E2D3C" w:rsidRDefault="6A50A9E1" w:rsidP="00F95DCA">
      <w:pPr>
        <w:ind w:left="142" w:firstLine="0"/>
      </w:pPr>
      <w:r>
        <w:t xml:space="preserve">c) Salvaguardar os aspetos de segurança, em particular no caso de animais potencialmente perigosos, que deverão estar convenientemente açaimados ou protegidos do contacto com o público, quando fora do concurso ou quando não estejam a competir; </w:t>
      </w:r>
    </w:p>
    <w:p w14:paraId="4E5C0BDC" w14:textId="511D079E" w:rsidR="005101CF" w:rsidRPr="005E2D3C" w:rsidRDefault="7E95D2FE" w:rsidP="00F95DCA">
      <w:r>
        <w:lastRenderedPageBreak/>
        <w:t>d)</w:t>
      </w:r>
      <w:r w:rsidR="0023549B">
        <w:t xml:space="preserve"> </w:t>
      </w:r>
      <w:r>
        <w:t xml:space="preserve">Disponibilizar os meios que os médicos veterinários considerem necessários ao bom desempenho das suas funções, designadamente as seguintes: </w:t>
      </w:r>
    </w:p>
    <w:p w14:paraId="4AEEB909" w14:textId="402E7E67" w:rsidR="005101CF" w:rsidRPr="0023549B" w:rsidRDefault="0023549B" w:rsidP="00F95DCA">
      <w:pPr>
        <w:ind w:firstLine="0"/>
      </w:pPr>
      <w:r>
        <w:t xml:space="preserve">i) </w:t>
      </w:r>
      <w:r w:rsidR="0A4F9C61" w:rsidRPr="0023549B">
        <w:t xml:space="preserve">Verificar a identificação eletrónica dos animais sempre que obrigatória e a sua correspondência com o constante do boletim sanitário ou do passaporte de cães e gatos; </w:t>
      </w:r>
    </w:p>
    <w:p w14:paraId="41C3F529" w14:textId="5F80D6BE" w:rsidR="0023549B" w:rsidRPr="0023549B" w:rsidRDefault="0023549B" w:rsidP="00F95DCA">
      <w:pPr>
        <w:ind w:firstLine="0"/>
      </w:pPr>
      <w:r>
        <w:t xml:space="preserve">ii) </w:t>
      </w:r>
      <w:r w:rsidR="6F6E9877" w:rsidRPr="0023549B">
        <w:t>Proceder ao exame clínico dos animais que se apresentam para participar na exposição ou concurso e impedir a participação de animais doentes ou feridos;</w:t>
      </w:r>
    </w:p>
    <w:p w14:paraId="3C3FCF7D" w14:textId="7E3C9E6E" w:rsidR="005101CF" w:rsidRPr="0023549B" w:rsidRDefault="0023549B" w:rsidP="00F95DCA">
      <w:pPr>
        <w:ind w:firstLine="0"/>
      </w:pPr>
      <w:r>
        <w:t xml:space="preserve">iii) </w:t>
      </w:r>
      <w:r w:rsidR="6F6E9877" w:rsidRPr="0023549B">
        <w:t xml:space="preserve">Examinar a documentação sanitária dos animais; </w:t>
      </w:r>
    </w:p>
    <w:p w14:paraId="5B2C53F6" w14:textId="1388B1CF" w:rsidR="005101CF" w:rsidRPr="0023549B" w:rsidRDefault="0023549B" w:rsidP="00F95DCA">
      <w:pPr>
        <w:ind w:left="728"/>
      </w:pPr>
      <w:r>
        <w:t xml:space="preserve">iv) </w:t>
      </w:r>
      <w:r w:rsidR="00A626AB" w:rsidRPr="0023549B">
        <w:t xml:space="preserve">Prestar a assistência médico-veterinária que se revelar necessária durante o evento; </w:t>
      </w:r>
    </w:p>
    <w:p w14:paraId="595AD045" w14:textId="1E30D466" w:rsidR="73C0FD60" w:rsidRPr="0023549B" w:rsidRDefault="0023549B" w:rsidP="00F95DCA">
      <w:pPr>
        <w:ind w:firstLine="0"/>
      </w:pPr>
      <w:r>
        <w:t xml:space="preserve">v) </w:t>
      </w:r>
      <w:r w:rsidR="21ED47F0" w:rsidRPr="0023549B">
        <w:t xml:space="preserve">Proceder às observações que entenderem necessárias para a defesa sanitária da exposição ou concurso. </w:t>
      </w:r>
    </w:p>
    <w:p w14:paraId="1A81DBFF" w14:textId="1788BEE6" w:rsidR="005101CF" w:rsidRPr="005E2D3C" w:rsidRDefault="0023549B" w:rsidP="00F95DCA">
      <w:pPr>
        <w:ind w:left="142" w:firstLine="0"/>
      </w:pPr>
      <w:r>
        <w:t>6</w:t>
      </w:r>
      <w:r w:rsidR="66EE8893">
        <w:t xml:space="preserve"> -</w:t>
      </w:r>
      <w:r w:rsidR="66EE8893">
        <w:rPr>
          <w:rFonts w:eastAsia="Arial"/>
        </w:rPr>
        <w:t xml:space="preserve"> </w:t>
      </w:r>
      <w:r w:rsidR="66EE8893">
        <w:t>A exposição de animais para adoção, promovida por associações de proteção animal ou por particulares, que não nos alojamentos para hospedagem registados no âmbito do presente diploma, depende de autorização prévia do município, sob parecer vinculativo do MVM</w:t>
      </w:r>
      <w:r>
        <w:t xml:space="preserve"> </w:t>
      </w:r>
      <w:r w:rsidRPr="005A37E6">
        <w:t>ou do médico-veterinário ao serviço do município</w:t>
      </w:r>
      <w:r>
        <w:t>.</w:t>
      </w:r>
    </w:p>
    <w:p w14:paraId="56B24BEE" w14:textId="77777777" w:rsidR="00520104" w:rsidRDefault="00520104"/>
    <w:p w14:paraId="6788469C" w14:textId="4630D219" w:rsidR="00520104" w:rsidRPr="00127432" w:rsidRDefault="00520104" w:rsidP="00F95DCA">
      <w:pPr>
        <w:pStyle w:val="Ttulo3"/>
      </w:pPr>
      <w:bookmarkStart w:id="531" w:name="_Toc233683148"/>
      <w:r w:rsidRPr="00127432">
        <w:t xml:space="preserve">Artigo </w:t>
      </w:r>
      <w:r>
        <w:t>10</w:t>
      </w:r>
      <w:r w:rsidR="00963FF4">
        <w:t>4</w:t>
      </w:r>
      <w:r w:rsidRPr="00127432">
        <w:t>.º</w:t>
      </w:r>
      <w:bookmarkEnd w:id="531"/>
    </w:p>
    <w:p w14:paraId="7209B22D" w14:textId="77777777" w:rsidR="00520104" w:rsidRPr="00127432" w:rsidRDefault="00520104" w:rsidP="00F95DCA">
      <w:pPr>
        <w:pStyle w:val="Ttulo3"/>
      </w:pPr>
      <w:bookmarkStart w:id="532" w:name="_Toc233683149"/>
      <w:r w:rsidRPr="00127432">
        <w:t>Transmissão de animais de companhia</w:t>
      </w:r>
      <w:bookmarkEnd w:id="532"/>
    </w:p>
    <w:p w14:paraId="79054A93" w14:textId="77777777" w:rsidR="00520104" w:rsidRPr="005E2D3C" w:rsidRDefault="00520104" w:rsidP="00F95DCA">
      <w:pPr>
        <w:ind w:left="142" w:firstLine="0"/>
      </w:pPr>
      <w:r>
        <w:rPr>
          <w:color w:val="000000" w:themeColor="text1"/>
        </w:rPr>
        <w:t>1 - Qualquer transmissão de propriedade, gratuita ou onerosa, de animal de companhia deve ser acompanhada, no momento da transmissão, dos seguintes documentos entregues ao adquirente:</w:t>
      </w:r>
    </w:p>
    <w:p w14:paraId="5B0AEEB3" w14:textId="3E487C4C" w:rsidR="00520104" w:rsidRPr="00F95DCA" w:rsidRDefault="00520104" w:rsidP="00F95DCA">
      <w:pPr>
        <w:pStyle w:val="PargrafodaLista"/>
        <w:numPr>
          <w:ilvl w:val="0"/>
          <w:numId w:val="303"/>
        </w:numPr>
      </w:pPr>
      <w:r w:rsidRPr="00BD4115">
        <w:t xml:space="preserve">Documento de transmissão de titularidade, nos termos do disposto no </w:t>
      </w:r>
      <w:r w:rsidR="00777F33">
        <w:rPr>
          <w:highlight w:val="cyan"/>
        </w:rPr>
        <w:t>artigo</w:t>
      </w:r>
      <w:r w:rsidRPr="00F95DCA">
        <w:rPr>
          <w:highlight w:val="cyan"/>
        </w:rPr>
        <w:t xml:space="preserve"> XXº</w:t>
      </w:r>
      <w:r w:rsidRPr="00F95DCA">
        <w:t>;</w:t>
      </w:r>
    </w:p>
    <w:p w14:paraId="4D742843" w14:textId="7C8EDA01" w:rsidR="00520104" w:rsidRPr="00F95DCA" w:rsidRDefault="00520104" w:rsidP="00F95DCA">
      <w:pPr>
        <w:pStyle w:val="PargrafodaLista"/>
        <w:numPr>
          <w:ilvl w:val="0"/>
          <w:numId w:val="303"/>
        </w:numPr>
      </w:pPr>
      <w:r w:rsidRPr="00BD4115">
        <w:t xml:space="preserve">Documento de identificação do animal de companhia, nos termos do disposto no </w:t>
      </w:r>
      <w:r w:rsidRPr="00F95DCA">
        <w:rPr>
          <w:highlight w:val="cyan"/>
        </w:rPr>
        <w:t>artigo n.º XXº</w:t>
      </w:r>
      <w:r w:rsidRPr="00F95DCA">
        <w:t>.</w:t>
      </w:r>
    </w:p>
    <w:p w14:paraId="7C396701" w14:textId="77777777" w:rsidR="00520104" w:rsidRPr="005E2D3C" w:rsidRDefault="00520104" w:rsidP="00F95DCA">
      <w:pPr>
        <w:ind w:left="142" w:firstLine="0"/>
        <w:rPr>
          <w:color w:val="000000" w:themeColor="text1"/>
          <w:lang w:val="pt"/>
        </w:rPr>
      </w:pPr>
      <w:r>
        <w:rPr>
          <w:lang w:val="pt"/>
        </w:rPr>
        <w:t>2 – Os operadores disponibilizam ao adquirente de um animal de companhia as informações escritas necessárias para permitir ao adquirente assegurar o bem</w:t>
      </w:r>
      <w:r>
        <w:noBreakHyphen/>
      </w:r>
      <w:r>
        <w:rPr>
          <w:lang w:val="pt"/>
        </w:rPr>
        <w:t>estar do animal, incluindo:</w:t>
      </w:r>
    </w:p>
    <w:p w14:paraId="7EB4EE00" w14:textId="2EEAD516" w:rsidR="00520104" w:rsidRPr="005E2D3C" w:rsidRDefault="00520104" w:rsidP="00F95DCA">
      <w:pPr>
        <w:pStyle w:val="PargrafodaLista"/>
        <w:numPr>
          <w:ilvl w:val="0"/>
          <w:numId w:val="304"/>
        </w:numPr>
        <w:rPr>
          <w:lang w:val="pt"/>
        </w:rPr>
      </w:pPr>
      <w:r w:rsidRPr="00BD4115">
        <w:rPr>
          <w:lang w:val="pt"/>
        </w:rPr>
        <w:t>Informações sobre a propriedade responsável e sobre as necessidades comportamentais e específicas do animal em termos de alimentação, cuidados, saúde, maneio e alojamento;</w:t>
      </w:r>
    </w:p>
    <w:p w14:paraId="271FE89D" w14:textId="77777777" w:rsidR="00520104" w:rsidRPr="00BD4115" w:rsidRDefault="00520104" w:rsidP="00F95DCA">
      <w:pPr>
        <w:pStyle w:val="PargrafodaLista"/>
        <w:numPr>
          <w:ilvl w:val="0"/>
          <w:numId w:val="304"/>
        </w:numPr>
        <w:rPr>
          <w:lang w:val="pt"/>
        </w:rPr>
      </w:pPr>
      <w:r w:rsidRPr="00BD4115">
        <w:rPr>
          <w:lang w:val="pt"/>
        </w:rPr>
        <w:t>Historial clínico e sanitário,</w:t>
      </w:r>
    </w:p>
    <w:p w14:paraId="0E2B8A62" w14:textId="77777777" w:rsidR="00520104" w:rsidRPr="00BD4115" w:rsidRDefault="00520104" w:rsidP="00F95DCA">
      <w:pPr>
        <w:pStyle w:val="PargrafodaLista"/>
        <w:numPr>
          <w:ilvl w:val="0"/>
          <w:numId w:val="304"/>
        </w:numPr>
        <w:rPr>
          <w:lang w:val="pt"/>
        </w:rPr>
      </w:pPr>
      <w:r w:rsidRPr="00BD4115">
        <w:rPr>
          <w:lang w:val="pt"/>
        </w:rPr>
        <w:lastRenderedPageBreak/>
        <w:t>Indicações relativas a obrigações legais do detentor, nomeadamente as que se referem à vacinação, esterilização, registo, licença, ou treino, sempre que aplicável;</w:t>
      </w:r>
    </w:p>
    <w:p w14:paraId="3EF72B40" w14:textId="5C337595" w:rsidR="00520104" w:rsidRPr="005E2D3C" w:rsidRDefault="00520104" w:rsidP="00F95DCA">
      <w:pPr>
        <w:ind w:left="142" w:firstLine="0"/>
      </w:pPr>
      <w:r>
        <w:rPr>
          <w:color w:val="000000" w:themeColor="text1"/>
          <w:lang w:val="pt"/>
        </w:rPr>
        <w:t xml:space="preserve">3 - </w:t>
      </w:r>
      <w:r>
        <w:t>O historial clínico e sanitário do cão, gato ou furão devem ser transmitidos ao adquirente, mediante a entrega do Boletim Sanitário ou do Passaporte de Animal de Companhia, onde deve estar comprovada a identificação eletrónica, bem como o comprovativo da realização das ações de profilaxia médica e sanitária obrigatórias, ou consideradas adequadas à saúde e idade dos animais pelo médico-veterinário;</w:t>
      </w:r>
    </w:p>
    <w:p w14:paraId="2B430573" w14:textId="3D32BF9A" w:rsidR="00520104" w:rsidRPr="00F95DCA" w:rsidRDefault="00520104" w:rsidP="00F95DCA">
      <w:pPr>
        <w:ind w:left="142" w:firstLine="0"/>
      </w:pPr>
      <w:r w:rsidRPr="00F95DCA">
        <w:rPr>
          <w:highlight w:val="yellow"/>
        </w:rPr>
        <w:t>4 -  Os documentos referidos nas alíneas anteriores são obrigatoriamente entregues ao novo titular.</w:t>
      </w:r>
    </w:p>
    <w:p w14:paraId="4534E664" w14:textId="51E4D952" w:rsidR="00520104" w:rsidRPr="005E2D3C" w:rsidRDefault="00520104" w:rsidP="00F95DCA">
      <w:pPr>
        <w:ind w:left="142" w:firstLine="0"/>
      </w:pPr>
      <w:r w:rsidRPr="00F95DCA">
        <w:rPr>
          <w:highlight w:val="yellow"/>
        </w:rPr>
        <w:t>5 -</w:t>
      </w:r>
      <w:r w:rsidRPr="00F95DCA">
        <w:rPr>
          <w:rFonts w:eastAsia="Arial"/>
          <w:highlight w:val="yellow"/>
        </w:rPr>
        <w:t xml:space="preserve"> </w:t>
      </w:r>
      <w:r w:rsidRPr="00F95DCA">
        <w:rPr>
          <w:highlight w:val="yellow"/>
        </w:rPr>
        <w:t xml:space="preserve">É interdita a venda e a cedência de animais </w:t>
      </w:r>
      <w:r w:rsidR="00BD4115" w:rsidRPr="00F95DCA">
        <w:rPr>
          <w:highlight w:val="yellow"/>
        </w:rPr>
        <w:t xml:space="preserve">de companhia </w:t>
      </w:r>
      <w:r w:rsidRPr="00F95DCA">
        <w:rPr>
          <w:highlight w:val="yellow"/>
        </w:rPr>
        <w:t xml:space="preserve">a menores de 16 anos, </w:t>
      </w:r>
      <w:r w:rsidR="00BD4115" w:rsidRPr="00F95DCA">
        <w:rPr>
          <w:highlight w:val="yellow"/>
        </w:rPr>
        <w:t>salvo mediante</w:t>
      </w:r>
      <w:r w:rsidRPr="00F95DCA">
        <w:rPr>
          <w:highlight w:val="yellow"/>
        </w:rPr>
        <w:t xml:space="preserve"> autorização </w:t>
      </w:r>
      <w:r w:rsidR="00BD4115" w:rsidRPr="00F95DCA">
        <w:rPr>
          <w:highlight w:val="yellow"/>
        </w:rPr>
        <w:t xml:space="preserve">expressa e </w:t>
      </w:r>
      <w:r w:rsidRPr="00F95DCA">
        <w:rPr>
          <w:highlight w:val="yellow"/>
        </w:rPr>
        <w:t>por es</w:t>
      </w:r>
      <w:r w:rsidR="00BD4115" w:rsidRPr="00F95DCA">
        <w:rPr>
          <w:highlight w:val="yellow"/>
        </w:rPr>
        <w:t xml:space="preserve">crito </w:t>
      </w:r>
      <w:r w:rsidRPr="00F95DCA">
        <w:rPr>
          <w:highlight w:val="yellow"/>
        </w:rPr>
        <w:t>dos seus pais ou tutores.</w:t>
      </w:r>
      <w:r>
        <w:t xml:space="preserve"> </w:t>
      </w:r>
      <w:r>
        <w:tab/>
      </w:r>
    </w:p>
    <w:p w14:paraId="16716602" w14:textId="77777777" w:rsidR="0023549B" w:rsidRDefault="0023549B" w:rsidP="00BD4115">
      <w:pPr>
        <w:ind w:left="0" w:firstLine="0"/>
      </w:pPr>
    </w:p>
    <w:p w14:paraId="0E53B613" w14:textId="134AC1F9" w:rsidR="00BD4115" w:rsidRPr="00127432" w:rsidRDefault="00BD4115" w:rsidP="00F95DCA">
      <w:pPr>
        <w:pStyle w:val="Ttulo3"/>
      </w:pPr>
      <w:bookmarkStart w:id="533" w:name="_Toc233683150"/>
      <w:r w:rsidRPr="00127432">
        <w:t xml:space="preserve">Artigo </w:t>
      </w:r>
      <w:r>
        <w:t>10</w:t>
      </w:r>
      <w:r w:rsidR="00963FF4">
        <w:t>5</w:t>
      </w:r>
      <w:r w:rsidRPr="00127432">
        <w:t>.º</w:t>
      </w:r>
      <w:bookmarkEnd w:id="533"/>
    </w:p>
    <w:p w14:paraId="3C7CBA57" w14:textId="77777777" w:rsidR="00BD4115" w:rsidRPr="00127432" w:rsidRDefault="00BD4115" w:rsidP="00F95DCA">
      <w:pPr>
        <w:pStyle w:val="Ttulo3"/>
      </w:pPr>
      <w:bookmarkStart w:id="534" w:name="_Toc233683151"/>
      <w:r w:rsidRPr="00127432">
        <w:t>Comércio de animais de companhia</w:t>
      </w:r>
      <w:bookmarkEnd w:id="534"/>
    </w:p>
    <w:p w14:paraId="1805615E" w14:textId="7E5FF336" w:rsidR="00BD4115" w:rsidRPr="005E2D3C" w:rsidRDefault="00BD4115" w:rsidP="00BD4115">
      <w:pPr>
        <w:ind w:left="142" w:firstLine="0"/>
      </w:pPr>
      <w:r>
        <w:t>1 - Os animais de companhia podem ser publicitados nas plataformas em linha</w:t>
      </w:r>
      <w:r w:rsidRPr="00F95DCA">
        <w:rPr>
          <w:highlight w:val="yellow"/>
        </w:rPr>
        <w:t>, nos termos d</w:t>
      </w:r>
      <w:r w:rsidR="003803E6">
        <w:rPr>
          <w:highlight w:val="yellow"/>
        </w:rPr>
        <w:t>efinidos no</w:t>
      </w:r>
      <w:r w:rsidRPr="00F95DCA">
        <w:rPr>
          <w:highlight w:val="yellow"/>
        </w:rPr>
        <w:t xml:space="preserve"> artigo seguinte,</w:t>
      </w:r>
      <w:r>
        <w:t xml:space="preserve"> mas a compra e venda dos mesmos apenas é admitida no local de criação ou em </w:t>
      </w:r>
      <w:commentRangeStart w:id="535"/>
      <w:r>
        <w:t>estabelecimentos devidamente autorizados para o efeito</w:t>
      </w:r>
      <w:commentRangeEnd w:id="535"/>
      <w:r>
        <w:rPr>
          <w:rStyle w:val="Refdecomentrio"/>
          <w:sz w:val="24"/>
          <w:szCs w:val="24"/>
        </w:rPr>
        <w:commentReference w:id="535"/>
      </w:r>
      <w:r>
        <w:t xml:space="preserve">, sendo expressamente proibida a entrega de animais por entidade transportadora, salvo entidades </w:t>
      </w:r>
      <w:commentRangeStart w:id="536"/>
      <w:r>
        <w:t>devidamente</w:t>
      </w:r>
      <w:commentRangeEnd w:id="536"/>
      <w:r>
        <w:rPr>
          <w:rStyle w:val="Refdecomentrio"/>
          <w:sz w:val="24"/>
          <w:szCs w:val="24"/>
        </w:rPr>
        <w:commentReference w:id="536"/>
      </w:r>
      <w:r>
        <w:t xml:space="preserve"> credenciadas, ao abrigo do </w:t>
      </w:r>
      <w:r w:rsidRPr="00F95DCA">
        <w:rPr>
          <w:highlight w:val="cyan"/>
        </w:rPr>
        <w:t>Regulamento 1/2005.</w:t>
      </w:r>
    </w:p>
    <w:p w14:paraId="21750ABF" w14:textId="55118D2B" w:rsidR="00BD4115" w:rsidRPr="005E2D3C" w:rsidRDefault="00BD4115" w:rsidP="00F95DCA">
      <w:pPr>
        <w:ind w:left="142" w:firstLine="0"/>
        <w:rPr>
          <w:color w:val="272B30"/>
        </w:rPr>
      </w:pPr>
      <w:r>
        <w:t xml:space="preserve">2 </w:t>
      </w:r>
      <w:r w:rsidR="003803E6">
        <w:t>-</w:t>
      </w:r>
      <w:r>
        <w:t xml:space="preserve"> Os estabelecimentos devidam</w:t>
      </w:r>
      <w:commentRangeStart w:id="537"/>
      <w:r>
        <w:t xml:space="preserve">ente autorizados para o efeito estão impedidos de expor os animais em montras ou vitrinas </w:t>
      </w:r>
      <w:r>
        <w:rPr>
          <w:color w:val="272B30"/>
        </w:rPr>
        <w:t>que confrontem com espaços exteriores à loja, permitindo que sejam visíveis fora desta.</w:t>
      </w:r>
      <w:commentRangeEnd w:id="537"/>
      <w:r w:rsidRPr="005E2D3C">
        <w:rPr>
          <w:rStyle w:val="Refdecomentrio"/>
          <w:color w:val="272B30"/>
          <w:sz w:val="24"/>
          <w:szCs w:val="24"/>
        </w:rPr>
        <w:commentReference w:id="537"/>
      </w:r>
    </w:p>
    <w:p w14:paraId="52F475C2" w14:textId="3135F786" w:rsidR="003803E6" w:rsidRDefault="00BD4115" w:rsidP="003803E6">
      <w:pPr>
        <w:ind w:left="142" w:firstLine="0"/>
      </w:pPr>
      <w:r>
        <w:t>3 -</w:t>
      </w:r>
      <w:r>
        <w:rPr>
          <w:rFonts w:eastAsia="Arial"/>
        </w:rPr>
        <w:t xml:space="preserve"> </w:t>
      </w:r>
      <w:r>
        <w:t>É proibida a venda de animais que apresentem sintomas evidentes de doença, de animais cuja detenção ou introdução no território nacional é proibida, ou de animais que tenham sofrido mutilações não autorizada</w:t>
      </w:r>
      <w:r w:rsidR="003803E6">
        <w:t>.</w:t>
      </w:r>
    </w:p>
    <w:p w14:paraId="222A12B0" w14:textId="07B12ECE" w:rsidR="00BD4115" w:rsidRPr="005E2D3C" w:rsidRDefault="00BD4115" w:rsidP="00F95DCA">
      <w:pPr>
        <w:ind w:left="142" w:firstLine="0"/>
      </w:pPr>
      <w:r>
        <w:t xml:space="preserve">4 - As fêmeas prenhes, bem como as ninhadas em período de aleitamento, não podem ser mantidas nos locais dedicados exclusivamente à venda.  </w:t>
      </w:r>
    </w:p>
    <w:p w14:paraId="431BA07C" w14:textId="77777777" w:rsidR="00BD4115" w:rsidRPr="005E2D3C" w:rsidRDefault="00BD4115" w:rsidP="00F95DCA">
      <w:pPr>
        <w:ind w:left="142" w:firstLine="0"/>
        <w:rPr>
          <w:color w:val="000000" w:themeColor="text1"/>
          <w:lang w:val="pt-BR"/>
        </w:rPr>
      </w:pPr>
      <w:r>
        <w:rPr>
          <w:color w:val="000000" w:themeColor="text1"/>
          <w:lang w:val="pt-BR"/>
        </w:rPr>
        <w:t xml:space="preserve">5 – O vendedor garante o reembolso ou a substituição do animal doente ou falecido, nos dez dias subsequentes à venda, em caso de aparecimento de doenças infectocontagiosas próprias </w:t>
      </w:r>
      <w:r>
        <w:rPr>
          <w:color w:val="000000" w:themeColor="text1"/>
          <w:lang w:val="pt-BR"/>
        </w:rPr>
        <w:lastRenderedPageBreak/>
        <w:t>da espécie, bem como de doenças congénitas</w:t>
      </w:r>
      <w:r>
        <w:rPr>
          <w:color w:val="3365FF"/>
          <w:lang w:val="pt-BR"/>
        </w:rPr>
        <w:t xml:space="preserve"> </w:t>
      </w:r>
      <w:r>
        <w:rPr>
          <w:color w:val="000000" w:themeColor="text1"/>
          <w:lang w:val="pt-BR"/>
        </w:rPr>
        <w:t>próprias da espécie e raça,</w:t>
      </w:r>
      <w:r>
        <w:rPr>
          <w:color w:val="3365FF"/>
          <w:lang w:val="pt-BR"/>
        </w:rPr>
        <w:t xml:space="preserve"> </w:t>
      </w:r>
      <w:r>
        <w:rPr>
          <w:color w:val="000000" w:themeColor="text1"/>
          <w:lang w:val="pt-BR"/>
        </w:rPr>
        <w:t xml:space="preserve">até um ano após a venda, desde que confirmadas por escrito, por um médico-veterinário. </w:t>
      </w:r>
    </w:p>
    <w:p w14:paraId="15E897E1" w14:textId="2664D0A1" w:rsidR="00BD4115" w:rsidRPr="00C93A9B" w:rsidRDefault="00C93A9B" w:rsidP="00BD4115">
      <w:r w:rsidRPr="008975A7">
        <w:t>6</w:t>
      </w:r>
      <w:commentRangeStart w:id="538"/>
      <w:r w:rsidR="00BD4115" w:rsidRPr="008975A7">
        <w:t xml:space="preserve"> </w:t>
      </w:r>
      <w:r w:rsidRPr="008975A7">
        <w:t>-</w:t>
      </w:r>
      <w:r w:rsidR="00BD4115" w:rsidRPr="008975A7">
        <w:t xml:space="preserve"> Qualquer transmissão onerosa deve ser acompanhada da respetiva fatura-recibo.</w:t>
      </w:r>
      <w:commentRangeEnd w:id="538"/>
      <w:r w:rsidR="00BD4115" w:rsidRPr="00C93A9B">
        <w:rPr>
          <w:rStyle w:val="Refdecomentrio"/>
          <w:sz w:val="24"/>
          <w:szCs w:val="24"/>
        </w:rPr>
        <w:commentReference w:id="538"/>
      </w:r>
    </w:p>
    <w:p w14:paraId="17175C9F" w14:textId="0E9DD783" w:rsidR="00BD4115" w:rsidRPr="008975A7" w:rsidRDefault="00C93A9B" w:rsidP="00F95DCA">
      <w:pPr>
        <w:ind w:left="142" w:firstLine="0"/>
      </w:pPr>
      <w:r w:rsidRPr="008975A7">
        <w:t xml:space="preserve">7 </w:t>
      </w:r>
      <w:r w:rsidR="00BD4115" w:rsidRPr="008975A7">
        <w:t>-</w:t>
      </w:r>
      <w:r w:rsidR="00BD4115" w:rsidRPr="008975A7">
        <w:rPr>
          <w:rFonts w:eastAsia="Arial"/>
        </w:rPr>
        <w:t xml:space="preserve"> </w:t>
      </w:r>
      <w:r w:rsidR="00BD4115" w:rsidRPr="008975A7">
        <w:t xml:space="preserve">Os animais de companhia de espécie diferente de cão, gato ou furão devem ser acompanhados de documento que ateste a origem, emitido pelo criador e dos certificados das ações profiláticas que possam ser exigidos para a espécie.  </w:t>
      </w:r>
    </w:p>
    <w:p w14:paraId="7E1ED8A1" w14:textId="1073EA27" w:rsidR="00BD4115" w:rsidRDefault="00C93A9B" w:rsidP="00F95DCA">
      <w:pPr>
        <w:ind w:left="142" w:firstLine="0"/>
      </w:pPr>
      <w:r w:rsidRPr="008975A7">
        <w:t>8</w:t>
      </w:r>
      <w:r w:rsidR="00BD4115" w:rsidRPr="008975A7">
        <w:t xml:space="preserve"> -</w:t>
      </w:r>
      <w:r w:rsidR="00BD4115" w:rsidRPr="008975A7">
        <w:rPr>
          <w:rFonts w:eastAsia="Arial"/>
        </w:rPr>
        <w:t xml:space="preserve"> </w:t>
      </w:r>
      <w:r w:rsidR="00BD4115" w:rsidRPr="008975A7">
        <w:t xml:space="preserve">A pessoa responsável pela comercialização dos animais não pode fornecer falsas informações, designadamente no que respeita à raça, idade, origem ou espécie de um determinado animal, com vista a promover a sua venda. </w:t>
      </w:r>
    </w:p>
    <w:p w14:paraId="4668CB87" w14:textId="77777777" w:rsidR="00BD4115" w:rsidRPr="005E2D3C" w:rsidRDefault="00BD4115" w:rsidP="00F95DCA">
      <w:pPr>
        <w:ind w:left="0" w:firstLine="0"/>
      </w:pPr>
    </w:p>
    <w:p w14:paraId="7A4EEEB6" w14:textId="6B0415D3" w:rsidR="0C81EEF4" w:rsidRPr="005E2D3C" w:rsidRDefault="75C719B5" w:rsidP="00F95DCA">
      <w:pPr>
        <w:pStyle w:val="Ttulo3"/>
        <w:rPr>
          <w:bCs/>
        </w:rPr>
      </w:pPr>
      <w:bookmarkStart w:id="539" w:name="_Toc233683152"/>
      <w:r>
        <w:rPr>
          <w:bCs/>
        </w:rPr>
        <w:t xml:space="preserve">Artigo </w:t>
      </w:r>
      <w:r w:rsidR="0023549B">
        <w:rPr>
          <w:bCs/>
        </w:rPr>
        <w:t>10</w:t>
      </w:r>
      <w:r w:rsidR="00963FF4">
        <w:rPr>
          <w:bCs/>
        </w:rPr>
        <w:t>6</w:t>
      </w:r>
      <w:r>
        <w:rPr>
          <w:bCs/>
        </w:rPr>
        <w:t>.º</w:t>
      </w:r>
      <w:bookmarkEnd w:id="539"/>
    </w:p>
    <w:p w14:paraId="025C2C34" w14:textId="0BB5D9E6" w:rsidR="0C81EEF4" w:rsidRPr="005E2D3C" w:rsidRDefault="0023549B" w:rsidP="00F95DCA">
      <w:pPr>
        <w:pStyle w:val="Ttulo3"/>
        <w:rPr>
          <w:bCs/>
        </w:rPr>
      </w:pPr>
      <w:bookmarkStart w:id="540" w:name="_Toc233683153"/>
      <w:r>
        <w:rPr>
          <w:bCs/>
        </w:rPr>
        <w:t>Requisitos do</w:t>
      </w:r>
      <w:r w:rsidR="004A6B14">
        <w:rPr>
          <w:bCs/>
        </w:rPr>
        <w:t>s</w:t>
      </w:r>
      <w:r>
        <w:rPr>
          <w:bCs/>
        </w:rPr>
        <w:t xml:space="preserve"> anúncio </w:t>
      </w:r>
      <w:r w:rsidR="00520104">
        <w:rPr>
          <w:bCs/>
        </w:rPr>
        <w:t xml:space="preserve">de transmissão </w:t>
      </w:r>
      <w:r w:rsidR="004B508C">
        <w:rPr>
          <w:bCs/>
        </w:rPr>
        <w:t xml:space="preserve">em linha </w:t>
      </w:r>
      <w:r>
        <w:rPr>
          <w:bCs/>
        </w:rPr>
        <w:t>de animal de companhia</w:t>
      </w:r>
      <w:bookmarkEnd w:id="540"/>
    </w:p>
    <w:p w14:paraId="05B77BF8" w14:textId="0800D51C" w:rsidR="004B508C" w:rsidRDefault="004B508C" w:rsidP="004B508C">
      <w:pPr>
        <w:ind w:left="142" w:firstLine="0"/>
        <w:rPr>
          <w:color w:val="000000" w:themeColor="text1"/>
        </w:rPr>
      </w:pPr>
      <w:r w:rsidRPr="00F95DCA">
        <w:rPr>
          <w:color w:val="000000" w:themeColor="text1"/>
          <w:highlight w:val="yellow"/>
        </w:rPr>
        <w:t xml:space="preserve">1 - Sempre que recorrerem a um anúncio em linha para a colocação no mercado de um cão, gato ou furão, as pessoas singulares ou coletivas devem </w:t>
      </w:r>
      <w:r w:rsidR="004A6B14" w:rsidRPr="00F95DCA">
        <w:rPr>
          <w:color w:val="000000" w:themeColor="text1"/>
          <w:highlight w:val="yellow"/>
        </w:rPr>
        <w:t xml:space="preserve">gerar uma ficha de verificação </w:t>
      </w:r>
      <w:r w:rsidR="004A6B14" w:rsidRPr="00F95DCA">
        <w:rPr>
          <w:highlight w:val="yellow"/>
        </w:rPr>
        <w:t>única</w:t>
      </w:r>
      <w:r w:rsidR="004A6B14" w:rsidRPr="00F95DCA">
        <w:rPr>
          <w:color w:val="000000" w:themeColor="text1"/>
          <w:highlight w:val="yellow"/>
        </w:rPr>
        <w:t xml:space="preserve"> a </w:t>
      </w:r>
      <w:commentRangeStart w:id="541"/>
      <w:r w:rsidR="004A6B14" w:rsidRPr="00F95DCA">
        <w:rPr>
          <w:color w:val="auto"/>
          <w:highlight w:val="yellow"/>
        </w:rPr>
        <w:t>incluir no anúncio, juntamente com uma hiperligação para o sistema a que se refere o</w:t>
      </w:r>
      <w:r w:rsidR="004A6B14" w:rsidRPr="00F95DCA">
        <w:rPr>
          <w:color w:val="000000" w:themeColor="text1"/>
          <w:highlight w:val="yellow"/>
        </w:rPr>
        <w:t xml:space="preserve"> </w:t>
      </w:r>
      <w:r w:rsidR="00777F33">
        <w:rPr>
          <w:color w:val="000000" w:themeColor="text1"/>
          <w:highlight w:val="yellow"/>
        </w:rPr>
        <w:t>artigo</w:t>
      </w:r>
      <w:r w:rsidR="004A6B14" w:rsidRPr="00F95DCA">
        <w:rPr>
          <w:color w:val="000000" w:themeColor="text1"/>
          <w:highlight w:val="yellow"/>
        </w:rPr>
        <w:t> </w:t>
      </w:r>
      <w:commentRangeStart w:id="542"/>
      <w:r w:rsidR="004A6B14" w:rsidRPr="00F95DCA">
        <w:rPr>
          <w:color w:val="000000" w:themeColor="text1"/>
          <w:highlight w:val="yellow"/>
        </w:rPr>
        <w:t xml:space="preserve">XXº, </w:t>
      </w:r>
      <w:commentRangeEnd w:id="542"/>
      <w:r w:rsidR="004A6B14" w:rsidRPr="00F95DCA">
        <w:rPr>
          <w:rStyle w:val="Refdecomentrio"/>
          <w:color w:val="000000" w:themeColor="text1"/>
          <w:sz w:val="24"/>
          <w:szCs w:val="24"/>
          <w:highlight w:val="yellow"/>
        </w:rPr>
        <w:commentReference w:id="542"/>
      </w:r>
      <w:commentRangeEnd w:id="541"/>
      <w:r w:rsidR="004A6B14" w:rsidRPr="00F95DCA">
        <w:rPr>
          <w:rStyle w:val="Refdecomentrio"/>
          <w:color w:val="000000" w:themeColor="text1"/>
          <w:sz w:val="24"/>
          <w:szCs w:val="24"/>
          <w:highlight w:val="yellow"/>
        </w:rPr>
        <w:commentReference w:id="541"/>
      </w:r>
      <w:r w:rsidR="004A6B14" w:rsidRPr="00F95DCA">
        <w:rPr>
          <w:color w:val="000000" w:themeColor="text1"/>
          <w:highlight w:val="yellow"/>
        </w:rPr>
        <w:t>de acordo com as regras definidas no artigo 21.º do Regulamento 2026/…. .</w:t>
      </w:r>
    </w:p>
    <w:p w14:paraId="3AD3F068" w14:textId="799474A5" w:rsidR="004A6B14" w:rsidRPr="00F95DCA" w:rsidRDefault="004A6B14" w:rsidP="004A6B14">
      <w:pPr>
        <w:ind w:left="142" w:firstLine="0"/>
        <w:rPr>
          <w:color w:val="000000" w:themeColor="text1"/>
        </w:rPr>
      </w:pPr>
      <w:r>
        <w:rPr>
          <w:color w:val="000000" w:themeColor="text1"/>
        </w:rPr>
        <w:t xml:space="preserve">2 - O sistema referido no </w:t>
      </w:r>
      <w:r w:rsidR="008C56A9">
        <w:rPr>
          <w:color w:val="000000" w:themeColor="text1"/>
        </w:rPr>
        <w:t>número anterior</w:t>
      </w:r>
      <w:r>
        <w:rPr>
          <w:color w:val="000000" w:themeColor="text1"/>
        </w:rPr>
        <w:t xml:space="preserve"> deve permitir aos adquirentes verificar a autenticidade da identificação, do registo e da propriedade dos cães ou gatos anunciados em linha.</w:t>
      </w:r>
    </w:p>
    <w:p w14:paraId="61B5757E" w14:textId="0A73FC5B" w:rsidR="0C81EEF4" w:rsidRPr="005E2D3C" w:rsidRDefault="004A6B14" w:rsidP="00F95DCA">
      <w:pPr>
        <w:ind w:left="142" w:firstLine="0"/>
      </w:pPr>
      <w:r>
        <w:t>3</w:t>
      </w:r>
      <w:r w:rsidR="75C719B5">
        <w:t xml:space="preserve"> </w:t>
      </w:r>
      <w:r w:rsidR="0023549B">
        <w:t xml:space="preserve">- </w:t>
      </w:r>
      <w:r w:rsidR="75C719B5">
        <w:t xml:space="preserve">Qualquer anúncio de transmissão, a título gratuito ou oneroso, de cão ou gato, </w:t>
      </w:r>
      <w:r>
        <w:t xml:space="preserve">tem de </w:t>
      </w:r>
      <w:r w:rsidR="75C719B5">
        <w:t>conter as seguintes informações:</w:t>
      </w:r>
    </w:p>
    <w:p w14:paraId="058C42E3" w14:textId="7E2F17AC" w:rsidR="03BB9EEB" w:rsidRPr="005E2D3C" w:rsidRDefault="588AC411" w:rsidP="00F95DCA">
      <w:r>
        <w:t>a) Espécie;</w:t>
      </w:r>
    </w:p>
    <w:p w14:paraId="46C502C9" w14:textId="0A30BECE" w:rsidR="03BB9EEB" w:rsidRPr="005E2D3C" w:rsidRDefault="6D8466EC" w:rsidP="00F95DCA">
      <w:r>
        <w:t>b) Sexo;</w:t>
      </w:r>
    </w:p>
    <w:p w14:paraId="6AAB2314" w14:textId="44D4BCC7" w:rsidR="118F5FB2" w:rsidRPr="005E2D3C" w:rsidRDefault="75091E3B" w:rsidP="00F95DCA">
      <w:r>
        <w:t>c) Raça;</w:t>
      </w:r>
    </w:p>
    <w:p w14:paraId="0D5B9755" w14:textId="5B97952F" w:rsidR="118F5FB2" w:rsidRPr="005E2D3C" w:rsidRDefault="39EA829C" w:rsidP="00F95DCA">
      <w:r>
        <w:t>d) Data e país de nascimento;</w:t>
      </w:r>
    </w:p>
    <w:p w14:paraId="63FB48BC" w14:textId="38879CF0" w:rsidR="118F5FB2" w:rsidRPr="005E2D3C" w:rsidRDefault="197CB6AA" w:rsidP="00F95DCA">
      <w:r>
        <w:t xml:space="preserve">e) </w:t>
      </w:r>
      <w:r w:rsidR="00BE60E5">
        <w:t>N.º</w:t>
      </w:r>
      <w:r>
        <w:t xml:space="preserve"> de identificação da cria e da fêmea reprodutora;</w:t>
      </w:r>
    </w:p>
    <w:p w14:paraId="50582FB6" w14:textId="459C886A" w:rsidR="0C81EEF4" w:rsidRPr="005E2D3C" w:rsidRDefault="3D2958C3" w:rsidP="00F95DCA">
      <w:r>
        <w:t xml:space="preserve">f) </w:t>
      </w:r>
      <w:r w:rsidR="00BE60E5">
        <w:t>N.º</w:t>
      </w:r>
      <w:r>
        <w:t xml:space="preserve"> de registo do estabelecimento de criação; </w:t>
      </w:r>
    </w:p>
    <w:p w14:paraId="0FDE7D68" w14:textId="212A338F" w:rsidR="0C81EEF4" w:rsidRPr="005E2D3C" w:rsidRDefault="5B499B82" w:rsidP="00F95DCA">
      <w:r>
        <w:lastRenderedPageBreak/>
        <w:t xml:space="preserve">g) </w:t>
      </w:r>
      <w:r w:rsidR="00BE60E5">
        <w:t>N.º</w:t>
      </w:r>
      <w:r>
        <w:t xml:space="preserve"> de animais da ninhada no caso de crias;</w:t>
      </w:r>
    </w:p>
    <w:p w14:paraId="75ABA7C8" w14:textId="4E2EB803" w:rsidR="2F871270" w:rsidRPr="005E2D3C" w:rsidRDefault="6FB87F44" w:rsidP="00F95DCA">
      <w:r>
        <w:rPr>
          <w:lang w:val="pt-BR"/>
        </w:rPr>
        <w:t xml:space="preserve">h) A seguinte advertência, em caracteres claramente visíveis e a negrito: </w:t>
      </w:r>
      <w:r>
        <w:rPr>
          <w:lang w:val="pt"/>
        </w:rPr>
        <w:t>«Um animal não é um brinquedo. Adquirir um animal é uma decisão que muda a sua vida. É seu dever garantir a saúde e o bem</w:t>
      </w:r>
      <w:r>
        <w:noBreakHyphen/>
      </w:r>
      <w:r>
        <w:rPr>
          <w:lang w:val="pt"/>
        </w:rPr>
        <w:t>estar do animal e não o abandonar.»;</w:t>
      </w:r>
    </w:p>
    <w:p w14:paraId="4A90F929" w14:textId="49FDC38F" w:rsidR="2F871270" w:rsidRPr="005E2D3C" w:rsidRDefault="597CA4B9" w:rsidP="00F95DCA">
      <w:pPr>
        <w:rPr>
          <w:color w:val="000000" w:themeColor="text1"/>
        </w:rPr>
      </w:pPr>
      <w:r>
        <w:rPr>
          <w:lang w:val="pt"/>
        </w:rPr>
        <w:t>i) F</w:t>
      </w:r>
      <w:r>
        <w:rPr>
          <w:color w:val="000000" w:themeColor="text1"/>
        </w:rPr>
        <w:t>icha de verificação, juntamente com uma hiperligação para o sistema a que se refere o</w:t>
      </w:r>
      <w:r w:rsidR="00FA1C45">
        <w:rPr>
          <w:color w:val="000000" w:themeColor="text1"/>
        </w:rPr>
        <w:t xml:space="preserve"> </w:t>
      </w:r>
      <w:r w:rsidR="00FA1C45" w:rsidRPr="00F95DCA">
        <w:rPr>
          <w:color w:val="000000" w:themeColor="text1"/>
          <w:highlight w:val="cyan"/>
        </w:rPr>
        <w:t xml:space="preserve">artigo </w:t>
      </w:r>
      <w:r w:rsidRPr="00F95DCA">
        <w:rPr>
          <w:color w:val="000000" w:themeColor="text1"/>
          <w:highlight w:val="cyan"/>
        </w:rPr>
        <w:t>n.º XX</w:t>
      </w:r>
      <w:r w:rsidR="00FA1C45" w:rsidRPr="00F95DCA">
        <w:rPr>
          <w:color w:val="000000" w:themeColor="text1"/>
          <w:highlight w:val="cyan"/>
        </w:rPr>
        <w:t>º</w:t>
      </w:r>
      <w:r w:rsidRPr="00F95DCA">
        <w:rPr>
          <w:color w:val="000000" w:themeColor="text1"/>
          <w:highlight w:val="cyan"/>
        </w:rPr>
        <w:t>.</w:t>
      </w:r>
    </w:p>
    <w:p w14:paraId="1D8FE94A" w14:textId="068D9EF9" w:rsidR="2F871270" w:rsidRPr="005E2D3C" w:rsidRDefault="00FA1C45" w:rsidP="00F95DCA">
      <w:r>
        <w:t>j</w:t>
      </w:r>
      <w:r w:rsidR="73A0277C">
        <w:t xml:space="preserve">) Tratando-se de cão ou gato de raça pura deve obrigatoriamente ser referido o </w:t>
      </w:r>
      <w:r w:rsidR="00BE60E5">
        <w:t>n.º</w:t>
      </w:r>
      <w:r w:rsidR="73A0277C">
        <w:t xml:space="preserve"> de registo no livro de origens oficialmente reconhecido.</w:t>
      </w:r>
    </w:p>
    <w:p w14:paraId="7D9971DE" w14:textId="02185B40" w:rsidR="2F871270" w:rsidRPr="005E2D3C" w:rsidRDefault="004A6B14" w:rsidP="00F95DCA">
      <w:pPr>
        <w:ind w:left="142" w:firstLine="0"/>
      </w:pPr>
      <w:r>
        <w:t>3</w:t>
      </w:r>
      <w:r w:rsidR="5F2F2086">
        <w:t xml:space="preserve"> - Os cães e gatos sem registo em livro de origens oficialmente reconhecido devem ser anunciados como de raça indeterminada com menção ao cruzamento.</w:t>
      </w:r>
    </w:p>
    <w:p w14:paraId="2C7721A8" w14:textId="70F9B487" w:rsidR="2F871270" w:rsidRPr="005E2D3C" w:rsidRDefault="004A6B14" w:rsidP="00F95DCA">
      <w:pPr>
        <w:ind w:left="142" w:firstLine="0"/>
      </w:pPr>
      <w:r>
        <w:t>4</w:t>
      </w:r>
      <w:r w:rsidR="6E814121">
        <w:t xml:space="preserve"> </w:t>
      </w:r>
      <w:r w:rsidR="00FA1C45">
        <w:t>-</w:t>
      </w:r>
      <w:r w:rsidR="6E814121">
        <w:t xml:space="preserve"> Qualquer anúncio de transmissão, a título gratuito ou oneroso, de outros animais de companhia </w:t>
      </w:r>
      <w:r>
        <w:t xml:space="preserve">tem de </w:t>
      </w:r>
      <w:r w:rsidR="6E814121">
        <w:t>conter as seguintes informações:</w:t>
      </w:r>
    </w:p>
    <w:p w14:paraId="4AD94B14" w14:textId="368F87CB" w:rsidR="2F871270" w:rsidRPr="005E2D3C" w:rsidRDefault="4785B6C9" w:rsidP="00F95DCA">
      <w:pPr>
        <w:pStyle w:val="PargrafodaLista"/>
        <w:numPr>
          <w:ilvl w:val="0"/>
          <w:numId w:val="302"/>
        </w:numPr>
      </w:pPr>
      <w:r>
        <w:t>Espécie;</w:t>
      </w:r>
    </w:p>
    <w:p w14:paraId="79BBB5A6" w14:textId="3B594E30" w:rsidR="2F871270" w:rsidRPr="005E2D3C" w:rsidRDefault="4785B6C9" w:rsidP="00F95DCA">
      <w:pPr>
        <w:pStyle w:val="PargrafodaLista"/>
        <w:numPr>
          <w:ilvl w:val="0"/>
          <w:numId w:val="302"/>
        </w:numPr>
      </w:pPr>
      <w:r>
        <w:t>Sexo;</w:t>
      </w:r>
    </w:p>
    <w:p w14:paraId="41965B9F" w14:textId="6C19604D" w:rsidR="2F871270" w:rsidRPr="005E2D3C" w:rsidRDefault="4785B6C9" w:rsidP="00F95DCA">
      <w:pPr>
        <w:pStyle w:val="PargrafodaLista"/>
        <w:numPr>
          <w:ilvl w:val="0"/>
          <w:numId w:val="302"/>
        </w:numPr>
      </w:pPr>
      <w:r>
        <w:t>Raça, quando aplicável;</w:t>
      </w:r>
    </w:p>
    <w:p w14:paraId="5F462395" w14:textId="24905426" w:rsidR="2F871270" w:rsidRPr="005E2D3C" w:rsidRDefault="4785B6C9" w:rsidP="00F95DCA">
      <w:pPr>
        <w:pStyle w:val="PargrafodaLista"/>
        <w:numPr>
          <w:ilvl w:val="0"/>
          <w:numId w:val="302"/>
        </w:numPr>
      </w:pPr>
      <w:r>
        <w:t>Data e país de nascimento;</w:t>
      </w:r>
    </w:p>
    <w:p w14:paraId="0D117188" w14:textId="1D536739" w:rsidR="2F871270" w:rsidRPr="005E2D3C" w:rsidRDefault="00BE60E5" w:rsidP="00F95DCA">
      <w:pPr>
        <w:pStyle w:val="PargrafodaLista"/>
        <w:numPr>
          <w:ilvl w:val="0"/>
          <w:numId w:val="302"/>
        </w:numPr>
      </w:pPr>
      <w:r>
        <w:t>N.º</w:t>
      </w:r>
      <w:r w:rsidR="4785B6C9">
        <w:t xml:space="preserve"> de identificação da cria e da fêmea reprodutora, quando aplicável;</w:t>
      </w:r>
    </w:p>
    <w:p w14:paraId="0B5F8FC0" w14:textId="0FA81228" w:rsidR="2F871270" w:rsidRPr="005E2D3C" w:rsidRDefault="00BE60E5" w:rsidP="00F95DCA">
      <w:pPr>
        <w:pStyle w:val="PargrafodaLista"/>
        <w:numPr>
          <w:ilvl w:val="0"/>
          <w:numId w:val="302"/>
        </w:numPr>
      </w:pPr>
      <w:r>
        <w:t>N.º</w:t>
      </w:r>
      <w:r w:rsidR="6F049D48">
        <w:t xml:space="preserve"> de registo do estabelecimento de criação;</w:t>
      </w:r>
    </w:p>
    <w:p w14:paraId="2676AB0B" w14:textId="3DCD4D8A" w:rsidR="5D9DB615" w:rsidRPr="005E2D3C" w:rsidRDefault="468B5C40" w:rsidP="00F95DCA">
      <w:pPr>
        <w:pStyle w:val="PargrafodaLista"/>
        <w:numPr>
          <w:ilvl w:val="0"/>
          <w:numId w:val="302"/>
        </w:numPr>
      </w:pPr>
      <w:r w:rsidRPr="004B508C">
        <w:rPr>
          <w:lang w:val="pt-BR"/>
        </w:rPr>
        <w:t xml:space="preserve">A seguinte advertência, em caracteres claramente visíveis e a negrito: </w:t>
      </w:r>
      <w:r w:rsidRPr="004B508C">
        <w:rPr>
          <w:lang w:val="pt"/>
        </w:rPr>
        <w:t>«Um animal não é um brinquedo. Adquirir um animal é uma decisão que muda a sua vida. É seu dever garantir a saúde e o bem</w:t>
      </w:r>
      <w:r>
        <w:noBreakHyphen/>
      </w:r>
      <w:r w:rsidRPr="004B508C">
        <w:rPr>
          <w:lang w:val="pt"/>
        </w:rPr>
        <w:t>estar do animal e não o abandonar.»;</w:t>
      </w:r>
    </w:p>
    <w:p w14:paraId="37D95C71" w14:textId="1830DC3D" w:rsidR="2F871270" w:rsidRPr="005E2D3C" w:rsidRDefault="16A8E66B" w:rsidP="00F95DCA">
      <w:pPr>
        <w:pStyle w:val="PargrafodaLista"/>
        <w:numPr>
          <w:ilvl w:val="0"/>
          <w:numId w:val="302"/>
        </w:numPr>
      </w:pPr>
      <w:r w:rsidRPr="004B508C">
        <w:rPr>
          <w:lang w:val="pt"/>
        </w:rPr>
        <w:t>F</w:t>
      </w:r>
      <w:r w:rsidRPr="00F95DCA">
        <w:rPr>
          <w:color w:val="000000" w:themeColor="text1"/>
        </w:rPr>
        <w:t xml:space="preserve">icha de verificação, juntamente com uma hiperligação para o sistema a que se refere o </w:t>
      </w:r>
      <w:r w:rsidR="00777F33">
        <w:rPr>
          <w:color w:val="000000" w:themeColor="text1"/>
          <w:highlight w:val="cyan"/>
        </w:rPr>
        <w:t>artigo</w:t>
      </w:r>
      <w:r w:rsidR="00FA1C45" w:rsidRPr="00F95DCA">
        <w:rPr>
          <w:color w:val="000000" w:themeColor="text1"/>
          <w:highlight w:val="cyan"/>
        </w:rPr>
        <w:t> XXº</w:t>
      </w:r>
      <w:r w:rsidR="00FA1C45" w:rsidRPr="00F95DCA">
        <w:rPr>
          <w:color w:val="000000" w:themeColor="text1"/>
        </w:rPr>
        <w:t xml:space="preserve">, </w:t>
      </w:r>
      <w:r w:rsidRPr="00F95DCA">
        <w:rPr>
          <w:color w:val="000000" w:themeColor="text1"/>
        </w:rPr>
        <w:t>no caso de anúncio de transmissão de furão</w:t>
      </w:r>
      <w:r w:rsidR="004B508C" w:rsidRPr="00F95DCA">
        <w:rPr>
          <w:color w:val="000000" w:themeColor="text1"/>
        </w:rPr>
        <w:t>.</w:t>
      </w:r>
    </w:p>
    <w:p w14:paraId="1A858D4B" w14:textId="1821C772" w:rsidR="2F871270" w:rsidRPr="005E2D3C" w:rsidRDefault="004A6B14" w:rsidP="00F95DCA">
      <w:r>
        <w:rPr>
          <w:color w:val="000000" w:themeColor="text1"/>
        </w:rPr>
        <w:t xml:space="preserve">5 - </w:t>
      </w:r>
      <w:r w:rsidR="1D234650">
        <w:t xml:space="preserve">No caso de transmissão gratuita não se aplicam a alínea f) do </w:t>
      </w:r>
      <w:r w:rsidR="00BE60E5">
        <w:t>n.º</w:t>
      </w:r>
      <w:r w:rsidR="1D234650">
        <w:t xml:space="preserve"> </w:t>
      </w:r>
      <w:r>
        <w:t xml:space="preserve">3 </w:t>
      </w:r>
      <w:r w:rsidR="1D234650">
        <w:t xml:space="preserve">e </w:t>
      </w:r>
      <w:r w:rsidR="00BE60E5">
        <w:t>n.º</w:t>
      </w:r>
      <w:r w:rsidR="1D234650">
        <w:t xml:space="preserve"> </w:t>
      </w:r>
      <w:r>
        <w:t>4</w:t>
      </w:r>
      <w:r w:rsidR="1D234650">
        <w:t>.</w:t>
      </w:r>
    </w:p>
    <w:p w14:paraId="6DE68FB3" w14:textId="18A44CAB" w:rsidR="2F871270" w:rsidRPr="005E2D3C" w:rsidRDefault="004A6B14" w:rsidP="00F95DCA">
      <w:pPr>
        <w:ind w:left="142" w:firstLine="0"/>
      </w:pPr>
      <w:r>
        <w:t xml:space="preserve">6 - </w:t>
      </w:r>
      <w:r w:rsidR="1D234650">
        <w:t>Excetua-se das obrigações previstas n</w:t>
      </w:r>
      <w:r>
        <w:t>as alíneas d), e), f) e g)</w:t>
      </w:r>
      <w:r w:rsidR="1D234650">
        <w:t xml:space="preserve"> </w:t>
      </w:r>
      <w:r>
        <w:t xml:space="preserve">do </w:t>
      </w:r>
      <w:r w:rsidR="00BE60E5">
        <w:t>n.º</w:t>
      </w:r>
      <w:r w:rsidR="1D234650">
        <w:t xml:space="preserve"> </w:t>
      </w:r>
      <w:r>
        <w:t>3, n</w:t>
      </w:r>
      <w:r w:rsidR="1D234650">
        <w:t xml:space="preserve">o caso dos anúncios publicitados por câmaras </w:t>
      </w:r>
      <w:r>
        <w:t>municipais,</w:t>
      </w:r>
      <w:r w:rsidR="1D234650">
        <w:t xml:space="preserve"> associações de proteção animal</w:t>
      </w:r>
      <w:r>
        <w:t xml:space="preserve"> e associações </w:t>
      </w:r>
      <w:r w:rsidR="1D234650">
        <w:t>zoófila</w:t>
      </w:r>
      <w:r>
        <w:t>s</w:t>
      </w:r>
      <w:r w:rsidR="1D234650">
        <w:t>.</w:t>
      </w:r>
    </w:p>
    <w:p w14:paraId="5887DC07" w14:textId="481DFC0D" w:rsidR="2F871270" w:rsidRPr="005E2D3C" w:rsidRDefault="004A6B14" w:rsidP="00F95DCA">
      <w:pPr>
        <w:ind w:left="142" w:firstLine="0"/>
      </w:pPr>
      <w:r>
        <w:t xml:space="preserve">7 - </w:t>
      </w:r>
      <w:r w:rsidR="1D234650">
        <w:t>Qualquer publicação de uma oferta de transmissão de animal a título gratuito deve mencionar explicitamente a sua gratuitidade.</w:t>
      </w:r>
    </w:p>
    <w:p w14:paraId="323CBEE5" w14:textId="4203DBFC" w:rsidR="2F871270" w:rsidRPr="00F95DCA" w:rsidRDefault="004A6B14" w:rsidP="00F95DCA">
      <w:pPr>
        <w:ind w:left="142" w:firstLine="0"/>
        <w:rPr>
          <w:b/>
          <w:bCs/>
        </w:rPr>
      </w:pPr>
      <w:r>
        <w:lastRenderedPageBreak/>
        <w:t xml:space="preserve">8 - </w:t>
      </w:r>
      <w:r w:rsidR="64C5F583">
        <w:t xml:space="preserve">As plataformas em linha que asseguram a publicitação de anúncios nos termos do presente artigo devem cumprir o disposto no </w:t>
      </w:r>
      <w:r w:rsidR="00BE60E5">
        <w:rPr>
          <w:highlight w:val="cyan"/>
        </w:rPr>
        <w:t>n.º</w:t>
      </w:r>
      <w:r w:rsidR="64C5F583" w:rsidRPr="00F95DCA">
        <w:rPr>
          <w:highlight w:val="cyan"/>
        </w:rPr>
        <w:t xml:space="preserve"> 4 do artigo 21.º do Regulamento XXX (2023/0447)</w:t>
      </w:r>
      <w:r>
        <w:t>.</w:t>
      </w:r>
    </w:p>
    <w:p w14:paraId="3E720E33" w14:textId="40A429CD" w:rsidR="00C545D3" w:rsidRPr="001B50D1" w:rsidRDefault="311765C4" w:rsidP="00F95DCA">
      <w:pPr>
        <w:pStyle w:val="Ttulo3"/>
      </w:pPr>
      <w:bookmarkStart w:id="543" w:name="_Toc223954498"/>
      <w:bookmarkStart w:id="544" w:name="_Toc233683154"/>
      <w:r w:rsidRPr="00963FF4">
        <w:t xml:space="preserve">Artigo </w:t>
      </w:r>
      <w:r w:rsidR="008975A7">
        <w:t>10</w:t>
      </w:r>
      <w:r w:rsidR="00963FF4">
        <w:t>7</w:t>
      </w:r>
      <w:r w:rsidRPr="00963FF4">
        <w:t>.º</w:t>
      </w:r>
      <w:bookmarkEnd w:id="544"/>
    </w:p>
    <w:p w14:paraId="20693562" w14:textId="2AE625C5" w:rsidR="005101CF" w:rsidRPr="00963FF4" w:rsidRDefault="00A626AB" w:rsidP="00F95DCA">
      <w:pPr>
        <w:pStyle w:val="Ttulo3"/>
      </w:pPr>
      <w:bookmarkStart w:id="545" w:name="_Toc233683155"/>
      <w:r w:rsidRPr="00963FF4">
        <w:t>Alojamento por espécies</w:t>
      </w:r>
      <w:bookmarkEnd w:id="543"/>
      <w:bookmarkEnd w:id="545"/>
    </w:p>
    <w:p w14:paraId="7F31B442" w14:textId="7D93B4C8" w:rsidR="005101CF" w:rsidRPr="005E2D3C" w:rsidRDefault="008975A7" w:rsidP="00F95DCA">
      <w:pPr>
        <w:ind w:left="142" w:firstLine="0"/>
      </w:pPr>
      <w:r>
        <w:t xml:space="preserve">1 </w:t>
      </w:r>
      <w:r w:rsidR="311765C4">
        <w:t>-</w:t>
      </w:r>
      <w:r w:rsidR="311765C4">
        <w:rPr>
          <w:rFonts w:eastAsia="Arial"/>
        </w:rPr>
        <w:t xml:space="preserve"> </w:t>
      </w:r>
      <w:r w:rsidR="311765C4">
        <w:t xml:space="preserve">Nos estabelecimentos de venda a manutenção de animais deve ser efetuada separando-os por espécies, de forma a salvaguardarem-se as suas condições específicas de bem-estar, conforme o disposto no </w:t>
      </w:r>
      <w:r w:rsidR="001B50D1" w:rsidRPr="00F95DCA">
        <w:rPr>
          <w:highlight w:val="cyan"/>
        </w:rPr>
        <w:t>anexo XX.</w:t>
      </w:r>
    </w:p>
    <w:p w14:paraId="30DD4901" w14:textId="7F7A4A8B" w:rsidR="005101CF" w:rsidRPr="005E2D3C" w:rsidRDefault="008975A7" w:rsidP="00F95DCA">
      <w:pPr>
        <w:ind w:left="142" w:firstLine="0"/>
      </w:pPr>
      <w:r>
        <w:t xml:space="preserve">2 </w:t>
      </w:r>
      <w:commentRangeStart w:id="546"/>
      <w:r w:rsidR="311765C4">
        <w:t>-</w:t>
      </w:r>
      <w:r w:rsidR="311765C4">
        <w:rPr>
          <w:rFonts w:eastAsia="Arial"/>
        </w:rPr>
        <w:t xml:space="preserve"> </w:t>
      </w:r>
      <w:r w:rsidR="311765C4">
        <w:t xml:space="preserve">Os operadores que hospedem animais por um período superior a 24 horas devem mantê-los separados por espécies e dar cumprimento aos requisitos de bem-estar previstos no presente diploma, nomeadamente os que se referem às instalações, equipamento, organização e funcionamento. </w:t>
      </w:r>
    </w:p>
    <w:commentRangeEnd w:id="546"/>
    <w:p w14:paraId="7946B544" w14:textId="2A7F34E2" w:rsidR="001D4E3A" w:rsidRPr="005E2D3C" w:rsidRDefault="002251E2" w:rsidP="00F95DCA">
      <w:r w:rsidRPr="005E2D3C">
        <w:rPr>
          <w:rStyle w:val="Refdecomentrio"/>
          <w:sz w:val="24"/>
          <w:szCs w:val="24"/>
        </w:rPr>
        <w:commentReference w:id="546"/>
      </w:r>
    </w:p>
    <w:p w14:paraId="58419C58" w14:textId="57AA19C6" w:rsidR="00C545D3" w:rsidRPr="00963FF4" w:rsidRDefault="00A626AB" w:rsidP="00F95DCA">
      <w:pPr>
        <w:pStyle w:val="Ttulo2"/>
        <w:ind w:right="0"/>
      </w:pPr>
      <w:bookmarkStart w:id="547" w:name="_Toc223954501"/>
      <w:bookmarkStart w:id="548" w:name="_Toc233683156"/>
      <w:r w:rsidRPr="00963FF4">
        <w:t>CAPÍTULO XIII</w:t>
      </w:r>
      <w:bookmarkEnd w:id="548"/>
    </w:p>
    <w:p w14:paraId="3B441644" w14:textId="1752BD31" w:rsidR="005101CF" w:rsidRPr="00963FF4" w:rsidRDefault="00A626AB" w:rsidP="00F95DCA">
      <w:pPr>
        <w:pStyle w:val="Ttulo2"/>
        <w:ind w:right="0"/>
      </w:pPr>
      <w:bookmarkStart w:id="549" w:name="_Toc233683157"/>
      <w:r w:rsidRPr="00963FF4">
        <w:t>Animais de companhia registados em livro genealógico</w:t>
      </w:r>
      <w:bookmarkEnd w:id="547"/>
      <w:bookmarkEnd w:id="549"/>
    </w:p>
    <w:p w14:paraId="6892C7FA" w14:textId="77777777" w:rsidR="001D4E3A" w:rsidRPr="00F95DCA" w:rsidRDefault="001D4E3A" w:rsidP="00F95DCA">
      <w:pPr>
        <w:jc w:val="center"/>
        <w:rPr>
          <w:b/>
          <w:bCs/>
        </w:rPr>
      </w:pPr>
    </w:p>
    <w:p w14:paraId="59F3DF68" w14:textId="5C30CB6E" w:rsidR="00C545D3" w:rsidRPr="00963FF4" w:rsidRDefault="00A626AB" w:rsidP="00F95DCA">
      <w:pPr>
        <w:pStyle w:val="Ttulo2"/>
        <w:ind w:right="0"/>
      </w:pPr>
      <w:bookmarkStart w:id="550" w:name="_Toc223954502"/>
      <w:bookmarkStart w:id="551" w:name="_Toc233683158"/>
      <w:r w:rsidRPr="00963FF4">
        <w:t>SECÇÃO I</w:t>
      </w:r>
      <w:bookmarkEnd w:id="551"/>
    </w:p>
    <w:p w14:paraId="13BB392A" w14:textId="05182608" w:rsidR="005101CF" w:rsidRPr="00963FF4" w:rsidRDefault="00A626AB" w:rsidP="00F95DCA">
      <w:pPr>
        <w:pStyle w:val="Ttulo2"/>
        <w:ind w:right="0"/>
      </w:pPr>
      <w:bookmarkStart w:id="552" w:name="_Toc233683159"/>
      <w:r w:rsidRPr="00963FF4">
        <w:t>Gestão dos livros genealógicos</w:t>
      </w:r>
      <w:bookmarkEnd w:id="550"/>
      <w:bookmarkEnd w:id="552"/>
    </w:p>
    <w:p w14:paraId="68E32C9F" w14:textId="77777777" w:rsidR="001D4E3A" w:rsidRPr="005E2D3C" w:rsidRDefault="001D4E3A" w:rsidP="00F95DCA"/>
    <w:p w14:paraId="574B6DCB" w14:textId="1464FBE5" w:rsidR="00C545D3" w:rsidRPr="00963FF4" w:rsidRDefault="00A626AB" w:rsidP="00F95DCA">
      <w:pPr>
        <w:pStyle w:val="Ttulo3"/>
      </w:pPr>
      <w:bookmarkStart w:id="553" w:name="_Toc223954503"/>
      <w:bookmarkStart w:id="554" w:name="_Toc233683160"/>
      <w:r w:rsidRPr="00963FF4">
        <w:t>Artigo 10</w:t>
      </w:r>
      <w:r w:rsidR="00963FF4">
        <w:t>8</w:t>
      </w:r>
      <w:r w:rsidRPr="00963FF4">
        <w:t>.º</w:t>
      </w:r>
      <w:bookmarkEnd w:id="554"/>
    </w:p>
    <w:p w14:paraId="01875D15" w14:textId="4465C216" w:rsidR="005101CF" w:rsidRPr="00963FF4" w:rsidRDefault="00A626AB" w:rsidP="00F95DCA">
      <w:pPr>
        <w:pStyle w:val="Ttulo3"/>
      </w:pPr>
      <w:bookmarkStart w:id="555" w:name="_Toc233683161"/>
      <w:r w:rsidRPr="00963FF4">
        <w:t>Reconhecimento das organizações ou associações de criadores</w:t>
      </w:r>
      <w:bookmarkEnd w:id="553"/>
      <w:bookmarkEnd w:id="555"/>
    </w:p>
    <w:p w14:paraId="410AB2D0" w14:textId="4CACEA4F" w:rsidR="005101CF" w:rsidRPr="005E2D3C" w:rsidRDefault="009C0271" w:rsidP="00F95DCA">
      <w:pPr>
        <w:ind w:left="142" w:firstLine="0"/>
      </w:pPr>
      <w:r>
        <w:t xml:space="preserve">1 </w:t>
      </w:r>
      <w:r w:rsidR="00A626AB">
        <w:t>-</w:t>
      </w:r>
      <w:r w:rsidR="00A626AB">
        <w:rPr>
          <w:rFonts w:eastAsia="Arial"/>
        </w:rPr>
        <w:t xml:space="preserve"> </w:t>
      </w:r>
      <w:r w:rsidR="00A626AB">
        <w:t xml:space="preserve">A DGAV pode autorizar, mediante despacho do </w:t>
      </w:r>
      <w:r>
        <w:t>diretor geral de alimentação de veterinária</w:t>
      </w:r>
      <w:r w:rsidR="00A626AB">
        <w:t xml:space="preserve"> de alimentação de </w:t>
      </w:r>
      <w:r>
        <w:t>veterinária</w:t>
      </w:r>
      <w:r w:rsidR="00A626AB">
        <w:t xml:space="preserve">, as organizações ou associações de criadores de animais de companhia de raça pura a gerir os livros genealógicos e os livros de origem. </w:t>
      </w:r>
    </w:p>
    <w:p w14:paraId="527ABAA4" w14:textId="0F7FF81E" w:rsidR="005101CF" w:rsidRPr="005E2D3C" w:rsidRDefault="009C0271" w:rsidP="00F95DCA">
      <w:pPr>
        <w:ind w:left="142" w:firstLine="0"/>
      </w:pPr>
      <w:r>
        <w:t xml:space="preserve">2 </w:t>
      </w:r>
      <w:r w:rsidR="00A626AB">
        <w:t>-</w:t>
      </w:r>
      <w:r w:rsidR="00A626AB">
        <w:rPr>
          <w:rFonts w:eastAsia="Arial"/>
        </w:rPr>
        <w:t xml:space="preserve"> </w:t>
      </w:r>
      <w:r w:rsidR="00A626AB">
        <w:t xml:space="preserve">Para efeito do disposto no </w:t>
      </w:r>
      <w:r w:rsidR="008C56A9">
        <w:t>número anterior</w:t>
      </w:r>
      <w:r w:rsidR="00A626AB">
        <w:t xml:space="preserve">, as organizações e associações a autorizar devem cumprir os seguintes requisitos: </w:t>
      </w:r>
    </w:p>
    <w:p w14:paraId="49570C28" w14:textId="77777777" w:rsidR="005101CF" w:rsidRPr="005E2D3C" w:rsidRDefault="00A626AB" w:rsidP="00F95DCA">
      <w:pPr>
        <w:pStyle w:val="PargrafodaLista"/>
        <w:numPr>
          <w:ilvl w:val="0"/>
          <w:numId w:val="305"/>
        </w:numPr>
      </w:pPr>
      <w:r>
        <w:t xml:space="preserve">Dispor de personalidade jurídica; </w:t>
      </w:r>
    </w:p>
    <w:p w14:paraId="2B7A278F" w14:textId="77777777" w:rsidR="005101CF" w:rsidRPr="005E2D3C" w:rsidRDefault="00A626AB" w:rsidP="00F95DCA">
      <w:pPr>
        <w:pStyle w:val="PargrafodaLista"/>
        <w:numPr>
          <w:ilvl w:val="0"/>
          <w:numId w:val="305"/>
        </w:numPr>
      </w:pPr>
      <w:r>
        <w:t xml:space="preserve">Dispor de um regulamento interno prevendo, particularmente, a ausência de discriminação dos seus aderentes, adotado de acordo com o procedimento previsto nos estatutos, que estabeleça regras internas relativas ao seguinte: </w:t>
      </w:r>
    </w:p>
    <w:p w14:paraId="5796B2B6" w14:textId="68191102" w:rsidR="009C0271" w:rsidRPr="00FB336E" w:rsidRDefault="6F6E9877" w:rsidP="00F95DCA">
      <w:pPr>
        <w:pStyle w:val="PargrafodaLista"/>
        <w:numPr>
          <w:ilvl w:val="0"/>
          <w:numId w:val="302"/>
        </w:numPr>
        <w:ind w:left="795"/>
        <w:rPr>
          <w:rFonts w:eastAsia="Arial"/>
          <w:i/>
          <w:iCs/>
        </w:rPr>
      </w:pPr>
      <w:r>
        <w:t>Definição das características da raça (ou raças);</w:t>
      </w:r>
    </w:p>
    <w:p w14:paraId="166C51B3" w14:textId="24AE640D" w:rsidR="005101CF" w:rsidRPr="005E2D3C" w:rsidRDefault="009C0271" w:rsidP="00F95DCA">
      <w:pPr>
        <w:ind w:left="728"/>
      </w:pPr>
      <w:r>
        <w:rPr>
          <w:rFonts w:eastAsia="Arial"/>
          <w:i/>
          <w:iCs/>
        </w:rPr>
        <w:t xml:space="preserve">ii) </w:t>
      </w:r>
      <w:r w:rsidR="6F6E9877">
        <w:t xml:space="preserve">Sistema de identificação dos animais; </w:t>
      </w:r>
    </w:p>
    <w:p w14:paraId="7841CA1A" w14:textId="40F6120B" w:rsidR="005101CF" w:rsidRPr="005E2D3C" w:rsidRDefault="009C0271" w:rsidP="00F95DCA">
      <w:pPr>
        <w:ind w:left="728"/>
      </w:pPr>
      <w:r>
        <w:rPr>
          <w:i/>
          <w:iCs/>
        </w:rPr>
        <w:lastRenderedPageBreak/>
        <w:t xml:space="preserve">iii) </w:t>
      </w:r>
      <w:r w:rsidR="6F6E9877">
        <w:t xml:space="preserve">Sistema de registo das genealogias; </w:t>
      </w:r>
    </w:p>
    <w:p w14:paraId="084C684D" w14:textId="20E92363" w:rsidR="005101CF" w:rsidRPr="005E2D3C" w:rsidRDefault="009C0271" w:rsidP="00F95DCA">
      <w:pPr>
        <w:ind w:left="728"/>
      </w:pPr>
      <w:r>
        <w:rPr>
          <w:i/>
          <w:iCs/>
        </w:rPr>
        <w:t xml:space="preserve">iv) </w:t>
      </w:r>
      <w:r w:rsidR="6F6E9877">
        <w:t xml:space="preserve">Definição dos objetivos a alcançar; </w:t>
      </w:r>
    </w:p>
    <w:p w14:paraId="08F71512" w14:textId="226E2624" w:rsidR="005101CF" w:rsidRPr="005E2D3C" w:rsidRDefault="009C0271" w:rsidP="00F95DCA">
      <w:pPr>
        <w:ind w:left="728"/>
      </w:pPr>
      <w:r>
        <w:rPr>
          <w:i/>
          <w:iCs/>
        </w:rPr>
        <w:t xml:space="preserve">v) </w:t>
      </w:r>
      <w:r w:rsidR="6F6E9877">
        <w:t xml:space="preserve">Sistema de utilização dos dados zootécnicos; </w:t>
      </w:r>
    </w:p>
    <w:p w14:paraId="12CDE6C9" w14:textId="56AEB1A9" w:rsidR="005101CF" w:rsidRPr="005E2D3C" w:rsidRDefault="009C0271" w:rsidP="00F95DCA">
      <w:pPr>
        <w:ind w:firstLine="0"/>
      </w:pPr>
      <w:r>
        <w:rPr>
          <w:i/>
          <w:iCs/>
        </w:rPr>
        <w:t xml:space="preserve">vi) </w:t>
      </w:r>
      <w:r w:rsidR="6F6E9877">
        <w:t xml:space="preserve">Organização do livro genealógico ou livro de origens, se houver várias modalidades de inscrição ou se existirem várias modalidades de classificação dos animais; </w:t>
      </w:r>
    </w:p>
    <w:p w14:paraId="373A63D3" w14:textId="39F5FA1F" w:rsidR="005101CF" w:rsidRPr="005E2D3C" w:rsidRDefault="009C0271" w:rsidP="00F95DCA">
      <w:pPr>
        <w:ind w:left="142" w:firstLine="0"/>
      </w:pPr>
      <w:r>
        <w:rPr>
          <w:rFonts w:eastAsia="Cambria"/>
        </w:rPr>
        <w:t xml:space="preserve">c) </w:t>
      </w:r>
      <w:r w:rsidR="00A626AB">
        <w:t xml:space="preserve">Satisfazer os controlos da autoridade competente no que respeita ao seguinte: </w:t>
      </w:r>
    </w:p>
    <w:p w14:paraId="0E3B0DE8" w14:textId="237BF431" w:rsidR="005101CF" w:rsidRPr="005E2D3C" w:rsidRDefault="6F6E9877" w:rsidP="00F95DCA">
      <w:pPr>
        <w:ind w:left="728"/>
      </w:pPr>
      <w:r>
        <w:rPr>
          <w:i/>
          <w:iCs/>
        </w:rPr>
        <w:t>i)</w:t>
      </w:r>
      <w:r>
        <w:rPr>
          <w:rFonts w:eastAsia="Arial"/>
          <w:i/>
          <w:iCs/>
        </w:rPr>
        <w:t xml:space="preserve"> </w:t>
      </w:r>
      <w:r>
        <w:t xml:space="preserve"> Eficácia do seu funcionamento; </w:t>
      </w:r>
    </w:p>
    <w:p w14:paraId="093000A7" w14:textId="4CAFBA33" w:rsidR="005101CF" w:rsidRPr="005E2D3C" w:rsidRDefault="6F6E9877" w:rsidP="00F95DCA">
      <w:pPr>
        <w:ind w:left="728"/>
      </w:pPr>
      <w:r>
        <w:rPr>
          <w:i/>
          <w:iCs/>
        </w:rPr>
        <w:t>ii)</w:t>
      </w:r>
      <w:r>
        <w:rPr>
          <w:rFonts w:eastAsia="Arial"/>
          <w:i/>
          <w:iCs/>
        </w:rPr>
        <w:t xml:space="preserve"> </w:t>
      </w:r>
      <w:r>
        <w:t xml:space="preserve">Capacidade do controlo das genealogias; </w:t>
      </w:r>
    </w:p>
    <w:p w14:paraId="23883882" w14:textId="7B782E81" w:rsidR="005101CF" w:rsidRPr="005E2D3C" w:rsidRDefault="6F6E9877" w:rsidP="00F95DCA">
      <w:pPr>
        <w:ind w:left="728"/>
      </w:pPr>
      <w:r>
        <w:rPr>
          <w:i/>
          <w:iCs/>
        </w:rPr>
        <w:t>iii)</w:t>
      </w:r>
      <w:r>
        <w:rPr>
          <w:rFonts w:eastAsia="Arial"/>
          <w:i/>
          <w:iCs/>
        </w:rPr>
        <w:t xml:space="preserve"> </w:t>
      </w:r>
      <w:r>
        <w:t xml:space="preserve">Posse de um efetivo de animais suficiente para realizar um programa de melhoramento ou para assegurar a conservação da raça desde que isso seja considerado necessário; </w:t>
      </w:r>
    </w:p>
    <w:p w14:paraId="56146500" w14:textId="6D4CA66B" w:rsidR="005101CF" w:rsidRPr="005E2D3C" w:rsidRDefault="6F6E9877" w:rsidP="00F95DCA">
      <w:pPr>
        <w:ind w:left="728"/>
      </w:pPr>
      <w:r>
        <w:rPr>
          <w:i/>
          <w:iCs/>
        </w:rPr>
        <w:t>iv)</w:t>
      </w:r>
      <w:r>
        <w:rPr>
          <w:rFonts w:eastAsia="Arial"/>
          <w:i/>
          <w:iCs/>
        </w:rPr>
        <w:t xml:space="preserve"> </w:t>
      </w:r>
      <w:r>
        <w:t xml:space="preserve">Capacidade para utilizar os dados relativos às características zootécnicas necessárias à realização do programa de melhoramento ou de conservação da raça. </w:t>
      </w:r>
    </w:p>
    <w:p w14:paraId="6773A6EF" w14:textId="27D44855" w:rsidR="005101CF" w:rsidRPr="005E2D3C" w:rsidRDefault="009C0271" w:rsidP="00F95DCA">
      <w:pPr>
        <w:ind w:left="142" w:firstLine="0"/>
      </w:pPr>
      <w:r>
        <w:t xml:space="preserve">3 </w:t>
      </w:r>
      <w:r w:rsidR="00A626AB">
        <w:t>-</w:t>
      </w:r>
      <w:r w:rsidR="00A626AB">
        <w:rPr>
          <w:rFonts w:eastAsia="Arial"/>
        </w:rPr>
        <w:t xml:space="preserve"> </w:t>
      </w:r>
      <w:r w:rsidR="00A626AB">
        <w:t xml:space="preserve">Em caso de incumprimento dos requisitos enunciados no </w:t>
      </w:r>
      <w:r w:rsidR="008C56A9">
        <w:t>número anterior</w:t>
      </w:r>
      <w:r w:rsidR="00A626AB">
        <w:t xml:space="preserve">, pode a DGAV suspender ou retirar a gestão do livro genealógico. </w:t>
      </w:r>
    </w:p>
    <w:p w14:paraId="5AD81B47" w14:textId="79DDF458" w:rsidR="005101CF" w:rsidRPr="005E2D3C" w:rsidRDefault="009C0271" w:rsidP="00F95DCA">
      <w:pPr>
        <w:ind w:left="142" w:firstLine="0"/>
      </w:pPr>
      <w:r>
        <w:t xml:space="preserve">4 </w:t>
      </w:r>
      <w:r w:rsidR="00A626AB">
        <w:t>-</w:t>
      </w:r>
      <w:r w:rsidR="00A626AB">
        <w:rPr>
          <w:rFonts w:eastAsia="Arial"/>
        </w:rPr>
        <w:t xml:space="preserve"> </w:t>
      </w:r>
      <w:r w:rsidR="00A626AB">
        <w:t xml:space="preserve">Para efeito do </w:t>
      </w:r>
      <w:r w:rsidR="008C56A9">
        <w:t>número anterior</w:t>
      </w:r>
      <w:r w:rsidR="00A626AB">
        <w:t xml:space="preserve">, a DGAV realiza, com a periodicidade adequada, controlos para confirmação do disposto no </w:t>
      </w:r>
      <w:r w:rsidR="00BE60E5">
        <w:t>n.º</w:t>
      </w:r>
      <w:r>
        <w:t xml:space="preserve"> dois</w:t>
      </w:r>
      <w:r w:rsidR="00A626AB">
        <w:t xml:space="preserve">. </w:t>
      </w:r>
    </w:p>
    <w:p w14:paraId="1E82FAE2" w14:textId="77777777" w:rsidR="001A0189" w:rsidRPr="005E2D3C" w:rsidRDefault="001A0189" w:rsidP="00F95DCA"/>
    <w:p w14:paraId="28CC8A49" w14:textId="266239A1" w:rsidR="00C545D3" w:rsidRPr="00963FF4" w:rsidRDefault="00A626AB" w:rsidP="00F95DCA">
      <w:pPr>
        <w:pStyle w:val="Ttulo2"/>
        <w:ind w:right="0"/>
      </w:pPr>
      <w:bookmarkStart w:id="556" w:name="_Toc223954504"/>
      <w:bookmarkStart w:id="557" w:name="_Toc233683162"/>
      <w:r w:rsidRPr="00963FF4">
        <w:t>SECÇÃO II</w:t>
      </w:r>
      <w:bookmarkEnd w:id="557"/>
    </w:p>
    <w:p w14:paraId="77E565D5" w14:textId="21B19150" w:rsidR="005101CF" w:rsidRPr="00963FF4" w:rsidRDefault="00A626AB" w:rsidP="00F95DCA">
      <w:pPr>
        <w:pStyle w:val="Ttulo2"/>
        <w:ind w:right="0"/>
      </w:pPr>
      <w:bookmarkStart w:id="558" w:name="_Toc233683163"/>
      <w:r w:rsidRPr="00963FF4">
        <w:t>Reprodução dos animais registados nos livros genealógicos</w:t>
      </w:r>
      <w:bookmarkEnd w:id="556"/>
      <w:bookmarkEnd w:id="558"/>
    </w:p>
    <w:p w14:paraId="5048DBBE" w14:textId="77777777" w:rsidR="001D4E3A" w:rsidRPr="005E2D3C" w:rsidRDefault="001D4E3A" w:rsidP="00F95DCA"/>
    <w:p w14:paraId="6F01CB34" w14:textId="52F3C868" w:rsidR="00C545D3" w:rsidRPr="00963FF4" w:rsidRDefault="00A626AB" w:rsidP="00F95DCA">
      <w:pPr>
        <w:pStyle w:val="Ttulo3"/>
      </w:pPr>
      <w:bookmarkStart w:id="559" w:name="_Toc223954505"/>
      <w:bookmarkStart w:id="560" w:name="_Toc233683164"/>
      <w:r w:rsidRPr="00963FF4">
        <w:t>Artigo 10</w:t>
      </w:r>
      <w:r w:rsidR="00963FF4">
        <w:t>9</w:t>
      </w:r>
      <w:r w:rsidRPr="00963FF4">
        <w:t>.º</w:t>
      </w:r>
      <w:bookmarkEnd w:id="560"/>
    </w:p>
    <w:p w14:paraId="0037641E" w14:textId="48643087" w:rsidR="005101CF" w:rsidRPr="00F95DCA" w:rsidRDefault="350E168B" w:rsidP="00F95DCA">
      <w:pPr>
        <w:pStyle w:val="Ttulo3"/>
      </w:pPr>
      <w:bookmarkStart w:id="561" w:name="_Toc233683165"/>
      <w:commentRangeStart w:id="562"/>
      <w:r w:rsidRPr="00963FF4">
        <w:t>Requisitos dos reprodutores</w:t>
      </w:r>
      <w:bookmarkEnd w:id="559"/>
      <w:bookmarkEnd w:id="561"/>
      <w:commentRangeEnd w:id="562"/>
      <w:r w:rsidR="002251E2" w:rsidRPr="00F95DCA">
        <w:rPr>
          <w:rStyle w:val="Refdecomentrio"/>
          <w:sz w:val="24"/>
          <w:szCs w:val="24"/>
        </w:rPr>
        <w:commentReference w:id="562"/>
      </w:r>
    </w:p>
    <w:p w14:paraId="680880E7" w14:textId="6D5C221C" w:rsidR="005101CF" w:rsidRPr="005E2D3C" w:rsidRDefault="009C0271" w:rsidP="00F95DCA">
      <w:pPr>
        <w:ind w:left="142" w:firstLine="0"/>
      </w:pPr>
      <w:r>
        <w:t xml:space="preserve">1 </w:t>
      </w:r>
      <w:r w:rsidR="5BF3B7D7">
        <w:t>-</w:t>
      </w:r>
      <w:r w:rsidR="5BF3B7D7">
        <w:rPr>
          <w:rFonts w:eastAsia="Arial"/>
        </w:rPr>
        <w:t xml:space="preserve"> </w:t>
      </w:r>
      <w:r w:rsidR="5BF3B7D7">
        <w:t>Os requisitos a exigir aos reprodutores de raça pura, das espécies canina e felina inscritas no livro de origens português</w:t>
      </w:r>
      <w:commentRangeStart w:id="563"/>
      <w:r w:rsidR="5BF3B7D7">
        <w:t xml:space="preserve"> (LOP) </w:t>
      </w:r>
      <w:commentRangeEnd w:id="563"/>
      <w:r w:rsidR="002251E2">
        <w:rPr>
          <w:rStyle w:val="Refdecomentrio"/>
          <w:sz w:val="24"/>
          <w:szCs w:val="24"/>
        </w:rPr>
        <w:commentReference w:id="563"/>
      </w:r>
      <w:r w:rsidR="5BF3B7D7">
        <w:t xml:space="preserve">são estabelecidos em </w:t>
      </w:r>
      <w:r w:rsidR="0052508A">
        <w:t>Portaria</w:t>
      </w:r>
      <w:r w:rsidR="5BF3B7D7">
        <w:t xml:space="preserve"> do membro do Governo responsável pela área da agricultura. </w:t>
      </w:r>
    </w:p>
    <w:p w14:paraId="4A4CA438" w14:textId="6640430E" w:rsidR="005101CF" w:rsidRPr="005E2D3C" w:rsidRDefault="009C0271" w:rsidP="00F95DCA">
      <w:pPr>
        <w:ind w:left="142" w:firstLine="0"/>
      </w:pPr>
      <w:r>
        <w:t xml:space="preserve">2 </w:t>
      </w:r>
      <w:r w:rsidR="00A626AB">
        <w:t>-</w:t>
      </w:r>
      <w:r w:rsidR="00A626AB">
        <w:rPr>
          <w:rFonts w:eastAsia="Arial"/>
        </w:rPr>
        <w:t xml:space="preserve"> </w:t>
      </w:r>
      <w:r w:rsidR="00A626AB">
        <w:t xml:space="preserve">A entidade gestora do LOP disponibiliza à DGAV todas as informações solicitadas para efeito de controlo oficial. </w:t>
      </w:r>
      <w:r w:rsidR="00A626AB">
        <w:rPr>
          <w:rFonts w:eastAsia="Cambria"/>
        </w:rPr>
        <w:tab/>
      </w:r>
      <w:r w:rsidR="00A626AB">
        <w:rPr>
          <w:rFonts w:eastAsia="Cambria"/>
        </w:rPr>
        <w:tab/>
      </w:r>
    </w:p>
    <w:p w14:paraId="5FB34D15" w14:textId="77777777" w:rsidR="005101CF" w:rsidRPr="005E2D3C" w:rsidRDefault="6F6E9877" w:rsidP="00F95DCA">
      <w:pPr>
        <w:ind w:left="142" w:firstLine="0"/>
      </w:pPr>
      <w:r>
        <w:lastRenderedPageBreak/>
        <w:t>3 -</w:t>
      </w:r>
      <w:r>
        <w:rPr>
          <w:rFonts w:eastAsia="Arial"/>
        </w:rPr>
        <w:t xml:space="preserve"> </w:t>
      </w:r>
      <w:r>
        <w:t xml:space="preserve">Até ao final do primeiro trimestre de cada ano, a entidade gestora do LOP envia à DGAV um relatório em suporte informático, com as ações e inscrições no LOP de cada raça, realizadas no ano anterior.  </w:t>
      </w:r>
    </w:p>
    <w:p w14:paraId="2D873611" w14:textId="451F3314" w:rsidR="1221AE5D" w:rsidRPr="005E2D3C" w:rsidRDefault="1221AE5D" w:rsidP="00F95DCA">
      <w:pPr>
        <w:ind w:left="0" w:firstLine="0"/>
      </w:pPr>
    </w:p>
    <w:p w14:paraId="5DA992EB" w14:textId="7D01EB07" w:rsidR="00C545D3" w:rsidRPr="00FB336E" w:rsidRDefault="4A0747A3" w:rsidP="00F95DCA">
      <w:pPr>
        <w:pStyle w:val="Ttulo2"/>
        <w:ind w:right="0"/>
      </w:pPr>
      <w:bookmarkStart w:id="564" w:name="_Toc233683166"/>
      <w:r w:rsidRPr="00963FF4">
        <w:rPr>
          <w:lang w:val="es-ES"/>
        </w:rPr>
        <w:t>CAPÍTULO XIV</w:t>
      </w:r>
      <w:bookmarkEnd w:id="564"/>
    </w:p>
    <w:p w14:paraId="020644E5" w14:textId="4C0046CF" w:rsidR="001C1705" w:rsidRPr="00FB336E" w:rsidRDefault="3F6B7505" w:rsidP="00F95DCA">
      <w:pPr>
        <w:pStyle w:val="Ttulo2"/>
        <w:ind w:right="0"/>
      </w:pPr>
      <w:bookmarkStart w:id="565" w:name="_Toc233683167"/>
      <w:r w:rsidRPr="00FB336E">
        <w:t>Detenção de animais perigosos ou potencialmente perigosos</w:t>
      </w:r>
      <w:bookmarkEnd w:id="565"/>
    </w:p>
    <w:p w14:paraId="63013CE2" w14:textId="347E6799" w:rsidR="00C545D3" w:rsidRPr="005E2D3C" w:rsidRDefault="00C545D3" w:rsidP="00F95DCA">
      <w:pPr>
        <w:jc w:val="center"/>
      </w:pPr>
    </w:p>
    <w:p w14:paraId="64E59B74" w14:textId="53588977" w:rsidR="00C545D3" w:rsidRDefault="001C1705" w:rsidP="00F95DCA">
      <w:pPr>
        <w:pStyle w:val="Ttulo2"/>
        <w:ind w:right="0"/>
      </w:pPr>
      <w:bookmarkStart w:id="566" w:name="_Toc233683168"/>
      <w:r w:rsidRPr="00963FF4">
        <w:t>SECÇÃO I</w:t>
      </w:r>
      <w:bookmarkEnd w:id="566"/>
    </w:p>
    <w:p w14:paraId="5545D2A9" w14:textId="4D692A2E" w:rsidR="001C1705" w:rsidRDefault="00963FF4">
      <w:pPr>
        <w:jc w:val="center"/>
        <w:rPr>
          <w:b/>
          <w:bCs/>
        </w:rPr>
      </w:pPr>
      <w:r>
        <w:rPr>
          <w:b/>
          <w:bCs/>
        </w:rPr>
        <w:t>Requisitos</w:t>
      </w:r>
    </w:p>
    <w:p w14:paraId="49D65589" w14:textId="77777777" w:rsidR="00963FF4" w:rsidRPr="00F95DCA" w:rsidRDefault="00963FF4" w:rsidP="00F95DCA">
      <w:pPr>
        <w:jc w:val="center"/>
        <w:rPr>
          <w:b/>
          <w:bCs/>
        </w:rPr>
      </w:pPr>
    </w:p>
    <w:p w14:paraId="61BDF41E" w14:textId="162B73C0" w:rsidR="00C545D3" w:rsidRPr="00963FF4" w:rsidRDefault="002251E2" w:rsidP="00F95DCA">
      <w:pPr>
        <w:pStyle w:val="Ttulo3"/>
        <w:rPr>
          <w:strike/>
        </w:rPr>
      </w:pPr>
      <w:bookmarkStart w:id="567" w:name="_Toc233683169"/>
      <w:commentRangeStart w:id="568"/>
      <w:commentRangeStart w:id="569"/>
      <w:commentRangeEnd w:id="568"/>
      <w:r w:rsidRPr="00F95DCA">
        <w:rPr>
          <w:rStyle w:val="Refdecomentrio"/>
          <w:sz w:val="24"/>
          <w:szCs w:val="24"/>
        </w:rPr>
        <w:commentReference w:id="568"/>
      </w:r>
      <w:commentRangeEnd w:id="569"/>
      <w:r w:rsidR="005E2D3C" w:rsidRPr="00F95DCA">
        <w:rPr>
          <w:rStyle w:val="Refdecomentrio"/>
          <w:sz w:val="24"/>
          <w:szCs w:val="24"/>
        </w:rPr>
        <w:commentReference w:id="569"/>
      </w:r>
      <w:r w:rsidR="005E2D3C" w:rsidRPr="00F95DCA">
        <w:t>Artigo 1</w:t>
      </w:r>
      <w:r w:rsidR="00963FF4">
        <w:t>10</w:t>
      </w:r>
      <w:r w:rsidR="005E2D3C" w:rsidRPr="00963FF4">
        <w:t>.º</w:t>
      </w:r>
      <w:bookmarkEnd w:id="567"/>
    </w:p>
    <w:p w14:paraId="4C7A3069" w14:textId="4DFD83A5" w:rsidR="00C545D3" w:rsidRPr="009C0271" w:rsidRDefault="49B42ECF" w:rsidP="00F95DCA">
      <w:pPr>
        <w:pStyle w:val="Ttulo3"/>
      </w:pPr>
      <w:bookmarkStart w:id="570" w:name="_Toc233683170"/>
      <w:commentRangeStart w:id="571"/>
      <w:r w:rsidRPr="00FB336E">
        <w:t>Detenção de cães perigosos ou potencialmente perigosos</w:t>
      </w:r>
      <w:bookmarkEnd w:id="570"/>
      <w:commentRangeEnd w:id="571"/>
      <w:r w:rsidR="002251E2" w:rsidRPr="009C0271">
        <w:rPr>
          <w:rStyle w:val="Refdecomentrio"/>
          <w:sz w:val="24"/>
          <w:szCs w:val="24"/>
        </w:rPr>
        <w:commentReference w:id="571"/>
      </w:r>
    </w:p>
    <w:p w14:paraId="7B82D6D5" w14:textId="19415A4B" w:rsidR="00C545D3" w:rsidRPr="005E2D3C" w:rsidRDefault="49B42ECF" w:rsidP="00F95DCA">
      <w:pPr>
        <w:ind w:left="142" w:firstLine="0"/>
        <w:rPr>
          <w:color w:val="BF4E14" w:themeColor="accent2" w:themeShade="BF"/>
        </w:rPr>
      </w:pPr>
      <w:r>
        <w:t xml:space="preserve">1 - A detenção de cães perigosos ou potencialmente perigosos, enquanto animais de companhia, carece de licença emitida pela junta de freguesia da área de residência do </w:t>
      </w:r>
      <w:r>
        <w:rPr>
          <w:color w:val="auto"/>
        </w:rPr>
        <w:t>titular.</w:t>
      </w:r>
    </w:p>
    <w:p w14:paraId="45DF6614" w14:textId="1C0439B6" w:rsidR="00C545D3" w:rsidRPr="005E2D3C" w:rsidRDefault="3D7E148E" w:rsidP="00F95DCA">
      <w:pPr>
        <w:ind w:left="142" w:firstLine="0"/>
        <w:rPr>
          <w:color w:val="BF4E14" w:themeColor="accent2" w:themeShade="BF"/>
        </w:rPr>
      </w:pPr>
      <w:r>
        <w:t>2-</w:t>
      </w:r>
      <w:r w:rsidR="009C0271">
        <w:t xml:space="preserve"> </w:t>
      </w:r>
      <w:r>
        <w:rPr>
          <w:color w:val="000000" w:themeColor="text1"/>
        </w:rPr>
        <w:t>A licença deve ser requerida para os cães potencialmente perigosos no prazo de 30 dias após o registo no SIAC e para os classificados como perigosos no prazo de 15 dias após essa classificação nos termos do presente decreto-lei.</w:t>
      </w:r>
    </w:p>
    <w:p w14:paraId="06A775D7" w14:textId="77460343" w:rsidR="00BE60E5" w:rsidRPr="005E2D3C" w:rsidRDefault="6BA4F821" w:rsidP="00F95DCA">
      <w:pPr>
        <w:ind w:left="142" w:firstLine="0"/>
      </w:pPr>
      <w:r>
        <w:t xml:space="preserve">3 - Para efeitos do disposto no </w:t>
      </w:r>
      <w:r w:rsidR="008C56A9">
        <w:t>número anterior</w:t>
      </w:r>
      <w:r>
        <w:t xml:space="preserve">, o </w:t>
      </w:r>
      <w:r>
        <w:rPr>
          <w:color w:val="auto"/>
        </w:rPr>
        <w:t xml:space="preserve">titular, pessoa singular, maior de 16 anos, </w:t>
      </w:r>
      <w:r>
        <w:t>entrega na junta de freguesia respetiva os seguintes elementos, além d</w:t>
      </w:r>
      <w:r w:rsidR="00BE60E5">
        <w:t>o</w:t>
      </w:r>
      <w:r>
        <w:t xml:space="preserve"> exigido pelo </w:t>
      </w:r>
      <w:r w:rsidR="00FB336E">
        <w:t xml:space="preserve">n.º 8 do artigo 103.º </w:t>
      </w:r>
      <w:r w:rsidR="00BE60E5">
        <w:t>:</w:t>
      </w:r>
    </w:p>
    <w:p w14:paraId="51CE8932" w14:textId="437C98CC" w:rsidR="00C545D3" w:rsidRPr="005E2D3C" w:rsidRDefault="05BB7C77" w:rsidP="00F95DCA">
      <w:pPr>
        <w:pStyle w:val="PargrafodaLista"/>
        <w:numPr>
          <w:ilvl w:val="0"/>
          <w:numId w:val="306"/>
        </w:numPr>
        <w:ind w:left="502"/>
        <w:rPr>
          <w:color w:val="2D2D2D"/>
        </w:rPr>
      </w:pPr>
      <w:r>
        <w:rPr>
          <w:color w:val="2D2D2D"/>
        </w:rPr>
        <w:t xml:space="preserve">Termo de responsabilidade, conforme modelo </w:t>
      </w:r>
      <w:commentRangeStart w:id="572"/>
      <w:r>
        <w:rPr>
          <w:color w:val="2D2D2D"/>
        </w:rPr>
        <w:t>constante</w:t>
      </w:r>
      <w:commentRangeEnd w:id="572"/>
      <w:r w:rsidR="00BE60E5">
        <w:rPr>
          <w:rStyle w:val="Refdecomentrio"/>
          <w:color w:val="2D2D2D"/>
          <w:sz w:val="24"/>
          <w:szCs w:val="24"/>
        </w:rPr>
        <w:commentReference w:id="572"/>
      </w:r>
      <w:r>
        <w:rPr>
          <w:color w:val="2D2D2D"/>
        </w:rPr>
        <w:t xml:space="preserve"> na página eletrónica da DGAV;</w:t>
      </w:r>
    </w:p>
    <w:p w14:paraId="336CD7CF" w14:textId="77777777" w:rsidR="00BE60E5" w:rsidRPr="00F95DCA" w:rsidRDefault="3D7E148E" w:rsidP="00F95DCA">
      <w:pPr>
        <w:pStyle w:val="PargrafodaLista"/>
        <w:numPr>
          <w:ilvl w:val="0"/>
          <w:numId w:val="306"/>
        </w:numPr>
        <w:ind w:left="502"/>
        <w:rPr>
          <w:color w:val="000000" w:themeColor="text1"/>
        </w:rPr>
      </w:pPr>
      <w:r w:rsidRPr="00F95DCA">
        <w:rPr>
          <w:color w:val="000000" w:themeColor="text1"/>
        </w:rPr>
        <w:t xml:space="preserve">Certificado do registo criminal, constituindo indício de falta de idoneidade o facto de o  titular ter sido condenado, por sentença transitada em julgado, por </w:t>
      </w:r>
      <w:commentRangeStart w:id="573"/>
      <w:r w:rsidRPr="00F95DCA">
        <w:rPr>
          <w:color w:val="000000" w:themeColor="text1"/>
        </w:rPr>
        <w:t xml:space="preserve">qualquer dos crimes previstos no presente decreto-lei, </w:t>
      </w:r>
      <w:commentRangeEnd w:id="573"/>
      <w:r w:rsidR="00BE60E5" w:rsidRPr="00F95DCA">
        <w:rPr>
          <w:rStyle w:val="Refdecomentrio"/>
          <w:color w:val="000000" w:themeColor="text1"/>
          <w:sz w:val="24"/>
          <w:szCs w:val="24"/>
        </w:rPr>
        <w:commentReference w:id="573"/>
      </w:r>
      <w:r w:rsidRPr="00F95DCA">
        <w:rPr>
          <w:color w:val="000000" w:themeColor="text1"/>
        </w:rPr>
        <w:t>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w:t>
      </w:r>
    </w:p>
    <w:p w14:paraId="592BEB34" w14:textId="3532498C" w:rsidR="00BE60E5" w:rsidRPr="005E2D3C" w:rsidRDefault="3D7E148E" w:rsidP="00F95DCA">
      <w:pPr>
        <w:pStyle w:val="PargrafodaLista"/>
        <w:numPr>
          <w:ilvl w:val="0"/>
          <w:numId w:val="306"/>
        </w:numPr>
      </w:pPr>
      <w:r>
        <w:t>Documento que certifique a formalização de um seguro de responsabilidade civil</w:t>
      </w:r>
      <w:r w:rsidR="00BE60E5">
        <w:t>;</w:t>
      </w:r>
    </w:p>
    <w:p w14:paraId="1BA605CC" w14:textId="2AA8CA5D" w:rsidR="00BE60E5" w:rsidRDefault="7D9F848F" w:rsidP="00F95DCA">
      <w:pPr>
        <w:pStyle w:val="PargrafodaLista"/>
        <w:numPr>
          <w:ilvl w:val="0"/>
          <w:numId w:val="306"/>
        </w:numPr>
      </w:pPr>
      <w:r>
        <w:t>Comprovativo da esterilização do animal, quando aplicável, obtido de forma direta no SIAC;</w:t>
      </w:r>
    </w:p>
    <w:p w14:paraId="35202B5E" w14:textId="77777777" w:rsidR="00BE60E5" w:rsidRDefault="00BE60E5" w:rsidP="00BE60E5">
      <w:pPr>
        <w:pStyle w:val="PargrafodaLista"/>
        <w:numPr>
          <w:ilvl w:val="0"/>
          <w:numId w:val="306"/>
        </w:numPr>
      </w:pPr>
      <w:r>
        <w:lastRenderedPageBreak/>
        <w:t xml:space="preserve">Comprovativo de vacinação antirrábica válida, obtido de forma direta no SIAC; </w:t>
      </w:r>
    </w:p>
    <w:p w14:paraId="0D14A005" w14:textId="1E4A4305" w:rsidR="00BE60E5" w:rsidRPr="005E2D3C" w:rsidRDefault="00BE60E5" w:rsidP="00BE60E5">
      <w:pPr>
        <w:pStyle w:val="PargrafodaLista"/>
        <w:numPr>
          <w:ilvl w:val="0"/>
          <w:numId w:val="306"/>
        </w:numPr>
      </w:pPr>
      <w:r>
        <w:t xml:space="preserve">Comprovativo de aprovação em formação para a detenção de cães perigosos ou potencialmente perigosos ou, em alternativa, comprovativo de inscrição numa ação de formação destinada a esse fim, validada pela entidade formadora, como previsto </w:t>
      </w:r>
      <w:r w:rsidRPr="00BE60E5">
        <w:rPr>
          <w:highlight w:val="cyan"/>
        </w:rPr>
        <w:t xml:space="preserve">no </w:t>
      </w:r>
      <w:r w:rsidR="00777F33">
        <w:rPr>
          <w:highlight w:val="cyan"/>
        </w:rPr>
        <w:t>artigo</w:t>
      </w:r>
      <w:r>
        <w:t xml:space="preserve">. </w:t>
      </w:r>
    </w:p>
    <w:p w14:paraId="3CBA3EF9" w14:textId="141E6853" w:rsidR="04804ABF" w:rsidRPr="005E2D3C" w:rsidRDefault="00BE60E5" w:rsidP="00F95DCA">
      <w:pPr>
        <w:ind w:left="142" w:firstLine="0"/>
      </w:pPr>
      <w:r>
        <w:t xml:space="preserve">4 - </w:t>
      </w:r>
      <w:r w:rsidR="04804ABF">
        <w:t xml:space="preserve">Sem prejuízo do disposto na </w:t>
      </w:r>
      <w:r w:rsidR="04804ABF" w:rsidRPr="00F95DCA">
        <w:rPr>
          <w:color w:val="auto"/>
        </w:rPr>
        <w:t>alínea anterior, nos casos em que apenas é apresentado comprovativo de inscrição em ação de formação, é emitida uma licença condicionada à apresentação, no prazo máximo de 3 meses, do comprovativo de aprovação.</w:t>
      </w:r>
    </w:p>
    <w:p w14:paraId="7AF55332" w14:textId="0F2984F0" w:rsidR="00C545D3" w:rsidRPr="005E2D3C" w:rsidRDefault="00BE60E5" w:rsidP="00F95DCA">
      <w:pPr>
        <w:ind w:left="142" w:firstLine="0"/>
        <w:rPr>
          <w:rFonts w:eastAsiaTheme="minorEastAsia"/>
          <w:color w:val="000000" w:themeColor="text1"/>
        </w:rPr>
      </w:pPr>
      <w:r w:rsidRPr="00F95DCA">
        <w:t xml:space="preserve">5 - </w:t>
      </w:r>
      <w:r w:rsidR="3D7E148E" w:rsidRPr="00862BC4">
        <w:t>A</w:t>
      </w:r>
      <w:r w:rsidR="3D7E148E">
        <w:t xml:space="preserve"> licença pode ser solicitada pela autoridade competente, a qualquer momento, devendo o detentor, aquando de qua</w:t>
      </w:r>
      <w:r w:rsidR="3D7E148E">
        <w:rPr>
          <w:color w:val="000000" w:themeColor="text1"/>
        </w:rPr>
        <w:t>lquer deslocação do cão perigoso ou potencialmente perigosos, estar sempre acompanhado da mesma ou, em alternativa, poder fazer prova da sua existência.</w:t>
      </w:r>
    </w:p>
    <w:p w14:paraId="6FF0B014" w14:textId="343481E3" w:rsidR="00C545D3" w:rsidRPr="005E2D3C" w:rsidRDefault="00BE60E5" w:rsidP="00F95DCA">
      <w:pPr>
        <w:ind w:left="142" w:firstLine="0"/>
        <w:rPr>
          <w:color w:val="4EA72E" w:themeColor="accent6"/>
        </w:rPr>
      </w:pPr>
      <w:r>
        <w:rPr>
          <w:color w:val="auto"/>
        </w:rPr>
        <w:t xml:space="preserve">6 - </w:t>
      </w:r>
      <w:r w:rsidR="3D7E148E" w:rsidRPr="00862BC4">
        <w:rPr>
          <w:color w:val="auto"/>
        </w:rPr>
        <w:t xml:space="preserve">Aos </w:t>
      </w:r>
      <w:r w:rsidR="3D7E148E">
        <w:rPr>
          <w:color w:val="auto"/>
        </w:rPr>
        <w:t xml:space="preserve">cães perigosos ou potencialmente que entrem no território nacional para permanência por mais de 4 meses aplicam-se as normas previstas no </w:t>
      </w:r>
      <w:r w:rsidRPr="00F95DCA">
        <w:rPr>
          <w:color w:val="auto"/>
          <w:highlight w:val="cyan"/>
        </w:rPr>
        <w:t>n.º</w:t>
      </w:r>
      <w:r w:rsidR="3D7E148E" w:rsidRPr="00F95DCA">
        <w:rPr>
          <w:color w:val="auto"/>
          <w:highlight w:val="cyan"/>
        </w:rPr>
        <w:t xml:space="preserve"> </w:t>
      </w:r>
      <w:r w:rsidRPr="00F95DCA">
        <w:rPr>
          <w:color w:val="auto"/>
          <w:highlight w:val="cyan"/>
        </w:rPr>
        <w:t>X</w:t>
      </w:r>
      <w:r w:rsidR="3D7E148E" w:rsidRPr="00F95DCA">
        <w:rPr>
          <w:color w:val="auto"/>
          <w:highlight w:val="cyan"/>
        </w:rPr>
        <w:t xml:space="preserve"> do artigo </w:t>
      </w:r>
      <w:r w:rsidRPr="00F95DCA">
        <w:rPr>
          <w:color w:val="auto"/>
          <w:highlight w:val="cyan"/>
        </w:rPr>
        <w:t>XX.º.</w:t>
      </w:r>
      <w:r w:rsidR="3D7E148E">
        <w:rPr>
          <w:color w:val="auto"/>
        </w:rPr>
        <w:t xml:space="preserve">  </w:t>
      </w:r>
    </w:p>
    <w:p w14:paraId="1A3BCEB5" w14:textId="5699BE9B" w:rsidR="00C545D3" w:rsidRPr="005E2D3C" w:rsidRDefault="00C545D3" w:rsidP="00F95DCA">
      <w:pPr>
        <w:rPr>
          <w:color w:val="4EA72E" w:themeColor="accent6"/>
        </w:rPr>
      </w:pPr>
    </w:p>
    <w:p w14:paraId="3779BD56" w14:textId="4ABF5F64" w:rsidR="03513F25" w:rsidRPr="00963FF4" w:rsidRDefault="1F845250" w:rsidP="00F95DCA">
      <w:pPr>
        <w:pStyle w:val="Ttulo3"/>
      </w:pPr>
      <w:bookmarkStart w:id="574" w:name="_Toc233683171"/>
      <w:r w:rsidRPr="00963FF4">
        <w:t>Artigo 1</w:t>
      </w:r>
      <w:r w:rsidR="00963FF4">
        <w:t>11</w:t>
      </w:r>
      <w:r w:rsidRPr="00963FF4">
        <w:t>.º</w:t>
      </w:r>
      <w:bookmarkEnd w:id="574"/>
    </w:p>
    <w:p w14:paraId="61F6F19E" w14:textId="03E751ED" w:rsidR="03513F25" w:rsidRPr="00862BC4" w:rsidRDefault="03513F25" w:rsidP="00F95DCA">
      <w:pPr>
        <w:pStyle w:val="Ttulo3"/>
      </w:pPr>
      <w:bookmarkStart w:id="575" w:name="_Toc233683172"/>
      <w:r w:rsidRPr="00862BC4">
        <w:t>Validade da licença</w:t>
      </w:r>
      <w:bookmarkEnd w:id="575"/>
    </w:p>
    <w:p w14:paraId="3040035E" w14:textId="2ABB6049" w:rsidR="03513F25" w:rsidRPr="005E2D3C" w:rsidRDefault="03513F25" w:rsidP="00F95DCA">
      <w:r>
        <w:t>1 - A licença referida no</w:t>
      </w:r>
      <w:r w:rsidR="00862BC4">
        <w:t xml:space="preserve"> artigo anterior </w:t>
      </w:r>
      <w:r>
        <w:t>é válida por um período máximo de um ano.</w:t>
      </w:r>
    </w:p>
    <w:p w14:paraId="54AFEB6B" w14:textId="7C753BC2" w:rsidR="03513F25" w:rsidRPr="005E2D3C" w:rsidRDefault="3722666B" w:rsidP="00F95DCA">
      <w:pPr>
        <w:ind w:left="142" w:firstLine="0"/>
        <w:rPr>
          <w:color w:val="000000" w:themeColor="text1"/>
        </w:rPr>
      </w:pPr>
      <w:r>
        <w:t>2 - A licença caduca automaticamente com o trânsito em julgado da sentença condenatória pela prática de:  crime de homicídio por negligência,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outro crime doloso cometido com uso de violência</w:t>
      </w:r>
      <w:r w:rsidR="008C56A9">
        <w:t>.</w:t>
      </w:r>
    </w:p>
    <w:p w14:paraId="62DFD438" w14:textId="1CB853EF" w:rsidR="03513F25" w:rsidRPr="005E2D3C" w:rsidRDefault="3722666B" w:rsidP="00F95DCA">
      <w:pPr>
        <w:ind w:left="142" w:firstLine="0"/>
      </w:pPr>
      <w:r w:rsidRPr="00F95DCA">
        <w:rPr>
          <w:color w:val="000000" w:themeColor="text1"/>
          <w:highlight w:val="yellow"/>
        </w:rPr>
        <w:t>3 -</w:t>
      </w:r>
      <w:r w:rsidR="008C56A9" w:rsidRPr="00F95DCA">
        <w:rPr>
          <w:color w:val="000000" w:themeColor="text1"/>
          <w:highlight w:val="yellow"/>
        </w:rPr>
        <w:t xml:space="preserve"> </w:t>
      </w:r>
      <w:r w:rsidRPr="00F95DCA">
        <w:rPr>
          <w:color w:val="000000" w:themeColor="text1"/>
          <w:highlight w:val="yellow"/>
        </w:rPr>
        <w:t xml:space="preserve">Nos casos verificados no </w:t>
      </w:r>
      <w:r w:rsidR="008C56A9" w:rsidRPr="00F95DCA">
        <w:rPr>
          <w:color w:val="000000" w:themeColor="text1"/>
          <w:highlight w:val="yellow"/>
        </w:rPr>
        <w:t>número anterior</w:t>
      </w:r>
      <w:r w:rsidRPr="00F95DCA">
        <w:rPr>
          <w:color w:val="000000" w:themeColor="text1"/>
          <w:highlight w:val="yellow"/>
        </w:rPr>
        <w:t xml:space="preserve"> o titular deve assegurar a entrega imediata</w:t>
      </w:r>
      <w:r w:rsidR="008C56A9" w:rsidRPr="00F95DCA">
        <w:rPr>
          <w:color w:val="000000" w:themeColor="text1"/>
          <w:highlight w:val="yellow"/>
        </w:rPr>
        <w:t xml:space="preserve"> da licença</w:t>
      </w:r>
      <w:r w:rsidRPr="00F95DCA">
        <w:rPr>
          <w:color w:val="000000" w:themeColor="text1"/>
          <w:highlight w:val="yellow"/>
        </w:rPr>
        <w:t xml:space="preserve"> junto da autoridade que a emitiu</w:t>
      </w:r>
      <w:r w:rsidR="008C56A9" w:rsidRPr="00F95DCA">
        <w:rPr>
          <w:color w:val="000000" w:themeColor="text1"/>
          <w:highlight w:val="yellow"/>
        </w:rPr>
        <w:t xml:space="preserve">, </w:t>
      </w:r>
      <w:r w:rsidR="002F4089" w:rsidRPr="00F95DCA">
        <w:rPr>
          <w:color w:val="000000" w:themeColor="text1"/>
          <w:highlight w:val="yellow"/>
        </w:rPr>
        <w:t xml:space="preserve">sendo que, não o fazendo, tal </w:t>
      </w:r>
      <w:r w:rsidR="002F4089" w:rsidRPr="002F4089">
        <w:rPr>
          <w:color w:val="auto"/>
          <w:highlight w:val="yellow"/>
        </w:rPr>
        <w:t>constitui contraordenação, punível nos termos do presente Decreto-Lei.</w:t>
      </w:r>
    </w:p>
    <w:p w14:paraId="371745DE" w14:textId="704A33E2" w:rsidR="4F74B76E" w:rsidRPr="005E2D3C" w:rsidRDefault="4F74B76E" w:rsidP="00F95DCA"/>
    <w:p w14:paraId="55B530DC" w14:textId="42E26602" w:rsidR="00C545D3" w:rsidRPr="00963FF4" w:rsidRDefault="78F43FE0" w:rsidP="00F95DCA">
      <w:pPr>
        <w:pStyle w:val="Ttulo3"/>
      </w:pPr>
      <w:bookmarkStart w:id="576" w:name="_Toc233683173"/>
      <w:r w:rsidRPr="00963FF4">
        <w:lastRenderedPageBreak/>
        <w:t>Artigo 1</w:t>
      </w:r>
      <w:r w:rsidR="002F4089">
        <w:t>1</w:t>
      </w:r>
      <w:r w:rsidR="00963FF4">
        <w:t>2</w:t>
      </w:r>
      <w:r w:rsidRPr="00963FF4">
        <w:t>.º</w:t>
      </w:r>
      <w:bookmarkEnd w:id="576"/>
    </w:p>
    <w:p w14:paraId="2534F90F" w14:textId="1D2F3B1F" w:rsidR="00C545D3" w:rsidRPr="002F4089" w:rsidRDefault="78F43FE0" w:rsidP="00F95DCA">
      <w:pPr>
        <w:pStyle w:val="Ttulo3"/>
      </w:pPr>
      <w:bookmarkStart w:id="577" w:name="_Toc233683174"/>
      <w:r w:rsidRPr="002F4089">
        <w:t>Comprovativo de aprovação em formação</w:t>
      </w:r>
      <w:bookmarkEnd w:id="577"/>
    </w:p>
    <w:p w14:paraId="565C023B" w14:textId="02703ED6" w:rsidR="00C545D3" w:rsidRPr="005E2D3C" w:rsidRDefault="49B42ECF" w:rsidP="00F95DCA">
      <w:pPr>
        <w:ind w:left="142" w:firstLine="0"/>
      </w:pPr>
      <w:r>
        <w:t>O comprovativo a que se refere a alínea f) do n.º 2 do artigo anterior é atribuído na sequência de aprovação em formação dirigida, nomeadamente, à educação cívica, ao comportamento animal e à prevenção de acidentes.</w:t>
      </w:r>
    </w:p>
    <w:p w14:paraId="3373141B" w14:textId="58B3C304" w:rsidR="4F74B76E" w:rsidRPr="005E2D3C" w:rsidRDefault="4F74B76E" w:rsidP="00F95DCA"/>
    <w:p w14:paraId="2FEA03C2" w14:textId="279A8ABF" w:rsidR="002F4089" w:rsidRPr="00963FF4" w:rsidRDefault="787DA704" w:rsidP="00F95DCA">
      <w:pPr>
        <w:pStyle w:val="Ttulo3"/>
      </w:pPr>
      <w:bookmarkStart w:id="578" w:name="_Toc233683175"/>
      <w:r w:rsidRPr="00963FF4">
        <w:t>Artigo 1</w:t>
      </w:r>
      <w:r w:rsidR="002F4089">
        <w:t>1</w:t>
      </w:r>
      <w:r w:rsidR="00963FF4">
        <w:t>3</w:t>
      </w:r>
      <w:r w:rsidRPr="00963FF4">
        <w:t>.º</w:t>
      </w:r>
      <w:bookmarkEnd w:id="578"/>
    </w:p>
    <w:p w14:paraId="0A0FCED2" w14:textId="6EC98D36" w:rsidR="787DA704" w:rsidRPr="00963FF4" w:rsidRDefault="787DA704" w:rsidP="00F95DCA">
      <w:pPr>
        <w:pStyle w:val="Ttulo3"/>
      </w:pPr>
      <w:bookmarkStart w:id="579" w:name="_Toc233683176"/>
      <w:r w:rsidRPr="00963FF4">
        <w:t>Certificação de entidades formadoras</w:t>
      </w:r>
      <w:bookmarkEnd w:id="579"/>
    </w:p>
    <w:p w14:paraId="02F87327" w14:textId="4174DDB0" w:rsidR="4DEA94F0" w:rsidRPr="005E2D3C" w:rsidRDefault="002F4089" w:rsidP="00F95DCA">
      <w:pPr>
        <w:ind w:left="142" w:firstLine="0"/>
      </w:pPr>
      <w:r>
        <w:t xml:space="preserve">1 - </w:t>
      </w:r>
      <w:r w:rsidR="4DEA94F0">
        <w:t xml:space="preserve">A certificação das entidades formadoras que ministrem a formação prevista no </w:t>
      </w:r>
      <w:r w:rsidR="008C56A9">
        <w:t>número anterior</w:t>
      </w:r>
      <w:r w:rsidR="4DEA94F0">
        <w:t xml:space="preserve"> é regulada pela </w:t>
      </w:r>
      <w:r w:rsidR="0052508A">
        <w:rPr>
          <w:highlight w:val="cyan"/>
        </w:rPr>
        <w:t>Portaria</w:t>
      </w:r>
      <w:r w:rsidR="4DEA94F0" w:rsidRPr="00F95DCA">
        <w:rPr>
          <w:highlight w:val="cyan"/>
        </w:rPr>
        <w:t xml:space="preserve"> n.º 317/2015, de 30 de setembro</w:t>
      </w:r>
      <w:r w:rsidR="4DEA94F0">
        <w:t>, que e</w:t>
      </w:r>
      <w:r w:rsidR="4DEA94F0">
        <w:rPr>
          <w:color w:val="272B30"/>
        </w:rPr>
        <w:t>stabelece e define as entidades formadoras dos detentores de cães perigosos e potencialmente perigosos, aprovando igualmente os requisitos específicos a que devem obedecer as entidades formadoras, o conteúdo da formação e os respetivos métodos de avaliação.</w:t>
      </w:r>
    </w:p>
    <w:p w14:paraId="4029A7E8" w14:textId="3B6976F0" w:rsidR="45F9E6BE" w:rsidRDefault="6DC09D17" w:rsidP="002F4089">
      <w:pPr>
        <w:ind w:left="142" w:firstLine="0"/>
        <w:rPr>
          <w:color w:val="000000" w:themeColor="text1"/>
        </w:rPr>
      </w:pPr>
      <w:r>
        <w:t xml:space="preserve">2 - </w:t>
      </w:r>
      <w:r>
        <w:rPr>
          <w:color w:val="000000" w:themeColor="text1"/>
        </w:rPr>
        <w:t>A certificação de entidades formadoras é da competência da</w:t>
      </w:r>
      <w:r>
        <w:t xml:space="preserve"> </w:t>
      </w:r>
      <w:r w:rsidR="002F4089">
        <w:rPr>
          <w:color w:val="000000" w:themeColor="text1"/>
        </w:rPr>
        <w:t>DGADR</w:t>
      </w:r>
      <w:r>
        <w:rPr>
          <w:color w:val="000000" w:themeColor="text1"/>
        </w:rPr>
        <w:t>, serviço central competente do ministério responsável pela área da formação profissional, a quem compete comunicar à DGAV as entidades certificadas.</w:t>
      </w:r>
    </w:p>
    <w:p w14:paraId="0438E85E" w14:textId="77777777" w:rsidR="002F4089" w:rsidRPr="005E2D3C" w:rsidRDefault="002F4089" w:rsidP="00F95DCA">
      <w:pPr>
        <w:ind w:left="142" w:firstLine="0"/>
        <w:rPr>
          <w:color w:val="000000" w:themeColor="text1"/>
        </w:rPr>
      </w:pPr>
    </w:p>
    <w:p w14:paraId="503B9AC1" w14:textId="473CCB65" w:rsidR="1A4129A6" w:rsidRPr="00F95DCA" w:rsidRDefault="1A4129A6" w:rsidP="00F95DCA">
      <w:pPr>
        <w:pStyle w:val="Ttulo3"/>
      </w:pPr>
      <w:bookmarkStart w:id="580" w:name="_Toc233683177"/>
      <w:r w:rsidRPr="00F95DCA">
        <w:t>Artigo 1</w:t>
      </w:r>
      <w:r w:rsidR="002F4089">
        <w:t>1</w:t>
      </w:r>
      <w:r w:rsidR="00963FF4">
        <w:t>4</w:t>
      </w:r>
      <w:r w:rsidRPr="00F95DCA">
        <w:t>.º</w:t>
      </w:r>
      <w:bookmarkEnd w:id="580"/>
    </w:p>
    <w:p w14:paraId="2F42B268" w14:textId="09F50B69" w:rsidR="1A4129A6" w:rsidRPr="00F95DCA" w:rsidRDefault="1A4129A6" w:rsidP="00F95DCA">
      <w:pPr>
        <w:pStyle w:val="Ttulo3"/>
      </w:pPr>
      <w:bookmarkStart w:id="581" w:name="_Toc233683178"/>
      <w:r w:rsidRPr="00F95DCA">
        <w:t>Da obrigatoriedade de formação</w:t>
      </w:r>
      <w:bookmarkEnd w:id="581"/>
    </w:p>
    <w:p w14:paraId="42D6EE29" w14:textId="623137DC" w:rsidR="1A4129A6" w:rsidRPr="005E2D3C" w:rsidRDefault="002F4089" w:rsidP="00F95DCA">
      <w:pPr>
        <w:ind w:left="142" w:firstLine="0"/>
      </w:pPr>
      <w:r>
        <w:t xml:space="preserve">1 - </w:t>
      </w:r>
      <w:r w:rsidR="1A4129A6">
        <w:t xml:space="preserve">A formação é obrigatória, nos termos da </w:t>
      </w:r>
      <w:r w:rsidR="1A4129A6" w:rsidRPr="00F95DCA">
        <w:rPr>
          <w:highlight w:val="cyan"/>
        </w:rPr>
        <w:t xml:space="preserve">alínea f) do </w:t>
      </w:r>
      <w:r w:rsidR="00BE60E5" w:rsidRPr="00F95DCA">
        <w:rPr>
          <w:highlight w:val="cyan"/>
        </w:rPr>
        <w:t>n.º</w:t>
      </w:r>
      <w:r w:rsidR="1A4129A6" w:rsidRPr="00F95DCA">
        <w:rPr>
          <w:highlight w:val="cyan"/>
        </w:rPr>
        <w:t xml:space="preserve"> 3 artigo </w:t>
      </w:r>
      <w:r w:rsidR="00994DD6" w:rsidRPr="00F95DCA">
        <w:rPr>
          <w:highlight w:val="cyan"/>
        </w:rPr>
        <w:t>108.º</w:t>
      </w:r>
      <w:r w:rsidR="00994DD6">
        <w:t xml:space="preserve"> </w:t>
      </w:r>
      <w:r w:rsidR="1A4129A6">
        <w:t>para os titulares de cão perigoso ou potencialmente perigoso.</w:t>
      </w:r>
    </w:p>
    <w:p w14:paraId="62516558" w14:textId="4CA60213" w:rsidR="4CBCEDE8" w:rsidRDefault="002F4089" w:rsidP="002F4089">
      <w:pPr>
        <w:ind w:left="142" w:firstLine="0"/>
      </w:pPr>
      <w:r w:rsidRPr="00F95DCA">
        <w:rPr>
          <w:highlight w:val="yellow"/>
        </w:rPr>
        <w:t xml:space="preserve">2 - </w:t>
      </w:r>
      <w:r w:rsidR="4CBCEDE8" w:rsidRPr="00F95DCA">
        <w:rPr>
          <w:highlight w:val="yellow"/>
        </w:rPr>
        <w:t xml:space="preserve">A formação também é obrigatória para o detentor </w:t>
      </w:r>
      <w:r w:rsidR="4CBCEDE8" w:rsidRPr="006372FC">
        <w:rPr>
          <w:highlight w:val="yellow"/>
        </w:rPr>
        <w:t>responsável pela guarda</w:t>
      </w:r>
      <w:r w:rsidR="4CBCEDE8" w:rsidRPr="00F95DCA">
        <w:rPr>
          <w:highlight w:val="yellow"/>
        </w:rPr>
        <w:t xml:space="preserve"> </w:t>
      </w:r>
      <w:r w:rsidR="00994DD6" w:rsidRPr="00F95DCA">
        <w:rPr>
          <w:highlight w:val="yellow"/>
        </w:rPr>
        <w:t xml:space="preserve">temporária e </w:t>
      </w:r>
      <w:r w:rsidR="4CBCEDE8" w:rsidRPr="006372FC">
        <w:rPr>
          <w:highlight w:val="yellow"/>
        </w:rPr>
        <w:t>recorrente</w:t>
      </w:r>
      <w:r w:rsidR="4CBCEDE8" w:rsidRPr="00F95DCA">
        <w:rPr>
          <w:highlight w:val="yellow"/>
        </w:rPr>
        <w:t xml:space="preserve"> de cão perigoso ou potencialmente perigoso.</w:t>
      </w:r>
    </w:p>
    <w:p w14:paraId="16C08D57" w14:textId="77777777" w:rsidR="001C1705" w:rsidRPr="005E2D3C" w:rsidRDefault="001C1705" w:rsidP="00F95DCA">
      <w:pPr>
        <w:ind w:left="142" w:firstLine="0"/>
      </w:pPr>
    </w:p>
    <w:p w14:paraId="06AB7F12" w14:textId="0A662AC6" w:rsidR="00994DD6" w:rsidRPr="00963FF4" w:rsidRDefault="78F43FE0" w:rsidP="00F95DCA">
      <w:pPr>
        <w:pStyle w:val="Ttulo3"/>
      </w:pPr>
      <w:bookmarkStart w:id="582" w:name="_Toc233683179"/>
      <w:r w:rsidRPr="00963FF4">
        <w:t>Artigo 1</w:t>
      </w:r>
      <w:r w:rsidR="00994DD6" w:rsidRPr="00963FF4">
        <w:t>1</w:t>
      </w:r>
      <w:r w:rsidR="00963FF4">
        <w:t>5</w:t>
      </w:r>
      <w:r w:rsidRPr="00963FF4">
        <w:t>.º</w:t>
      </w:r>
      <w:bookmarkEnd w:id="582"/>
    </w:p>
    <w:p w14:paraId="61C43C04" w14:textId="599E872D" w:rsidR="00C545D3" w:rsidRPr="006372FC" w:rsidRDefault="78F43FE0" w:rsidP="00F95DCA">
      <w:pPr>
        <w:pStyle w:val="Ttulo3"/>
      </w:pPr>
      <w:bookmarkStart w:id="583" w:name="_Toc233683180"/>
      <w:r w:rsidRPr="006372FC">
        <w:t>Atualização de registo SIAC</w:t>
      </w:r>
      <w:bookmarkEnd w:id="583"/>
    </w:p>
    <w:p w14:paraId="75B632F5" w14:textId="0C839B44" w:rsidR="00C545D3" w:rsidRPr="005E2D3C" w:rsidRDefault="49B42ECF" w:rsidP="00F95DCA">
      <w:pPr>
        <w:ind w:left="142" w:firstLine="0"/>
      </w:pPr>
      <w:r>
        <w:t xml:space="preserve">1 - O </w:t>
      </w:r>
      <w:r>
        <w:rPr>
          <w:color w:val="auto"/>
        </w:rPr>
        <w:t xml:space="preserve">SIAC </w:t>
      </w:r>
      <w:r>
        <w:t>deve estar atualizado, devendo os médicos veterinários municipais ou médico-veterinário ao serviço do município registar no mesmo todos os episódios que determinem a classificação do cão como animal perigoso nos termos do presente decreto-lei</w:t>
      </w:r>
      <w:r w:rsidR="00994DD6">
        <w:t>.</w:t>
      </w:r>
    </w:p>
    <w:p w14:paraId="5EA4129B" w14:textId="4F36F07F" w:rsidR="00C545D3" w:rsidRPr="005E2D3C" w:rsidRDefault="49B42ECF" w:rsidP="00F95DCA">
      <w:pPr>
        <w:ind w:left="142" w:firstLine="0"/>
      </w:pPr>
      <w:r>
        <w:lastRenderedPageBreak/>
        <w:t xml:space="preserve"> 2 - Devem, igualmente, ser registadas pela DGAV </w:t>
      </w:r>
      <w:r>
        <w:rPr>
          <w:color w:val="auto"/>
        </w:rPr>
        <w:t>no SIAC</w:t>
      </w:r>
      <w:r>
        <w:t xml:space="preserve"> todas as decisões definitivas proferidas em processo criminal ou contraordenacional no qual esteja em causa o julgamento dos factos referidos no </w:t>
      </w:r>
      <w:r w:rsidR="008C56A9">
        <w:t>número anterior</w:t>
      </w:r>
      <w:r>
        <w:t xml:space="preserve"> e que fundamentem a eliminação da classificação do canídeo como animal perigoso</w:t>
      </w:r>
      <w:r w:rsidR="00994DD6">
        <w:t>.</w:t>
      </w:r>
      <w:commentRangeStart w:id="584"/>
      <w:commentRangeEnd w:id="584"/>
      <w:r w:rsidR="002251E2" w:rsidRPr="005E2D3C">
        <w:rPr>
          <w:rStyle w:val="Refdecomentrio"/>
          <w:sz w:val="24"/>
          <w:szCs w:val="24"/>
        </w:rPr>
        <w:commentReference w:id="584"/>
      </w:r>
    </w:p>
    <w:p w14:paraId="32A12AD3" w14:textId="02C19286" w:rsidR="00C545D3" w:rsidRPr="005E2D3C" w:rsidRDefault="00994DD6" w:rsidP="00F95DCA">
      <w:pPr>
        <w:ind w:left="142" w:firstLine="0"/>
        <w:rPr>
          <w:color w:val="BF4E14" w:themeColor="accent2" w:themeShade="BF"/>
        </w:rPr>
      </w:pPr>
      <w:r>
        <w:rPr>
          <w:color w:val="auto"/>
        </w:rPr>
        <w:t xml:space="preserve">3 - </w:t>
      </w:r>
      <w:r w:rsidR="67CBFB1C">
        <w:rPr>
          <w:color w:val="auto"/>
        </w:rPr>
        <w:t xml:space="preserve">Para efeitos do </w:t>
      </w:r>
      <w:r w:rsidR="008C56A9">
        <w:rPr>
          <w:color w:val="auto"/>
        </w:rPr>
        <w:t>número anterior</w:t>
      </w:r>
      <w:r w:rsidR="67CBFB1C">
        <w:rPr>
          <w:color w:val="auto"/>
        </w:rPr>
        <w:t>, o Tribunal e as autoridades administrativas competentes comunicam a decisão à DGAV.</w:t>
      </w:r>
    </w:p>
    <w:p w14:paraId="03549B08" w14:textId="70C23765" w:rsidR="00C545D3" w:rsidRPr="00F95DCA" w:rsidRDefault="00C545D3" w:rsidP="00F95DCA">
      <w:pPr>
        <w:jc w:val="center"/>
        <w:rPr>
          <w:b/>
          <w:bCs/>
        </w:rPr>
      </w:pPr>
    </w:p>
    <w:p w14:paraId="6B7BB7DC" w14:textId="51AB1A26" w:rsidR="00C545D3" w:rsidRPr="00963FF4" w:rsidRDefault="78F43FE0" w:rsidP="00F95DCA">
      <w:pPr>
        <w:pStyle w:val="Ttulo3"/>
      </w:pPr>
      <w:bookmarkStart w:id="585" w:name="_Toc233683181"/>
      <w:r w:rsidRPr="00963FF4">
        <w:t>Artigo 1</w:t>
      </w:r>
      <w:r w:rsidR="00994DD6" w:rsidRPr="00963FF4">
        <w:t>1</w:t>
      </w:r>
      <w:r w:rsidR="00963FF4">
        <w:t>6</w:t>
      </w:r>
      <w:r w:rsidRPr="00963FF4">
        <w:t>.º</w:t>
      </w:r>
      <w:bookmarkEnd w:id="585"/>
    </w:p>
    <w:p w14:paraId="5A2E201C" w14:textId="3A6D5E3C" w:rsidR="00C545D3" w:rsidRPr="006372FC" w:rsidRDefault="78F43FE0" w:rsidP="00F95DCA">
      <w:pPr>
        <w:pStyle w:val="Ttulo3"/>
      </w:pPr>
      <w:bookmarkStart w:id="586" w:name="_Toc233683182"/>
      <w:r w:rsidRPr="006372FC">
        <w:t>Seguro de responsabilidade civil</w:t>
      </w:r>
      <w:bookmarkEnd w:id="586"/>
    </w:p>
    <w:p w14:paraId="59B6D31F" w14:textId="2C17024A" w:rsidR="00C545D3" w:rsidRPr="005E2D3C" w:rsidRDefault="49B42ECF" w:rsidP="00F95DCA">
      <w:pPr>
        <w:ind w:left="142" w:firstLine="0"/>
        <w:rPr>
          <w:u w:val="single"/>
        </w:rPr>
      </w:pPr>
      <w:r>
        <w:t xml:space="preserve">O titular de qualquer animal perigoso ou potencialmente perigoso fica obrigado a possuir um seguro de responsabilidade civil destinado a cobrir os danos causados por este, de acordo com os s critérios quantitativos e qualitativos do seguro definidos na </w:t>
      </w:r>
      <w:r w:rsidR="0052508A">
        <w:t>Portaria</w:t>
      </w:r>
      <w:r>
        <w:t xml:space="preserve"> n.º 585/2004, de 29 de maio. </w:t>
      </w:r>
    </w:p>
    <w:p w14:paraId="6A9A519D" w14:textId="44093741" w:rsidR="00C545D3" w:rsidRPr="005E2D3C" w:rsidRDefault="00C545D3" w:rsidP="00F95DCA"/>
    <w:p w14:paraId="070B9737" w14:textId="194D29A6" w:rsidR="00C545D3" w:rsidRPr="00963FF4" w:rsidRDefault="68A4F856" w:rsidP="00F95DCA">
      <w:pPr>
        <w:pStyle w:val="Ttulo3"/>
        <w:rPr>
          <w:u w:val="single"/>
        </w:rPr>
      </w:pPr>
      <w:bookmarkStart w:id="587" w:name="_Toc233683183"/>
      <w:r w:rsidRPr="00963FF4">
        <w:t>Artigo 1</w:t>
      </w:r>
      <w:r w:rsidR="00994DD6">
        <w:t>1</w:t>
      </w:r>
      <w:r w:rsidR="00963FF4">
        <w:t>7</w:t>
      </w:r>
      <w:r w:rsidRPr="00963FF4">
        <w:t>.º</w:t>
      </w:r>
      <w:bookmarkEnd w:id="587"/>
    </w:p>
    <w:p w14:paraId="51C035C6" w14:textId="2257570E" w:rsidR="00C545D3" w:rsidRPr="00994DD6" w:rsidRDefault="5D21A415" w:rsidP="00F95DCA">
      <w:pPr>
        <w:pStyle w:val="Ttulo3"/>
      </w:pPr>
      <w:bookmarkStart w:id="588" w:name="_Toc233683184"/>
      <w:commentRangeStart w:id="589"/>
      <w:r w:rsidRPr="006372FC">
        <w:t>Dever especial de vigilância</w:t>
      </w:r>
      <w:bookmarkEnd w:id="588"/>
      <w:commentRangeEnd w:id="589"/>
      <w:r w:rsidR="002251E2" w:rsidRPr="00994DD6">
        <w:rPr>
          <w:rStyle w:val="Refdecomentrio"/>
          <w:sz w:val="24"/>
          <w:szCs w:val="24"/>
        </w:rPr>
        <w:commentReference w:id="589"/>
      </w:r>
    </w:p>
    <w:p w14:paraId="3D6EEBF8" w14:textId="7A3ABACC" w:rsidR="00C545D3" w:rsidRPr="005E2D3C" w:rsidRDefault="62C81C10" w:rsidP="00F95DCA">
      <w:pPr>
        <w:ind w:left="142" w:firstLine="0"/>
      </w:pPr>
      <w:r>
        <w:t>O titular ou o detentor de animal perigoso ou potencialmente perigoso fica obrigado ao dever especial de o vigiar, de forma a evitar que este ponha em risco a vida ou a integridade física de outras pessoas e de outros animais.</w:t>
      </w:r>
    </w:p>
    <w:p w14:paraId="1FBAFC16" w14:textId="53921B90" w:rsidR="4F74B76E" w:rsidRPr="005E2D3C" w:rsidRDefault="4F74B76E" w:rsidP="00F95DCA"/>
    <w:p w14:paraId="77FA5EFA" w14:textId="793AEE48" w:rsidR="00C545D3" w:rsidRPr="00963FF4" w:rsidRDefault="78F43FE0" w:rsidP="00F95DCA">
      <w:pPr>
        <w:pStyle w:val="Ttulo3"/>
      </w:pPr>
      <w:bookmarkStart w:id="590" w:name="_Toc233683185"/>
      <w:r w:rsidRPr="00963FF4">
        <w:t xml:space="preserve">Artigo </w:t>
      </w:r>
      <w:r w:rsidR="00963FF4">
        <w:t>118</w:t>
      </w:r>
      <w:r w:rsidRPr="00963FF4">
        <w:t>.º</w:t>
      </w:r>
      <w:bookmarkEnd w:id="590"/>
    </w:p>
    <w:p w14:paraId="39DE1E36" w14:textId="1669DF70" w:rsidR="00C545D3" w:rsidRPr="005E2D3C" w:rsidRDefault="78F43FE0" w:rsidP="00F95DCA">
      <w:pPr>
        <w:pStyle w:val="Ttulo3"/>
      </w:pPr>
      <w:bookmarkStart w:id="591" w:name="_Toc233683186"/>
      <w:r>
        <w:t>Medidas de segurança reforçadas nos alojamentos</w:t>
      </w:r>
      <w:bookmarkEnd w:id="591"/>
    </w:p>
    <w:p w14:paraId="2F7A3EA0" w14:textId="267D5485" w:rsidR="00C545D3" w:rsidRPr="005E2D3C" w:rsidRDefault="62C81C10" w:rsidP="00F95DCA">
      <w:pPr>
        <w:ind w:left="142" w:firstLine="0"/>
      </w:pPr>
      <w:r>
        <w:t xml:space="preserve">1 - O titular ou detentor de animal perigoso ou potencialmente perigoso fica obrigado a manter medidas de segurança reforçadas nos locais onde os animais são mantidos. </w:t>
      </w:r>
    </w:p>
    <w:p w14:paraId="5A9090CB" w14:textId="39E766F0" w:rsidR="00C545D3" w:rsidRPr="005E2D3C" w:rsidRDefault="62C81C10" w:rsidP="00F95DCA">
      <w:pPr>
        <w:ind w:left="142" w:firstLine="0"/>
      </w:pPr>
      <w:r>
        <w:t xml:space="preserve">2 - Os locais referidos no </w:t>
      </w:r>
      <w:r w:rsidR="008C56A9">
        <w:t>número anterior</w:t>
      </w:r>
      <w:r>
        <w:t xml:space="preserve"> devem apresentar condições que não permitam a fuga dos animais e devem acautelar de forma eficaz a segurança de pessoas, de outros animais e de bens, devendo possuir, designadamente, no caso dos cães:</w:t>
      </w:r>
    </w:p>
    <w:p w14:paraId="65E135F5" w14:textId="3AFCE1B3" w:rsidR="00C545D3" w:rsidRPr="005E2D3C" w:rsidRDefault="62C81C10" w:rsidP="00F95DCA">
      <w:r>
        <w:t>a) Vedações com, pelo menos, 2,00 metros de altura em material resistente, que separem o alojamento destes animais da via ou espaços públicos ou de habitações vizinhas;</w:t>
      </w:r>
    </w:p>
    <w:p w14:paraId="640DCA74" w14:textId="11CD4C2D" w:rsidR="00C545D3" w:rsidRPr="005E2D3C" w:rsidRDefault="62C81C10" w:rsidP="00F95DCA">
      <w:r>
        <w:lastRenderedPageBreak/>
        <w:t>b) Espaçamento entre o gradeamento ou entre este e os portões ou muros que não pode ser superior a 5 cm;</w:t>
      </w:r>
    </w:p>
    <w:p w14:paraId="206CD5C8" w14:textId="40D790C4" w:rsidR="00C545D3" w:rsidRPr="005E2D3C" w:rsidRDefault="62C81C10" w:rsidP="00F95DCA">
      <w:r>
        <w:t>c) Placas de aviso da presença e perigosidade do animal, afixadas de modo visível e legível no exterior do local de alojamento do animal e da residência do detentor, contendo pelo menos a seguinte advertência em caracteres claramente visíveis: «cuidado com o cão».</w:t>
      </w:r>
    </w:p>
    <w:p w14:paraId="46A34B8B" w14:textId="37BF3532" w:rsidR="00C545D3" w:rsidRPr="005E2D3C" w:rsidRDefault="00C545D3" w:rsidP="00F95DCA">
      <w:pPr>
        <w:pStyle w:val="Ttulo3"/>
      </w:pPr>
    </w:p>
    <w:p w14:paraId="48974BCA" w14:textId="1E6028A9" w:rsidR="00994DD6" w:rsidRPr="00963FF4" w:rsidRDefault="62C81C10" w:rsidP="00F95DCA">
      <w:pPr>
        <w:pStyle w:val="Ttulo3"/>
        <w:rPr>
          <w:bCs/>
        </w:rPr>
      </w:pPr>
      <w:bookmarkStart w:id="592" w:name="_Toc233683187"/>
      <w:r w:rsidRPr="00963FF4">
        <w:rPr>
          <w:bCs/>
        </w:rPr>
        <w:t>Artigo 1</w:t>
      </w:r>
      <w:r w:rsidR="00963FF4">
        <w:rPr>
          <w:bCs/>
        </w:rPr>
        <w:t>19</w:t>
      </w:r>
      <w:r w:rsidRPr="00963FF4">
        <w:rPr>
          <w:bCs/>
        </w:rPr>
        <w:t>.º</w:t>
      </w:r>
      <w:bookmarkEnd w:id="592"/>
    </w:p>
    <w:p w14:paraId="2903026A" w14:textId="0BDD1E3B" w:rsidR="00C545D3" w:rsidRPr="006372FC" w:rsidRDefault="62C81C10" w:rsidP="00F95DCA">
      <w:pPr>
        <w:pStyle w:val="Ttulo3"/>
        <w:rPr>
          <w:bCs/>
        </w:rPr>
      </w:pPr>
      <w:bookmarkStart w:id="593" w:name="_Toc233683188"/>
      <w:r w:rsidRPr="006372FC">
        <w:rPr>
          <w:bCs/>
        </w:rPr>
        <w:t>Medidas de segurança reforçadas na circulação</w:t>
      </w:r>
      <w:bookmarkEnd w:id="593"/>
    </w:p>
    <w:p w14:paraId="7469EFF3" w14:textId="7028D22D" w:rsidR="00C545D3" w:rsidRPr="005E2D3C" w:rsidRDefault="49B42ECF" w:rsidP="00F95DCA">
      <w:pPr>
        <w:ind w:left="142" w:firstLine="0"/>
      </w:pPr>
      <w:r>
        <w:t>1 - É proibida a circulação de animais perigosos e potencialmente perigosos sozinhos na via pública, em lugares públicos ou em partes comuns de prédios urbanos, devendo sempre ser conduzidos por detentor.</w:t>
      </w:r>
    </w:p>
    <w:p w14:paraId="24F82A59" w14:textId="301EC011" w:rsidR="00C545D3" w:rsidRPr="005E2D3C" w:rsidRDefault="49B42ECF" w:rsidP="00F95DCA">
      <w:pPr>
        <w:ind w:left="142" w:firstLine="0"/>
      </w:pPr>
      <w:r>
        <w:t>2 - Sempre que o detentor necessite de circular na via pública, em lugares públicos ou em partes comuns de prédios urbanos com os animais perigosos e potencialmente perigosos deve fazê-lo com meios de contenção adequados à espécie e à raça ou cruzamento de raças, nomeadamente caixas, jaulas ou gaiolas, ou, no caso de cães, açaimo funcional que não permita morder e, neste caso, devidamente seguro com trela curta até 1 metro de comprimento, que deve estar fixa a coleira ou a peitoral.</w:t>
      </w:r>
    </w:p>
    <w:p w14:paraId="5D90D1BA" w14:textId="503F60C3" w:rsidR="00C545D3" w:rsidRPr="005E2D3C" w:rsidRDefault="62C81C10" w:rsidP="00F95DCA">
      <w:pPr>
        <w:ind w:left="142" w:firstLine="0"/>
      </w:pPr>
      <w:r>
        <w:t xml:space="preserve">3 - Aquando da utilização de cães potencialmente perigosos em atos de terapia social realizados em local devidamente delimitado para o efeito, ou durante os atos venatórios, estes são dispensados da utilização dos meios de contenção previstos no </w:t>
      </w:r>
      <w:r w:rsidR="008C56A9">
        <w:t>número anterior</w:t>
      </w:r>
      <w:r>
        <w:t>.</w:t>
      </w:r>
    </w:p>
    <w:p w14:paraId="6AE9E81A" w14:textId="6DD14CCE" w:rsidR="00C545D3" w:rsidRPr="005E2D3C" w:rsidRDefault="62C81C10" w:rsidP="00F95DCA">
      <w:pPr>
        <w:ind w:left="142" w:firstLine="0"/>
      </w:pPr>
      <w:r>
        <w:t>4 - Os municípios, no âmbito das suas competências, regulam e publicitam as condições de autorização de circulação e permanência de animais potencialmente perigosos e animais perigosos nas ruas, parques, jardins e outros locais públicos, podendo determinar, por razões de segurança e ordem pública, as zonas onde é proibida a sua permanência e circulação e, no que se refere a cães, também as zonas e horas em que a circulação é permitida, estabelecendo as condições em que esta se pode fazer sem o uso de trela ou de açaimo funcional.</w:t>
      </w:r>
    </w:p>
    <w:p w14:paraId="44F800BD" w14:textId="4E0ABE75" w:rsidR="00C545D3" w:rsidRPr="005E2D3C" w:rsidRDefault="00C545D3" w:rsidP="00F95DCA"/>
    <w:p w14:paraId="1E6F2F39" w14:textId="3443C64B" w:rsidR="006372FC" w:rsidRPr="00F95DCA" w:rsidRDefault="006372FC" w:rsidP="00F95DCA">
      <w:pPr>
        <w:pStyle w:val="Ttulo3"/>
        <w:rPr>
          <w:highlight w:val="yellow"/>
        </w:rPr>
      </w:pPr>
      <w:bookmarkStart w:id="594" w:name="_Toc233683189"/>
      <w:commentRangeStart w:id="595"/>
      <w:r w:rsidRPr="00F95DCA">
        <w:rPr>
          <w:highlight w:val="yellow"/>
        </w:rPr>
        <w:t>Artigo 12</w:t>
      </w:r>
      <w:r w:rsidR="00963FF4">
        <w:rPr>
          <w:highlight w:val="yellow"/>
        </w:rPr>
        <w:t>0</w:t>
      </w:r>
      <w:r w:rsidRPr="00F95DCA">
        <w:rPr>
          <w:highlight w:val="yellow"/>
        </w:rPr>
        <w:t>.º</w:t>
      </w:r>
      <w:bookmarkEnd w:id="594"/>
    </w:p>
    <w:p w14:paraId="2A7361F8" w14:textId="73D80833" w:rsidR="006372FC" w:rsidRPr="00F95DCA" w:rsidRDefault="006372FC" w:rsidP="00F95DCA">
      <w:pPr>
        <w:pStyle w:val="Ttulo3"/>
        <w:rPr>
          <w:highlight w:val="yellow"/>
        </w:rPr>
      </w:pPr>
      <w:bookmarkStart w:id="596" w:name="_Toc233683190"/>
      <w:r w:rsidRPr="00F95DCA">
        <w:rPr>
          <w:highlight w:val="yellow"/>
        </w:rPr>
        <w:t>Classificação como animal perigoso</w:t>
      </w:r>
      <w:bookmarkEnd w:id="596"/>
      <w:commentRangeEnd w:id="595"/>
      <w:r w:rsidR="000F429F" w:rsidRPr="00F95DCA">
        <w:rPr>
          <w:rStyle w:val="Refdecomentrio"/>
          <w:sz w:val="24"/>
          <w:szCs w:val="24"/>
          <w:highlight w:val="yellow"/>
        </w:rPr>
        <w:commentReference w:id="595"/>
      </w:r>
    </w:p>
    <w:p w14:paraId="27822CC7" w14:textId="77777777" w:rsidR="006372FC" w:rsidRPr="00F95DCA" w:rsidRDefault="006372FC" w:rsidP="006372FC">
      <w:pPr>
        <w:rPr>
          <w:highlight w:val="yellow"/>
        </w:rPr>
      </w:pPr>
      <w:r w:rsidRPr="00F95DCA">
        <w:rPr>
          <w:highlight w:val="yellow"/>
        </w:rPr>
        <w:t>1 - É classificado como perigoso o animal que se encontre numa das seguintes situações:</w:t>
      </w:r>
    </w:p>
    <w:p w14:paraId="47FCA549" w14:textId="77777777" w:rsidR="006372FC" w:rsidRPr="00F95DCA" w:rsidRDefault="006372FC" w:rsidP="006372FC">
      <w:pPr>
        <w:rPr>
          <w:highlight w:val="yellow"/>
        </w:rPr>
      </w:pPr>
      <w:r w:rsidRPr="00F95DCA">
        <w:rPr>
          <w:highlight w:val="yellow"/>
        </w:rPr>
        <w:lastRenderedPageBreak/>
        <w:t>a) Tenha mordido, atacado ou ofendido o corpo ou a saúde de uma pessoa;</w:t>
      </w:r>
    </w:p>
    <w:p w14:paraId="425DB6F0" w14:textId="77777777" w:rsidR="006372FC" w:rsidRPr="00F95DCA" w:rsidRDefault="006372FC" w:rsidP="006372FC">
      <w:pPr>
        <w:rPr>
          <w:highlight w:val="yellow"/>
        </w:rPr>
      </w:pPr>
      <w:r w:rsidRPr="00F95DCA">
        <w:rPr>
          <w:highlight w:val="yellow"/>
        </w:rPr>
        <w:t>b) Tenha ferido gravemente ou morto outro animal, fora dos bens imóveis que constituem a propriedade do seu titular ou detentor;</w:t>
      </w:r>
    </w:p>
    <w:p w14:paraId="203FF1BA" w14:textId="77777777" w:rsidR="006372FC" w:rsidRPr="00F95DCA" w:rsidRDefault="006372FC" w:rsidP="006372FC">
      <w:pPr>
        <w:rPr>
          <w:highlight w:val="yellow"/>
        </w:rPr>
      </w:pPr>
      <w:r w:rsidRPr="00F95DCA">
        <w:rPr>
          <w:highlight w:val="yellow"/>
        </w:rPr>
        <w:t>c) Tenha sido declarado, voluntariamente, pelo seu titular, à junta de freguesia da área de residência, como tendo carácter e comportamento agressivos;</w:t>
      </w:r>
    </w:p>
    <w:p w14:paraId="50292C8F" w14:textId="77777777" w:rsidR="006372FC" w:rsidRPr="00F95DCA" w:rsidRDefault="006372FC" w:rsidP="006372FC">
      <w:pPr>
        <w:rPr>
          <w:highlight w:val="yellow"/>
        </w:rPr>
      </w:pPr>
      <w:r w:rsidRPr="00F95DCA">
        <w:rPr>
          <w:highlight w:val="yellow"/>
        </w:rPr>
        <w:t>d) Tenha sido considerado pela autoridade competente como um risco para a segurança de pessoas ou animais, em razão do seu comportamento agressivo ou da sua especificidade fisiológica.</w:t>
      </w:r>
    </w:p>
    <w:p w14:paraId="569F486F" w14:textId="37388DEF" w:rsidR="006372FC" w:rsidRPr="00F95DCA" w:rsidRDefault="006372FC" w:rsidP="00F95DCA">
      <w:pPr>
        <w:ind w:left="142" w:firstLine="0"/>
        <w:rPr>
          <w:highlight w:val="yellow"/>
        </w:rPr>
      </w:pPr>
      <w:r w:rsidRPr="00F95DCA">
        <w:rPr>
          <w:highlight w:val="yellow"/>
        </w:rPr>
        <w:t>2 - Nos casos previstos na alínea b) do número anterior, o MVM ou o médico veterinário ao serviço do município pode, por decisão fundamentada e mediante avaliação do caso concreto, não classificar o animal como perigoso, desde que este seja primário e se verifique uma das seguintes circunstâncias:</w:t>
      </w:r>
    </w:p>
    <w:p w14:paraId="37AAA60A" w14:textId="13E0FEF6" w:rsidR="006372FC" w:rsidRPr="00F95DCA" w:rsidRDefault="006372FC" w:rsidP="006372FC">
      <w:pPr>
        <w:rPr>
          <w:highlight w:val="yellow"/>
        </w:rPr>
      </w:pPr>
      <w:r w:rsidRPr="00F95DCA">
        <w:rPr>
          <w:highlight w:val="yellow"/>
        </w:rPr>
        <w:t xml:space="preserve">a) O animal agressor circulava na via ou em lugares públicos nos termos do </w:t>
      </w:r>
      <w:r w:rsidRPr="00F95DCA">
        <w:rPr>
          <w:highlight w:val="cyan"/>
        </w:rPr>
        <w:t xml:space="preserve">n.º </w:t>
      </w:r>
      <w:r w:rsidR="000F429F" w:rsidRPr="00F95DCA">
        <w:rPr>
          <w:highlight w:val="cyan"/>
        </w:rPr>
        <w:t>X</w:t>
      </w:r>
      <w:r w:rsidRPr="00F95DCA">
        <w:rPr>
          <w:highlight w:val="cyan"/>
        </w:rPr>
        <w:t xml:space="preserve"> do artigo </w:t>
      </w:r>
      <w:r w:rsidR="000F429F" w:rsidRPr="00F95DCA">
        <w:rPr>
          <w:highlight w:val="cyan"/>
        </w:rPr>
        <w:t>XX</w:t>
      </w:r>
      <w:r w:rsidRPr="00F95DCA">
        <w:rPr>
          <w:highlight w:val="cyan"/>
        </w:rPr>
        <w:t xml:space="preserve">.º </w:t>
      </w:r>
      <w:r w:rsidRPr="00F95DCA">
        <w:rPr>
          <w:highlight w:val="yellow"/>
        </w:rPr>
        <w:t>e o animal agredido se encontrava sem contenção equivalente;</w:t>
      </w:r>
    </w:p>
    <w:p w14:paraId="28B08DB3" w14:textId="77777777" w:rsidR="006372FC" w:rsidRPr="00F95DCA" w:rsidRDefault="006372FC" w:rsidP="006372FC">
      <w:pPr>
        <w:rPr>
          <w:highlight w:val="yellow"/>
        </w:rPr>
      </w:pPr>
      <w:r w:rsidRPr="00F95DCA">
        <w:rPr>
          <w:highlight w:val="yellow"/>
        </w:rPr>
        <w:t>b) O animal agressor atuou em defesa própria, circulando de forma regular e contida;</w:t>
      </w:r>
    </w:p>
    <w:p w14:paraId="1838CB1F" w14:textId="77777777" w:rsidR="006372FC" w:rsidRPr="00F95DCA" w:rsidRDefault="006372FC" w:rsidP="006372FC">
      <w:pPr>
        <w:rPr>
          <w:highlight w:val="yellow"/>
        </w:rPr>
      </w:pPr>
      <w:r w:rsidRPr="00F95DCA">
        <w:rPr>
          <w:highlight w:val="yellow"/>
        </w:rPr>
        <w:t>c) O animal agressor atuou em defesa do seu detentor, ou de quem o acompanhava, perante ataque de outro animal, circulando de forma regular e contida.</w:t>
      </w:r>
    </w:p>
    <w:p w14:paraId="55D5157D" w14:textId="106F8E22" w:rsidR="006372FC" w:rsidRPr="00F95DCA" w:rsidRDefault="006372FC" w:rsidP="00F95DCA">
      <w:pPr>
        <w:ind w:left="142" w:firstLine="0"/>
        <w:rPr>
          <w:highlight w:val="yellow"/>
        </w:rPr>
      </w:pPr>
      <w:r w:rsidRPr="00F95DCA">
        <w:rPr>
          <w:highlight w:val="yellow"/>
        </w:rPr>
        <w:t>3 - Para efeitos do número anterior, o MVM ou o médico veterinário ao serviço do município regista no SIAC as ocorrências previstas no n.º 1.</w:t>
      </w:r>
    </w:p>
    <w:p w14:paraId="6AA64336" w14:textId="77777777" w:rsidR="006372FC" w:rsidRPr="00F95DCA" w:rsidRDefault="006372FC" w:rsidP="00F95DCA">
      <w:pPr>
        <w:ind w:left="142" w:firstLine="0"/>
        <w:rPr>
          <w:highlight w:val="yellow"/>
        </w:rPr>
      </w:pPr>
      <w:r w:rsidRPr="00F95DCA">
        <w:rPr>
          <w:highlight w:val="yellow"/>
        </w:rPr>
        <w:t>4 - O disposto no n.º 2 não se aplica em caso de reincidência, verificada por consulta do registo no SIAC efetuado nos termos do número anterior.</w:t>
      </w:r>
    </w:p>
    <w:p w14:paraId="65ABBCF2" w14:textId="356D6831" w:rsidR="00131FB7" w:rsidRPr="00F95DCA" w:rsidRDefault="003E087F" w:rsidP="00F95DCA">
      <w:pPr>
        <w:ind w:left="142" w:firstLine="0"/>
        <w:rPr>
          <w:highlight w:val="yellow"/>
        </w:rPr>
      </w:pPr>
      <w:r w:rsidRPr="003E087F">
        <w:rPr>
          <w:highlight w:val="yellow"/>
        </w:rPr>
        <w:t xml:space="preserve">5 - A classificação como perigoso, ou a decisão de não classificação prevista no n.º 2, pode ser revertida, oficiosamente ou a requerimento do interessado, por decisão fundamentada do </w:t>
      </w:r>
      <w:r w:rsidR="00091AF0">
        <w:rPr>
          <w:highlight w:val="yellow"/>
        </w:rPr>
        <w:t xml:space="preserve">MVM ou </w:t>
      </w:r>
      <w:r w:rsidR="00091AF0" w:rsidRPr="00091AF0">
        <w:rPr>
          <w:highlight w:val="yellow"/>
        </w:rPr>
        <w:t>do médico-veterinário ao serviço do município</w:t>
      </w:r>
      <w:r w:rsidRPr="003E087F">
        <w:rPr>
          <w:highlight w:val="yellow"/>
        </w:rPr>
        <w:t>, sempre que seja feita prova em contrário.</w:t>
      </w:r>
    </w:p>
    <w:p w14:paraId="0C8F4236" w14:textId="40D81C8E" w:rsidR="00C545D3" w:rsidRPr="005E2D3C" w:rsidRDefault="00C545D3" w:rsidP="00F95DCA"/>
    <w:p w14:paraId="3FBD7F72" w14:textId="2A7706A3" w:rsidR="00C545D3" w:rsidRPr="00963FF4" w:rsidRDefault="62C81C10" w:rsidP="00F95DCA">
      <w:pPr>
        <w:pStyle w:val="Ttulo3"/>
      </w:pPr>
      <w:bookmarkStart w:id="597" w:name="_Toc233683191"/>
      <w:r w:rsidRPr="00963FF4">
        <w:lastRenderedPageBreak/>
        <w:t>Artigo 1</w:t>
      </w:r>
      <w:r w:rsidR="00F256CC">
        <w:t>2</w:t>
      </w:r>
      <w:r w:rsidR="00963FF4">
        <w:t>1</w:t>
      </w:r>
      <w:r w:rsidRPr="00963FF4">
        <w:t>.º</w:t>
      </w:r>
      <w:bookmarkEnd w:id="597"/>
    </w:p>
    <w:p w14:paraId="3DE6B587" w14:textId="67D35788" w:rsidR="00C545D3" w:rsidRPr="00F256CC" w:rsidRDefault="62C81C10" w:rsidP="00F95DCA">
      <w:pPr>
        <w:pStyle w:val="Ttulo3"/>
      </w:pPr>
      <w:bookmarkStart w:id="598" w:name="_Toc233683192"/>
      <w:r w:rsidRPr="00F256CC">
        <w:t>Procedimento em caso de agressão</w:t>
      </w:r>
      <w:bookmarkEnd w:id="598"/>
    </w:p>
    <w:p w14:paraId="45E111A5" w14:textId="38501AB3" w:rsidR="00C545D3" w:rsidRPr="005E2D3C" w:rsidRDefault="49B42ECF" w:rsidP="00F95DCA">
      <w:pPr>
        <w:ind w:left="142" w:firstLine="0"/>
      </w:pPr>
      <w:r>
        <w:t>1 - O animal que tenha causado ofensa ao corpo ou à saúde de uma pessoa é obrigatoriamente recolhido, pela autoridade competente, para centro de recolha oficial, a expensas do titular.</w:t>
      </w:r>
    </w:p>
    <w:p w14:paraId="354FF8E1" w14:textId="3139296E" w:rsidR="00C545D3" w:rsidRPr="005E2D3C" w:rsidRDefault="62C81C10" w:rsidP="00F95DCA">
      <w:pPr>
        <w:ind w:left="142" w:firstLine="0"/>
      </w:pPr>
      <w:r>
        <w:t xml:space="preserve">2 - As ofensas causadas por animal ao corpo ou à saúde de pessoas de que tenham conhecimento médicos veterinários, autoridades judiciais, administrativas, policiais ou unidades prestadoras de cuidados de saúde são imediatamente comunicadas ao médico-veterinário municipal ou médico-veterinário ao serviço do município para que se proceda à recolha do animal nos termos do disposto no </w:t>
      </w:r>
      <w:r w:rsidR="008C56A9">
        <w:t>número anterior</w:t>
      </w:r>
      <w:r>
        <w:t>.</w:t>
      </w:r>
    </w:p>
    <w:p w14:paraId="46E2A9A3" w14:textId="3FE81886" w:rsidR="00C545D3" w:rsidRPr="005E2D3C" w:rsidRDefault="4F74B76E" w:rsidP="00F95DCA">
      <w:pPr>
        <w:ind w:left="142" w:firstLine="0"/>
      </w:pPr>
      <w:r>
        <w:t xml:space="preserve">3- O animal que tenha </w:t>
      </w:r>
      <w:r>
        <w:rPr>
          <w:color w:val="auto"/>
        </w:rPr>
        <w:t xml:space="preserve">ferido gravemente ou morto um outro animal, fora da esfera de bens imóveis que constituem a propriedade do seu detentor, é </w:t>
      </w:r>
      <w:r>
        <w:t>obrigatoriamente recolhido, pela autoridade competente, para centro de recolha oficial, a expensas do titular, sem prejuízo das disposições legais em matéria de controlo e vigilância da raiva animal,</w:t>
      </w:r>
      <w:commentRangeStart w:id="599"/>
      <w:r>
        <w:t xml:space="preserve"> previstas na </w:t>
      </w:r>
      <w:r w:rsidR="0052508A">
        <w:t>Portaria</w:t>
      </w:r>
      <w:r>
        <w:t xml:space="preserve"> </w:t>
      </w:r>
      <w:r w:rsidR="00D03AF5">
        <w:t>n.º</w:t>
      </w:r>
      <w:r>
        <w:t xml:space="preserve"> 264/2013</w:t>
      </w:r>
      <w:commentRangeEnd w:id="599"/>
      <w:r w:rsidR="002251E2" w:rsidRPr="005E2D3C">
        <w:rPr>
          <w:rStyle w:val="Refdecomentrio"/>
          <w:sz w:val="24"/>
          <w:szCs w:val="24"/>
        </w:rPr>
        <w:commentReference w:id="599"/>
      </w:r>
    </w:p>
    <w:p w14:paraId="0645526E" w14:textId="246CE839" w:rsidR="00C545D3" w:rsidRPr="005E2D3C" w:rsidRDefault="514F467F" w:rsidP="00F95DCA">
      <w:pPr>
        <w:ind w:left="142" w:firstLine="0"/>
      </w:pPr>
      <w:r>
        <w:t xml:space="preserve">4 - O MVM ou o médico-veterinário ao serviço do município averba no registo do animal do SIAC a informação relativa à agressão, com indicação da data da ocorrência, local, identificação do agredido, </w:t>
      </w:r>
      <w:commentRangeStart w:id="600"/>
      <w:r>
        <w:t xml:space="preserve">descrição sumária da agressão, </w:t>
      </w:r>
      <w:commentRangeEnd w:id="600"/>
      <w:r w:rsidR="002251E2">
        <w:rPr>
          <w:rStyle w:val="Refdecomentrio"/>
          <w:sz w:val="24"/>
          <w:szCs w:val="24"/>
        </w:rPr>
        <w:commentReference w:id="600"/>
      </w:r>
      <w:r>
        <w:t>identificação do agressor e respetivo titular e medidas tomadas, anexando a participação policial ou criminal, sempre que esta exista.</w:t>
      </w:r>
    </w:p>
    <w:p w14:paraId="27BAACB0" w14:textId="7FBB59FF" w:rsidR="00C545D3" w:rsidRPr="005E2D3C" w:rsidRDefault="00F256CC" w:rsidP="00F95DCA">
      <w:pPr>
        <w:ind w:left="142" w:firstLine="0"/>
      </w:pPr>
      <w:r w:rsidRPr="00F95DCA">
        <w:rPr>
          <w:highlight w:val="green"/>
        </w:rPr>
        <w:t>5</w:t>
      </w:r>
      <w:r w:rsidR="62C81C10" w:rsidRPr="00F95DCA">
        <w:rPr>
          <w:highlight w:val="green"/>
        </w:rPr>
        <w:t xml:space="preserve"> - Quando a junta de freguesia tenha conhecimento, através do SIAC, de uma </w:t>
      </w:r>
      <w:commentRangeStart w:id="601"/>
      <w:r w:rsidR="62C81C10" w:rsidRPr="00F95DCA">
        <w:rPr>
          <w:highlight w:val="green"/>
        </w:rPr>
        <w:t>ofensa</w:t>
      </w:r>
      <w:commentRangeEnd w:id="601"/>
      <w:r w:rsidR="002251E2" w:rsidRPr="00F95DCA">
        <w:rPr>
          <w:rStyle w:val="Refdecomentrio"/>
          <w:sz w:val="24"/>
          <w:szCs w:val="24"/>
          <w:highlight w:val="green"/>
        </w:rPr>
        <w:commentReference w:id="601"/>
      </w:r>
      <w:r w:rsidR="62C81C10" w:rsidRPr="00F95DCA">
        <w:rPr>
          <w:highlight w:val="green"/>
        </w:rPr>
        <w:t xml:space="preserve"> ao corpo ou à saúde de uma pessoa causada por animal ou de que um animal tenha ferido gravemente ou morto outro, que determinem a sua classificação como perigoso, notifica o seu titular para, no prazo de 15 dias consecutivos, apresentar a documentação referida no n.º </w:t>
      </w:r>
      <w:r w:rsidRPr="00F95DCA">
        <w:rPr>
          <w:highlight w:val="green"/>
        </w:rPr>
        <w:t>XX.º.</w:t>
      </w:r>
    </w:p>
    <w:p w14:paraId="199D1EC3" w14:textId="77777777" w:rsidR="00F256CC" w:rsidRPr="00F95DCA" w:rsidRDefault="00F256CC">
      <w:pPr>
        <w:rPr>
          <w:b/>
          <w:bCs/>
        </w:rPr>
      </w:pPr>
    </w:p>
    <w:p w14:paraId="5703A598" w14:textId="517879EE" w:rsidR="00C545D3" w:rsidRPr="00963FF4" w:rsidRDefault="62C81C10" w:rsidP="00F95DCA">
      <w:pPr>
        <w:pStyle w:val="Ttulo3"/>
      </w:pPr>
      <w:bookmarkStart w:id="602" w:name="_Toc233683193"/>
      <w:r w:rsidRPr="00963FF4">
        <w:t>Artigo 1</w:t>
      </w:r>
      <w:r w:rsidR="00C34737" w:rsidRPr="00963FF4">
        <w:t>2</w:t>
      </w:r>
      <w:r w:rsidR="00963FF4">
        <w:t>2</w:t>
      </w:r>
      <w:r w:rsidRPr="00963FF4">
        <w:t>.º</w:t>
      </w:r>
      <w:bookmarkEnd w:id="602"/>
    </w:p>
    <w:p w14:paraId="13185FD7" w14:textId="48B8742E" w:rsidR="00C545D3" w:rsidRPr="00C34737" w:rsidRDefault="78F43FE0" w:rsidP="00F95DCA">
      <w:pPr>
        <w:pStyle w:val="Ttulo3"/>
      </w:pPr>
      <w:bookmarkStart w:id="603" w:name="_Toc233683194"/>
      <w:r w:rsidRPr="00C34737">
        <w:t>Destino de animais agressores</w:t>
      </w:r>
      <w:bookmarkEnd w:id="603"/>
    </w:p>
    <w:p w14:paraId="511C48D5" w14:textId="5CBE0E56" w:rsidR="4F74B76E" w:rsidRPr="005E2D3C" w:rsidRDefault="0E0AFA65" w:rsidP="00F95DCA">
      <w:pPr>
        <w:ind w:left="142" w:firstLine="0"/>
      </w:pPr>
      <w:r>
        <w:t xml:space="preserve">1 - O animal que cause a morte ou ofensas à integridade física graves a uma pessoa, obrigatoriamente comprovadas através de relatório médico, e uma vez ponderadas as circunstâncias concretas, designadamente o caráter agressivo do animal, </w:t>
      </w:r>
      <w:commentRangeStart w:id="604"/>
      <w:r>
        <w:t xml:space="preserve">é </w:t>
      </w:r>
      <w:commentRangeEnd w:id="604"/>
      <w:r w:rsidR="002251E2">
        <w:rPr>
          <w:rStyle w:val="Refdecomentrio"/>
          <w:sz w:val="24"/>
          <w:szCs w:val="24"/>
        </w:rPr>
        <w:commentReference w:id="604"/>
      </w:r>
      <w:r>
        <w:t>eutanasiado através de método que não lhe cause dores e sofrimentos desnecessários.</w:t>
      </w:r>
    </w:p>
    <w:p w14:paraId="345EB906" w14:textId="17CFCF85" w:rsidR="00C545D3" w:rsidRPr="005E2D3C" w:rsidRDefault="0E0AFA65" w:rsidP="00F95DCA">
      <w:pPr>
        <w:ind w:left="142" w:firstLine="0"/>
      </w:pPr>
      <w:r>
        <w:lastRenderedPageBreak/>
        <w:t xml:space="preserve">2 - A decisão relativa à </w:t>
      </w:r>
      <w:r>
        <w:rPr>
          <w:color w:val="auto"/>
        </w:rPr>
        <w:t>eutanásia</w:t>
      </w:r>
      <w:r>
        <w:rPr>
          <w:color w:val="BF4E14" w:themeColor="accent2" w:themeShade="BF"/>
        </w:rPr>
        <w:t xml:space="preserve"> </w:t>
      </w:r>
      <w:r>
        <w:t>é da competência do médico-veterinário municipal, após o cumprimento das normas vigentes em matéria de isolamento e sequestro dos animais agressores e agredidos em caso de suspeita de raiva.</w:t>
      </w:r>
    </w:p>
    <w:p w14:paraId="73F6BED2" w14:textId="0EBB79BE" w:rsidR="00C545D3" w:rsidRPr="005E2D3C" w:rsidRDefault="0E0AFA65" w:rsidP="00F95DCA">
      <w:pPr>
        <w:ind w:left="142" w:firstLine="0"/>
        <w:rPr>
          <w:color w:val="000000" w:themeColor="text1"/>
        </w:rPr>
      </w:pPr>
      <w:r>
        <w:t>3 – Nos casos em que o animal cause ofensas à</w:t>
      </w:r>
      <w:r>
        <w:rPr>
          <w:color w:val="000000" w:themeColor="text1"/>
        </w:rPr>
        <w:t xml:space="preserve"> integridade física simples a uma pessoa,</w:t>
      </w:r>
      <w:r>
        <w:rPr>
          <w:rFonts w:eastAsia="Arial"/>
          <w:color w:val="222222"/>
        </w:rPr>
        <w:t xml:space="preserve"> </w:t>
      </w:r>
      <w:r>
        <w:rPr>
          <w:rFonts w:eastAsiaTheme="minorEastAsia"/>
          <w:color w:val="000000" w:themeColor="text1"/>
        </w:rPr>
        <w:t>pode ser</w:t>
      </w:r>
      <w:r>
        <w:rPr>
          <w:color w:val="000000" w:themeColor="text1"/>
        </w:rPr>
        <w:t xml:space="preserve"> e</w:t>
      </w:r>
      <w:r>
        <w:t xml:space="preserve">ntregue ao titular após o cumprimento das obrigações e do procedimento previstos no presente decreto-lei, sendo requisito obrigatório, quando aplicável, a realização de treino de obediência e socialização por </w:t>
      </w:r>
      <w:r>
        <w:rPr>
          <w:color w:val="auto"/>
        </w:rPr>
        <w:t>treinador certificado</w:t>
      </w:r>
      <w:r>
        <w:rPr>
          <w:color w:val="BF4E14" w:themeColor="accent2" w:themeShade="BF"/>
        </w:rPr>
        <w:t xml:space="preserve"> </w:t>
      </w:r>
      <w:r>
        <w:t>no</w:t>
      </w:r>
      <w:r>
        <w:rPr>
          <w:color w:val="auto"/>
        </w:rPr>
        <w:t xml:space="preserve"> prazo indicado pelo médico-veterinário municipal. </w:t>
      </w:r>
    </w:p>
    <w:p w14:paraId="4C3E17A6" w14:textId="5C50D868" w:rsidR="00C545D3" w:rsidRPr="005E2D3C" w:rsidRDefault="508683B9" w:rsidP="00F95DCA">
      <w:pPr>
        <w:ind w:left="142" w:firstLine="0"/>
        <w:rPr>
          <w:color w:val="auto"/>
        </w:rPr>
      </w:pPr>
      <w:r>
        <w:rPr>
          <w:color w:val="auto"/>
        </w:rPr>
        <w:t xml:space="preserve">4 – Para efeitos de cumprimento do </w:t>
      </w:r>
      <w:r w:rsidR="008C56A9">
        <w:rPr>
          <w:color w:val="auto"/>
        </w:rPr>
        <w:t>número anterior</w:t>
      </w:r>
      <w:r>
        <w:rPr>
          <w:color w:val="auto"/>
        </w:rPr>
        <w:t xml:space="preserve"> o titular deve apresentar, no prazo de trinta dias, comprovativo de inscrição no treino ao médico-veterinário municipal, devendo, no prazo de trinta dias após conclusão, entregar o comprovativo de aprovação.</w:t>
      </w:r>
    </w:p>
    <w:p w14:paraId="54FB5CB3" w14:textId="248AFB55" w:rsidR="00C545D3" w:rsidRPr="005E2D3C" w:rsidRDefault="7AE09765" w:rsidP="00F95DCA">
      <w:pPr>
        <w:ind w:left="142" w:firstLine="0"/>
      </w:pPr>
      <w:r>
        <w:t xml:space="preserve">5 – Quando animal que tenha ferido gravemente ou morto um outro animal, fora da esfera de bens imóveis que constituem a propriedade do seu titular ou detentor aplica-se o disposto nos </w:t>
      </w:r>
      <w:r w:rsidR="00BE60E5">
        <w:t>n.º</w:t>
      </w:r>
      <w:r>
        <w:t>s 3 e 4 do presente artigo.</w:t>
      </w:r>
    </w:p>
    <w:p w14:paraId="6D69DE33" w14:textId="4C4F0D41" w:rsidR="00C545D3" w:rsidRPr="005E2D3C" w:rsidRDefault="00C34737" w:rsidP="00F95DCA">
      <w:pPr>
        <w:ind w:left="142" w:firstLine="0"/>
      </w:pPr>
      <w:r>
        <w:t>6</w:t>
      </w:r>
      <w:r w:rsidR="15846464">
        <w:t xml:space="preserve"> -</w:t>
      </w:r>
      <w:r w:rsidR="15846464">
        <w:rPr>
          <w:color w:val="000000" w:themeColor="text1"/>
        </w:rPr>
        <w:t xml:space="preserve"> O animal que reincida em causar ofensas simples à integridade física de uma pessoa, ou o animal que reincida em ferir gravemente ou provocar a morte a outro animal, </w:t>
      </w:r>
      <w:r w:rsidR="15846464">
        <w:t xml:space="preserve">pode ser sujeito às medidas preventivas previstas no </w:t>
      </w:r>
      <w:r w:rsidR="00BE60E5">
        <w:t>Artigo</w:t>
      </w:r>
      <w:r w:rsidR="15846464">
        <w:t>º 88.º.</w:t>
      </w:r>
    </w:p>
    <w:p w14:paraId="523E5760" w14:textId="0FBC5B79" w:rsidR="00C545D3" w:rsidRPr="005E2D3C" w:rsidRDefault="00C34737" w:rsidP="00F95DCA">
      <w:pPr>
        <w:ind w:left="142" w:firstLine="0"/>
      </w:pPr>
      <w:r>
        <w:t>7</w:t>
      </w:r>
      <w:r w:rsidR="0E0AFA65">
        <w:t xml:space="preserve"> - O animal que apresente comportamento agressivo e que constitua, de imediato, um risco grave à integridade física e que o seu titular ou detentor não consiga controlar, pode ser imediatamente </w:t>
      </w:r>
      <w:commentRangeStart w:id="605"/>
      <w:r w:rsidR="0E0AFA65">
        <w:t xml:space="preserve">eutanasiado </w:t>
      </w:r>
      <w:commentRangeEnd w:id="605"/>
      <w:r w:rsidR="002251E2">
        <w:rPr>
          <w:rStyle w:val="Refdecomentrio"/>
          <w:sz w:val="24"/>
          <w:szCs w:val="24"/>
        </w:rPr>
        <w:commentReference w:id="605"/>
      </w:r>
      <w:r w:rsidR="0E0AFA65">
        <w:t>pelo médico-veterinário municipal ou ao serviço do município, ou sob a sua direção, nos termos do disposto no n.º 1 e 2, sem prejuízo das normas vigentes em matéria de isolamento e sequestro dos animais agressores e agredidos em caso de suspeita de raiva.</w:t>
      </w:r>
    </w:p>
    <w:p w14:paraId="0DE1D4A5" w14:textId="480DE7CE" w:rsidR="00C545D3" w:rsidRPr="005E2D3C" w:rsidRDefault="00C34737" w:rsidP="00F95DCA">
      <w:pPr>
        <w:ind w:left="142" w:firstLine="0"/>
      </w:pPr>
      <w:r>
        <w:t>8</w:t>
      </w:r>
      <w:r w:rsidR="0E0AFA65">
        <w:t xml:space="preserve"> - Ao titular do animal eutanasiado ao abrigo do presente artigo não cabe direito a qualquer indemnização.</w:t>
      </w:r>
    </w:p>
    <w:p w14:paraId="05B5CDC0" w14:textId="5882A22D" w:rsidR="00C545D3" w:rsidRPr="005E2D3C" w:rsidRDefault="00C34737" w:rsidP="00F95DCA">
      <w:pPr>
        <w:ind w:left="142" w:firstLine="0"/>
      </w:pPr>
      <w:r>
        <w:t>9</w:t>
      </w:r>
      <w:r w:rsidR="40185186">
        <w:t xml:space="preserve"> - O disposto no presente artigo não prejudica a aplicação do regime jurídico de utilização de armas de fogo pelas forças e serviços de segurança do Estado.</w:t>
      </w:r>
    </w:p>
    <w:p w14:paraId="0F4FBF57" w14:textId="06C240E4" w:rsidR="4F74B76E" w:rsidRDefault="4F74B76E"/>
    <w:p w14:paraId="4017D105" w14:textId="39C9F6BB" w:rsidR="00C34737" w:rsidRPr="00963FF4" w:rsidRDefault="001C1705" w:rsidP="00F95DCA">
      <w:pPr>
        <w:pStyle w:val="Ttulo2"/>
        <w:ind w:right="0"/>
      </w:pPr>
      <w:bookmarkStart w:id="606" w:name="_Toc233683195"/>
      <w:r w:rsidRPr="00127432">
        <w:lastRenderedPageBreak/>
        <w:t>SECÇÃO I</w:t>
      </w:r>
      <w:r>
        <w:t>I</w:t>
      </w:r>
      <w:bookmarkEnd w:id="606"/>
    </w:p>
    <w:p w14:paraId="32508DA9" w14:textId="58132B84" w:rsidR="00C545D3" w:rsidRDefault="5DF015F4" w:rsidP="00F95DCA">
      <w:pPr>
        <w:pStyle w:val="Ttulo2"/>
        <w:ind w:right="0"/>
      </w:pPr>
      <w:bookmarkStart w:id="607" w:name="_Toc233683196"/>
      <w:r>
        <w:t>Entrada, criação, reprodução e comercialização de cães potencialmente perigosos</w:t>
      </w:r>
      <w:bookmarkEnd w:id="607"/>
    </w:p>
    <w:p w14:paraId="09F52832" w14:textId="77777777" w:rsidR="001C1705" w:rsidRPr="005E2D3C" w:rsidRDefault="001C1705" w:rsidP="00F95DCA">
      <w:pPr>
        <w:rPr>
          <w:b/>
          <w:bCs/>
        </w:rPr>
      </w:pPr>
    </w:p>
    <w:p w14:paraId="5F8D4ED1" w14:textId="2694781C" w:rsidR="00C545D3" w:rsidRPr="00963FF4" w:rsidRDefault="62C81C10" w:rsidP="00F95DCA">
      <w:pPr>
        <w:pStyle w:val="Ttulo3"/>
      </w:pPr>
      <w:bookmarkStart w:id="608" w:name="_Toc233683197"/>
      <w:r w:rsidRPr="00963FF4">
        <w:t>Artigo 1</w:t>
      </w:r>
      <w:r w:rsidR="001C1705">
        <w:t>2</w:t>
      </w:r>
      <w:r w:rsidR="00963FF4">
        <w:t>3</w:t>
      </w:r>
      <w:r w:rsidRPr="00963FF4">
        <w:t>.º</w:t>
      </w:r>
      <w:bookmarkEnd w:id="608"/>
    </w:p>
    <w:p w14:paraId="0FEFB4F9" w14:textId="11BC3073" w:rsidR="00C545D3" w:rsidRPr="001C1705" w:rsidRDefault="62C81C10" w:rsidP="00F95DCA">
      <w:pPr>
        <w:pStyle w:val="Ttulo3"/>
      </w:pPr>
      <w:bookmarkStart w:id="609" w:name="_Toc233683198"/>
      <w:r w:rsidRPr="001C1705">
        <w:t>Entrada no território nacional</w:t>
      </w:r>
      <w:bookmarkEnd w:id="609"/>
    </w:p>
    <w:p w14:paraId="356135F8" w14:textId="28D082E5" w:rsidR="00C545D3" w:rsidRPr="005E2D3C" w:rsidRDefault="358E20B5" w:rsidP="00F95DCA">
      <w:pPr>
        <w:ind w:left="142" w:firstLine="0"/>
        <w:rPr>
          <w:color w:val="000000" w:themeColor="text1"/>
        </w:rPr>
      </w:pPr>
      <w:r>
        <w:t xml:space="preserve">1 - A entrada no território nacional, por compra, cedência ou troca direta, de cães potencialmente perigosos das raças e cruzamentos constantes da </w:t>
      </w:r>
      <w:r w:rsidR="0052508A">
        <w:t>Portaria</w:t>
      </w:r>
      <w:r>
        <w:t xml:space="preserve"> n.º 422/2004, de 24 de abril, bem como dos cruzamentos destas entre si ou com outras, é proibida e</w:t>
      </w:r>
      <w:r>
        <w:rPr>
          <w:color w:val="000000" w:themeColor="text1"/>
        </w:rPr>
        <w:t>xceto:</w:t>
      </w:r>
    </w:p>
    <w:p w14:paraId="58704EE7" w14:textId="5D230F57" w:rsidR="00C545D3" w:rsidRPr="00F95DCA" w:rsidRDefault="5A5D8D6B" w:rsidP="00F95DCA">
      <w:pPr>
        <w:pStyle w:val="PargrafodaLista"/>
        <w:numPr>
          <w:ilvl w:val="0"/>
          <w:numId w:val="307"/>
        </w:numPr>
        <w:rPr>
          <w:color w:val="000000" w:themeColor="text1"/>
        </w:rPr>
      </w:pPr>
      <w:r w:rsidRPr="00F95DCA">
        <w:rPr>
          <w:color w:val="000000" w:themeColor="text1"/>
        </w:rPr>
        <w:t>Cão que acompanha o seu</w:t>
      </w:r>
      <w:r w:rsidR="001C1705" w:rsidRPr="00F95DCA">
        <w:rPr>
          <w:color w:val="000000" w:themeColor="text1"/>
        </w:rPr>
        <w:t xml:space="preserve"> </w:t>
      </w:r>
      <w:r w:rsidRPr="00F95DCA">
        <w:rPr>
          <w:color w:val="000000" w:themeColor="text1"/>
        </w:rPr>
        <w:t xml:space="preserve">proprietário ou pessoa por este autorizada, de acordo com o previsto no Regulamento Delegado n.º 2026/131, de 20 de janeiro; </w:t>
      </w:r>
    </w:p>
    <w:p w14:paraId="0D963E37" w14:textId="3B4DB480" w:rsidR="00C545D3" w:rsidRPr="00F95DCA" w:rsidRDefault="0C390176" w:rsidP="00F95DCA">
      <w:pPr>
        <w:pStyle w:val="PargrafodaLista"/>
        <w:numPr>
          <w:ilvl w:val="0"/>
          <w:numId w:val="307"/>
        </w:numPr>
        <w:rPr>
          <w:color w:val="000000" w:themeColor="text1"/>
        </w:rPr>
      </w:pPr>
      <w:r w:rsidRPr="00F95DCA">
        <w:rPr>
          <w:color w:val="000000" w:themeColor="text1"/>
        </w:rPr>
        <w:t>Cão para fins de reprodução destinados a estabelecimento autorizado pertencente ao criador que solicitou essa entrada;</w:t>
      </w:r>
    </w:p>
    <w:p w14:paraId="006A4DCF" w14:textId="7265B68E" w:rsidR="001C1705" w:rsidRDefault="71BCB2A5" w:rsidP="001C1705">
      <w:pPr>
        <w:ind w:left="142" w:firstLine="0"/>
      </w:pPr>
      <w:r>
        <w:t xml:space="preserve">2 – Para efeito de cumprimento do disposto na alínea b) do </w:t>
      </w:r>
      <w:r w:rsidR="008C56A9">
        <w:t>número anterior</w:t>
      </w:r>
      <w:r>
        <w:t>, o cão deve manter-se sob titularidade e detenção do criador que solicitou a entrada, não podendo ser cedido ou vendido, salvo os casos devidamente fundamentados e previamente comunicados à DGAV.</w:t>
      </w:r>
    </w:p>
    <w:p w14:paraId="3A7EF71D" w14:textId="3CD39134" w:rsidR="00C545D3" w:rsidRPr="005E2D3C" w:rsidRDefault="71BCB2A5" w:rsidP="00F95DCA">
      <w:pPr>
        <w:ind w:left="142" w:firstLine="0"/>
        <w:rPr>
          <w:color w:val="0070C0"/>
        </w:rPr>
      </w:pPr>
      <w:r>
        <w:t>3</w:t>
      </w:r>
      <w:r w:rsidR="001C1705">
        <w:t xml:space="preserve"> </w:t>
      </w:r>
      <w:r>
        <w:t>-</w:t>
      </w:r>
      <w:r w:rsidR="001C1705">
        <w:t xml:space="preserve"> </w:t>
      </w:r>
      <w:r>
        <w:t xml:space="preserve">A introdução no território nacional por compra, cedência ou troca direta, tendo em vista a sua reprodução, de cães potencialmente perigosos das raças constantes da </w:t>
      </w:r>
      <w:r w:rsidR="0052508A">
        <w:t>Portaria</w:t>
      </w:r>
      <w:r>
        <w:t xml:space="preserve"> referida no </w:t>
      </w:r>
      <w:r w:rsidR="00BE60E5">
        <w:t>n.º</w:t>
      </w:r>
      <w:r>
        <w:t xml:space="preserve"> 1 está sujeita a autorização da DGAV ou da entidade à qual seja reconhecida capacidade para tal, requerida com sete dias de antecedência;</w:t>
      </w:r>
    </w:p>
    <w:p w14:paraId="1F2CEE6D" w14:textId="21BD8C0D" w:rsidR="00C545D3" w:rsidRPr="005E2D3C" w:rsidRDefault="030AB51E" w:rsidP="00F95DCA">
      <w:pPr>
        <w:ind w:left="142" w:firstLine="0"/>
      </w:pPr>
      <w:r w:rsidRPr="00F95DCA">
        <w:rPr>
          <w:color w:val="auto"/>
        </w:rPr>
        <w:t>4</w:t>
      </w:r>
      <w:r w:rsidR="001C1705">
        <w:rPr>
          <w:color w:val="auto"/>
        </w:rPr>
        <w:t xml:space="preserve"> </w:t>
      </w:r>
      <w:r w:rsidRPr="00F95DCA">
        <w:rPr>
          <w:color w:val="auto"/>
        </w:rPr>
        <w:t xml:space="preserve">- </w:t>
      </w:r>
      <w:r>
        <w:t xml:space="preserve">A autorização referida no </w:t>
      </w:r>
      <w:r w:rsidR="008C56A9">
        <w:t>número anterior</w:t>
      </w:r>
      <w:r>
        <w:t xml:space="preserve"> é acompanhada do comprovativo da inscrição em livro de origens oficialmente reconhecido e da indicação do estabelecimento de reprodução e ou criação, devidamente autorizado para efeitos de reprodução, pertencente ao </w:t>
      </w:r>
      <w:r>
        <w:rPr>
          <w:rFonts w:eastAsiaTheme="minorEastAsia"/>
          <w:color w:val="000000" w:themeColor="text1"/>
        </w:rPr>
        <w:t>criador</w:t>
      </w:r>
      <w:r>
        <w:t xml:space="preserve">. </w:t>
      </w:r>
    </w:p>
    <w:p w14:paraId="242F004E" w14:textId="7C057F72" w:rsidR="00C545D3" w:rsidRPr="005E2D3C" w:rsidRDefault="001C1705" w:rsidP="00F95DCA">
      <w:pPr>
        <w:ind w:left="142" w:firstLine="0"/>
      </w:pPr>
      <w:r>
        <w:t xml:space="preserve">5 - </w:t>
      </w:r>
      <w:commentRangeStart w:id="610"/>
      <w:commentRangeStart w:id="611"/>
      <w:r w:rsidR="31810CDD">
        <w:t>A entrada de cão perigoso ou potencialmente perigoso em território nacional sem carácter comercial, e a sua permanência por período igual ou superior a quatro meses deve obedecer às seguintes disposições:</w:t>
      </w:r>
    </w:p>
    <w:p w14:paraId="5271BAAA" w14:textId="7FB29F0B" w:rsidR="00C545D3" w:rsidRPr="00F95DCA" w:rsidRDefault="31810CDD" w:rsidP="00F95DCA">
      <w:pPr>
        <w:pStyle w:val="PargrafodaLista"/>
        <w:numPr>
          <w:ilvl w:val="0"/>
          <w:numId w:val="308"/>
        </w:numPr>
        <w:rPr>
          <w:color w:val="auto"/>
        </w:rPr>
      </w:pPr>
      <w:r w:rsidRPr="00F95DCA">
        <w:rPr>
          <w:color w:val="auto"/>
        </w:rPr>
        <w:t>Apresentar-se ao médico</w:t>
      </w:r>
      <w:r w:rsidRPr="003A23D9">
        <w:rPr>
          <w:color w:val="auto"/>
        </w:rPr>
        <w:t xml:space="preserve"> </w:t>
      </w:r>
      <w:r w:rsidRPr="00F95DCA">
        <w:rPr>
          <w:color w:val="auto"/>
        </w:rPr>
        <w:t>veterinário municipal, ou ao médico-veterinário ao serviço do município da área em que se encontra, o qual procede ao registo do animal SIAC;</w:t>
      </w:r>
    </w:p>
    <w:p w14:paraId="360FDC7F" w14:textId="74321C88" w:rsidR="00C545D3" w:rsidRPr="00F95DCA" w:rsidRDefault="31810CDD" w:rsidP="00F95DCA">
      <w:pPr>
        <w:pStyle w:val="PargrafodaLista"/>
        <w:numPr>
          <w:ilvl w:val="0"/>
          <w:numId w:val="308"/>
        </w:numPr>
        <w:rPr>
          <w:color w:val="auto"/>
        </w:rPr>
      </w:pPr>
      <w:r w:rsidRPr="00F95DCA">
        <w:rPr>
          <w:color w:val="auto"/>
        </w:rPr>
        <w:t xml:space="preserve">Sem prejuízo do disposto no </w:t>
      </w:r>
      <w:r w:rsidRPr="00F95DCA">
        <w:rPr>
          <w:color w:val="auto"/>
          <w:highlight w:val="cyan"/>
        </w:rPr>
        <w:t xml:space="preserve">n.º </w:t>
      </w:r>
      <w:r w:rsidR="003A23D9" w:rsidRPr="00F95DCA">
        <w:rPr>
          <w:color w:val="auto"/>
          <w:highlight w:val="cyan"/>
        </w:rPr>
        <w:t xml:space="preserve">X </w:t>
      </w:r>
      <w:r w:rsidRPr="00F95DCA">
        <w:rPr>
          <w:color w:val="auto"/>
          <w:highlight w:val="cyan"/>
        </w:rPr>
        <w:t xml:space="preserve">do artigo </w:t>
      </w:r>
      <w:r w:rsidR="003A23D9" w:rsidRPr="00F95DCA">
        <w:rPr>
          <w:color w:val="auto"/>
          <w:highlight w:val="cyan"/>
        </w:rPr>
        <w:t>XX</w:t>
      </w:r>
      <w:r w:rsidRPr="00F95DCA">
        <w:rPr>
          <w:color w:val="auto"/>
          <w:highlight w:val="cyan"/>
        </w:rPr>
        <w:t>.º</w:t>
      </w:r>
      <w:r w:rsidRPr="00F95DCA">
        <w:rPr>
          <w:color w:val="auto"/>
        </w:rPr>
        <w:t>, proceder à esterilização do animal, no prazo de 15 dias após o registo, dando conhecimento ao médico-veterinário municipal.</w:t>
      </w:r>
      <w:commentRangeEnd w:id="610"/>
      <w:r w:rsidR="002251E2" w:rsidRPr="00F95DCA">
        <w:rPr>
          <w:rStyle w:val="Refdecomentrio"/>
          <w:color w:val="auto"/>
          <w:sz w:val="24"/>
          <w:szCs w:val="24"/>
        </w:rPr>
        <w:commentReference w:id="610"/>
      </w:r>
      <w:commentRangeEnd w:id="611"/>
      <w:r w:rsidRPr="00F95DCA">
        <w:rPr>
          <w:rStyle w:val="Refdecomentrio"/>
          <w:color w:val="auto"/>
          <w:sz w:val="24"/>
          <w:szCs w:val="24"/>
        </w:rPr>
        <w:commentReference w:id="611"/>
      </w:r>
    </w:p>
    <w:p w14:paraId="62F6B61D" w14:textId="1C70CFFA" w:rsidR="00C545D3" w:rsidRPr="005E2D3C" w:rsidRDefault="003A23D9" w:rsidP="00F95DCA">
      <w:pPr>
        <w:ind w:left="142" w:firstLine="0"/>
      </w:pPr>
      <w:r>
        <w:lastRenderedPageBreak/>
        <w:t>6</w:t>
      </w:r>
      <w:r w:rsidR="0362AF4F">
        <w:t xml:space="preserve"> - Os cães das raças constantes da </w:t>
      </w:r>
      <w:r w:rsidR="0052508A">
        <w:t>Portaria</w:t>
      </w:r>
      <w:r w:rsidR="0362AF4F">
        <w:t xml:space="preserve"> referida no </w:t>
      </w:r>
      <w:r w:rsidR="00BE60E5">
        <w:t>n.º</w:t>
      </w:r>
      <w:r w:rsidR="0362AF4F">
        <w:t xml:space="preserve"> 1 que não estejam inscritos em livro de origens oficialmente reconhecido, bem como os cruzamentos daquelas raças entre si ou com outras, provenientes de outros Estados-Membros ou de países terceiros, que permaneçam em território nacional por mais de quatro meses, são obrigatoriamente esterilizados nos termos do artigo </w:t>
      </w:r>
      <w:r w:rsidR="0362AF4F" w:rsidRPr="00F95DCA">
        <w:rPr>
          <w:highlight w:val="cyan"/>
        </w:rPr>
        <w:t>XX.º</w:t>
      </w:r>
      <w:r>
        <w:t>.</w:t>
      </w:r>
      <w:r w:rsidR="0362AF4F">
        <w:t xml:space="preserve"> </w:t>
      </w:r>
    </w:p>
    <w:p w14:paraId="060B0072" w14:textId="2EE77114" w:rsidR="00C545D3" w:rsidRPr="005E2D3C" w:rsidRDefault="003A23D9" w:rsidP="00F95DCA">
      <w:pPr>
        <w:ind w:left="142" w:firstLine="0"/>
      </w:pPr>
      <w:r>
        <w:t>7</w:t>
      </w:r>
      <w:r w:rsidR="1EE36284">
        <w:t xml:space="preserve"> - A entrada de cães em território nacional em violação do disposto no presente artigo determina, para além da sanção prevista no XX.º, a título acessório, ficando as despesas a cargo do detentor:</w:t>
      </w:r>
    </w:p>
    <w:p w14:paraId="7D4BF92B" w14:textId="2A0C49C1" w:rsidR="00C545D3" w:rsidRPr="005E2D3C" w:rsidRDefault="676E7065" w:rsidP="00F95DCA">
      <w:pPr>
        <w:pStyle w:val="PargrafodaLista"/>
        <w:numPr>
          <w:ilvl w:val="0"/>
          <w:numId w:val="309"/>
        </w:numPr>
      </w:pPr>
      <w:r>
        <w:t>Reexpedição ao país de origem; ou</w:t>
      </w:r>
    </w:p>
    <w:p w14:paraId="689595FC" w14:textId="7FE9DC23" w:rsidR="00C545D3" w:rsidRPr="005E2D3C" w:rsidRDefault="1F477366" w:rsidP="00F95DCA">
      <w:pPr>
        <w:pStyle w:val="PargrafodaLista"/>
        <w:numPr>
          <w:ilvl w:val="0"/>
          <w:numId w:val="309"/>
        </w:numPr>
      </w:pPr>
      <w:r w:rsidRPr="0052508A">
        <w:rPr>
          <w:rFonts w:eastAsiaTheme="minorEastAsia"/>
          <w:color w:val="000000" w:themeColor="text1"/>
        </w:rPr>
        <w:t>A</w:t>
      </w:r>
      <w:r>
        <w:t xml:space="preserve"> esterilização, caso o detentor não opte pela reexpedição, no prazo de cinco dias</w:t>
      </w:r>
      <w:r w:rsidR="0052508A">
        <w:t>.</w:t>
      </w:r>
    </w:p>
    <w:p w14:paraId="278193D4" w14:textId="5DEC23B0" w:rsidR="42A26581" w:rsidRDefault="0052508A" w:rsidP="0052508A">
      <w:pPr>
        <w:ind w:left="142" w:firstLine="0"/>
        <w:rPr>
          <w:color w:val="000000" w:themeColor="text1"/>
        </w:rPr>
      </w:pPr>
      <w:r>
        <w:rPr>
          <w:color w:val="000000" w:themeColor="text1"/>
        </w:rPr>
        <w:t xml:space="preserve">8 - </w:t>
      </w:r>
      <w:r w:rsidR="43FD1739">
        <w:rPr>
          <w:color w:val="000000" w:themeColor="text1"/>
        </w:rPr>
        <w:t xml:space="preserve">Os procedimentos de autorização a que se refere o </w:t>
      </w:r>
      <w:r w:rsidR="00BE60E5">
        <w:rPr>
          <w:color w:val="000000" w:themeColor="text1"/>
        </w:rPr>
        <w:t>n.º</w:t>
      </w:r>
      <w:r w:rsidR="43FD1739">
        <w:rPr>
          <w:color w:val="000000" w:themeColor="text1"/>
        </w:rPr>
        <w:t xml:space="preserve"> 3 são estabelecidos em manual de procedimentos da DGAV.</w:t>
      </w:r>
    </w:p>
    <w:p w14:paraId="343923B4" w14:textId="77777777" w:rsidR="0052508A" w:rsidRPr="005E2D3C" w:rsidRDefault="002251E2" w:rsidP="00F95DCA">
      <w:pPr>
        <w:ind w:left="142" w:firstLine="0"/>
        <w:rPr>
          <w:color w:val="000000" w:themeColor="text1"/>
        </w:rPr>
      </w:pPr>
      <w:commentRangeStart w:id="612"/>
      <w:commentRangeEnd w:id="612"/>
      <w:r w:rsidRPr="005E2D3C">
        <w:rPr>
          <w:rStyle w:val="Refdecomentrio"/>
          <w:color w:val="000000" w:themeColor="text1"/>
          <w:sz w:val="24"/>
          <w:szCs w:val="24"/>
        </w:rPr>
        <w:commentReference w:id="612"/>
      </w:r>
    </w:p>
    <w:p w14:paraId="03214214" w14:textId="47220708" w:rsidR="0052508A" w:rsidRPr="00F95DCA" w:rsidRDefault="78F43FE0" w:rsidP="00F95DCA">
      <w:pPr>
        <w:pStyle w:val="Ttulo3"/>
      </w:pPr>
      <w:bookmarkStart w:id="613" w:name="_Toc233683199"/>
      <w:r w:rsidRPr="00F95DCA">
        <w:t>Artigo 1</w:t>
      </w:r>
      <w:r w:rsidR="0052508A">
        <w:t>2</w:t>
      </w:r>
      <w:r w:rsidR="00963FF4">
        <w:t>4</w:t>
      </w:r>
      <w:r w:rsidRPr="00F95DCA">
        <w:t>.º</w:t>
      </w:r>
      <w:bookmarkEnd w:id="613"/>
    </w:p>
    <w:p w14:paraId="3C4781E8" w14:textId="5FBDB62C" w:rsidR="00C545D3" w:rsidRPr="0052508A" w:rsidRDefault="78F43FE0" w:rsidP="00F95DCA">
      <w:pPr>
        <w:pStyle w:val="Ttulo3"/>
      </w:pPr>
      <w:bookmarkStart w:id="614" w:name="_Toc233683200"/>
      <w:r w:rsidRPr="0052508A">
        <w:t>Locais destinados à criação e reprodução</w:t>
      </w:r>
      <w:bookmarkEnd w:id="614"/>
    </w:p>
    <w:p w14:paraId="210D8741" w14:textId="2FE98E7F" w:rsidR="00C545D3" w:rsidRPr="005E2D3C" w:rsidRDefault="606396E4" w:rsidP="00F95DCA">
      <w:pPr>
        <w:ind w:left="142" w:firstLine="0"/>
      </w:pPr>
      <w:r>
        <w:t xml:space="preserve">1 - A criação ou reprodução de cães potencialmente perigosos, nomeadamente aqueles cujas raças constam </w:t>
      </w:r>
      <w:r w:rsidRPr="00777F33">
        <w:t xml:space="preserve">da </w:t>
      </w:r>
      <w:r w:rsidR="0052508A" w:rsidRPr="00777F33">
        <w:t>P</w:t>
      </w:r>
      <w:r w:rsidRPr="00777F33">
        <w:t>ortaria 422/</w:t>
      </w:r>
      <w:r w:rsidR="0052508A" w:rsidRPr="00777F33">
        <w:t>2004, de 24 de abril</w:t>
      </w:r>
      <w:r>
        <w:t xml:space="preserve">, só é permitida em estabelecimentos de reprodução ou criação com permissão administrativa emitida pela DGAV nos termos do </w:t>
      </w:r>
      <w:r w:rsidRPr="00F95DCA">
        <w:rPr>
          <w:highlight w:val="cyan"/>
        </w:rPr>
        <w:t>artigo</w:t>
      </w:r>
      <w:r w:rsidR="0052508A" w:rsidRPr="00F95DCA">
        <w:rPr>
          <w:highlight w:val="cyan"/>
        </w:rPr>
        <w:t xml:space="preserve"> n.º XX.º</w:t>
      </w:r>
      <w:r w:rsidRPr="00F95DCA">
        <w:rPr>
          <w:highlight w:val="cyan"/>
        </w:rPr>
        <w:t>.</w:t>
      </w:r>
    </w:p>
    <w:p w14:paraId="31706AE3" w14:textId="2ED3C9F6" w:rsidR="00C545D3" w:rsidRDefault="40185186" w:rsidP="00F95DCA">
      <w:pPr>
        <w:ind w:left="142" w:firstLine="0"/>
      </w:pPr>
      <w:r>
        <w:t>2 - Os locais nos quais se proceda à criação ou reprodução de cães potencialmente perigosos,</w:t>
      </w:r>
      <w:r w:rsidR="0052508A">
        <w:t xml:space="preserve"> </w:t>
      </w:r>
      <w:r>
        <w:t xml:space="preserve">sem que possuam permissão administrativa, nos termos do </w:t>
      </w:r>
      <w:r w:rsidR="008C56A9">
        <w:t>número anterior</w:t>
      </w:r>
      <w:r>
        <w:t xml:space="preserve">, são </w:t>
      </w:r>
      <w:commentRangeStart w:id="615"/>
      <w:r>
        <w:t>encerrados compulsivamente.</w:t>
      </w:r>
      <w:commentRangeEnd w:id="615"/>
      <w:r w:rsidR="002251E2">
        <w:rPr>
          <w:rStyle w:val="Refdecomentrio"/>
          <w:sz w:val="24"/>
          <w:szCs w:val="24"/>
        </w:rPr>
        <w:commentReference w:id="615"/>
      </w:r>
    </w:p>
    <w:p w14:paraId="780E1032" w14:textId="77777777" w:rsidR="0052508A" w:rsidRPr="005E2D3C" w:rsidRDefault="0052508A" w:rsidP="00F95DCA"/>
    <w:p w14:paraId="3AF4EBDA" w14:textId="0DF7A3A2" w:rsidR="0052508A" w:rsidRPr="00F95DCA" w:rsidRDefault="78F43FE0" w:rsidP="00F95DCA">
      <w:pPr>
        <w:pStyle w:val="Ttulo3"/>
      </w:pPr>
      <w:bookmarkStart w:id="616" w:name="_Toc233683201"/>
      <w:r w:rsidRPr="00F95DCA">
        <w:t>Artigo 1</w:t>
      </w:r>
      <w:r w:rsidR="0052508A">
        <w:t>2</w:t>
      </w:r>
      <w:r w:rsidR="00963FF4">
        <w:t>5</w:t>
      </w:r>
      <w:r w:rsidRPr="00F95DCA">
        <w:t>.º</w:t>
      </w:r>
      <w:bookmarkEnd w:id="616"/>
    </w:p>
    <w:p w14:paraId="0F1F16E0" w14:textId="75075B85" w:rsidR="00C545D3" w:rsidRPr="0052508A" w:rsidRDefault="78F43FE0" w:rsidP="00F95DCA">
      <w:pPr>
        <w:pStyle w:val="Ttulo3"/>
      </w:pPr>
      <w:bookmarkStart w:id="617" w:name="_Toc233683202"/>
      <w:r w:rsidRPr="0052508A">
        <w:t>Condições para a criação e reprodução</w:t>
      </w:r>
      <w:bookmarkEnd w:id="617"/>
    </w:p>
    <w:p w14:paraId="1512AA12" w14:textId="3F783069" w:rsidR="00C545D3" w:rsidRPr="005E2D3C" w:rsidRDefault="75232AD7" w:rsidP="00F95DCA">
      <w:pPr>
        <w:ind w:left="142" w:firstLine="0"/>
      </w:pPr>
      <w:r>
        <w:t xml:space="preserve">1 - Os cães potencialmente perigosos utilizados como reprodutores ficam obrigados a </w:t>
      </w:r>
      <w:commentRangeStart w:id="618"/>
      <w:r>
        <w:t xml:space="preserve">testes de aptidão </w:t>
      </w:r>
      <w:commentRangeEnd w:id="618"/>
      <w:r w:rsidR="002251E2">
        <w:rPr>
          <w:rStyle w:val="Refdecomentrio"/>
          <w:sz w:val="24"/>
          <w:szCs w:val="24"/>
        </w:rPr>
        <w:commentReference w:id="618"/>
      </w:r>
      <w:r>
        <w:t>para tal a realizar pelos respetivos clubes de raça.</w:t>
      </w:r>
    </w:p>
    <w:p w14:paraId="5E09C9DE" w14:textId="4F5D37CF" w:rsidR="70CCCE41" w:rsidRPr="005E2D3C" w:rsidRDefault="0AE78A87" w:rsidP="00F95DCA">
      <w:pPr>
        <w:ind w:left="142" w:firstLine="0"/>
      </w:pPr>
      <w:r>
        <w:lastRenderedPageBreak/>
        <w:t xml:space="preserve">2 - Os estabelecimentos de reprodução e ou criação devem manter atualizado, por um período de cinco anos, um registo de todas as ninhadas nascidas, das raças e </w:t>
      </w:r>
      <w:r w:rsidR="00BE60E5">
        <w:t>n.º</w:t>
      </w:r>
      <w:r>
        <w:t xml:space="preserve"> de animais vendidos e a identificação do comprador ou cessionário.</w:t>
      </w:r>
    </w:p>
    <w:p w14:paraId="591B8812" w14:textId="4632CEA6" w:rsidR="00C545D3" w:rsidRPr="005E2D3C" w:rsidRDefault="0AE78A87" w:rsidP="00F95DCA">
      <w:pPr>
        <w:ind w:left="142" w:firstLine="0"/>
      </w:pPr>
      <w:r>
        <w:t xml:space="preserve">3 - As ninhadas descendentes de cães potencialmente perigosos, das raças que constam da </w:t>
      </w:r>
      <w:r w:rsidR="0052508A">
        <w:t>P</w:t>
      </w:r>
      <w:r>
        <w:t>ortaria n.º 422/2004, de 24 de abril, só podem ser inscritas no livro de origem se tiverem sido cumpridas as disposições do presente decreto-lei.</w:t>
      </w:r>
      <w:commentRangeStart w:id="619"/>
      <w:commentRangeEnd w:id="619"/>
      <w:r w:rsidR="002251E2" w:rsidRPr="005E2D3C">
        <w:rPr>
          <w:rStyle w:val="Refdecomentrio"/>
          <w:sz w:val="24"/>
          <w:szCs w:val="24"/>
        </w:rPr>
        <w:commentReference w:id="619"/>
      </w:r>
    </w:p>
    <w:p w14:paraId="4567F732" w14:textId="7DA59365" w:rsidR="70CCCE41" w:rsidRPr="00F95DCA" w:rsidRDefault="70CCCE41" w:rsidP="00F95DCA">
      <w:pPr>
        <w:ind w:left="0" w:firstLine="0"/>
        <w:jc w:val="center"/>
        <w:rPr>
          <w:b/>
          <w:bCs/>
        </w:rPr>
      </w:pPr>
    </w:p>
    <w:p w14:paraId="3E5D1BAA" w14:textId="72A36E7B" w:rsidR="00A45F94" w:rsidRPr="00F95DCA" w:rsidRDefault="78F43FE0" w:rsidP="00F95DCA">
      <w:pPr>
        <w:pStyle w:val="Ttulo3"/>
      </w:pPr>
      <w:bookmarkStart w:id="620" w:name="_Toc233683203"/>
      <w:r w:rsidRPr="00F95DCA">
        <w:t>Artigo 1</w:t>
      </w:r>
      <w:r w:rsidR="00A45F94">
        <w:t>2</w:t>
      </w:r>
      <w:r w:rsidR="00963FF4">
        <w:t>6</w:t>
      </w:r>
      <w:r w:rsidRPr="00F95DCA">
        <w:t>.º</w:t>
      </w:r>
      <w:bookmarkEnd w:id="620"/>
    </w:p>
    <w:p w14:paraId="15CB95BD" w14:textId="5E0B7740" w:rsidR="00C545D3" w:rsidRPr="00777F33" w:rsidRDefault="78F43FE0" w:rsidP="00F95DCA">
      <w:pPr>
        <w:pStyle w:val="Ttulo3"/>
      </w:pPr>
      <w:bookmarkStart w:id="621" w:name="_Toc233683204"/>
      <w:r w:rsidRPr="00777F33">
        <w:t>Proibição de reprodução</w:t>
      </w:r>
      <w:bookmarkEnd w:id="621"/>
    </w:p>
    <w:p w14:paraId="2EE8E9DC" w14:textId="7559E267" w:rsidR="00C545D3" w:rsidRPr="005E2D3C" w:rsidRDefault="62C81C10" w:rsidP="00F95DCA">
      <w:pPr>
        <w:ind w:left="142" w:firstLine="0"/>
      </w:pPr>
      <w:r>
        <w:t>1 - Os cães perigosos, e os que demonstrem comportamento agressivo, não podem ser utilizados na criação ou reprodução.</w:t>
      </w:r>
    </w:p>
    <w:p w14:paraId="4D26D418" w14:textId="5B1679FD" w:rsidR="00C545D3" w:rsidRPr="005E2D3C" w:rsidRDefault="7614B9A9" w:rsidP="00F95DCA">
      <w:pPr>
        <w:ind w:left="142" w:firstLine="0"/>
      </w:pPr>
      <w:r>
        <w:t xml:space="preserve">2 - O cão referido no </w:t>
      </w:r>
      <w:r w:rsidR="008C56A9">
        <w:t>número anterior</w:t>
      </w:r>
      <w:r>
        <w:t xml:space="preserve"> deve ser esterilizados, devendo o seu titular, sempre que solicitados pelas autoridades competentes, apresentar o DIAC com a respetiva esterilização averbada.</w:t>
      </w:r>
    </w:p>
    <w:p w14:paraId="4A0B9D0D" w14:textId="6A1BD430" w:rsidR="00C545D3" w:rsidRPr="005E2D3C" w:rsidRDefault="7614B9A9" w:rsidP="00F95DCA">
      <w:pPr>
        <w:ind w:left="142" w:firstLine="0"/>
      </w:pPr>
      <w:r>
        <w:t xml:space="preserve">3 - Os cães das raças constantes da </w:t>
      </w:r>
      <w:r w:rsidR="0052508A">
        <w:t>Portaria</w:t>
      </w:r>
      <w:r>
        <w:t xml:space="preserve"> </w:t>
      </w:r>
      <w:r w:rsidR="00D03AF5">
        <w:t>n.º</w:t>
      </w:r>
      <w:r>
        <w:t xml:space="preserve"> 422/2004, de 24 de abril que não estejam inscritos em livro de origens oficialmente reconhecido, bem como os resultantes dos cruzamentos daquelas raças entre si e destas com outras, devem ser esterilizados até aos 6 meses de idade.</w:t>
      </w:r>
    </w:p>
    <w:p w14:paraId="3AC6EF78" w14:textId="474D30BA" w:rsidR="00A45F94" w:rsidRPr="005E2D3C" w:rsidRDefault="7614B9A9" w:rsidP="00F95DCA">
      <w:pPr>
        <w:ind w:left="142" w:firstLine="0"/>
      </w:pPr>
      <w:r>
        <w:t>4 - A DGAV pode determinar a esterilização obrigatória de um ou mais cães, no prazo máximo de 30 dias após a notificação do seu detentor:</w:t>
      </w:r>
    </w:p>
    <w:p w14:paraId="5FE684AF" w14:textId="4B67981E" w:rsidR="00C545D3" w:rsidRPr="00777F33" w:rsidRDefault="482BC60F" w:rsidP="00F95DCA">
      <w:pPr>
        <w:pStyle w:val="PargrafodaLista"/>
        <w:numPr>
          <w:ilvl w:val="0"/>
          <w:numId w:val="310"/>
        </w:numPr>
        <w:rPr>
          <w:color w:val="000000" w:themeColor="text1"/>
        </w:rPr>
      </w:pPr>
      <w:r>
        <w:t>Sempre que esteja em risco a segurança de pessoas ou outros animais;</w:t>
      </w:r>
    </w:p>
    <w:p w14:paraId="649315E5" w14:textId="2E78496E" w:rsidR="00C545D3" w:rsidRPr="00777F33" w:rsidRDefault="47AEC77E" w:rsidP="00F95DCA">
      <w:pPr>
        <w:pStyle w:val="PargrafodaLista"/>
        <w:numPr>
          <w:ilvl w:val="0"/>
          <w:numId w:val="310"/>
        </w:numPr>
        <w:rPr>
          <w:color w:val="000000" w:themeColor="text1"/>
        </w:rPr>
      </w:pPr>
      <w:r>
        <w:t>Quando se verifique a reprodução de cães não registados em livro de origens oficialmente reconhecido ou em locais sem a devida permissão administrativa;</w:t>
      </w:r>
    </w:p>
    <w:p w14:paraId="0C9DAF05" w14:textId="7719688A" w:rsidR="00C545D3" w:rsidRPr="00777F33" w:rsidRDefault="48AAE085" w:rsidP="00F95DCA">
      <w:pPr>
        <w:pStyle w:val="PargrafodaLista"/>
        <w:numPr>
          <w:ilvl w:val="0"/>
          <w:numId w:val="310"/>
        </w:numPr>
        <w:rPr>
          <w:color w:val="000000" w:themeColor="text1"/>
        </w:rPr>
      </w:pPr>
      <w:r>
        <w:t xml:space="preserve">Em caso de entrada no território nacional em incumprimento do disposto </w:t>
      </w:r>
      <w:r w:rsidRPr="00F95DCA">
        <w:rPr>
          <w:highlight w:val="cyan"/>
        </w:rPr>
        <w:t xml:space="preserve">no </w:t>
      </w:r>
      <w:r w:rsidR="00777F33" w:rsidRPr="00F95DCA">
        <w:rPr>
          <w:highlight w:val="cyan"/>
        </w:rPr>
        <w:t>artigo</w:t>
      </w:r>
      <w:r w:rsidR="00A45F94" w:rsidRPr="00F95DCA">
        <w:rPr>
          <w:highlight w:val="cyan"/>
        </w:rPr>
        <w:t xml:space="preserve"> XX.º</w:t>
      </w:r>
      <w:r>
        <w:t>;</w:t>
      </w:r>
      <w:r w:rsidR="7221B06A">
        <w:t xml:space="preserve"> </w:t>
      </w:r>
    </w:p>
    <w:p w14:paraId="58A4E5E4" w14:textId="5743EE99" w:rsidR="00C545D3" w:rsidRPr="005E2D3C" w:rsidRDefault="43E0D393" w:rsidP="00F95DCA">
      <w:pPr>
        <w:ind w:left="142" w:firstLine="0"/>
      </w:pPr>
      <w:r>
        <w:t xml:space="preserve">5 – Para efeitos do </w:t>
      </w:r>
      <w:r w:rsidR="008C56A9">
        <w:t>número anterior</w:t>
      </w:r>
      <w:r>
        <w:t xml:space="preserve">, a esterilização pode ser efetuada por médico-veterinário da escolha do titular, a suas expensas, e devidamente registada no SIAC nos </w:t>
      </w:r>
      <w:r w:rsidRPr="00F95DCA">
        <w:rPr>
          <w:highlight w:val="cyan"/>
        </w:rPr>
        <w:t xml:space="preserve">termos do artigo </w:t>
      </w:r>
      <w:r w:rsidR="00D03AF5" w:rsidRPr="00F95DCA">
        <w:rPr>
          <w:highlight w:val="cyan"/>
        </w:rPr>
        <w:t>XX.º.</w:t>
      </w:r>
    </w:p>
    <w:p w14:paraId="2538BC21" w14:textId="037E6C3D" w:rsidR="21AB78F5" w:rsidRPr="005E2D3C" w:rsidRDefault="00D03AF5" w:rsidP="00F95DCA">
      <w:pPr>
        <w:ind w:left="142" w:firstLine="0"/>
        <w:rPr>
          <w:color w:val="000000" w:themeColor="text1"/>
        </w:rPr>
      </w:pPr>
      <w:r>
        <w:rPr>
          <w:color w:val="000000" w:themeColor="text1"/>
        </w:rPr>
        <w:lastRenderedPageBreak/>
        <w:t xml:space="preserve">6 - </w:t>
      </w:r>
      <w:r w:rsidR="6E7CF36B">
        <w:rPr>
          <w:color w:val="000000" w:themeColor="text1"/>
        </w:rPr>
        <w:t xml:space="preserve">Sem prejuízo do disposto nos </w:t>
      </w:r>
      <w:r w:rsidR="00EB7B78">
        <w:rPr>
          <w:color w:val="000000" w:themeColor="text1"/>
        </w:rPr>
        <w:t>números</w:t>
      </w:r>
      <w:r w:rsidR="6E7CF36B">
        <w:rPr>
          <w:color w:val="000000" w:themeColor="text1"/>
        </w:rPr>
        <w:t xml:space="preserve"> anteriores o animal pode ser dispensado da esterilização, por não estar em condições de saúde adequadas, desde que sejam registadas por médico-veterinário no SIAC, indicando-se o prazo previsível para essa intervenção cirúrgica.</w:t>
      </w:r>
    </w:p>
    <w:p w14:paraId="3F9CCA5D" w14:textId="6AA2C33A" w:rsidR="00C545D3" w:rsidRDefault="00EB7B78" w:rsidP="00D03AF5">
      <w:pPr>
        <w:ind w:left="142" w:firstLine="0"/>
      </w:pPr>
      <w:r>
        <w:t>7</w:t>
      </w:r>
      <w:r w:rsidR="606396E4">
        <w:t xml:space="preserve"> - As câmaras municipais prestam toda a colaboração que vise a esterilização determinada no </w:t>
      </w:r>
      <w:r w:rsidR="00D03AF5">
        <w:t>n.º</w:t>
      </w:r>
      <w:r w:rsidR="606396E4">
        <w:t xml:space="preserve"> 3 e </w:t>
      </w:r>
      <w:r w:rsidR="00D03AF5">
        <w:t>n.º</w:t>
      </w:r>
      <w:r w:rsidR="606396E4">
        <w:t xml:space="preserve"> 4, sempre que esteja em risco a segurança, e quando se prove por qualquer meio legalmente admitido que o detentor não pode suportar os encargos de tal intervenção.</w:t>
      </w:r>
    </w:p>
    <w:p w14:paraId="36B0515C" w14:textId="77777777" w:rsidR="00EB7B78" w:rsidRPr="005E2D3C" w:rsidRDefault="00EB7B78" w:rsidP="00F95DCA">
      <w:pPr>
        <w:ind w:left="142" w:firstLine="0"/>
      </w:pPr>
    </w:p>
    <w:p w14:paraId="33E71FAE" w14:textId="01286DAD" w:rsidR="00EB7B78" w:rsidRPr="00F95DCA" w:rsidRDefault="78F43FE0" w:rsidP="00F95DCA">
      <w:pPr>
        <w:pStyle w:val="Ttulo3"/>
      </w:pPr>
      <w:bookmarkStart w:id="622" w:name="_Toc233683205"/>
      <w:r w:rsidRPr="00F95DCA">
        <w:t>Artigo 1</w:t>
      </w:r>
      <w:r w:rsidR="00EB7B78">
        <w:t>2</w:t>
      </w:r>
      <w:r w:rsidR="00963FF4">
        <w:t>7</w:t>
      </w:r>
      <w:r w:rsidRPr="00F95DCA">
        <w:t>.º</w:t>
      </w:r>
      <w:bookmarkEnd w:id="622"/>
    </w:p>
    <w:p w14:paraId="4DC6BC86" w14:textId="44571ED8" w:rsidR="00EB7B78" w:rsidRPr="00EB7B78" w:rsidRDefault="78F43FE0" w:rsidP="00F95DCA">
      <w:pPr>
        <w:pStyle w:val="Ttulo3"/>
      </w:pPr>
      <w:bookmarkStart w:id="623" w:name="_Toc233683206"/>
      <w:r w:rsidRPr="00EB7B78">
        <w:t>Colocação no mercado de animais potencialmente perigosos</w:t>
      </w:r>
      <w:bookmarkEnd w:id="623"/>
    </w:p>
    <w:p w14:paraId="7E623C2C" w14:textId="07044504" w:rsidR="00C545D3" w:rsidRPr="005E2D3C" w:rsidRDefault="78F43FE0" w:rsidP="00F95DCA">
      <w:pPr>
        <w:ind w:left="142" w:firstLine="0"/>
      </w:pPr>
      <w:r>
        <w:t>1 - O cão potencialmente perigoso só pode ser comercializado em estabelecimentos de criação com permissão administrativa emitida pela DGAV nos termos do presente diploma.</w:t>
      </w:r>
    </w:p>
    <w:p w14:paraId="6BCB82F5" w14:textId="0D4D687D" w:rsidR="00C545D3" w:rsidRPr="005E2D3C" w:rsidRDefault="41C2AF26" w:rsidP="00F95DCA">
      <w:pPr>
        <w:ind w:left="142" w:firstLine="0"/>
      </w:pPr>
      <w:r>
        <w:t xml:space="preserve">2 – Sem prejuízo do disposto no </w:t>
      </w:r>
      <w:r w:rsidR="008C56A9">
        <w:t>número anterior</w:t>
      </w:r>
      <w:r>
        <w:t>, o cão potencialmente perigoso, pode ser cedido ou vendido fora dos estabelecimentos, pelo titular, em virtude de circunstâncias supervenientes, deseje promover a sua transmissão.</w:t>
      </w:r>
    </w:p>
    <w:p w14:paraId="72BED019" w14:textId="558F92B2" w:rsidR="00C545D3" w:rsidRPr="005E2D3C" w:rsidRDefault="3915EECC" w:rsidP="00F95DCA">
      <w:pPr>
        <w:ind w:left="142" w:firstLine="0"/>
      </w:pPr>
      <w:r>
        <w:t>3 - A entrega pelos criadores após venda, ou cedência, de cães potencialmente perigosos está sujeita ao cumprimento dos seguintes requisitos:</w:t>
      </w:r>
    </w:p>
    <w:p w14:paraId="6D3EF8A4" w14:textId="6DAE4E09" w:rsidR="00C545D3" w:rsidRPr="005E2D3C" w:rsidRDefault="7614B9A9" w:rsidP="00F95DCA">
      <w:pPr>
        <w:pStyle w:val="PargrafodaLista"/>
        <w:numPr>
          <w:ilvl w:val="0"/>
          <w:numId w:val="311"/>
        </w:numPr>
      </w:pPr>
      <w:r>
        <w:t xml:space="preserve">Alteração do registo do animal no SIAC para nome do novo titular; </w:t>
      </w:r>
    </w:p>
    <w:p w14:paraId="4A3F6226" w14:textId="52F4AC2D" w:rsidR="00C545D3" w:rsidRPr="005E2D3C" w:rsidRDefault="62C81C10" w:rsidP="00F95DCA">
      <w:pPr>
        <w:pStyle w:val="PargrafodaLista"/>
        <w:numPr>
          <w:ilvl w:val="0"/>
          <w:numId w:val="311"/>
        </w:numPr>
      </w:pPr>
      <w:r>
        <w:t>Comprovativo de registo prévio em livro de origens;</w:t>
      </w:r>
    </w:p>
    <w:p w14:paraId="1027992D" w14:textId="0C698D86" w:rsidR="00C545D3" w:rsidRPr="005E2D3C" w:rsidRDefault="0AE78A87" w:rsidP="00F95DCA">
      <w:pPr>
        <w:ind w:left="142" w:firstLine="0"/>
        <w:rPr>
          <w:highlight w:val="yellow"/>
        </w:rPr>
      </w:pPr>
      <w:r>
        <w:t>4 - É proibida a comercialização e publicidade de animais perigosos, exceto os destinados a fins científicos e desde que previamente autorizada pela DGAV.</w:t>
      </w:r>
    </w:p>
    <w:p w14:paraId="4D0054A5" w14:textId="4D06B11E" w:rsidR="70CCCE41" w:rsidRDefault="70CCCE41"/>
    <w:p w14:paraId="452807C6" w14:textId="58B7AF91" w:rsidR="00EB7B78" w:rsidRPr="00F95DCA" w:rsidRDefault="00EB7B78" w:rsidP="00F95DCA">
      <w:pPr>
        <w:pStyle w:val="Ttulo2"/>
        <w:ind w:right="0"/>
      </w:pPr>
      <w:bookmarkStart w:id="624" w:name="_Toc233683207"/>
      <w:r w:rsidRPr="00F95DCA">
        <w:t>SECCÇÃO III</w:t>
      </w:r>
      <w:bookmarkEnd w:id="624"/>
    </w:p>
    <w:p w14:paraId="7826F503" w14:textId="0D8967BE" w:rsidR="00C545D3" w:rsidRDefault="78F43FE0" w:rsidP="00F95DCA">
      <w:pPr>
        <w:pStyle w:val="Ttulo2"/>
        <w:ind w:right="0"/>
      </w:pPr>
      <w:bookmarkStart w:id="625" w:name="_Toc233683208"/>
      <w:r w:rsidRPr="00EB7B78">
        <w:t>Treino de cães perigosos ou potencialmente perigosos</w:t>
      </w:r>
      <w:bookmarkEnd w:id="625"/>
    </w:p>
    <w:p w14:paraId="685C6363" w14:textId="77777777" w:rsidR="00EB7B78" w:rsidRPr="00EB7B78" w:rsidRDefault="00EB7B78" w:rsidP="00F95DCA">
      <w:pPr>
        <w:jc w:val="center"/>
        <w:rPr>
          <w:b/>
          <w:bCs/>
        </w:rPr>
      </w:pPr>
    </w:p>
    <w:p w14:paraId="6A376749" w14:textId="0F7E0C66" w:rsidR="00EB7B78" w:rsidRPr="00F95DCA" w:rsidRDefault="78F43FE0" w:rsidP="00F95DCA">
      <w:pPr>
        <w:pStyle w:val="Ttulo3"/>
      </w:pPr>
      <w:bookmarkStart w:id="626" w:name="_Toc233683209"/>
      <w:r w:rsidRPr="00F95DCA">
        <w:t>Artigo 1</w:t>
      </w:r>
      <w:r w:rsidR="00963FF4">
        <w:t>28</w:t>
      </w:r>
      <w:r w:rsidRPr="00F95DCA">
        <w:t>.º</w:t>
      </w:r>
      <w:bookmarkEnd w:id="626"/>
    </w:p>
    <w:p w14:paraId="638C1900" w14:textId="4F06BA9E" w:rsidR="00C545D3" w:rsidRPr="00EB7B78" w:rsidRDefault="78F43FE0" w:rsidP="00F95DCA">
      <w:pPr>
        <w:pStyle w:val="Ttulo3"/>
      </w:pPr>
      <w:bookmarkStart w:id="627" w:name="_Toc233683210"/>
      <w:r w:rsidRPr="00EB7B78">
        <w:t>Obrigatoriedade de treino</w:t>
      </w:r>
      <w:bookmarkEnd w:id="627"/>
    </w:p>
    <w:p w14:paraId="154F5B05" w14:textId="7E10BCEB" w:rsidR="00C545D3" w:rsidRPr="005E2D3C" w:rsidRDefault="78F43FE0" w:rsidP="00F95DCA">
      <w:pPr>
        <w:ind w:left="142" w:firstLine="0"/>
      </w:pPr>
      <w:r>
        <w:t>1 - Os detentores de cães perigosos ou potencialmente perigosos ficam obrigados a promover o treino dos mesmos, com vista à sua socialização e obediência, o qual não pode, em caso algum, ter em vista a sua participação em lutas ou o reforço da agressividade para pessoas, outros animais ou bens.</w:t>
      </w:r>
    </w:p>
    <w:p w14:paraId="3446518C" w14:textId="47EED1EF" w:rsidR="00C545D3" w:rsidRDefault="78F43FE0" w:rsidP="00EB7B78">
      <w:pPr>
        <w:ind w:left="142" w:firstLine="0"/>
      </w:pPr>
      <w:r>
        <w:lastRenderedPageBreak/>
        <w:t xml:space="preserve">2 - O treino a que se refere o </w:t>
      </w:r>
      <w:r w:rsidR="008C56A9">
        <w:t>número anterior</w:t>
      </w:r>
      <w:r>
        <w:t xml:space="preserve"> deve iniciar-se entre os 6 e os 12 meses de idade do animal.</w:t>
      </w:r>
    </w:p>
    <w:p w14:paraId="3DACB5F7" w14:textId="77777777" w:rsidR="00EB7B78" w:rsidRPr="005E2D3C" w:rsidRDefault="00EB7B78" w:rsidP="00F95DCA">
      <w:pPr>
        <w:ind w:left="142" w:firstLine="0"/>
      </w:pPr>
    </w:p>
    <w:p w14:paraId="6A971B0A" w14:textId="2FF88B87" w:rsidR="00EB7B78" w:rsidRPr="00F95DCA" w:rsidRDefault="78F43FE0" w:rsidP="00F95DCA">
      <w:pPr>
        <w:pStyle w:val="Ttulo3"/>
      </w:pPr>
      <w:bookmarkStart w:id="628" w:name="_Toc233683211"/>
      <w:r w:rsidRPr="00F95DCA">
        <w:t>Artigo 1</w:t>
      </w:r>
      <w:r w:rsidR="00963FF4">
        <w:t>29</w:t>
      </w:r>
      <w:r w:rsidRPr="00F95DCA">
        <w:t>.º</w:t>
      </w:r>
      <w:bookmarkEnd w:id="628"/>
    </w:p>
    <w:p w14:paraId="621964D9" w14:textId="06E401F3" w:rsidR="00C545D3" w:rsidRPr="00EB7B78" w:rsidRDefault="78F43FE0" w:rsidP="00F95DCA">
      <w:pPr>
        <w:pStyle w:val="Ttulo3"/>
      </w:pPr>
      <w:bookmarkStart w:id="629" w:name="_Toc233683212"/>
      <w:r w:rsidRPr="00EB7B78">
        <w:t>Regime de exceção</w:t>
      </w:r>
      <w:bookmarkEnd w:id="629"/>
    </w:p>
    <w:p w14:paraId="49369E39" w14:textId="37F16F3B" w:rsidR="00C545D3" w:rsidRPr="005E2D3C" w:rsidRDefault="78F43FE0" w:rsidP="00F95DCA">
      <w:pPr>
        <w:ind w:left="142" w:firstLine="0"/>
      </w:pPr>
      <w:r>
        <w:t>Exclui-se do âmbito de aplicação do presente capítulo o treino de cães subsequente ao treino de obediência referido no artigo anterior, nomeadamente aqueles destinados a cães-guia ou outros cães de assistência, os cães para competição e para atividades desportivas.</w:t>
      </w:r>
    </w:p>
    <w:p w14:paraId="03F9A14C" w14:textId="77777777" w:rsidR="00EB7B78" w:rsidRDefault="00EB7B78"/>
    <w:p w14:paraId="165C6205" w14:textId="6D0D7B61" w:rsidR="00C545D3" w:rsidRPr="00F95DCA" w:rsidRDefault="78F43FE0" w:rsidP="00F95DCA">
      <w:pPr>
        <w:pStyle w:val="Ttulo3"/>
      </w:pPr>
      <w:bookmarkStart w:id="630" w:name="_Toc233683213"/>
      <w:r w:rsidRPr="00F95DCA">
        <w:t>Artigo 1</w:t>
      </w:r>
      <w:r w:rsidR="00EB7B78">
        <w:t>3</w:t>
      </w:r>
      <w:r w:rsidR="00963FF4">
        <w:t>0</w:t>
      </w:r>
      <w:r w:rsidRPr="00F95DCA">
        <w:t>.º</w:t>
      </w:r>
      <w:bookmarkEnd w:id="630"/>
    </w:p>
    <w:p w14:paraId="1F37B9D7" w14:textId="34E64E2A" w:rsidR="00C545D3" w:rsidRPr="00EB7B78" w:rsidRDefault="78F43FE0" w:rsidP="00F95DCA">
      <w:pPr>
        <w:pStyle w:val="Ttulo3"/>
      </w:pPr>
      <w:bookmarkStart w:id="631" w:name="_Toc233683214"/>
      <w:r w:rsidRPr="00EB7B78">
        <w:t>Locais destinados ao treino</w:t>
      </w:r>
      <w:bookmarkEnd w:id="631"/>
    </w:p>
    <w:p w14:paraId="5BFFB367" w14:textId="57C81C94" w:rsidR="00C545D3" w:rsidRPr="005E2D3C" w:rsidRDefault="7E4F3B39" w:rsidP="00F95DCA">
      <w:pPr>
        <w:ind w:left="142" w:firstLine="0"/>
      </w:pPr>
      <w:r>
        <w:t xml:space="preserve">1 - O treino de cães perigosos ou potencialmente perigosos previsto no </w:t>
      </w:r>
      <w:r w:rsidRPr="00F95DCA">
        <w:rPr>
          <w:highlight w:val="cyan"/>
        </w:rPr>
        <w:t xml:space="preserve">artigo </w:t>
      </w:r>
      <w:r w:rsidR="00EB7B78" w:rsidRPr="00F95DCA">
        <w:rPr>
          <w:highlight w:val="cyan"/>
        </w:rPr>
        <w:t>XX.</w:t>
      </w:r>
      <w:r w:rsidRPr="00F95DCA">
        <w:rPr>
          <w:highlight w:val="cyan"/>
        </w:rPr>
        <w:t>º</w:t>
      </w:r>
      <w:r>
        <w:t xml:space="preserve"> só pode ser realizado em escolas de treino ou em terrenos privados próprios para o efeito, devendo ser garantidas, em ambos os casos, medidas de segurança que impeçam a fuga destes animais ou a possibilidade de agressão a terceiros.</w:t>
      </w:r>
    </w:p>
    <w:p w14:paraId="2A605B24" w14:textId="1B27C227" w:rsidR="00C545D3" w:rsidRDefault="78F43FE0" w:rsidP="00EB7B78">
      <w:pPr>
        <w:ind w:left="142" w:firstLine="0"/>
      </w:pPr>
      <w:r>
        <w:t>2 - O treino de cães perigosos ou potencialmente perigosos pode, ainda, ser realizado em escolas de treino oficial criadas, individualmente ou em conjunto, por câmaras municipais ou juntas de freguesia.</w:t>
      </w:r>
    </w:p>
    <w:p w14:paraId="4F26813A" w14:textId="77777777" w:rsidR="00EB7B78" w:rsidRPr="005E2D3C" w:rsidRDefault="00EB7B78" w:rsidP="00F95DCA">
      <w:pPr>
        <w:ind w:left="142" w:firstLine="0"/>
      </w:pPr>
    </w:p>
    <w:p w14:paraId="387426F2" w14:textId="32FD4870" w:rsidR="00EB7B78" w:rsidRPr="00F95DCA" w:rsidRDefault="78F43FE0" w:rsidP="00F95DCA">
      <w:pPr>
        <w:pStyle w:val="Ttulo3"/>
      </w:pPr>
      <w:bookmarkStart w:id="632" w:name="_Toc233683215"/>
      <w:r w:rsidRPr="00F95DCA">
        <w:t>Artigo 1</w:t>
      </w:r>
      <w:r w:rsidR="00EB7B78" w:rsidRPr="00F95DCA">
        <w:t>3</w:t>
      </w:r>
      <w:r w:rsidR="00963FF4">
        <w:t>1</w:t>
      </w:r>
      <w:r w:rsidRPr="00F95DCA">
        <w:t>.º</w:t>
      </w:r>
      <w:bookmarkEnd w:id="632"/>
    </w:p>
    <w:p w14:paraId="138635C2" w14:textId="2773C148" w:rsidR="00C545D3" w:rsidRPr="005E2D3C" w:rsidRDefault="78F43FE0" w:rsidP="00F95DCA">
      <w:pPr>
        <w:pStyle w:val="Ttulo3"/>
      </w:pPr>
      <w:bookmarkStart w:id="633" w:name="_Toc233683216"/>
      <w:r>
        <w:t>Reserva de atividade de treinadores de cães perigosos e potencialmente perigosos</w:t>
      </w:r>
      <w:bookmarkEnd w:id="633"/>
    </w:p>
    <w:p w14:paraId="1B93A97B" w14:textId="39D0AF07" w:rsidR="00C545D3" w:rsidRPr="005E2D3C" w:rsidRDefault="7E4F3B39" w:rsidP="00F95DCA">
      <w:pPr>
        <w:ind w:left="142" w:firstLine="0"/>
      </w:pPr>
      <w:r>
        <w:t xml:space="preserve">O treino de cães perigosos ou potencialmente perigosos, previsto no </w:t>
      </w:r>
      <w:r w:rsidRPr="00F95DCA">
        <w:rPr>
          <w:highlight w:val="cyan"/>
        </w:rPr>
        <w:t>artigo</w:t>
      </w:r>
      <w:r w:rsidR="00EB7B78" w:rsidRPr="00F95DCA">
        <w:rPr>
          <w:highlight w:val="cyan"/>
        </w:rPr>
        <w:t xml:space="preserve"> XX.º</w:t>
      </w:r>
      <w:r w:rsidRPr="00F95DCA">
        <w:rPr>
          <w:highlight w:val="cyan"/>
        </w:rPr>
        <w:t>,</w:t>
      </w:r>
      <w:r>
        <w:t xml:space="preserve"> só pode ser ministrado por treinador possuidor do respetivo título profissional, emitido nos termos do artigo seguinte.</w:t>
      </w:r>
    </w:p>
    <w:p w14:paraId="3BBAE1C5" w14:textId="71AC3CAF" w:rsidR="00C545D3" w:rsidRPr="005E2D3C" w:rsidRDefault="031383DE" w:rsidP="00F95DCA">
      <w:pPr>
        <w:rPr>
          <w:highlight w:val="lightGray"/>
        </w:rPr>
      </w:pPr>
      <w:r>
        <w:t xml:space="preserve">                                                              </w:t>
      </w:r>
    </w:p>
    <w:p w14:paraId="3E1E5CA4" w14:textId="15D77E2E" w:rsidR="00EB7B78" w:rsidRPr="00F95DCA" w:rsidRDefault="031383DE" w:rsidP="00F95DCA">
      <w:pPr>
        <w:pStyle w:val="Ttulo3"/>
      </w:pPr>
      <w:bookmarkStart w:id="634" w:name="_Toc233683217"/>
      <w:r w:rsidRPr="00F95DCA">
        <w:t>Artigo 13</w:t>
      </w:r>
      <w:r w:rsidR="00963FF4">
        <w:t>2</w:t>
      </w:r>
      <w:r w:rsidRPr="00F95DCA">
        <w:t>.º</w:t>
      </w:r>
      <w:bookmarkEnd w:id="634"/>
    </w:p>
    <w:p w14:paraId="0735593A" w14:textId="6025B6F3" w:rsidR="00C545D3" w:rsidRPr="00EB7B78" w:rsidRDefault="031383DE" w:rsidP="00F95DCA">
      <w:pPr>
        <w:pStyle w:val="Ttulo3"/>
      </w:pPr>
      <w:bookmarkStart w:id="635" w:name="_Toc233683218"/>
      <w:r w:rsidRPr="00EB7B78">
        <w:t>Título profissional de treinador de cães perigosos e potencialmente perigosos</w:t>
      </w:r>
      <w:bookmarkEnd w:id="635"/>
    </w:p>
    <w:p w14:paraId="19D27BFE" w14:textId="6E10B6B5" w:rsidR="00C545D3" w:rsidRPr="005E2D3C" w:rsidRDefault="62C81C10" w:rsidP="00F95DCA">
      <w:pPr>
        <w:ind w:left="142" w:firstLine="0"/>
      </w:pPr>
      <w:r>
        <w:t>1 - O acesso e exercício da atividade de treinador de cães perigosos e potencialmente perigosos depende da obtenção do respetivo título profissional, emitido pela DGAV.</w:t>
      </w:r>
    </w:p>
    <w:p w14:paraId="745092FD" w14:textId="07106E00" w:rsidR="00C545D3" w:rsidRPr="005E2D3C" w:rsidRDefault="62C81C10" w:rsidP="00F95DCA">
      <w:pPr>
        <w:ind w:left="142" w:firstLine="0"/>
      </w:pPr>
      <w:r>
        <w:lastRenderedPageBreak/>
        <w:t>2 - Sem prejuízo do disposto nos n.</w:t>
      </w:r>
      <w:r w:rsidR="00EB7B78">
        <w:t xml:space="preserve">ºs </w:t>
      </w:r>
      <w:r>
        <w:t>5 e 6, o requerente de título profissional deve reunir, cumulativamente, os seguintes requisitos:</w:t>
      </w:r>
    </w:p>
    <w:p w14:paraId="628A397E" w14:textId="4F2806BE" w:rsidR="00EB7B78" w:rsidRPr="005E2D3C" w:rsidRDefault="62C81C10" w:rsidP="00F95DCA">
      <w:pPr>
        <w:pStyle w:val="PargrafodaLista"/>
        <w:numPr>
          <w:ilvl w:val="0"/>
          <w:numId w:val="312"/>
        </w:numPr>
      </w:pPr>
      <w:r>
        <w:t>Ser maior de idade e não estar interdito ou inabilitado, por decisão judicial, para gerir a sua pessoa e os seus bens;</w:t>
      </w:r>
    </w:p>
    <w:p w14:paraId="574C1739" w14:textId="4D978CB3" w:rsidR="00C545D3" w:rsidRPr="005E2D3C" w:rsidRDefault="62C81C10" w:rsidP="00F95DCA">
      <w:pPr>
        <w:pStyle w:val="PargrafodaLista"/>
        <w:numPr>
          <w:ilvl w:val="0"/>
          <w:numId w:val="312"/>
        </w:numPr>
      </w:pPr>
      <w:r>
        <w:t>Ter como habilitação mínima o 12.º ano de escolaridade ou equivalente;</w:t>
      </w:r>
    </w:p>
    <w:p w14:paraId="219095EB" w14:textId="520FE7F4" w:rsidR="00EB7B78" w:rsidRPr="005E2D3C" w:rsidRDefault="62C81C10" w:rsidP="00F95DCA">
      <w:pPr>
        <w:pStyle w:val="PargrafodaLista"/>
        <w:numPr>
          <w:ilvl w:val="0"/>
          <w:numId w:val="312"/>
        </w:numPr>
      </w:pPr>
      <w:r>
        <w:t xml:space="preserve">Apresentar certificado do registo criminal do qual resulte não ter sido o candidato à certificação de treinadores condenado, por sentença transitada em julgado, há menos de cinco anos, por crime referido na </w:t>
      </w:r>
      <w:r w:rsidRPr="00F95DCA">
        <w:rPr>
          <w:highlight w:val="cyan"/>
        </w:rPr>
        <w:t xml:space="preserve">alínea </w:t>
      </w:r>
      <w:r w:rsidR="007E4BC2" w:rsidRPr="00F95DCA">
        <w:rPr>
          <w:highlight w:val="cyan"/>
        </w:rPr>
        <w:t>b</w:t>
      </w:r>
      <w:r w:rsidRPr="00F95DCA">
        <w:rPr>
          <w:highlight w:val="cyan"/>
        </w:rPr>
        <w:t xml:space="preserve">) do </w:t>
      </w:r>
      <w:r w:rsidR="00D03AF5" w:rsidRPr="00F95DCA">
        <w:rPr>
          <w:highlight w:val="cyan"/>
        </w:rPr>
        <w:t>n.º</w:t>
      </w:r>
      <w:r w:rsidRPr="00F95DCA">
        <w:rPr>
          <w:highlight w:val="cyan"/>
        </w:rPr>
        <w:t xml:space="preserve"> 3 do artigo </w:t>
      </w:r>
      <w:r w:rsidR="007E4BC2" w:rsidRPr="00F95DCA">
        <w:rPr>
          <w:highlight w:val="cyan"/>
        </w:rPr>
        <w:t>108.º;</w:t>
      </w:r>
    </w:p>
    <w:p w14:paraId="4A66F665" w14:textId="47425A6D" w:rsidR="00C545D3" w:rsidRPr="005E2D3C" w:rsidRDefault="62C81C10" w:rsidP="00F95DCA">
      <w:pPr>
        <w:pStyle w:val="PargrafodaLista"/>
        <w:numPr>
          <w:ilvl w:val="0"/>
          <w:numId w:val="312"/>
        </w:numPr>
      </w:pPr>
      <w:r>
        <w:t>Ser detentor do certificado de qualificações referido no artigo seguinte.</w:t>
      </w:r>
    </w:p>
    <w:p w14:paraId="40EBDB58" w14:textId="4919781F" w:rsidR="00C545D3" w:rsidRPr="005E2D3C" w:rsidRDefault="62C81C10" w:rsidP="00F95DCA">
      <w:pPr>
        <w:ind w:left="142" w:firstLine="0"/>
      </w:pPr>
      <w:r>
        <w:t>3 - Para efeito da obtenção do título profissional de treinador de cães perigosos e potencialmente perigosos, o requerente de título profissional deve apresentar à DGAV, para além do certificado de qualificações, um documento de identificação civil e o certificado do registo criminal.</w:t>
      </w:r>
    </w:p>
    <w:p w14:paraId="6730C7F6" w14:textId="5DF1C63B" w:rsidR="00C545D3" w:rsidRPr="005E2D3C" w:rsidRDefault="62C81C10" w:rsidP="00F95DCA">
      <w:pPr>
        <w:ind w:left="142" w:firstLine="0"/>
      </w:pPr>
      <w:r>
        <w:t xml:space="preserve">4 - A DGAV dispõe do </w:t>
      </w:r>
      <w:commentRangeStart w:id="636"/>
      <w:r>
        <w:t xml:space="preserve">prazo de 20 </w:t>
      </w:r>
      <w:commentRangeEnd w:id="636"/>
      <w:r w:rsidR="002251E2">
        <w:rPr>
          <w:rStyle w:val="Refdecomentrio"/>
          <w:sz w:val="24"/>
          <w:szCs w:val="24"/>
        </w:rPr>
        <w:commentReference w:id="636"/>
      </w:r>
      <w:r>
        <w:t xml:space="preserve">dias para decidir o requerimento referido no </w:t>
      </w:r>
      <w:r w:rsidR="008C56A9">
        <w:t>número anterior</w:t>
      </w:r>
      <w:r>
        <w:t>, após o que, na ausência de decisão, não há lugar a deferimento tácito, podendo o interessado obter a tutela adequada junto dos tribunais administrativos.</w:t>
      </w:r>
    </w:p>
    <w:p w14:paraId="1E9383F7" w14:textId="28381B79" w:rsidR="00C545D3" w:rsidRPr="005E2D3C" w:rsidRDefault="62C81C10" w:rsidP="00F95DCA">
      <w:pPr>
        <w:ind w:left="142" w:firstLine="0"/>
      </w:pPr>
      <w:r>
        <w:t xml:space="preserve">5 - O treinador de cães perigosos e potencialmente perigosos nacional de Estado-Membro da União Europeia ou do Espaço Económico Europeu cujas qualificações tenham sido obtidas fora de Portugal e pretenda estabelecer-se em território nacional requer a emissão do seu título profissional à DGAV, nos termos do artigo 47.º da </w:t>
      </w:r>
      <w:r w:rsidR="007E4BC2" w:rsidRPr="00F95DCA">
        <w:t>Lei n.º 9/2009</w:t>
      </w:r>
      <w:r>
        <w:t xml:space="preserve">, de 4 de março, alterada pela </w:t>
      </w:r>
      <w:r w:rsidR="007E4BC2" w:rsidRPr="00F95DCA">
        <w:t>Lei n.º 41/2012</w:t>
      </w:r>
      <w:r>
        <w:t>, de 28 de agosto, comprovando adicionalmente os requisitos referidos nas alíneas a) e c) do n.º 2.</w:t>
      </w:r>
    </w:p>
    <w:p w14:paraId="25FEF428" w14:textId="2F01DB74" w:rsidR="00C545D3" w:rsidRDefault="62C81C10" w:rsidP="007E4BC2">
      <w:pPr>
        <w:ind w:left="142" w:firstLine="0"/>
      </w:pPr>
      <w:r>
        <w:t xml:space="preserve">6 - Os profissionais provenientes de outro Estado-Membro da União Europeia ou do Espaço Económico Europeu que pretendam exercer a atividade de treino de cães perigosos e potencialmente perigosos em território nacional em regime de livre prestação de serviços ficam sujeitos à verificação prévia de qualificações constante do artigo 6.º da </w:t>
      </w:r>
      <w:r w:rsidR="007E4BC2" w:rsidRPr="00F95DCA">
        <w:t>Lei n.º 9/2009</w:t>
      </w:r>
      <w:r>
        <w:t xml:space="preserve">, de 4 de março, alterada pela </w:t>
      </w:r>
      <w:r w:rsidR="007E4BC2" w:rsidRPr="00F95DCA">
        <w:t>Lei n.º 41/2012</w:t>
      </w:r>
      <w:r>
        <w:t>, de 28 de agosto.</w:t>
      </w:r>
    </w:p>
    <w:p w14:paraId="5351D373" w14:textId="77777777" w:rsidR="007E4BC2" w:rsidRPr="005E2D3C" w:rsidRDefault="007E4BC2" w:rsidP="00F95DCA">
      <w:pPr>
        <w:ind w:left="142" w:firstLine="0"/>
      </w:pPr>
    </w:p>
    <w:p w14:paraId="3DA55AAE" w14:textId="754CBA6B" w:rsidR="00C545D3" w:rsidRPr="00F95DCA" w:rsidRDefault="78F43FE0" w:rsidP="00F95DCA">
      <w:pPr>
        <w:pStyle w:val="Ttulo3"/>
      </w:pPr>
      <w:bookmarkStart w:id="637" w:name="_Toc233683219"/>
      <w:r w:rsidRPr="00F95DCA">
        <w:lastRenderedPageBreak/>
        <w:t>Artigo 1</w:t>
      </w:r>
      <w:r w:rsidR="007E4BC2" w:rsidRPr="00F95DCA">
        <w:t>3</w:t>
      </w:r>
      <w:r w:rsidR="00963FF4">
        <w:t>3</w:t>
      </w:r>
      <w:r w:rsidRPr="00F95DCA">
        <w:t>.º</w:t>
      </w:r>
      <w:bookmarkEnd w:id="637"/>
    </w:p>
    <w:p w14:paraId="1A95EF6E" w14:textId="087DE5E5" w:rsidR="00C545D3" w:rsidRPr="007E4BC2" w:rsidRDefault="78F43FE0" w:rsidP="00F95DCA">
      <w:pPr>
        <w:pStyle w:val="Ttulo3"/>
      </w:pPr>
      <w:bookmarkStart w:id="638" w:name="_Toc233683220"/>
      <w:r w:rsidRPr="007E4BC2">
        <w:t>Certificado de qualificações</w:t>
      </w:r>
      <w:bookmarkEnd w:id="638"/>
    </w:p>
    <w:p w14:paraId="73895A2F" w14:textId="1D46AF4B" w:rsidR="00C545D3" w:rsidRPr="005E2D3C" w:rsidRDefault="62C81C10" w:rsidP="00F95DCA">
      <w:pPr>
        <w:ind w:left="142" w:firstLine="0"/>
      </w:pPr>
      <w:r>
        <w:t xml:space="preserve">1 - O certificado de qualificações de treinador de cães perigosos e potencialmente perigosos, referido na alínea d) do n.º 2 do artigo anterior, é emitido </w:t>
      </w:r>
      <w:commentRangeStart w:id="639"/>
      <w:r>
        <w:t>por entidade certificadora</w:t>
      </w:r>
      <w:commentRangeEnd w:id="639"/>
      <w:r w:rsidR="002251E2">
        <w:rPr>
          <w:rStyle w:val="Refdecomentrio"/>
          <w:sz w:val="24"/>
          <w:szCs w:val="24"/>
        </w:rPr>
        <w:commentReference w:id="639"/>
      </w:r>
      <w:r>
        <w:t>, após aprovação em provas teóricas e práticas através das quais o candidato demonstre a sua habilitação técnica para influenciar e adaptar o carácter do canídeo, bem como promover a sua integração no meio ambiente, com segurança, devendo ser dado conhecimento do certificado à DGAV, no prazo máximo de 10 dias.</w:t>
      </w:r>
    </w:p>
    <w:p w14:paraId="4D065DF0" w14:textId="4676D130" w:rsidR="00C545D3" w:rsidRPr="005E2D3C" w:rsidRDefault="5E2F26CC" w:rsidP="00F95DCA">
      <w:pPr>
        <w:ind w:left="142" w:firstLine="0"/>
      </w:pPr>
      <w:r>
        <w:t xml:space="preserve">2 - As provas teóricas referidas no </w:t>
      </w:r>
      <w:r w:rsidR="008C56A9">
        <w:t>número anterior</w:t>
      </w:r>
      <w:r>
        <w:t xml:space="preserve"> devem incidir sobre comportamento animal, metodologia de treino, aprendizagem e </w:t>
      </w:r>
      <w:r>
        <w:rPr>
          <w:color w:val="auto"/>
        </w:rPr>
        <w:t>modificação comportamental e emocional</w:t>
      </w:r>
      <w:r>
        <w:t>, devendo a avaliação prática fazer-se com a presença de animal próprio ou de terceiros, sempre devidamente identificados, para que cada cão só possa realizar a prova com um candidato.</w:t>
      </w:r>
    </w:p>
    <w:p w14:paraId="6EF18A07" w14:textId="63FD7FF5" w:rsidR="007E4BC2" w:rsidRDefault="62C81C10" w:rsidP="007E4BC2">
      <w:pPr>
        <w:ind w:left="142" w:firstLine="0"/>
      </w:pPr>
      <w:r>
        <w:t xml:space="preserve">3 - A certificação das entidades certificadoras, o modelo de provas e a avaliação dos candidatos são os definidos na </w:t>
      </w:r>
      <w:r w:rsidR="0052508A">
        <w:t>Portaria</w:t>
      </w:r>
      <w:r>
        <w:t xml:space="preserve"> </w:t>
      </w:r>
      <w:r w:rsidR="00D03AF5">
        <w:t>n.º</w:t>
      </w:r>
      <w:r>
        <w:t xml:space="preserve"> 317/2015 de 30 de setembro.  </w:t>
      </w:r>
    </w:p>
    <w:p w14:paraId="50380857" w14:textId="6B9FDD16" w:rsidR="00C545D3" w:rsidRPr="005E2D3C" w:rsidRDefault="62C81C10" w:rsidP="00F95DCA">
      <w:pPr>
        <w:ind w:left="142" w:firstLine="0"/>
      </w:pPr>
      <w:r>
        <w:t xml:space="preserve">                                                             </w:t>
      </w:r>
    </w:p>
    <w:p w14:paraId="6E9643B0" w14:textId="435CBFFE" w:rsidR="007E4BC2" w:rsidRPr="00F95DCA" w:rsidRDefault="62C81C10" w:rsidP="00F95DCA">
      <w:pPr>
        <w:pStyle w:val="Ttulo3"/>
      </w:pPr>
      <w:bookmarkStart w:id="640" w:name="_Toc233683221"/>
      <w:r w:rsidRPr="00F95DCA">
        <w:t>Artigo 1</w:t>
      </w:r>
      <w:r w:rsidR="007E4BC2">
        <w:t>3</w:t>
      </w:r>
      <w:r w:rsidR="00963FF4">
        <w:t>4.</w:t>
      </w:r>
      <w:r w:rsidRPr="00F95DCA">
        <w:t>º</w:t>
      </w:r>
      <w:bookmarkEnd w:id="640"/>
    </w:p>
    <w:p w14:paraId="14EF77D6" w14:textId="26E4AB29" w:rsidR="00C545D3" w:rsidRPr="007E4BC2" w:rsidRDefault="62C81C10" w:rsidP="00F95DCA">
      <w:pPr>
        <w:pStyle w:val="Ttulo3"/>
      </w:pPr>
      <w:bookmarkStart w:id="641" w:name="_Toc233683222"/>
      <w:r w:rsidRPr="007E4BC2">
        <w:t>Lista de treinadores de cães perigosos e potencialmente perigosos</w:t>
      </w:r>
      <w:bookmarkEnd w:id="641"/>
    </w:p>
    <w:p w14:paraId="0F71BB28" w14:textId="67BF931D" w:rsidR="00C545D3" w:rsidRPr="005E2D3C" w:rsidRDefault="78F43FE0" w:rsidP="00F95DCA">
      <w:pPr>
        <w:ind w:left="142" w:firstLine="0"/>
      </w:pPr>
      <w:r>
        <w:t xml:space="preserve">1 - A emissão do título profissional, nos termos do disposto no </w:t>
      </w:r>
      <w:r w:rsidRPr="00F95DCA">
        <w:rPr>
          <w:highlight w:val="cyan"/>
        </w:rPr>
        <w:t>artigo</w:t>
      </w:r>
      <w:r w:rsidR="007E4BC2" w:rsidRPr="00F95DCA">
        <w:rPr>
          <w:highlight w:val="cyan"/>
        </w:rPr>
        <w:t xml:space="preserve"> 135</w:t>
      </w:r>
      <w:r w:rsidRPr="00F95DCA">
        <w:rPr>
          <w:highlight w:val="cyan"/>
        </w:rPr>
        <w:t>.º</w:t>
      </w:r>
      <w:r w:rsidRPr="00F95DCA">
        <w:t>,</w:t>
      </w:r>
      <w:r>
        <w:t xml:space="preserve"> determina a inscrição automática na lista de treinadores de cães perigosos e potencialmente perigosos disponível no sítio na Internet da DGAV.</w:t>
      </w:r>
    </w:p>
    <w:p w14:paraId="493002DE" w14:textId="0A02BC93" w:rsidR="00C545D3" w:rsidRDefault="62C81C10" w:rsidP="007E4BC2">
      <w:pPr>
        <w:ind w:left="142" w:firstLine="0"/>
      </w:pPr>
      <w:r>
        <w:t xml:space="preserve">2 - A DGAV mantém atualizada a lista referida no </w:t>
      </w:r>
      <w:r w:rsidR="008C56A9">
        <w:t>número anterior</w:t>
      </w:r>
      <w:r>
        <w:t xml:space="preserve">, cuja base de dados deve respeitar o disposto </w:t>
      </w:r>
      <w:commentRangeStart w:id="642"/>
      <w:r>
        <w:t>Lei n.º 58/2019, de 8 de agosto, ou Regulamento 679/2016, de 27 de abril.</w:t>
      </w:r>
      <w:commentRangeEnd w:id="642"/>
      <w:r w:rsidR="002251E2">
        <w:rPr>
          <w:rStyle w:val="Refdecomentrio"/>
          <w:sz w:val="24"/>
          <w:szCs w:val="24"/>
        </w:rPr>
        <w:commentReference w:id="642"/>
      </w:r>
    </w:p>
    <w:p w14:paraId="17BF3830" w14:textId="77777777" w:rsidR="007E4BC2" w:rsidRPr="005E2D3C" w:rsidRDefault="007E4BC2" w:rsidP="00F95DCA">
      <w:pPr>
        <w:ind w:left="142" w:firstLine="0"/>
        <w:rPr>
          <w:strike/>
        </w:rPr>
      </w:pPr>
    </w:p>
    <w:p w14:paraId="2E59EB96" w14:textId="432039FF" w:rsidR="00C545D3" w:rsidRPr="00F95DCA" w:rsidRDefault="78F43FE0" w:rsidP="00F95DCA">
      <w:pPr>
        <w:pStyle w:val="Ttulo3"/>
      </w:pPr>
      <w:bookmarkStart w:id="643" w:name="_Toc233683223"/>
      <w:r w:rsidRPr="00F95DCA">
        <w:t xml:space="preserve">Artigo </w:t>
      </w:r>
      <w:r w:rsidR="007E4BC2">
        <w:t>13</w:t>
      </w:r>
      <w:r w:rsidR="00963FF4">
        <w:t>5</w:t>
      </w:r>
      <w:r w:rsidRPr="00F95DCA">
        <w:t>.º</w:t>
      </w:r>
      <w:bookmarkEnd w:id="643"/>
    </w:p>
    <w:p w14:paraId="6FDF1B77" w14:textId="6D488BF0" w:rsidR="00C545D3" w:rsidRPr="007E4BC2" w:rsidRDefault="78F43FE0" w:rsidP="00F95DCA">
      <w:pPr>
        <w:pStyle w:val="Ttulo3"/>
      </w:pPr>
      <w:bookmarkStart w:id="644" w:name="_Toc233683224"/>
      <w:r w:rsidRPr="007E4BC2">
        <w:t>Obrigações dos treinadores</w:t>
      </w:r>
      <w:bookmarkEnd w:id="644"/>
    </w:p>
    <w:p w14:paraId="23B7175B" w14:textId="77E74A97" w:rsidR="00C545D3" w:rsidRPr="005E2D3C" w:rsidRDefault="78F43FE0" w:rsidP="00F95DCA">
      <w:pPr>
        <w:ind w:left="142" w:firstLine="0"/>
      </w:pPr>
      <w:r>
        <w:t>1 - Os treinadores de cães perigosos e potencialmente perigosos devem manter, pelo prazo mínimo de 10 anos, e disponibilizar às entidades fiscalizadoras, sempre que solicitado, um registo contendo:</w:t>
      </w:r>
    </w:p>
    <w:p w14:paraId="17BA121D" w14:textId="5AB5552D" w:rsidR="00D51298" w:rsidRPr="005E2D3C" w:rsidRDefault="78F43FE0" w:rsidP="00F95DCA">
      <w:pPr>
        <w:pStyle w:val="PargrafodaLista"/>
        <w:numPr>
          <w:ilvl w:val="0"/>
          <w:numId w:val="313"/>
        </w:numPr>
      </w:pPr>
      <w:r>
        <w:lastRenderedPageBreak/>
        <w:t>A identificação dos animais submetidos a treino, com a indicação do motivo, das datas de início e conclusão do treino e respetivos resultados;</w:t>
      </w:r>
    </w:p>
    <w:p w14:paraId="18A84216" w14:textId="5CDB4F08" w:rsidR="00D51298" w:rsidRPr="005E2D3C" w:rsidRDefault="00D51298" w:rsidP="00F95DCA">
      <w:r>
        <w:t xml:space="preserve">b) </w:t>
      </w:r>
      <w:r w:rsidR="62C81C10">
        <w:t>A identificação dos seus titulares, com indicação dos nomes e moradas;</w:t>
      </w:r>
      <w:r>
        <w:t xml:space="preserve"> </w:t>
      </w:r>
    </w:p>
    <w:p w14:paraId="20543B70" w14:textId="6473BBFF" w:rsidR="00C545D3" w:rsidRPr="005E2D3C" w:rsidRDefault="78F43FE0" w:rsidP="00F95DCA">
      <w:pPr>
        <w:pStyle w:val="PargrafodaLista"/>
        <w:numPr>
          <w:ilvl w:val="0"/>
          <w:numId w:val="313"/>
        </w:numPr>
      </w:pPr>
      <w:r>
        <w:t>A identificação dos animais submetidos a treinos de manutenção.</w:t>
      </w:r>
    </w:p>
    <w:p w14:paraId="21C42365" w14:textId="0B72C377" w:rsidR="00C545D3" w:rsidRPr="005E2D3C" w:rsidRDefault="0043CC04" w:rsidP="00F95DCA">
      <w:pPr>
        <w:ind w:left="142" w:firstLine="0"/>
      </w:pPr>
      <w:r>
        <w:t>2 – O treino do animal, com aproveitamento, é registado pelo treinador no SIAC, no prazo de 10 dias.</w:t>
      </w:r>
    </w:p>
    <w:p w14:paraId="5C592469" w14:textId="0A0F2D2D" w:rsidR="00C545D3" w:rsidRPr="005E2D3C" w:rsidRDefault="0043CC04" w:rsidP="00F95DCA">
      <w:pPr>
        <w:ind w:left="0" w:firstLine="142"/>
      </w:pPr>
      <w:r>
        <w:t>3 - O treinador é obrigado a publicitar, em local visível ao público, o seu título profissional.</w:t>
      </w:r>
    </w:p>
    <w:p w14:paraId="5D8EAA8D" w14:textId="75606842" w:rsidR="00C545D3" w:rsidRDefault="78F43FE0" w:rsidP="00D51298">
      <w:pPr>
        <w:ind w:left="142" w:firstLine="0"/>
      </w:pPr>
      <w:r>
        <w:t>4 - Sempre que um treinador certificado estabelecido em território nacional cesse a sua atividade neste território, deve comunicar este facto à DGAV.</w:t>
      </w:r>
    </w:p>
    <w:p w14:paraId="274E239D" w14:textId="77777777" w:rsidR="00D51298" w:rsidRPr="005E2D3C" w:rsidRDefault="00D51298" w:rsidP="00F95DCA">
      <w:pPr>
        <w:ind w:left="142" w:firstLine="0"/>
      </w:pPr>
    </w:p>
    <w:p w14:paraId="391A850B" w14:textId="47001A86" w:rsidR="00D51298" w:rsidRPr="00F95DCA" w:rsidRDefault="78F43FE0" w:rsidP="00F95DCA">
      <w:pPr>
        <w:pStyle w:val="Ttulo3"/>
      </w:pPr>
      <w:bookmarkStart w:id="645" w:name="_Toc233683225"/>
      <w:r w:rsidRPr="00F95DCA">
        <w:t>Artigo 1</w:t>
      </w:r>
      <w:r w:rsidR="00D51298">
        <w:t>3</w:t>
      </w:r>
      <w:r w:rsidR="00963FF4">
        <w:t>6</w:t>
      </w:r>
      <w:r w:rsidRPr="00F95DCA">
        <w:t>.º</w:t>
      </w:r>
      <w:bookmarkEnd w:id="645"/>
    </w:p>
    <w:p w14:paraId="371BAC59" w14:textId="009B3D91" w:rsidR="00C545D3" w:rsidRPr="004537C6" w:rsidRDefault="78F43FE0" w:rsidP="00F95DCA">
      <w:pPr>
        <w:pStyle w:val="Ttulo3"/>
      </w:pPr>
      <w:bookmarkStart w:id="646" w:name="_Toc233683226"/>
      <w:r w:rsidRPr="004537C6">
        <w:t>Suspensão ou cassação do título profissional</w:t>
      </w:r>
      <w:bookmarkEnd w:id="646"/>
    </w:p>
    <w:p w14:paraId="7502FF08" w14:textId="03741582" w:rsidR="00C545D3" w:rsidRPr="005E2D3C" w:rsidRDefault="62C81C10" w:rsidP="00F95DCA">
      <w:pPr>
        <w:ind w:left="142" w:firstLine="0"/>
      </w:pPr>
      <w:r>
        <w:t>1 - A violação dos princípios e disposições do presente decreto-lei ou a violência contra os animais e agressividade para com estes e seus titulares ou detentores podem determinar a suspensão ou o cancelamento do título profissional.</w:t>
      </w:r>
    </w:p>
    <w:p w14:paraId="2172791D" w14:textId="270343A0" w:rsidR="00C545D3" w:rsidRPr="005E2D3C" w:rsidRDefault="78F43FE0" w:rsidP="00F95DCA">
      <w:pPr>
        <w:ind w:left="142" w:firstLine="0"/>
      </w:pPr>
      <w:r>
        <w:t>2 - A condenação do treinador, por sentença transitada em julgado, aquando da posse de título profissional como treinador de cães perigosos ou potencialmente perigosos, por crimes dolosos contra bens jurídicos pessoais puníveis com pena de prisão igual ou superior a 3 anos, por crimes contra a paz pública ou por qualquer crime previsto no presente decreto-lei, pode determinar a suspensão ou o cancelamento do título profissional.</w:t>
      </w:r>
    </w:p>
    <w:p w14:paraId="28BD6E21" w14:textId="0C2DAB83" w:rsidR="00C545D3" w:rsidRPr="005E2D3C" w:rsidRDefault="5E2F26CC" w:rsidP="00F95DCA">
      <w:pPr>
        <w:ind w:left="142" w:firstLine="0"/>
      </w:pPr>
      <w:r>
        <w:t>3 - Com o cancelamento ou suspensão do título profissional</w:t>
      </w:r>
      <w:r w:rsidR="00A96C25">
        <w:t xml:space="preserve"> </w:t>
      </w:r>
      <w:r>
        <w:t>deve o profissional entregar de imediato o respetivo título à DGAV, pelo período de aplicação da sanção em causa, sob pena de o mesmo ser cassado.</w:t>
      </w:r>
    </w:p>
    <w:p w14:paraId="527050EA" w14:textId="7D1F4D66" w:rsidR="00C545D3" w:rsidRPr="005E2D3C" w:rsidRDefault="00C545D3" w:rsidP="00F95DCA"/>
    <w:p w14:paraId="111E7655" w14:textId="21EB9218" w:rsidR="00C545D3" w:rsidRPr="00F95DCA" w:rsidRDefault="6F6E9877" w:rsidP="00F95DCA">
      <w:pPr>
        <w:pStyle w:val="Ttulo2"/>
        <w:ind w:right="0"/>
      </w:pPr>
      <w:bookmarkStart w:id="647" w:name="_Toc223954506"/>
      <w:bookmarkStart w:id="648" w:name="_Toc233683227"/>
      <w:r w:rsidRPr="00F95DCA">
        <w:t>CAPÍTULO XV</w:t>
      </w:r>
      <w:bookmarkEnd w:id="648"/>
    </w:p>
    <w:p w14:paraId="47DE9474" w14:textId="50465CBD" w:rsidR="005101CF" w:rsidRPr="00F95DCA" w:rsidRDefault="6F6E9877" w:rsidP="00F95DCA">
      <w:pPr>
        <w:pStyle w:val="Ttulo2"/>
        <w:ind w:right="0"/>
      </w:pPr>
      <w:bookmarkStart w:id="649" w:name="_Toc233683228"/>
      <w:r w:rsidRPr="00F95DCA">
        <w:t>Medidas administrativas, fiscalização e contraordenações</w:t>
      </w:r>
      <w:bookmarkEnd w:id="647"/>
      <w:bookmarkEnd w:id="649"/>
      <w:commentRangeStart w:id="650"/>
      <w:commentRangeEnd w:id="650"/>
      <w:r w:rsidR="00963FF4" w:rsidRPr="00F95DCA">
        <w:rPr>
          <w:rStyle w:val="Refdecomentrio"/>
          <w:sz w:val="24"/>
          <w:szCs w:val="24"/>
        </w:rPr>
        <w:commentReference w:id="650"/>
      </w:r>
    </w:p>
    <w:p w14:paraId="56E8C2CC" w14:textId="77777777" w:rsidR="001D4E3A" w:rsidRPr="005E2D3C" w:rsidRDefault="001D4E3A" w:rsidP="00F95DCA"/>
    <w:p w14:paraId="4DBF152F" w14:textId="77777777" w:rsidR="00885E45" w:rsidRPr="004537C6" w:rsidRDefault="005D7EEC" w:rsidP="00F95DCA">
      <w:pPr>
        <w:pStyle w:val="Ttulo2"/>
        <w:ind w:right="0"/>
      </w:pPr>
      <w:bookmarkStart w:id="651" w:name="_Toc233683229"/>
      <w:r w:rsidRPr="004537C6">
        <w:lastRenderedPageBreak/>
        <w:t>SECÇÃO I</w:t>
      </w:r>
      <w:bookmarkEnd w:id="651"/>
    </w:p>
    <w:p w14:paraId="369C8EC1" w14:textId="77777777" w:rsidR="00885E45" w:rsidRDefault="005D7EEC" w:rsidP="00963FF4">
      <w:pPr>
        <w:pStyle w:val="Ttulo2"/>
        <w:ind w:right="0"/>
      </w:pPr>
      <w:bookmarkStart w:id="652" w:name="_Toc233683230"/>
      <w:r w:rsidRPr="00A96C25">
        <w:t>Das medidas administrativas e da fiscalização</w:t>
      </w:r>
      <w:bookmarkEnd w:id="652"/>
    </w:p>
    <w:p w14:paraId="5E58E0F7" w14:textId="77777777" w:rsidR="00963FF4" w:rsidRPr="00963FF4" w:rsidRDefault="00963FF4" w:rsidP="00F95DCA"/>
    <w:p w14:paraId="135C920F" w14:textId="4CE1A1A7" w:rsidR="00C545D3" w:rsidRPr="00F95DCA" w:rsidRDefault="00A626AB" w:rsidP="00F95DCA">
      <w:pPr>
        <w:pStyle w:val="Ttulo3"/>
      </w:pPr>
      <w:bookmarkStart w:id="653" w:name="_Toc223954507"/>
      <w:bookmarkStart w:id="654" w:name="_Toc233683231"/>
      <w:r w:rsidRPr="00F95DCA">
        <w:t>Artigo 1</w:t>
      </w:r>
      <w:r w:rsidR="00963FF4">
        <w:t>37</w:t>
      </w:r>
      <w:r w:rsidRPr="00F95DCA">
        <w:t>.º</w:t>
      </w:r>
      <w:bookmarkEnd w:id="654"/>
    </w:p>
    <w:p w14:paraId="1F18904E" w14:textId="223F211B" w:rsidR="005101CF" w:rsidRPr="00F95DCA" w:rsidRDefault="00A626AB" w:rsidP="00F95DCA">
      <w:pPr>
        <w:pStyle w:val="Ttulo3"/>
      </w:pPr>
      <w:bookmarkStart w:id="655" w:name="_Toc233683232"/>
      <w:commentRangeStart w:id="656"/>
      <w:r w:rsidRPr="00F95DCA">
        <w:t>Medidas administrativas</w:t>
      </w:r>
      <w:bookmarkEnd w:id="653"/>
      <w:bookmarkEnd w:id="655"/>
      <w:commentRangeEnd w:id="656"/>
      <w:r w:rsidR="00963FF4" w:rsidRPr="00F95DCA">
        <w:rPr>
          <w:rStyle w:val="Refdecomentrio"/>
          <w:sz w:val="24"/>
          <w:szCs w:val="24"/>
        </w:rPr>
        <w:commentReference w:id="656"/>
      </w:r>
    </w:p>
    <w:p w14:paraId="0C64CEA4" w14:textId="5F212391" w:rsidR="005101CF" w:rsidRPr="005E2D3C" w:rsidRDefault="00A96C25" w:rsidP="00F95DCA">
      <w:pPr>
        <w:ind w:left="142" w:firstLine="0"/>
      </w:pPr>
      <w:r>
        <w:t xml:space="preserve">1 </w:t>
      </w:r>
      <w:r w:rsidR="00A626AB">
        <w:t>-</w:t>
      </w:r>
      <w:r w:rsidR="00A626AB">
        <w:rPr>
          <w:rFonts w:eastAsia="Arial"/>
        </w:rPr>
        <w:t xml:space="preserve"> </w:t>
      </w:r>
      <w:r w:rsidR="00A626AB">
        <w:t xml:space="preserve">Quando, verificando-se uma situação que ponha esteja em risco a saúde pública ou o bem-estar dos animais, tenham sido esgotadas pelas autoridades competentes as diligências necessárias para a resolução daquela situação, as referidas autoridades devem elaborar relatório descritivo da situação, que é comunicado à DGAV. </w:t>
      </w:r>
    </w:p>
    <w:p w14:paraId="125815F0" w14:textId="75BF1984" w:rsidR="005101CF" w:rsidRPr="005E2D3C" w:rsidRDefault="00A96C25" w:rsidP="00F95DCA">
      <w:pPr>
        <w:ind w:left="142" w:firstLine="0"/>
      </w:pPr>
      <w:r>
        <w:t xml:space="preserve">2 </w:t>
      </w:r>
      <w:r w:rsidR="00A626AB">
        <w:t>-</w:t>
      </w:r>
      <w:r w:rsidR="00A626AB">
        <w:rPr>
          <w:rFonts w:eastAsia="Arial"/>
        </w:rPr>
        <w:t xml:space="preserve"> </w:t>
      </w:r>
      <w:r w:rsidR="00A626AB">
        <w:t xml:space="preserve">Na sequência do pedido de colaboração referido no </w:t>
      </w:r>
      <w:r w:rsidR="008C56A9">
        <w:t>número anterior</w:t>
      </w:r>
      <w:r w:rsidR="00A626AB">
        <w:t xml:space="preserve">, e caso se justifique, pode ser realizada uma avaliação conjunta pelas autoridades competentes, as quais emitem parecer, a submeter ao diretor-geral de Alimentação e Veterinária para efeito de determinação das medidas de natureza administrativa, sanitária e de maneio adequadas para corrigir a situação verificada nos termos do </w:t>
      </w:r>
      <w:r w:rsidR="008C56A9">
        <w:t>número anterior</w:t>
      </w:r>
      <w:r w:rsidR="00A626AB">
        <w:t xml:space="preserve">, podendo estas incluir a eutanásia dos animais envolvidos. </w:t>
      </w:r>
    </w:p>
    <w:p w14:paraId="584E600B" w14:textId="3E787A42" w:rsidR="005101CF" w:rsidRPr="005E2D3C" w:rsidRDefault="00A96C25" w:rsidP="00F95DCA">
      <w:pPr>
        <w:ind w:left="142" w:firstLine="0"/>
      </w:pPr>
      <w:r>
        <w:t xml:space="preserve">3 </w:t>
      </w:r>
      <w:r w:rsidR="5BF3B7D7">
        <w:t>-</w:t>
      </w:r>
      <w:r w:rsidR="5BF3B7D7">
        <w:rPr>
          <w:rFonts w:eastAsia="Arial"/>
        </w:rPr>
        <w:t xml:space="preserve"> </w:t>
      </w:r>
      <w:r w:rsidR="5BF3B7D7">
        <w:t xml:space="preserve">Os custos das medidas adotadas pela DGAV são suportados pelo titular dos animais. </w:t>
      </w:r>
    </w:p>
    <w:p w14:paraId="51C76741" w14:textId="74E0D178" w:rsidR="005101CF" w:rsidRPr="005E2D3C" w:rsidRDefault="00A96C25" w:rsidP="00F95DCA">
      <w:pPr>
        <w:ind w:left="142" w:firstLine="0"/>
      </w:pPr>
      <w:r>
        <w:t xml:space="preserve">4 </w:t>
      </w:r>
      <w:r w:rsidR="00A626AB">
        <w:t>-</w:t>
      </w:r>
      <w:r w:rsidR="00A626AB">
        <w:rPr>
          <w:rFonts w:eastAsia="Arial"/>
        </w:rPr>
        <w:t xml:space="preserve"> </w:t>
      </w:r>
      <w:r w:rsidR="00A626AB">
        <w:t xml:space="preserve">As autoridades competentes, os serviços da administração local ou outras entidades que vierem a ser designadas para o efeito, prestam a colaboração necessária à execução das medidas determinadas no âmbito do presente artigo.  </w:t>
      </w:r>
    </w:p>
    <w:p w14:paraId="3DA56F05" w14:textId="77777777" w:rsidR="001D4E3A" w:rsidRPr="005E2D3C" w:rsidRDefault="001D4E3A" w:rsidP="00F95DCA"/>
    <w:p w14:paraId="0A4219E9" w14:textId="3F42C7F3" w:rsidR="00C545D3" w:rsidRPr="00F95DCA" w:rsidRDefault="00A626AB" w:rsidP="00F95DCA">
      <w:pPr>
        <w:pStyle w:val="Ttulo3"/>
      </w:pPr>
      <w:bookmarkStart w:id="657" w:name="_Toc223954508"/>
      <w:bookmarkStart w:id="658" w:name="_Toc233683233"/>
      <w:r w:rsidRPr="00F95DCA">
        <w:t>Artigo 1</w:t>
      </w:r>
      <w:r w:rsidR="00963FF4">
        <w:t>38</w:t>
      </w:r>
      <w:r w:rsidRPr="00F95DCA">
        <w:t>.º</w:t>
      </w:r>
      <w:bookmarkEnd w:id="658"/>
    </w:p>
    <w:p w14:paraId="433BD824" w14:textId="28E0A135" w:rsidR="005101CF" w:rsidRPr="00F95DCA" w:rsidRDefault="00A626AB" w:rsidP="00F95DCA">
      <w:pPr>
        <w:pStyle w:val="Ttulo3"/>
      </w:pPr>
      <w:bookmarkStart w:id="659" w:name="_Toc233683234"/>
      <w:r w:rsidRPr="00F95DCA">
        <w:t>Fiscalização</w:t>
      </w:r>
      <w:bookmarkEnd w:id="657"/>
      <w:bookmarkEnd w:id="659"/>
    </w:p>
    <w:p w14:paraId="69DFC5C0" w14:textId="521D9EAB" w:rsidR="005101CF" w:rsidRPr="005E2D3C" w:rsidRDefault="00A96C25" w:rsidP="00F95DCA">
      <w:pPr>
        <w:ind w:left="142" w:firstLine="0"/>
      </w:pPr>
      <w:r>
        <w:t xml:space="preserve">1 </w:t>
      </w:r>
      <w:r w:rsidR="00A626AB">
        <w:t>-</w:t>
      </w:r>
      <w:r w:rsidR="00A626AB">
        <w:rPr>
          <w:rFonts w:eastAsia="Arial"/>
        </w:rPr>
        <w:t xml:space="preserve"> </w:t>
      </w:r>
      <w:r w:rsidR="00A626AB">
        <w:t>Compete à DGAV, às câmaras municipais, designadamente a</w:t>
      </w:r>
      <w:r>
        <w:t>os</w:t>
      </w:r>
      <w:r w:rsidR="00A626AB">
        <w:t xml:space="preserve"> MVM</w:t>
      </w:r>
      <w:r>
        <w:t xml:space="preserve"> ou ao</w:t>
      </w:r>
      <w:r w:rsidRPr="00A96C25">
        <w:t xml:space="preserve"> médico-veterinário ao serviço do município</w:t>
      </w:r>
      <w:r w:rsidR="00A626AB">
        <w:t xml:space="preserve">, à GNR, à PSP, </w:t>
      </w:r>
      <w:r>
        <w:t xml:space="preserve">à PM, </w:t>
      </w:r>
      <w:r w:rsidR="00A626AB">
        <w:t xml:space="preserve">à Polícia Marítima, ao ICNF, I. P., e à </w:t>
      </w:r>
      <w:r>
        <w:t>ASAE</w:t>
      </w:r>
      <w:r w:rsidR="00A626AB">
        <w:t xml:space="preserve"> assegurar a fiscalização do cumprimento das normas constantes do presente diploma, sem prejuízo das competências atribuídas por lei a outras entidades. </w:t>
      </w:r>
    </w:p>
    <w:p w14:paraId="48B24D70" w14:textId="697B55D8" w:rsidR="005101CF" w:rsidRPr="005E2D3C" w:rsidRDefault="00A96C25" w:rsidP="00F95DCA">
      <w:pPr>
        <w:ind w:left="142" w:firstLine="0"/>
      </w:pPr>
      <w:r>
        <w:t xml:space="preserve">2 </w:t>
      </w:r>
      <w:r w:rsidR="5BF3B7D7">
        <w:t>-</w:t>
      </w:r>
      <w:r w:rsidR="5BF3B7D7">
        <w:rPr>
          <w:rFonts w:eastAsia="Arial"/>
        </w:rPr>
        <w:t xml:space="preserve"> </w:t>
      </w:r>
      <w:r w:rsidR="5BF3B7D7">
        <w:t xml:space="preserve">Para efeitos do disposto no </w:t>
      </w:r>
      <w:r w:rsidR="008C56A9">
        <w:t>número anterior</w:t>
      </w:r>
      <w:r w:rsidR="5BF3B7D7">
        <w:t xml:space="preserve">, a GNR, a PSP, a PM e a polícia marítima devem proceder à fiscalização sistemática dos cães que circulem na via e em locais públicos, nomeadamente no que se refere à existência de identificação e registo, ao uso de trela ou açaimo, ao licenciamento e ao acompanhamento pelo titular ou detentor. </w:t>
      </w:r>
    </w:p>
    <w:p w14:paraId="7B5190BC" w14:textId="15D041EA" w:rsidR="005101CF" w:rsidRPr="005E2D3C" w:rsidRDefault="00A96C25" w:rsidP="00F95DCA">
      <w:pPr>
        <w:ind w:left="142" w:firstLine="0"/>
      </w:pPr>
      <w:r>
        <w:lastRenderedPageBreak/>
        <w:t xml:space="preserve">3 </w:t>
      </w:r>
      <w:r w:rsidR="00A626AB">
        <w:t>-</w:t>
      </w:r>
      <w:r w:rsidR="00A626AB">
        <w:rPr>
          <w:rFonts w:eastAsia="Arial"/>
        </w:rPr>
        <w:t xml:space="preserve"> </w:t>
      </w:r>
      <w:r w:rsidR="00A626AB">
        <w:t xml:space="preserve">No caso de criação de obstáculos ou impedimentos à fiscalização de alojamentos ou de animais que não cumpram o disposto no presente diploma, é solicitada a emissão de mandado judicial que permita às autoridades referidas no n.º 1 aceder ao local onde se encontram alojados os animais e proceder à sua remoção. </w:t>
      </w:r>
    </w:p>
    <w:p w14:paraId="4CF48E1A" w14:textId="77777777" w:rsidR="001D4E3A" w:rsidRPr="005E2D3C" w:rsidRDefault="001D4E3A" w:rsidP="00F95DCA"/>
    <w:p w14:paraId="172EE9B6" w14:textId="3B992F30" w:rsidR="00C545D3" w:rsidRPr="00F95DCA" w:rsidRDefault="00A626AB" w:rsidP="00F95DCA">
      <w:pPr>
        <w:pStyle w:val="Ttulo3"/>
      </w:pPr>
      <w:bookmarkStart w:id="660" w:name="_Toc223954509"/>
      <w:bookmarkStart w:id="661" w:name="_Toc233683235"/>
      <w:r w:rsidRPr="00F95DCA">
        <w:t>Artigo 1</w:t>
      </w:r>
      <w:r w:rsidR="00963FF4">
        <w:t>39</w:t>
      </w:r>
      <w:r w:rsidRPr="00F95DCA">
        <w:t>.º</w:t>
      </w:r>
      <w:bookmarkEnd w:id="661"/>
    </w:p>
    <w:p w14:paraId="0DD7C4C5" w14:textId="1C4EF0C1" w:rsidR="005101CF" w:rsidRPr="00F95DCA" w:rsidRDefault="00A626AB" w:rsidP="00F95DCA">
      <w:pPr>
        <w:pStyle w:val="Ttulo3"/>
      </w:pPr>
      <w:bookmarkStart w:id="662" w:name="_Toc233683236"/>
      <w:r w:rsidRPr="00F95DCA">
        <w:t>M</w:t>
      </w:r>
      <w:commentRangeStart w:id="663"/>
      <w:r w:rsidRPr="00F95DCA">
        <w:t>edidas preventivas</w:t>
      </w:r>
      <w:bookmarkEnd w:id="660"/>
      <w:bookmarkEnd w:id="662"/>
      <w:commentRangeEnd w:id="663"/>
      <w:r w:rsidR="002251E2" w:rsidRPr="00F95DCA">
        <w:rPr>
          <w:rStyle w:val="Refdecomentrio"/>
          <w:sz w:val="24"/>
          <w:szCs w:val="24"/>
        </w:rPr>
        <w:commentReference w:id="663"/>
      </w:r>
    </w:p>
    <w:p w14:paraId="66B84480" w14:textId="6F18ED6C" w:rsidR="00A96C25" w:rsidRPr="005E2D3C" w:rsidRDefault="00A96C25" w:rsidP="00F95DCA">
      <w:pPr>
        <w:ind w:left="142" w:firstLine="0"/>
      </w:pPr>
      <w:r>
        <w:t xml:space="preserve">1 </w:t>
      </w:r>
      <w:r w:rsidR="00A626AB">
        <w:t>-</w:t>
      </w:r>
      <w:r w:rsidR="00A626AB">
        <w:rPr>
          <w:rFonts w:eastAsia="Arial"/>
        </w:rPr>
        <w:t xml:space="preserve"> </w:t>
      </w:r>
      <w:r w:rsidR="00A626AB">
        <w:t xml:space="preserve">Os animais que serviram, ou estavam destinados a servir, para a prática de alguma das contraordenações previstas no artigo seguinte, podem ser provisoriamente apreendidos pela autoridade competente, sendo, neste caso, aplicável à apreensão e perícia a tramitação processual prevista no presente artigo. </w:t>
      </w:r>
    </w:p>
    <w:p w14:paraId="21FB5E90" w14:textId="3E4B21B7" w:rsidR="005101CF" w:rsidRPr="005E2D3C" w:rsidRDefault="00A96C25" w:rsidP="00F95DCA">
      <w:pPr>
        <w:ind w:left="142" w:firstLine="0"/>
      </w:pPr>
      <w:r>
        <w:t xml:space="preserve">2 - </w:t>
      </w:r>
      <w:r w:rsidR="00A626AB">
        <w:t xml:space="preserve">Da apreensão é elaborado auto, o qual é enviado para a entidade instrutora do processo. </w:t>
      </w:r>
    </w:p>
    <w:p w14:paraId="43678B29" w14:textId="6F50B6CD" w:rsidR="005101CF" w:rsidRPr="005E2D3C" w:rsidRDefault="00A96C25" w:rsidP="00F95DCA">
      <w:pPr>
        <w:ind w:left="142" w:firstLine="0"/>
      </w:pPr>
      <w:r>
        <w:rPr>
          <w:rFonts w:eastAsia="Arial"/>
        </w:rPr>
        <w:t xml:space="preserve">3 - </w:t>
      </w:r>
      <w:r w:rsidR="5BF3B7D7">
        <w:t xml:space="preserve">A entidade apreensora nomeia fiel depositário o titular ou o detentor dos animais, o transportador ou outra entidade idónea. </w:t>
      </w:r>
    </w:p>
    <w:p w14:paraId="797DDF20" w14:textId="3955933A" w:rsidR="005101CF" w:rsidRPr="005E2D3C" w:rsidRDefault="00A96C25" w:rsidP="00F95DCA">
      <w:pPr>
        <w:ind w:left="142" w:firstLine="0"/>
      </w:pPr>
      <w:r>
        <w:rPr>
          <w:rFonts w:eastAsia="Arial"/>
        </w:rPr>
        <w:t xml:space="preserve">4 - </w:t>
      </w:r>
      <w:r w:rsidR="00A626AB">
        <w:t xml:space="preserve">Os animais apreendidos são descritos com referência à sua quantidade, espécie, valor presumível, parâmetros de bem-estar, estado sanitário e sinais particulares que possam servir para a sua completa identificação. </w:t>
      </w:r>
    </w:p>
    <w:p w14:paraId="6CE5CE3A" w14:textId="72D431BD" w:rsidR="005101CF" w:rsidRPr="005E2D3C" w:rsidRDefault="00A96C25" w:rsidP="00F95DCA">
      <w:pPr>
        <w:ind w:left="142" w:firstLine="0"/>
      </w:pPr>
      <w:r>
        <w:rPr>
          <w:rFonts w:eastAsia="Arial"/>
        </w:rPr>
        <w:t xml:space="preserve">5 - </w:t>
      </w:r>
      <w:r w:rsidR="00A626AB">
        <w:t xml:space="preserve">O disposto no </w:t>
      </w:r>
      <w:r w:rsidR="008C56A9">
        <w:t>número anterior</w:t>
      </w:r>
      <w:r w:rsidR="00A626AB">
        <w:t xml:space="preserve"> consta de termo de depósito assinado pela entidade apreensora, pelo infrator, pelas testemunhas e pelo fiel depositário. </w:t>
      </w:r>
    </w:p>
    <w:p w14:paraId="47256DCC" w14:textId="786F7245" w:rsidR="005101CF" w:rsidRPr="005E2D3C" w:rsidRDefault="00A96C25" w:rsidP="00F95DCA">
      <w:pPr>
        <w:ind w:left="142" w:firstLine="0"/>
      </w:pPr>
      <w:r>
        <w:rPr>
          <w:rFonts w:eastAsia="Arial"/>
        </w:rPr>
        <w:t xml:space="preserve">6 - </w:t>
      </w:r>
      <w:r w:rsidR="00A626AB">
        <w:t xml:space="preserve">O original do termo de depósito fica junto aos autos de notícia e apreensão, o duplicado na posse do fiel depositário e o triplicado na entidade apreensora. </w:t>
      </w:r>
    </w:p>
    <w:p w14:paraId="01F20627" w14:textId="4F87D5FB" w:rsidR="005101CF" w:rsidRPr="005E2D3C" w:rsidRDefault="00A96C25" w:rsidP="00F95DCA">
      <w:pPr>
        <w:ind w:left="142" w:firstLine="0"/>
      </w:pPr>
      <w:r>
        <w:rPr>
          <w:rFonts w:eastAsia="Arial"/>
        </w:rPr>
        <w:t xml:space="preserve">7 - </w:t>
      </w:r>
      <w:r w:rsidR="00A626AB">
        <w:t xml:space="preserve">A nomeação do fiel depositário é sempre comunicada pela entidade apreensora à direção de serviços de veterinária territorialmente competente em função da área da prática da infração, a fim de esta se pronunciar sobre os parâmetros de bem-estar, bem como sobre o estado sanitário dos animais apreendidos, elaborando relatório. </w:t>
      </w:r>
    </w:p>
    <w:p w14:paraId="3CE2ADE1" w14:textId="1FC046AC" w:rsidR="005101CF" w:rsidRPr="005E2D3C" w:rsidRDefault="00A96C25" w:rsidP="00F95DCA">
      <w:pPr>
        <w:ind w:left="142" w:firstLine="0"/>
      </w:pPr>
      <w:r>
        <w:rPr>
          <w:rFonts w:eastAsia="Arial"/>
        </w:rPr>
        <w:t xml:space="preserve">8 - </w:t>
      </w:r>
      <w:r w:rsidR="5BF3B7D7">
        <w:t xml:space="preserve">Sempre que o titular ou o detentor se recuse a assumir a qualidade de fiel depositário ou quando aquele seja desconhecido, a entidade apreensora pode diligenciar no sentido de encaminhar os animais para locais onde possa estar garantido o seu bem-estar, nomeadamente o retorno ao local de origem, ficando as despesas a cargo do detentor dos animais. </w:t>
      </w:r>
    </w:p>
    <w:p w14:paraId="0CE5A11A" w14:textId="2E63F5D3" w:rsidR="00885E45" w:rsidRPr="00962BDB" w:rsidRDefault="00357D02" w:rsidP="00F95DCA">
      <w:pPr>
        <w:pStyle w:val="Ttulo2"/>
        <w:ind w:right="0"/>
      </w:pPr>
      <w:bookmarkStart w:id="664" w:name="_Toc233683237"/>
      <w:r>
        <w:lastRenderedPageBreak/>
        <w:t>SECÇÃO II</w:t>
      </w:r>
      <w:bookmarkEnd w:id="664"/>
    </w:p>
    <w:p w14:paraId="60620E47" w14:textId="77777777" w:rsidR="00885E45" w:rsidRPr="00F95DCA" w:rsidRDefault="005D7EEC" w:rsidP="00F95DCA">
      <w:pPr>
        <w:pStyle w:val="Ttulo2"/>
        <w:ind w:right="0"/>
      </w:pPr>
      <w:bookmarkStart w:id="665" w:name="_Toc233683238"/>
      <w:r w:rsidRPr="00F95DCA">
        <w:t>Das contraordenações</w:t>
      </w:r>
      <w:bookmarkEnd w:id="665"/>
    </w:p>
    <w:p w14:paraId="1377EAF5" w14:textId="77777777" w:rsidR="00357D02" w:rsidRDefault="00357D02" w:rsidP="00F95DCA">
      <w:pPr>
        <w:rPr>
          <w:b/>
          <w:bCs/>
        </w:rPr>
      </w:pPr>
      <w:bookmarkStart w:id="666" w:name="_Toc223954510"/>
    </w:p>
    <w:p w14:paraId="10409383" w14:textId="20DDBAA6" w:rsidR="00357D02" w:rsidRPr="00F95DCA" w:rsidRDefault="00357D02" w:rsidP="00F95DCA">
      <w:pPr>
        <w:pStyle w:val="Ttulo3"/>
      </w:pPr>
      <w:bookmarkStart w:id="667" w:name="_Toc233683239"/>
      <w:r w:rsidRPr="0024310E">
        <w:t>Artigo 14</w:t>
      </w:r>
      <w:r w:rsidR="00963FF4">
        <w:t>0</w:t>
      </w:r>
      <w:r w:rsidRPr="0024310E">
        <w:t>.º</w:t>
      </w:r>
      <w:bookmarkEnd w:id="667"/>
    </w:p>
    <w:p w14:paraId="50178BB4" w14:textId="77777777" w:rsidR="00357D02" w:rsidRDefault="00357D02" w:rsidP="00F95DCA">
      <w:pPr>
        <w:pStyle w:val="Ttulo3"/>
      </w:pPr>
      <w:bookmarkStart w:id="668" w:name="_Toc233683240"/>
      <w:r w:rsidRPr="0024310E">
        <w:t>Contraordenações</w:t>
      </w:r>
      <w:bookmarkEnd w:id="668"/>
    </w:p>
    <w:p w14:paraId="22DFBA01" w14:textId="5059B5BA" w:rsidR="00124538" w:rsidRDefault="00124538" w:rsidP="00F95DCA">
      <w:pPr>
        <w:ind w:left="142" w:firstLine="0"/>
      </w:pPr>
      <w:r>
        <w:t>1 - Sem prejuízo da responsabilidade civil, criminal ou disciplinar, constituem contraordenações, punidas com coima de 25 € a 1 870 €, no caso de pessoa singular, e de 150 € a 22 445 €, no caso de pessoa coletiva:</w:t>
      </w:r>
    </w:p>
    <w:p w14:paraId="7BEF6DEF" w14:textId="2C258748" w:rsidR="00124538" w:rsidRDefault="00124538" w:rsidP="00F95DCA">
      <w:pPr>
        <w:pStyle w:val="PargrafodaLista"/>
        <w:numPr>
          <w:ilvl w:val="0"/>
          <w:numId w:val="316"/>
        </w:numPr>
      </w:pPr>
      <w:r>
        <w:t>A falta de identificação e de registo a que se refere o artigo XX.º;</w:t>
      </w:r>
    </w:p>
    <w:p w14:paraId="2B596528" w14:textId="2FB01014" w:rsidR="00124538" w:rsidRDefault="00124538" w:rsidP="00F95DCA">
      <w:pPr>
        <w:pStyle w:val="PargrafodaLista"/>
        <w:numPr>
          <w:ilvl w:val="0"/>
          <w:numId w:val="316"/>
        </w:numPr>
      </w:pPr>
      <w:r>
        <w:t>O incumprimento das normas regulamentares relativas à vacinação antirrábica, constantes da portaria a que se refere o artigo XX.º.</w:t>
      </w:r>
    </w:p>
    <w:p w14:paraId="1F8A88C6" w14:textId="65AC6EA7" w:rsidR="00124538" w:rsidRDefault="00124538" w:rsidP="00F95DCA">
      <w:pPr>
        <w:ind w:left="142" w:firstLine="0"/>
      </w:pPr>
      <w:r>
        <w:t>2 - Sem prejuízo da responsabilidade civil, criminal ou disciplinar, constituem contraordenações, punidas com coima de 150 € a 3 740 €, no caso de pessoa singular, e de 150 € a 44 890 €, no caso de pessoa coletiva:</w:t>
      </w:r>
    </w:p>
    <w:p w14:paraId="20ADD438" w14:textId="33CC917B" w:rsidR="00124538" w:rsidRDefault="00124538" w:rsidP="00F95DCA">
      <w:pPr>
        <w:pStyle w:val="PargrafodaLista"/>
        <w:numPr>
          <w:ilvl w:val="0"/>
          <w:numId w:val="317"/>
        </w:numPr>
      </w:pPr>
      <w:r>
        <w:t>A assistência à reprodução ou ao parto, em regime de prestação de serviços a terceiros, em violação do disposto no n.º 3 do artigo XX.º;</w:t>
      </w:r>
    </w:p>
    <w:p w14:paraId="47B33C57" w14:textId="619337A1" w:rsidR="00124538" w:rsidRDefault="00124538" w:rsidP="00F95DCA">
      <w:pPr>
        <w:pStyle w:val="PargrafodaLista"/>
        <w:numPr>
          <w:ilvl w:val="0"/>
          <w:numId w:val="317"/>
        </w:numPr>
      </w:pPr>
      <w:r>
        <w:t>O incumprimento das normas gerais de detenção constantes do artigo XX.º;</w:t>
      </w:r>
    </w:p>
    <w:p w14:paraId="421EA0D5" w14:textId="25022358" w:rsidR="00124538" w:rsidRDefault="00124538" w:rsidP="00F95DCA">
      <w:pPr>
        <w:pStyle w:val="PargrafodaLista"/>
        <w:numPr>
          <w:ilvl w:val="0"/>
          <w:numId w:val="317"/>
        </w:numPr>
      </w:pPr>
      <w:r>
        <w:t>O incumprimento dos deveres especiais de proteção dos animais de companhia a que se refere o artigo XX.º;</w:t>
      </w:r>
    </w:p>
    <w:p w14:paraId="2C0CF34E" w14:textId="42EE57EE" w:rsidR="00124538" w:rsidRDefault="00124538" w:rsidP="00F95DCA">
      <w:pPr>
        <w:pStyle w:val="PargrafodaLista"/>
        <w:numPr>
          <w:ilvl w:val="0"/>
          <w:numId w:val="317"/>
        </w:numPr>
      </w:pPr>
      <w:r>
        <w:t>O incumprimento das normas respeitantes à detenção dos animais previstas no artigo XX.º;</w:t>
      </w:r>
    </w:p>
    <w:p w14:paraId="0651C492" w14:textId="77777777" w:rsidR="00124538" w:rsidRDefault="00124538" w:rsidP="00F95DCA">
      <w:pPr>
        <w:pStyle w:val="PargrafodaLista"/>
        <w:numPr>
          <w:ilvl w:val="0"/>
          <w:numId w:val="317"/>
        </w:numPr>
      </w:pPr>
      <w:r>
        <w:t>O incumprimento, pelos alojamentos, dos requisitos técnicos constantes dos artigos XX.º a XX.º;</w:t>
      </w:r>
    </w:p>
    <w:p w14:paraId="09ACA14A" w14:textId="7598E9E4" w:rsidR="00124538" w:rsidRDefault="00124538" w:rsidP="00F95DCA">
      <w:pPr>
        <w:pStyle w:val="PargrafodaLista"/>
        <w:numPr>
          <w:ilvl w:val="0"/>
          <w:numId w:val="317"/>
        </w:numPr>
      </w:pPr>
      <w:r>
        <w:t>O funcionamento de alojamentos em violação do disposto nos artigos XX.º e XX.º;</w:t>
      </w:r>
    </w:p>
    <w:p w14:paraId="3EB45BD0" w14:textId="1FB1967D" w:rsidR="00124538" w:rsidRDefault="00124538" w:rsidP="00F95DCA">
      <w:pPr>
        <w:pStyle w:val="PargrafodaLista"/>
        <w:numPr>
          <w:ilvl w:val="0"/>
          <w:numId w:val="317"/>
        </w:numPr>
      </w:pPr>
      <w:r>
        <w:t>O exercício da atividade dos alojamentos sem que tenha sido efetuada a comunicação prévia ou obtida a permissão administrativa, consoante os casos, nos termos dos artigos XX.º e XX.º;</w:t>
      </w:r>
    </w:p>
    <w:p w14:paraId="34B99028" w14:textId="77777777" w:rsidR="00124538" w:rsidRDefault="00124538" w:rsidP="00F95DCA">
      <w:pPr>
        <w:pStyle w:val="PargrafodaLista"/>
        <w:numPr>
          <w:ilvl w:val="0"/>
          <w:numId w:val="317"/>
        </w:numPr>
      </w:pPr>
      <w:r>
        <w:t>O transporte, a alimentação, o abeberamento, o maneio, a higiene e os cuidados de saúde animal em violação do disposto nos artigos XX.º a XX.º;</w:t>
      </w:r>
    </w:p>
    <w:p w14:paraId="4CCA6C42" w14:textId="66FDE14F" w:rsidR="00124538" w:rsidRDefault="00124538" w:rsidP="00F95DCA">
      <w:pPr>
        <w:pStyle w:val="PargrafodaLista"/>
        <w:numPr>
          <w:ilvl w:val="0"/>
          <w:numId w:val="317"/>
        </w:numPr>
      </w:pPr>
      <w:r>
        <w:t>A circulação dos animais sem os meios de contenção previstos no artigo XX.º;</w:t>
      </w:r>
    </w:p>
    <w:p w14:paraId="66287567" w14:textId="77777777" w:rsidR="00124538" w:rsidRDefault="00124538" w:rsidP="00F95DCA">
      <w:pPr>
        <w:pStyle w:val="PargrafodaLista"/>
        <w:numPr>
          <w:ilvl w:val="0"/>
          <w:numId w:val="317"/>
        </w:numPr>
      </w:pPr>
      <w:r>
        <w:t>O incumprimento das normas respeitantes às intervenções cirúrgicas e mutilações previstas nos artigos XX.º e XX.º;</w:t>
      </w:r>
    </w:p>
    <w:p w14:paraId="253E408C" w14:textId="0ED395DA" w:rsidR="00124538" w:rsidRDefault="00124538" w:rsidP="00F95DCA">
      <w:pPr>
        <w:pStyle w:val="PargrafodaLista"/>
        <w:numPr>
          <w:ilvl w:val="0"/>
          <w:numId w:val="317"/>
        </w:numPr>
      </w:pPr>
      <w:r>
        <w:lastRenderedPageBreak/>
        <w:t>O incumprimento, pelos médicos-veterinários, dos deveres previstos no artigo XX.º;</w:t>
      </w:r>
    </w:p>
    <w:p w14:paraId="603EEEA2" w14:textId="6BA850D9" w:rsidR="00124538" w:rsidRDefault="00124538" w:rsidP="00F95DCA">
      <w:pPr>
        <w:pStyle w:val="PargrafodaLista"/>
        <w:numPr>
          <w:ilvl w:val="0"/>
          <w:numId w:val="317"/>
        </w:numPr>
      </w:pPr>
      <w:r>
        <w:t>O incumprimento, pelos detentores, dos deveres previstos no artigo XX.º;</w:t>
      </w:r>
    </w:p>
    <w:p w14:paraId="6955AA65" w14:textId="0B468685" w:rsidR="00124538" w:rsidRDefault="00124538" w:rsidP="00F95DCA">
      <w:pPr>
        <w:pStyle w:val="PargrafodaLista"/>
        <w:numPr>
          <w:ilvl w:val="0"/>
          <w:numId w:val="317"/>
        </w:numPr>
      </w:pPr>
      <w:r>
        <w:t>A colocação, disponibilização ou comercialização de equipamento de identificação eletrónica em violação do disposto no artigo XX.º;</w:t>
      </w:r>
    </w:p>
    <w:p w14:paraId="1676D3F6" w14:textId="490946C8" w:rsidR="00124538" w:rsidRDefault="00124538" w:rsidP="00F95DCA">
      <w:pPr>
        <w:pStyle w:val="PargrafodaLista"/>
        <w:numPr>
          <w:ilvl w:val="0"/>
          <w:numId w:val="317"/>
        </w:numPr>
      </w:pPr>
      <w:r>
        <w:t>O incumprimento das normas relativas ao controlo de zoonoses constantes dos artigos XX.º a XX.º;</w:t>
      </w:r>
    </w:p>
    <w:p w14:paraId="67AE5417" w14:textId="4317F2E1" w:rsidR="00124538" w:rsidRDefault="00124538" w:rsidP="00F95DCA">
      <w:pPr>
        <w:pStyle w:val="PargrafodaLista"/>
        <w:numPr>
          <w:ilvl w:val="0"/>
          <w:numId w:val="317"/>
        </w:numPr>
      </w:pPr>
      <w:r>
        <w:t>A não utilização das substâncias que devam ser administradas aos animais, nos termos dos artigos XX.º a XX.º;</w:t>
      </w:r>
    </w:p>
    <w:p w14:paraId="25DCDA63" w14:textId="7C0374D4" w:rsidR="00124538" w:rsidRDefault="00124538" w:rsidP="00F95DCA">
      <w:pPr>
        <w:pStyle w:val="PargrafodaLista"/>
        <w:numPr>
          <w:ilvl w:val="0"/>
          <w:numId w:val="317"/>
        </w:numPr>
      </w:pPr>
      <w:r>
        <w:t>A alimentação na via pública em violação do disposto no artigo XX.º;</w:t>
      </w:r>
    </w:p>
    <w:p w14:paraId="24B2CE40" w14:textId="72FD508A" w:rsidR="00124538" w:rsidRDefault="00124538" w:rsidP="00F95DCA">
      <w:pPr>
        <w:pStyle w:val="PargrafodaLista"/>
        <w:numPr>
          <w:ilvl w:val="0"/>
          <w:numId w:val="317"/>
        </w:numPr>
      </w:pPr>
      <w:r>
        <w:t>O incumprimento das normas aplicáveis aos programas CED a que se refere o artigo XX.º;</w:t>
      </w:r>
    </w:p>
    <w:p w14:paraId="4041C078" w14:textId="77777777" w:rsidR="00124538" w:rsidRDefault="00124538" w:rsidP="00F95DCA">
      <w:pPr>
        <w:pStyle w:val="PargrafodaLista"/>
        <w:numPr>
          <w:ilvl w:val="0"/>
          <w:numId w:val="317"/>
        </w:numPr>
      </w:pPr>
      <w:r>
        <w:t>A recolha de animais sem apresentação dos mesmos ao serviço veterinário municipal, em violação do previsto no n.º 9 do artigo XX.º;</w:t>
      </w:r>
    </w:p>
    <w:p w14:paraId="47E4F827" w14:textId="5E67695B" w:rsidR="00124538" w:rsidRDefault="00124538" w:rsidP="00F95DCA">
      <w:pPr>
        <w:pStyle w:val="PargrafodaLista"/>
        <w:numPr>
          <w:ilvl w:val="0"/>
          <w:numId w:val="317"/>
        </w:numPr>
      </w:pPr>
      <w:r>
        <w:t>O controlo da reprodução em violação do disposto no artigo XX.º e no n.º 8 do artigo XX.º;</w:t>
      </w:r>
    </w:p>
    <w:p w14:paraId="3610CFB4" w14:textId="729A4EB6" w:rsidR="00124538" w:rsidRDefault="00124538" w:rsidP="00F95DCA">
      <w:pPr>
        <w:pStyle w:val="PargrafodaLista"/>
        <w:numPr>
          <w:ilvl w:val="0"/>
          <w:numId w:val="317"/>
        </w:numPr>
      </w:pPr>
      <w:r>
        <w:t>A recolha e captura de animais por entidade diversa das câmaras municipais, em violação do disposto no n.º 1 do artigo XX.º;</w:t>
      </w:r>
    </w:p>
    <w:p w14:paraId="5E2C045D" w14:textId="77777777" w:rsidR="00124538" w:rsidRDefault="00124538" w:rsidP="00F95DCA">
      <w:pPr>
        <w:pStyle w:val="PargrafodaLista"/>
        <w:numPr>
          <w:ilvl w:val="0"/>
          <w:numId w:val="317"/>
        </w:numPr>
      </w:pPr>
      <w:r>
        <w:t>O incumprimento do disposto no artigo XX.º, no que respeita à obrigação de as câmaras municipais serem dotadas de centros de recolha;</w:t>
      </w:r>
    </w:p>
    <w:p w14:paraId="71CA27A4" w14:textId="77777777" w:rsidR="00124538" w:rsidRDefault="00124538" w:rsidP="00F95DCA">
      <w:pPr>
        <w:pStyle w:val="PargrafodaLista"/>
        <w:numPr>
          <w:ilvl w:val="0"/>
          <w:numId w:val="317"/>
        </w:numPr>
      </w:pPr>
      <w:r>
        <w:t>A eutanásia de animais em violação do disposto no n.º 6 do artigo XX.º;</w:t>
      </w:r>
    </w:p>
    <w:p w14:paraId="14A08D0D" w14:textId="4457A7B8" w:rsidR="00124538" w:rsidRDefault="00124538" w:rsidP="00F95DCA">
      <w:pPr>
        <w:pStyle w:val="PargrafodaLista"/>
        <w:numPr>
          <w:ilvl w:val="0"/>
          <w:numId w:val="317"/>
        </w:numPr>
      </w:pPr>
      <w:r>
        <w:t>O incumprimento das disposições previstas nos n.ºs 2 e 3 do artigo XX.º;</w:t>
      </w:r>
    </w:p>
    <w:p w14:paraId="0701C89F" w14:textId="77777777" w:rsidR="00124538" w:rsidRDefault="00124538" w:rsidP="00F95DCA">
      <w:pPr>
        <w:pStyle w:val="PargrafodaLista"/>
        <w:numPr>
          <w:ilvl w:val="0"/>
          <w:numId w:val="317"/>
        </w:numPr>
      </w:pPr>
      <w:r>
        <w:t>A destruição dos cadáveres de animais de companhia em violação do disposto no artigo XX.º;</w:t>
      </w:r>
    </w:p>
    <w:p w14:paraId="6A62C5E4" w14:textId="77777777" w:rsidR="00124538" w:rsidRDefault="00124538" w:rsidP="00F95DCA">
      <w:pPr>
        <w:pStyle w:val="PargrafodaLista"/>
        <w:numPr>
          <w:ilvl w:val="0"/>
          <w:numId w:val="317"/>
        </w:numPr>
      </w:pPr>
      <w:r>
        <w:t>A exposição de animais em violação do disposto no artigo XX.º;</w:t>
      </w:r>
    </w:p>
    <w:p w14:paraId="2CCB6E55" w14:textId="686E4BE7" w:rsidR="00124538" w:rsidRDefault="00124538" w:rsidP="00F95DCA">
      <w:pPr>
        <w:pStyle w:val="PargrafodaLista"/>
        <w:numPr>
          <w:ilvl w:val="0"/>
          <w:numId w:val="317"/>
        </w:numPr>
      </w:pPr>
      <w:r>
        <w:t>A venda de animais de companhia em violação do disposto nos artigos XX.º a XX.º;</w:t>
      </w:r>
    </w:p>
    <w:p w14:paraId="13547378" w14:textId="0CB60B27" w:rsidR="00124538" w:rsidRDefault="00124538" w:rsidP="00F95DCA">
      <w:pPr>
        <w:pStyle w:val="PargrafodaLista"/>
        <w:numPr>
          <w:ilvl w:val="0"/>
          <w:numId w:val="317"/>
        </w:numPr>
      </w:pPr>
      <w:r>
        <w:t>A venda ambulante de animais de companhia em violação do disposto no n.º 6 do artigo XX.º;</w:t>
      </w:r>
    </w:p>
    <w:p w14:paraId="29DE8C1A" w14:textId="6B3CE40A" w:rsidR="00124538" w:rsidRDefault="00124538" w:rsidP="00F95DCA">
      <w:pPr>
        <w:pStyle w:val="PargrafodaLista"/>
        <w:numPr>
          <w:ilvl w:val="0"/>
          <w:numId w:val="317"/>
        </w:numPr>
      </w:pPr>
      <w:r>
        <w:t>A reprodução de animais registados nos livros genealógicos em violação do disposto no artigo XX.º;</w:t>
      </w:r>
    </w:p>
    <w:p w14:paraId="59B17C30" w14:textId="28F6ED64" w:rsidR="00124538" w:rsidRDefault="00124538" w:rsidP="00F95DCA">
      <w:pPr>
        <w:pStyle w:val="PargrafodaLista"/>
        <w:numPr>
          <w:ilvl w:val="0"/>
          <w:numId w:val="317"/>
        </w:numPr>
      </w:pPr>
      <w:r>
        <w:t>O alojamento de animal perigoso ou potencialmente perigoso sem as condições de segurança exigidas, nos termos do artigo XX.º;</w:t>
      </w:r>
    </w:p>
    <w:p w14:paraId="08F626DE" w14:textId="5BDB3FC3" w:rsidR="00124538" w:rsidRDefault="00124538" w:rsidP="00F95DCA">
      <w:pPr>
        <w:pStyle w:val="PargrafodaLista"/>
        <w:numPr>
          <w:ilvl w:val="0"/>
          <w:numId w:val="317"/>
        </w:numPr>
      </w:pPr>
      <w:r>
        <w:lastRenderedPageBreak/>
        <w:t>A circulação de animal perigoso ou potencialmente perigoso sem acompanhante, sem os meios de contenção exigidos, ou em zona proibida e sinalizada, nos termos do artigo XX.º;</w:t>
      </w:r>
    </w:p>
    <w:p w14:paraId="663DB590" w14:textId="40B736BE" w:rsidR="00124538" w:rsidRDefault="00124538" w:rsidP="00F95DCA">
      <w:pPr>
        <w:pStyle w:val="PargrafodaLista"/>
        <w:numPr>
          <w:ilvl w:val="0"/>
          <w:numId w:val="317"/>
        </w:numPr>
      </w:pPr>
      <w:r>
        <w:t>A circulação de animal perigoso ou potencialmente perigoso sem açaime ou trela, quando exigidos, nos termos do artigo XX.º;</w:t>
      </w:r>
    </w:p>
    <w:p w14:paraId="686B47E0" w14:textId="78ED5376" w:rsidR="00124538" w:rsidRDefault="00124538" w:rsidP="00F95DCA">
      <w:pPr>
        <w:pStyle w:val="PargrafodaLista"/>
        <w:numPr>
          <w:ilvl w:val="0"/>
          <w:numId w:val="317"/>
        </w:numPr>
      </w:pPr>
      <w:r>
        <w:t>A detenção de animal perigoso ou potencialmente perigoso sem a licença exigida, nos termos do artigo XX.º;</w:t>
      </w:r>
    </w:p>
    <w:p w14:paraId="76B15229" w14:textId="13C38909" w:rsidR="00124538" w:rsidRDefault="00124538" w:rsidP="00F95DCA">
      <w:pPr>
        <w:pStyle w:val="PargrafodaLista"/>
        <w:numPr>
          <w:ilvl w:val="0"/>
          <w:numId w:val="317"/>
        </w:numPr>
      </w:pPr>
      <w:r>
        <w:t>A falta de seguro de responsabilidade civil relativo a animal perigoso ou potencialmente perigoso, nos termos do artigo XX.º;</w:t>
      </w:r>
    </w:p>
    <w:p w14:paraId="0BA9DD6B" w14:textId="371AE5C8" w:rsidR="00124538" w:rsidRDefault="00124538" w:rsidP="00F95DCA">
      <w:pPr>
        <w:pStyle w:val="PargrafodaLista"/>
        <w:numPr>
          <w:ilvl w:val="0"/>
          <w:numId w:val="317"/>
        </w:numPr>
      </w:pPr>
      <w:r>
        <w:t>A introdução em território nacional de animal de raça cuja detenção seja proibida, nos termos do artigo XX.º;</w:t>
      </w:r>
    </w:p>
    <w:p w14:paraId="0EA0025A" w14:textId="7D2A4D46" w:rsidR="00124538" w:rsidRDefault="00124538" w:rsidP="00F95DCA">
      <w:pPr>
        <w:pStyle w:val="PargrafodaLista"/>
        <w:numPr>
          <w:ilvl w:val="0"/>
          <w:numId w:val="317"/>
        </w:numPr>
      </w:pPr>
      <w:r>
        <w:t>A oposição ou a criação de obstáculos à execução de medida prevista no presente diploma, que tenha sido regularmente comunicada e emanada de autoridade ou funcionário competente;</w:t>
      </w:r>
    </w:p>
    <w:p w14:paraId="2B86FE2E" w14:textId="4EC5D9CE" w:rsidR="00124538" w:rsidRDefault="00124538" w:rsidP="00F95DCA">
      <w:pPr>
        <w:pStyle w:val="PargrafodaLista"/>
        <w:numPr>
          <w:ilvl w:val="0"/>
          <w:numId w:val="317"/>
        </w:numPr>
      </w:pPr>
      <w:r>
        <w:t>[a aditar: contraordenações relativas ao incumprimento dos requisitos do Regulamento Delegado (UE) 2026/131, anteriormente previstas no Decreto-Lei n.º 82/2019].</w:t>
      </w:r>
    </w:p>
    <w:p w14:paraId="74D1E920" w14:textId="370728AD" w:rsidR="00124538" w:rsidRDefault="00124538" w:rsidP="00F95DCA">
      <w:pPr>
        <w:ind w:left="142" w:firstLine="0"/>
      </w:pPr>
      <w:r>
        <w:t>3</w:t>
      </w:r>
      <w:r w:rsidR="004E770E">
        <w:t xml:space="preserve"> - </w:t>
      </w:r>
      <w:r>
        <w:t>A negligência é punível, sendo os limites mínimo e máximo das coimas reduzidos a metade.</w:t>
      </w:r>
    </w:p>
    <w:p w14:paraId="33E9563B" w14:textId="6FCCD849" w:rsidR="00124538" w:rsidRDefault="004E770E" w:rsidP="004E770E">
      <w:pPr>
        <w:ind w:left="142" w:firstLine="0"/>
      </w:pPr>
      <w:r>
        <w:t xml:space="preserve">4 - </w:t>
      </w:r>
      <w:r w:rsidR="00124538">
        <w:t>A tentativa é punível com a coima aplicável à contraordenação consumada, especialmente atenuada.</w:t>
      </w:r>
    </w:p>
    <w:p w14:paraId="1C0DD5FE" w14:textId="77777777" w:rsidR="00BD6FDC" w:rsidRDefault="00BD6FDC" w:rsidP="00F95DCA">
      <w:pPr>
        <w:ind w:left="142" w:firstLine="0"/>
      </w:pPr>
    </w:p>
    <w:p w14:paraId="1C13B78D" w14:textId="3474AE68" w:rsidR="004E770E" w:rsidRPr="00F95DCA" w:rsidRDefault="00124538" w:rsidP="00F95DCA">
      <w:pPr>
        <w:pStyle w:val="Ttulo3"/>
        <w:rPr>
          <w:b w:val="0"/>
        </w:rPr>
      </w:pPr>
      <w:bookmarkStart w:id="669" w:name="_Toc233683241"/>
      <w:r w:rsidRPr="00F95DCA">
        <w:t>Artigo 14</w:t>
      </w:r>
      <w:r w:rsidR="00963FF4" w:rsidRPr="00F95DCA">
        <w:t>1</w:t>
      </w:r>
      <w:r w:rsidRPr="00F95DCA">
        <w:t>.º</w:t>
      </w:r>
      <w:bookmarkEnd w:id="669"/>
    </w:p>
    <w:p w14:paraId="199DD49A" w14:textId="4DFDC8F8" w:rsidR="00124538" w:rsidRPr="00F95DCA" w:rsidRDefault="00124538" w:rsidP="00F95DCA">
      <w:pPr>
        <w:pStyle w:val="Ttulo3"/>
      </w:pPr>
      <w:bookmarkStart w:id="670" w:name="_Toc233683242"/>
      <w:r w:rsidRPr="00F95DCA">
        <w:t>Sanções acessórias</w:t>
      </w:r>
      <w:bookmarkEnd w:id="670"/>
    </w:p>
    <w:p w14:paraId="56F1D024" w14:textId="38986B78" w:rsidR="00124538" w:rsidRDefault="00124538" w:rsidP="00F95DCA">
      <w:pPr>
        <w:ind w:left="142" w:firstLine="0"/>
      </w:pPr>
      <w:r>
        <w:t>1</w:t>
      </w:r>
      <w:r w:rsidR="004E770E">
        <w:t xml:space="preserve"> - </w:t>
      </w:r>
      <w:r>
        <w:t>Consoante a gravidade da contraordenação e a culpa do agente, podem ser aplicadas, simultaneamente com a coima, as seguintes sanções acessórias:</w:t>
      </w:r>
    </w:p>
    <w:p w14:paraId="15CAD7C3" w14:textId="77777777" w:rsidR="00124538" w:rsidRDefault="00124538" w:rsidP="00F95DCA">
      <w:r>
        <w:t>a) Perda, a favor do Estado, de objetos e animais pertencentes ao agente;</w:t>
      </w:r>
    </w:p>
    <w:p w14:paraId="21C40FC9" w14:textId="77777777" w:rsidR="00124538" w:rsidRDefault="00124538" w:rsidP="00F95DCA">
      <w:r>
        <w:t>b) Privação do direito de participar em feiras, mercados, exposições ou concursos;</w:t>
      </w:r>
    </w:p>
    <w:p w14:paraId="799E517B" w14:textId="77777777" w:rsidR="00124538" w:rsidRDefault="00124538" w:rsidP="00F95DCA">
      <w:r>
        <w:t>c) Encerramento de estabelecimento cujo funcionamento esteja sujeito a autorização ou licença de autoridade administrativa;</w:t>
      </w:r>
    </w:p>
    <w:p w14:paraId="49A8D61E" w14:textId="77777777" w:rsidR="00124538" w:rsidRDefault="00124538" w:rsidP="00F95DCA">
      <w:r>
        <w:t>d) Suspensão de autorizações, licenças e alvarás;</w:t>
      </w:r>
    </w:p>
    <w:p w14:paraId="6D2B0F3E" w14:textId="77777777" w:rsidR="00124538" w:rsidRDefault="00124538" w:rsidP="00F95DCA">
      <w:r>
        <w:lastRenderedPageBreak/>
        <w:t>e) Privação do direito de detenção de animais perigosos ou potencialmente perigosos.</w:t>
      </w:r>
    </w:p>
    <w:p w14:paraId="27F4AF44" w14:textId="616E728D" w:rsidR="00124538" w:rsidRDefault="004E770E" w:rsidP="004E770E">
      <w:pPr>
        <w:ind w:left="142" w:firstLine="0"/>
      </w:pPr>
      <w:r>
        <w:t xml:space="preserve">2 - </w:t>
      </w:r>
      <w:r w:rsidR="00124538">
        <w:t>As sanções referidas nas alíneas b) a e) do número anterior têm a duração máxima de dois anos, contada a partir da decisão condenatória definitiva.</w:t>
      </w:r>
    </w:p>
    <w:p w14:paraId="1529BF42" w14:textId="77777777" w:rsidR="004E770E" w:rsidRDefault="004E770E" w:rsidP="00F95DCA">
      <w:pPr>
        <w:ind w:left="142" w:firstLine="0"/>
      </w:pPr>
    </w:p>
    <w:p w14:paraId="04B67190" w14:textId="1FF8B084" w:rsidR="004E770E" w:rsidRDefault="00124538" w:rsidP="00F95DCA">
      <w:pPr>
        <w:pStyle w:val="Ttulo3"/>
      </w:pPr>
      <w:bookmarkStart w:id="671" w:name="_Toc233683243"/>
      <w:r>
        <w:t>Artigo 14</w:t>
      </w:r>
      <w:r w:rsidR="00963FF4">
        <w:t>2</w:t>
      </w:r>
      <w:r>
        <w:t>.º</w:t>
      </w:r>
      <w:bookmarkEnd w:id="671"/>
    </w:p>
    <w:p w14:paraId="70F49359" w14:textId="27FF358F" w:rsidR="00124538" w:rsidRDefault="00124538" w:rsidP="00F95DCA">
      <w:pPr>
        <w:pStyle w:val="Ttulo3"/>
      </w:pPr>
      <w:bookmarkStart w:id="672" w:name="_Toc233683244"/>
      <w:r>
        <w:t>Instrução e decisão</w:t>
      </w:r>
      <w:bookmarkEnd w:id="672"/>
    </w:p>
    <w:p w14:paraId="71C5C0C1" w14:textId="57C75C63" w:rsidR="00124538" w:rsidRDefault="00124538" w:rsidP="00F95DCA">
      <w:pPr>
        <w:ind w:left="142" w:firstLine="0"/>
      </w:pPr>
      <w:r>
        <w:t>1</w:t>
      </w:r>
      <w:r w:rsidR="004E770E">
        <w:t xml:space="preserve"> - </w:t>
      </w:r>
      <w:r>
        <w:t>Quando qualquer autoridade referida no artigo XX.º, ou agente de autoridade, no exercício das suas funções de fiscalização, presenciar contraordenação por violação do disposto no presente diploma, levanta ou manda levantar o correspondente auto de notícia.</w:t>
      </w:r>
    </w:p>
    <w:p w14:paraId="4A809D08" w14:textId="7BBDBEF9" w:rsidR="00124538" w:rsidRDefault="004E770E" w:rsidP="00F95DCA">
      <w:pPr>
        <w:ind w:left="142" w:firstLine="0"/>
      </w:pPr>
      <w:r>
        <w:t xml:space="preserve">2 - </w:t>
      </w:r>
      <w:r w:rsidR="00124538">
        <w:t>Quando o auto de notícia for levantado por entidade diversa da DGAV, o mesmo é-lhe remetido no prazo de 10 dias.</w:t>
      </w:r>
    </w:p>
    <w:p w14:paraId="43150B8E" w14:textId="46F48E66" w:rsidR="00124538" w:rsidRDefault="004E770E" w:rsidP="004E770E">
      <w:pPr>
        <w:ind w:left="142" w:firstLine="0"/>
      </w:pPr>
      <w:r>
        <w:t>3 - A</w:t>
      </w:r>
      <w:r w:rsidR="00124538">
        <w:t xml:space="preserve"> instrução dos processos de contraordenação compete à DGAV, cabendo ao diretor-geral de Alimentação e Veterinária a aplicação das coimas e das sanções acessórias.</w:t>
      </w:r>
    </w:p>
    <w:p w14:paraId="5EA0925B" w14:textId="77777777" w:rsidR="004E770E" w:rsidRDefault="004E770E" w:rsidP="00F95DCA">
      <w:pPr>
        <w:ind w:left="142" w:firstLine="0"/>
      </w:pPr>
    </w:p>
    <w:p w14:paraId="2ABECC30" w14:textId="28881FD7" w:rsidR="004E770E" w:rsidRDefault="00124538" w:rsidP="00F95DCA">
      <w:pPr>
        <w:pStyle w:val="Ttulo3"/>
      </w:pPr>
      <w:bookmarkStart w:id="673" w:name="_Toc233683245"/>
      <w:r>
        <w:t>Artigo 14</w:t>
      </w:r>
      <w:r w:rsidR="00963FF4">
        <w:t>3</w:t>
      </w:r>
      <w:r>
        <w:t>.º</w:t>
      </w:r>
      <w:bookmarkEnd w:id="673"/>
    </w:p>
    <w:p w14:paraId="196923A6" w14:textId="21CF5A10" w:rsidR="00124538" w:rsidRDefault="00124538" w:rsidP="00F95DCA">
      <w:pPr>
        <w:pStyle w:val="Ttulo3"/>
      </w:pPr>
      <w:bookmarkStart w:id="674" w:name="_Toc233683246"/>
      <w:r>
        <w:t>Distribuição do produto das coimas</w:t>
      </w:r>
      <w:bookmarkEnd w:id="674"/>
    </w:p>
    <w:p w14:paraId="718961B5" w14:textId="77777777" w:rsidR="00124538" w:rsidRDefault="00124538" w:rsidP="00F95DCA">
      <w:r>
        <w:t>O produto da aplicação das coimas é distribuído da seguinte forma:</w:t>
      </w:r>
    </w:p>
    <w:p w14:paraId="3E7644C1" w14:textId="77777777" w:rsidR="00124538" w:rsidRDefault="00124538" w:rsidP="00F95DCA">
      <w:r>
        <w:t>a) 10 % para a entidade que levantar o auto;</w:t>
      </w:r>
    </w:p>
    <w:p w14:paraId="5A387E72" w14:textId="77777777" w:rsidR="00124538" w:rsidRDefault="00124538" w:rsidP="00F95DCA">
      <w:r>
        <w:t>b) 30 % para a DGAV;</w:t>
      </w:r>
    </w:p>
    <w:p w14:paraId="4457CF8E" w14:textId="77777777" w:rsidR="00124538" w:rsidRDefault="00124538" w:rsidP="00124538">
      <w:r>
        <w:t>c) 60 % para os cofres do Estado.</w:t>
      </w:r>
    </w:p>
    <w:p w14:paraId="6EEF865A" w14:textId="77777777" w:rsidR="004E770E" w:rsidRDefault="004E770E" w:rsidP="00F95DCA"/>
    <w:p w14:paraId="442CACE4" w14:textId="0AAAB7BA" w:rsidR="004E770E" w:rsidRDefault="00124538" w:rsidP="00F95DCA">
      <w:pPr>
        <w:pStyle w:val="Ttulo3"/>
      </w:pPr>
      <w:bookmarkStart w:id="675" w:name="_Toc233683247"/>
      <w:r>
        <w:t>Artigo 14</w:t>
      </w:r>
      <w:r w:rsidR="00963FF4">
        <w:t>4</w:t>
      </w:r>
      <w:r>
        <w:t>.º</w:t>
      </w:r>
      <w:bookmarkEnd w:id="675"/>
    </w:p>
    <w:p w14:paraId="77C242E3" w14:textId="6AFB4255" w:rsidR="00124538" w:rsidRDefault="00124538" w:rsidP="00F95DCA">
      <w:pPr>
        <w:pStyle w:val="Ttulo3"/>
      </w:pPr>
      <w:bookmarkStart w:id="676" w:name="_Toc233683248"/>
      <w:r>
        <w:t>Direito subsidiário</w:t>
      </w:r>
      <w:bookmarkEnd w:id="676"/>
    </w:p>
    <w:p w14:paraId="728D0987" w14:textId="77777777" w:rsidR="00124538" w:rsidRDefault="00124538" w:rsidP="00F95DCA">
      <w:pPr>
        <w:ind w:left="142" w:firstLine="0"/>
      </w:pPr>
      <w:r>
        <w:t>Às contraordenações previstas no presente decreto-lei é subsidiariamente aplicável o regime geral do ilícito de mera ordenação social, constante do Decreto-Lei n.º 433/82, de 27 de outubro, na sua redação atual.</w:t>
      </w:r>
    </w:p>
    <w:p w14:paraId="5046DC92" w14:textId="77777777" w:rsidR="00357D02" w:rsidRDefault="00357D02" w:rsidP="00076287">
      <w:pPr>
        <w:jc w:val="center"/>
        <w:rPr>
          <w:b/>
          <w:bCs/>
        </w:rPr>
      </w:pPr>
    </w:p>
    <w:p w14:paraId="6E4392C0" w14:textId="41C85AAF" w:rsidR="000B5CE6" w:rsidRPr="00F95DCA" w:rsidRDefault="00A626AB" w:rsidP="00F95DCA">
      <w:pPr>
        <w:pStyle w:val="Ttulo2"/>
        <w:ind w:right="0"/>
      </w:pPr>
      <w:bookmarkStart w:id="677" w:name="_Toc223954515"/>
      <w:bookmarkStart w:id="678" w:name="_Toc233683249"/>
      <w:bookmarkEnd w:id="666"/>
      <w:r w:rsidRPr="00F95DCA">
        <w:lastRenderedPageBreak/>
        <w:t>CAPÍTULO XVI</w:t>
      </w:r>
      <w:bookmarkEnd w:id="678"/>
    </w:p>
    <w:p w14:paraId="63D334C9" w14:textId="45FBA430" w:rsidR="005101CF" w:rsidRPr="00F95DCA" w:rsidRDefault="00A626AB" w:rsidP="00F95DCA">
      <w:pPr>
        <w:pStyle w:val="Ttulo2"/>
        <w:ind w:right="0"/>
      </w:pPr>
      <w:bookmarkStart w:id="679" w:name="_Toc233683250"/>
      <w:r w:rsidRPr="00F95DCA">
        <w:t>Disposições complementares, finais e transitórias</w:t>
      </w:r>
      <w:bookmarkEnd w:id="677"/>
      <w:bookmarkEnd w:id="679"/>
    </w:p>
    <w:p w14:paraId="76FC1CB8" w14:textId="77777777" w:rsidR="001D4E3A" w:rsidRPr="005E2D3C" w:rsidRDefault="001D4E3A" w:rsidP="00F95DCA"/>
    <w:p w14:paraId="39791339" w14:textId="623F0B27" w:rsidR="000B5CE6" w:rsidRPr="00F95DCA" w:rsidRDefault="00A626AB" w:rsidP="00F95DCA">
      <w:pPr>
        <w:pStyle w:val="Ttulo3"/>
      </w:pPr>
      <w:bookmarkStart w:id="680" w:name="_Toc223954516"/>
      <w:bookmarkStart w:id="681" w:name="_Toc233683251"/>
      <w:r w:rsidRPr="00F95DCA">
        <w:t>Artigo 1</w:t>
      </w:r>
      <w:r w:rsidR="00BD6FDC">
        <w:t>4</w:t>
      </w:r>
      <w:r w:rsidR="00963FF4">
        <w:t>5</w:t>
      </w:r>
      <w:r w:rsidRPr="00F95DCA">
        <w:t>.º</w:t>
      </w:r>
      <w:bookmarkEnd w:id="681"/>
    </w:p>
    <w:p w14:paraId="5C2A8048" w14:textId="55CDE00B" w:rsidR="00E66344" w:rsidRPr="00F95DCA" w:rsidRDefault="00A626AB" w:rsidP="00F95DCA">
      <w:pPr>
        <w:pStyle w:val="Ttulo3"/>
      </w:pPr>
      <w:bookmarkStart w:id="682" w:name="_Toc233683252"/>
      <w:r w:rsidRPr="00F95DCA">
        <w:t>Formulários e publicitação</w:t>
      </w:r>
      <w:bookmarkEnd w:id="680"/>
      <w:bookmarkEnd w:id="682"/>
    </w:p>
    <w:p w14:paraId="7442EF77" w14:textId="66661C8A" w:rsidR="005101CF" w:rsidRPr="005E2D3C" w:rsidRDefault="00BD6FDC" w:rsidP="00F95DCA">
      <w:pPr>
        <w:ind w:left="142" w:firstLine="0"/>
      </w:pPr>
      <w:r>
        <w:t xml:space="preserve">1 </w:t>
      </w:r>
      <w:r w:rsidR="00A626AB">
        <w:t>-</w:t>
      </w:r>
      <w:r w:rsidR="00A626AB">
        <w:rPr>
          <w:rFonts w:eastAsia="Arial"/>
        </w:rPr>
        <w:t xml:space="preserve"> </w:t>
      </w:r>
      <w:r w:rsidR="00A626AB">
        <w:t xml:space="preserve">Os formulários dos requerimentos previstos no presente diploma são disponibilizados no sítio na Internet da DGAV e podem ser entregues nas direções de serviços veterinários regionais ou remetidos por via eletrónica. </w:t>
      </w:r>
    </w:p>
    <w:p w14:paraId="46E9A18A" w14:textId="0BD3FDFC" w:rsidR="005101CF" w:rsidRPr="005E2D3C" w:rsidRDefault="00BD6FDC" w:rsidP="00F95DCA">
      <w:pPr>
        <w:ind w:left="142" w:firstLine="0"/>
      </w:pPr>
      <w:r>
        <w:t xml:space="preserve">2 </w:t>
      </w:r>
      <w:r w:rsidR="00A626AB">
        <w:t>-</w:t>
      </w:r>
      <w:r w:rsidR="00A626AB">
        <w:rPr>
          <w:rFonts w:eastAsia="Arial"/>
        </w:rPr>
        <w:t xml:space="preserve"> </w:t>
      </w:r>
      <w:r w:rsidR="00A626AB">
        <w:t xml:space="preserve">A DGAV divulga na sua página eletrónica a lista dos centros de recolha e alojamentos em exercício de atividade. </w:t>
      </w:r>
    </w:p>
    <w:p w14:paraId="40F48CB1" w14:textId="77777777" w:rsidR="001D4E3A" w:rsidRPr="005E2D3C" w:rsidRDefault="001D4E3A" w:rsidP="00F95DCA"/>
    <w:p w14:paraId="757D1E6D" w14:textId="279BBE0C" w:rsidR="000B5CE6" w:rsidRPr="00F95DCA" w:rsidRDefault="00A626AB" w:rsidP="00F95DCA">
      <w:pPr>
        <w:pStyle w:val="Ttulo3"/>
      </w:pPr>
      <w:bookmarkStart w:id="683" w:name="_Toc223954517"/>
      <w:bookmarkStart w:id="684" w:name="_Toc233683253"/>
      <w:r w:rsidRPr="00F95DCA">
        <w:t>Artigo 1</w:t>
      </w:r>
      <w:r w:rsidR="00BD6FDC">
        <w:t>4</w:t>
      </w:r>
      <w:r w:rsidR="00963FF4">
        <w:t>6</w:t>
      </w:r>
      <w:r w:rsidRPr="00F95DCA">
        <w:t>.º</w:t>
      </w:r>
      <w:bookmarkEnd w:id="684"/>
    </w:p>
    <w:p w14:paraId="392990F5" w14:textId="31284738" w:rsidR="005101CF" w:rsidRPr="00F95DCA" w:rsidRDefault="00A626AB" w:rsidP="00F95DCA">
      <w:pPr>
        <w:pStyle w:val="Ttulo3"/>
      </w:pPr>
      <w:bookmarkStart w:id="685" w:name="_Toc233683254"/>
      <w:r w:rsidRPr="00F95DCA">
        <w:t>Desmaterialização de atos e procedimentos</w:t>
      </w:r>
      <w:bookmarkEnd w:id="683"/>
      <w:bookmarkEnd w:id="685"/>
    </w:p>
    <w:p w14:paraId="0AAAD502" w14:textId="1CD694E6" w:rsidR="005101CF" w:rsidRPr="005E2D3C" w:rsidRDefault="00BD6FDC" w:rsidP="00F95DCA">
      <w:pPr>
        <w:ind w:left="142" w:firstLine="0"/>
      </w:pPr>
      <w:r>
        <w:t xml:space="preserve">1 </w:t>
      </w:r>
      <w:r w:rsidR="00A626AB">
        <w:t>-</w:t>
      </w:r>
      <w:r w:rsidR="00A626AB">
        <w:rPr>
          <w:rFonts w:eastAsia="Arial"/>
        </w:rPr>
        <w:t xml:space="preserve"> </w:t>
      </w:r>
      <w:r w:rsidR="00A626AB">
        <w:t xml:space="preserve">Sem prejuízo do disposto no </w:t>
      </w:r>
      <w:r w:rsidR="00BE60E5">
        <w:t>n.º</w:t>
      </w:r>
      <w:r w:rsidR="00A626AB">
        <w:t xml:space="preserve"> seguinte, todos os pedidos, comunicações, requerimentos e declarações, bem como a apresentação de documentos e de informações, no âmbito dos procedimentos regulados pelo presente diploma, são realizados por via eletrónica, através do balcão único eletrónico dos serviços a que se refere o artigo 6.º do Decreto-Lei n.º 92/2010, de 26 de julho. </w:t>
      </w:r>
    </w:p>
    <w:p w14:paraId="56BA6493" w14:textId="7905C3EB" w:rsidR="005101CF" w:rsidRPr="005E2D3C" w:rsidRDefault="00BD6FDC" w:rsidP="00F95DCA">
      <w:pPr>
        <w:ind w:left="142" w:firstLine="0"/>
      </w:pPr>
      <w:r>
        <w:t xml:space="preserve">2 </w:t>
      </w:r>
      <w:r w:rsidR="00A626AB">
        <w:t>-</w:t>
      </w:r>
      <w:r w:rsidR="00A626AB">
        <w:rPr>
          <w:rFonts w:eastAsia="Arial"/>
        </w:rPr>
        <w:t xml:space="preserve"> </w:t>
      </w:r>
      <w:r w:rsidR="00A626AB">
        <w:t xml:space="preserve">O disposto no </w:t>
      </w:r>
      <w:r w:rsidR="008C56A9">
        <w:t>número anterior</w:t>
      </w:r>
      <w:r w:rsidR="00A626AB">
        <w:t xml:space="preserve"> não se aplica aos atos praticados no âmbito dos procedimentos sancionatórios previstos no presente diploma. </w:t>
      </w:r>
    </w:p>
    <w:p w14:paraId="47B133BE" w14:textId="5FD15AD3" w:rsidR="005101CF" w:rsidRDefault="00BD6FDC" w:rsidP="00BD6FDC">
      <w:pPr>
        <w:ind w:left="142" w:firstLine="0"/>
      </w:pPr>
      <w:r>
        <w:t xml:space="preserve">3 </w:t>
      </w:r>
      <w:r w:rsidR="00A626AB">
        <w:t>-</w:t>
      </w:r>
      <w:r w:rsidR="00A626AB">
        <w:rPr>
          <w:rFonts w:eastAsia="Arial"/>
        </w:rPr>
        <w:t xml:space="preserve"> </w:t>
      </w:r>
      <w:r w:rsidR="00A626AB">
        <w:t xml:space="preserve">Quando não for possível o cumprimento do disposto no n.º 1, por indisponibilidade das plataformas eletrónicas ou por o interessado não dispor de meios que lhe permitam aceder às mesmas, os atos ali referidos podem ser praticados por qualquer outro meio previsto na lei. </w:t>
      </w:r>
    </w:p>
    <w:p w14:paraId="683B7075" w14:textId="77777777" w:rsidR="00110722" w:rsidRPr="005E2D3C" w:rsidRDefault="00110722" w:rsidP="00F95DCA">
      <w:pPr>
        <w:ind w:left="142" w:firstLine="0"/>
      </w:pPr>
    </w:p>
    <w:p w14:paraId="1698BD50" w14:textId="6D3A01AF" w:rsidR="000B5CE6" w:rsidRPr="00F95DCA" w:rsidRDefault="00A626AB" w:rsidP="00F95DCA">
      <w:pPr>
        <w:pStyle w:val="Ttulo3"/>
      </w:pPr>
      <w:bookmarkStart w:id="686" w:name="_Toc223954518"/>
      <w:bookmarkStart w:id="687" w:name="_Toc233683255"/>
      <w:r w:rsidRPr="00F95DCA">
        <w:t>Artigo 1</w:t>
      </w:r>
      <w:r w:rsidR="00963FF4">
        <w:t>47</w:t>
      </w:r>
      <w:r w:rsidRPr="00F95DCA">
        <w:t>.º</w:t>
      </w:r>
      <w:bookmarkEnd w:id="687"/>
    </w:p>
    <w:p w14:paraId="1E46E86B" w14:textId="3AAC2F20" w:rsidR="005101CF" w:rsidRPr="00F95DCA" w:rsidRDefault="00A626AB" w:rsidP="00F95DCA">
      <w:pPr>
        <w:pStyle w:val="Ttulo3"/>
      </w:pPr>
      <w:bookmarkStart w:id="688" w:name="_Toc233683256"/>
      <w:r w:rsidRPr="00F95DCA">
        <w:t>Cooperação administrativa</w:t>
      </w:r>
      <w:bookmarkEnd w:id="686"/>
      <w:bookmarkEnd w:id="688"/>
    </w:p>
    <w:p w14:paraId="214F0267" w14:textId="77777777" w:rsidR="005101CF" w:rsidRPr="005E2D3C" w:rsidRDefault="00A626AB" w:rsidP="00F95DCA">
      <w:pPr>
        <w:ind w:left="142" w:firstLine="0"/>
      </w:pPr>
      <w:r>
        <w:t xml:space="preserve">As autoridades competentes nos termos do presente diploma participam na cooperação administrativa, no âmbito dos procedimentos relativos a prestadores provenientes de outro Estado-Membro da União Europeia ou do Espaço Económico Europeu, nos termos do </w:t>
      </w:r>
      <w:r>
        <w:lastRenderedPageBreak/>
        <w:t xml:space="preserve">disposto nos artigos 26.º a 29.º do Decreto-Lei n.º 92/2010, de 26 de julho, e do n.º 2 do artigo 51.º da Lei n.º 9/2009, de 4 de março, alterada pela Lei n.º 41/2012, de 28 de agosto, nomeadamente através do Sistema de Informação do Mercado Interno. </w:t>
      </w:r>
    </w:p>
    <w:p w14:paraId="06833CC1" w14:textId="77777777" w:rsidR="008E2201" w:rsidRPr="005E2D3C" w:rsidRDefault="008E2201" w:rsidP="00F95DCA"/>
    <w:p w14:paraId="71BE27A4" w14:textId="655F8564" w:rsidR="000B5CE6" w:rsidRPr="00F95DCA" w:rsidRDefault="00A626AB" w:rsidP="00F95DCA">
      <w:pPr>
        <w:pStyle w:val="Ttulo3"/>
      </w:pPr>
      <w:bookmarkStart w:id="689" w:name="_Toc223954519"/>
      <w:bookmarkStart w:id="690" w:name="_Toc233683257"/>
      <w:r w:rsidRPr="00F95DCA">
        <w:t>Artigo 1</w:t>
      </w:r>
      <w:r w:rsidR="00963FF4">
        <w:t>48</w:t>
      </w:r>
      <w:r w:rsidRPr="00F95DCA">
        <w:t>.º</w:t>
      </w:r>
      <w:bookmarkEnd w:id="690"/>
    </w:p>
    <w:p w14:paraId="1B54EA99" w14:textId="52C96E93" w:rsidR="005101CF" w:rsidRPr="00F95DCA" w:rsidRDefault="00A626AB" w:rsidP="00F95DCA">
      <w:pPr>
        <w:pStyle w:val="Ttulo3"/>
      </w:pPr>
      <w:bookmarkStart w:id="691" w:name="_Toc233683258"/>
      <w:r w:rsidRPr="00F95DCA">
        <w:t>Regiões Autónomas</w:t>
      </w:r>
      <w:bookmarkEnd w:id="689"/>
      <w:bookmarkEnd w:id="691"/>
    </w:p>
    <w:p w14:paraId="23B8B425" w14:textId="55AC1956" w:rsidR="005101CF" w:rsidRPr="005E2D3C" w:rsidRDefault="00110722" w:rsidP="00F95DCA">
      <w:pPr>
        <w:ind w:left="142" w:firstLine="0"/>
      </w:pPr>
      <w:r>
        <w:t xml:space="preserve">1 </w:t>
      </w:r>
      <w:r w:rsidR="00A626AB">
        <w:t>-</w:t>
      </w:r>
      <w:r w:rsidR="00A626AB">
        <w:rPr>
          <w:rFonts w:eastAsia="Arial"/>
        </w:rPr>
        <w:t xml:space="preserve"> </w:t>
      </w:r>
      <w:r w:rsidR="00A626AB">
        <w:t xml:space="preserve">Nas Regiões Autónomas, a execução administrativa do presente diploma, incluindo a fiscalização do seu cumprimento e a instrução e a decisão dos processos de contraordenação, cabe às entidades das respetivas administrações regionais autónomas com atribuições e competências em razão das matérias. </w:t>
      </w:r>
    </w:p>
    <w:p w14:paraId="7FE3AAA2" w14:textId="18E1A55C" w:rsidR="005101CF" w:rsidRPr="005E2D3C" w:rsidRDefault="00110722" w:rsidP="00F95DCA">
      <w:pPr>
        <w:ind w:left="142" w:firstLine="0"/>
      </w:pPr>
      <w:r>
        <w:t xml:space="preserve">2 </w:t>
      </w:r>
      <w:r w:rsidR="00A626AB">
        <w:t>-</w:t>
      </w:r>
      <w:r w:rsidR="00A626AB">
        <w:rPr>
          <w:rFonts w:eastAsia="Arial"/>
        </w:rPr>
        <w:t xml:space="preserve"> </w:t>
      </w:r>
      <w:r w:rsidR="00A626AB">
        <w:t xml:space="preserve">O produto das taxas devidas pela aprovação dos alojamentos dos animais localizados nas Regiões Autónomas, a que se refere o artigo 35.º, constitui receita própria destas. </w:t>
      </w:r>
    </w:p>
    <w:p w14:paraId="5C15F5B9" w14:textId="013CA038" w:rsidR="005101CF" w:rsidRPr="005E2D3C" w:rsidRDefault="00110722" w:rsidP="00F95DCA">
      <w:pPr>
        <w:ind w:left="142" w:firstLine="0"/>
      </w:pPr>
      <w:r>
        <w:t xml:space="preserve">3 </w:t>
      </w:r>
      <w:r w:rsidR="00A626AB">
        <w:t>-</w:t>
      </w:r>
      <w:r w:rsidR="00A626AB">
        <w:rPr>
          <w:rFonts w:eastAsia="Arial"/>
        </w:rPr>
        <w:t xml:space="preserve"> </w:t>
      </w:r>
      <w:r w:rsidR="00A626AB">
        <w:t xml:space="preserve"> O produto das coimas, quando aplicadas nas Regiões Autónomas, constitui receita própria destas.  </w:t>
      </w:r>
    </w:p>
    <w:p w14:paraId="407FCCCD" w14:textId="77777777" w:rsidR="00110722" w:rsidRDefault="00110722">
      <w:bookmarkStart w:id="692" w:name="_Toc223954520"/>
    </w:p>
    <w:p w14:paraId="09151A45" w14:textId="1C8D400C" w:rsidR="000B5CE6" w:rsidRPr="00F95DCA" w:rsidRDefault="00A626AB" w:rsidP="00F95DCA">
      <w:pPr>
        <w:pStyle w:val="Ttulo3"/>
      </w:pPr>
      <w:bookmarkStart w:id="693" w:name="_Toc233683259"/>
      <w:r w:rsidRPr="00F95DCA">
        <w:t>Artigo 1</w:t>
      </w:r>
      <w:r w:rsidR="00963FF4">
        <w:t>49</w:t>
      </w:r>
      <w:r w:rsidRPr="00F95DCA">
        <w:t>.º</w:t>
      </w:r>
      <w:bookmarkEnd w:id="693"/>
    </w:p>
    <w:p w14:paraId="51809133" w14:textId="141648BE" w:rsidR="005101CF" w:rsidRDefault="00A626AB" w:rsidP="00F95DCA">
      <w:pPr>
        <w:pStyle w:val="Ttulo3"/>
      </w:pPr>
      <w:bookmarkStart w:id="694" w:name="_Toc233683260"/>
      <w:r w:rsidRPr="00F95DCA">
        <w:t>Norma revogatória</w:t>
      </w:r>
      <w:bookmarkEnd w:id="692"/>
      <w:bookmarkEnd w:id="694"/>
    </w:p>
    <w:p w14:paraId="3EFBF103" w14:textId="29D4E125" w:rsidR="00091690" w:rsidRPr="0024310E" w:rsidRDefault="00581680" w:rsidP="00F95DCA">
      <w:pPr>
        <w:ind w:left="142" w:firstLine="0"/>
        <w:rPr>
          <w:b/>
          <w:bCs/>
        </w:rPr>
      </w:pPr>
      <w:r>
        <w:t xml:space="preserve">1 - </w:t>
      </w:r>
      <w:r w:rsidR="00091690" w:rsidRPr="00F95DCA">
        <w:t>São revogados, na sua redação atual:</w:t>
      </w:r>
    </w:p>
    <w:p w14:paraId="6259DFC6" w14:textId="39569CA5" w:rsidR="00091690" w:rsidRPr="00F95DCA" w:rsidRDefault="00091690" w:rsidP="00F95DCA">
      <w:pPr>
        <w:pStyle w:val="PargrafodaLista"/>
        <w:numPr>
          <w:ilvl w:val="0"/>
          <w:numId w:val="323"/>
        </w:numPr>
      </w:pPr>
      <w:r w:rsidRPr="00F95DCA">
        <w:t>A Lei n.º 92/95, de 12 de setembro;</w:t>
      </w:r>
    </w:p>
    <w:p w14:paraId="2210546D" w14:textId="77777777" w:rsidR="00581680" w:rsidRPr="00096475" w:rsidRDefault="00581680" w:rsidP="00F95DCA">
      <w:pPr>
        <w:pStyle w:val="PargrafodaLista"/>
        <w:numPr>
          <w:ilvl w:val="0"/>
          <w:numId w:val="323"/>
        </w:numPr>
      </w:pPr>
      <w:r w:rsidRPr="00096475">
        <w:t>A Lei n.º 27/2016, de 23 de agosto;</w:t>
      </w:r>
    </w:p>
    <w:p w14:paraId="6783AD71" w14:textId="77777777" w:rsidR="00581680" w:rsidRPr="00096475" w:rsidRDefault="00581680" w:rsidP="00F95DCA">
      <w:pPr>
        <w:pStyle w:val="PargrafodaLista"/>
        <w:numPr>
          <w:ilvl w:val="0"/>
          <w:numId w:val="323"/>
        </w:numPr>
      </w:pPr>
      <w:r w:rsidRPr="00096475">
        <w:t>A Lei n.º 15/2018, de 27 de março;</w:t>
      </w:r>
    </w:p>
    <w:p w14:paraId="2CEA870C" w14:textId="63A59917" w:rsidR="00091690" w:rsidRPr="00F95DCA" w:rsidRDefault="00091690" w:rsidP="00F95DCA">
      <w:pPr>
        <w:pStyle w:val="PargrafodaLista"/>
        <w:numPr>
          <w:ilvl w:val="0"/>
          <w:numId w:val="323"/>
        </w:numPr>
      </w:pPr>
      <w:r w:rsidRPr="00F95DCA">
        <w:t>O Decreto-Lei n.º 276/2001, de 17 de outubro;</w:t>
      </w:r>
    </w:p>
    <w:p w14:paraId="3C4BA237" w14:textId="310AEB4D" w:rsidR="00091690" w:rsidRPr="00F95DCA" w:rsidRDefault="00091690" w:rsidP="00F95DCA">
      <w:pPr>
        <w:pStyle w:val="PargrafodaLista"/>
        <w:numPr>
          <w:ilvl w:val="0"/>
          <w:numId w:val="323"/>
        </w:numPr>
      </w:pPr>
      <w:r w:rsidRPr="00F95DCA">
        <w:t>O Decreto-Lei n.º 314/2003, de 17 de outubro;</w:t>
      </w:r>
    </w:p>
    <w:p w14:paraId="3C9ADD11" w14:textId="7967724A" w:rsidR="00091690" w:rsidRPr="00F95DCA" w:rsidRDefault="00091690" w:rsidP="00F95DCA">
      <w:pPr>
        <w:pStyle w:val="PargrafodaLista"/>
        <w:numPr>
          <w:ilvl w:val="0"/>
          <w:numId w:val="323"/>
        </w:numPr>
      </w:pPr>
      <w:r w:rsidRPr="00F95DCA">
        <w:t>O Decreto-Lei n.º 74/2007, de 27 de março;</w:t>
      </w:r>
    </w:p>
    <w:p w14:paraId="1C1F9AC9" w14:textId="1BDF83C4" w:rsidR="00091690" w:rsidRPr="00F95DCA" w:rsidRDefault="00091690" w:rsidP="00F95DCA">
      <w:pPr>
        <w:pStyle w:val="PargrafodaLista"/>
        <w:numPr>
          <w:ilvl w:val="0"/>
          <w:numId w:val="323"/>
        </w:numPr>
      </w:pPr>
      <w:r w:rsidRPr="00F95DCA">
        <w:t>O Decreto-Lei n.º 315/2009, de 29 de outubro;</w:t>
      </w:r>
    </w:p>
    <w:p w14:paraId="19562FEF" w14:textId="21EFBC76" w:rsidR="00091690" w:rsidRPr="00F95DCA" w:rsidRDefault="00091690" w:rsidP="00F95DCA">
      <w:pPr>
        <w:pStyle w:val="PargrafodaLista"/>
        <w:numPr>
          <w:ilvl w:val="0"/>
          <w:numId w:val="323"/>
        </w:numPr>
      </w:pPr>
      <w:r w:rsidRPr="00F95DCA">
        <w:t>O Decreto-Lei n.º 82/2019, de 27 de junho.</w:t>
      </w:r>
    </w:p>
    <w:p w14:paraId="325FAD21" w14:textId="1C276BB8" w:rsidR="00091690" w:rsidRPr="00963FF4" w:rsidRDefault="00581680" w:rsidP="00F95DCA">
      <w:pPr>
        <w:ind w:left="142" w:firstLine="0"/>
      </w:pPr>
      <w:r>
        <w:t xml:space="preserve">2 - </w:t>
      </w:r>
      <w:r w:rsidR="00091690" w:rsidRPr="00F95DCA">
        <w:t>Mantêm-se transitoriamente em vigor, com as necessárias adaptações, os diplomas regulamentares, incluindo as portarias, aprovados ao abrigo dos diplomas revogados pelo número anterior, na parte em que não sejam incompatíveis com o presente [regulamento/decreto-lei], até à sua substituição.</w:t>
      </w:r>
    </w:p>
    <w:p w14:paraId="0CD5DA73" w14:textId="23034424" w:rsidR="003B324B" w:rsidRPr="00F95DCA" w:rsidRDefault="00A626AB" w:rsidP="00F95DCA">
      <w:pPr>
        <w:pStyle w:val="Ttulo3"/>
      </w:pPr>
      <w:bookmarkStart w:id="695" w:name="_Toc223954521"/>
      <w:bookmarkStart w:id="696" w:name="_Toc233683261"/>
      <w:r w:rsidRPr="00F95DCA">
        <w:lastRenderedPageBreak/>
        <w:t>Artigo 1</w:t>
      </w:r>
      <w:r w:rsidR="00581680" w:rsidRPr="00F95DCA">
        <w:t>5</w:t>
      </w:r>
      <w:r w:rsidR="00963FF4">
        <w:t>0</w:t>
      </w:r>
      <w:r w:rsidRPr="00F95DCA">
        <w:t>.º</w:t>
      </w:r>
      <w:bookmarkEnd w:id="696"/>
    </w:p>
    <w:p w14:paraId="1D6A1431" w14:textId="195BB5ED" w:rsidR="005101CF" w:rsidRPr="00F95DCA" w:rsidRDefault="00A626AB" w:rsidP="00F95DCA">
      <w:pPr>
        <w:pStyle w:val="Ttulo3"/>
      </w:pPr>
      <w:bookmarkStart w:id="697" w:name="_Toc233683262"/>
      <w:r w:rsidRPr="00F95DCA">
        <w:t>Entrada em vigor</w:t>
      </w:r>
      <w:bookmarkEnd w:id="695"/>
      <w:bookmarkEnd w:id="697"/>
    </w:p>
    <w:p w14:paraId="09955234" w14:textId="4F59E4FB" w:rsidR="005101CF" w:rsidRPr="005E2D3C" w:rsidRDefault="00581680" w:rsidP="00F95DCA">
      <w:pPr>
        <w:ind w:left="142" w:firstLine="0"/>
      </w:pPr>
      <w:r>
        <w:t xml:space="preserve">1 </w:t>
      </w:r>
      <w:r w:rsidR="00A626AB">
        <w:t>-</w:t>
      </w:r>
      <w:r w:rsidR="00A626AB">
        <w:rPr>
          <w:rFonts w:eastAsia="Arial"/>
        </w:rPr>
        <w:t xml:space="preserve"> </w:t>
      </w:r>
      <w:r w:rsidR="00A626AB">
        <w:t xml:space="preserve">O presente diploma entra em vigor no dia seguinte ao da sua publicação, sem prejuízo do disposto no </w:t>
      </w:r>
      <w:r w:rsidR="00BE60E5">
        <w:t>n.º</w:t>
      </w:r>
      <w:r w:rsidR="00A626AB">
        <w:t xml:space="preserve"> seguinte. </w:t>
      </w:r>
    </w:p>
    <w:p w14:paraId="407F436C" w14:textId="0DC5EFAE" w:rsidR="005101CF" w:rsidRPr="005E2D3C" w:rsidRDefault="00581680" w:rsidP="00F95DCA">
      <w:pPr>
        <w:ind w:left="142" w:firstLine="0"/>
      </w:pPr>
      <w:r>
        <w:t xml:space="preserve">2 </w:t>
      </w:r>
      <w:r w:rsidR="6F6E9877">
        <w:t>-</w:t>
      </w:r>
      <w:r w:rsidR="6F6E9877">
        <w:rPr>
          <w:rFonts w:eastAsia="Arial"/>
        </w:rPr>
        <w:t xml:space="preserve"> </w:t>
      </w:r>
      <w:r w:rsidR="6F6E9877">
        <w:t xml:space="preserve">O disposto no artigo º, no que se refere à obrigatoriedade de registo dos dados no sistema informático, entra em vigor seis meses após a publicação do presente diploma. </w:t>
      </w:r>
    </w:p>
    <w:p w14:paraId="6D4A585A" w14:textId="40F7D6B9" w:rsidR="005101CF" w:rsidRPr="005E2D3C" w:rsidRDefault="00581680" w:rsidP="00F95DCA">
      <w:pPr>
        <w:ind w:left="142" w:firstLine="0"/>
      </w:pPr>
      <w:r>
        <w:t xml:space="preserve">3 </w:t>
      </w:r>
      <w:r w:rsidR="6F6E9877">
        <w:t>-</w:t>
      </w:r>
      <w:r w:rsidR="6F6E9877">
        <w:rPr>
          <w:rFonts w:eastAsia="Arial"/>
        </w:rPr>
        <w:t xml:space="preserve"> </w:t>
      </w:r>
      <w:r w:rsidR="6F6E9877">
        <w:t xml:space="preserve">O disposto </w:t>
      </w:r>
      <w:r w:rsidR="6F6E9877" w:rsidRPr="00F95DCA">
        <w:rPr>
          <w:highlight w:val="cyan"/>
        </w:rPr>
        <w:t xml:space="preserve">no n.º 1 do artigo </w:t>
      </w:r>
      <w:r w:rsidR="007E517C" w:rsidRPr="00F95DCA">
        <w:rPr>
          <w:highlight w:val="cyan"/>
        </w:rPr>
        <w:t xml:space="preserve">XX.º </w:t>
      </w:r>
      <w:r w:rsidR="6F6E9877" w:rsidRPr="00F95DCA">
        <w:rPr>
          <w:highlight w:val="cyan"/>
        </w:rPr>
        <w:t>, relativamente aos animais nascidos antes de 1 de entra em vigor 12 meses após a publicação do presente diploma</w:t>
      </w:r>
      <w:r w:rsidR="6F6E9877">
        <w:t xml:space="preserve">. </w:t>
      </w:r>
    </w:p>
    <w:p w14:paraId="582C77E5" w14:textId="77777777" w:rsidR="005101CF" w:rsidRPr="005E2D3C" w:rsidRDefault="00A626AB" w:rsidP="00F95DCA">
      <w:r>
        <w:t xml:space="preserve"> </w:t>
      </w:r>
    </w:p>
    <w:p w14:paraId="3D006821" w14:textId="2C62CAFD" w:rsidR="005101CF" w:rsidRPr="005E2D3C" w:rsidRDefault="00A626AB" w:rsidP="00F95DCA">
      <w:r>
        <w:t xml:space="preserve">Visto e aprovado em Conselho de Ministros de </w:t>
      </w:r>
      <w:r w:rsidR="00581680">
        <w:t>__ de _______ de 2026.</w:t>
      </w:r>
    </w:p>
    <w:p w14:paraId="5E242618" w14:textId="0C00F457" w:rsidR="005101CF" w:rsidRPr="005E2D3C" w:rsidRDefault="00A626AB" w:rsidP="00F95DCA">
      <w:r>
        <w:t xml:space="preserve"> O Primeiro-Ministro</w:t>
      </w:r>
      <w:r w:rsidR="00581680">
        <w:t>,</w:t>
      </w:r>
    </w:p>
    <w:p w14:paraId="554C618F" w14:textId="418CC05D" w:rsidR="005101CF" w:rsidRPr="005E2D3C" w:rsidRDefault="00A626AB" w:rsidP="00F95DCA">
      <w:r>
        <w:t xml:space="preserve"> O Ministro de Estado e das Finanças</w:t>
      </w:r>
      <w:r w:rsidR="00581680">
        <w:t>,</w:t>
      </w:r>
      <w:r>
        <w:t xml:space="preserve"> </w:t>
      </w:r>
    </w:p>
    <w:p w14:paraId="4C30835A" w14:textId="72806559" w:rsidR="005101CF" w:rsidRPr="005E2D3C" w:rsidRDefault="00A626AB" w:rsidP="00F95DCA">
      <w:r>
        <w:t xml:space="preserve"> O Ministro de Estado e dos Negócios Estrangeiros</w:t>
      </w:r>
      <w:r w:rsidR="00581680">
        <w:t>,</w:t>
      </w:r>
      <w:r>
        <w:t xml:space="preserve"> </w:t>
      </w:r>
    </w:p>
    <w:p w14:paraId="3C55B1AA" w14:textId="512FE64B" w:rsidR="005101CF" w:rsidRPr="005E2D3C" w:rsidRDefault="00A626AB" w:rsidP="00F95DCA">
      <w:r>
        <w:t xml:space="preserve"> O Ministro da Administração Interna</w:t>
      </w:r>
      <w:r w:rsidR="00581680">
        <w:t>,</w:t>
      </w:r>
    </w:p>
    <w:p w14:paraId="5C50C87E" w14:textId="7A632BFC" w:rsidR="005101CF" w:rsidRPr="005E2D3C" w:rsidRDefault="00A626AB" w:rsidP="00F95DCA">
      <w:r>
        <w:t xml:space="preserve"> </w:t>
      </w:r>
      <w:r w:rsidR="00076287">
        <w:t xml:space="preserve">O </w:t>
      </w:r>
      <w:r w:rsidR="00581680">
        <w:t xml:space="preserve">Ministro </w:t>
      </w:r>
      <w:r w:rsidR="461CBADA">
        <w:t>da Agricultura e Mar</w:t>
      </w:r>
      <w:r w:rsidR="00581680">
        <w:t>,</w:t>
      </w:r>
    </w:p>
    <w:p w14:paraId="222866C3" w14:textId="77777777" w:rsidR="005101CF" w:rsidRPr="005E2D3C" w:rsidRDefault="00A626AB" w:rsidP="00F95DCA">
      <w:r>
        <w:t xml:space="preserve"> </w:t>
      </w:r>
    </w:p>
    <w:p w14:paraId="034D40A6" w14:textId="77777777" w:rsidR="003B324B" w:rsidRPr="005E2D3C" w:rsidRDefault="003B324B" w:rsidP="00F95DCA"/>
    <w:p w14:paraId="6D61F31D" w14:textId="77777777" w:rsidR="003B324B" w:rsidRPr="005E2D3C" w:rsidRDefault="003B324B" w:rsidP="00F95DCA"/>
    <w:p w14:paraId="02760BC1" w14:textId="77777777" w:rsidR="003B324B" w:rsidRPr="005E2D3C" w:rsidRDefault="003B324B" w:rsidP="00F95DCA"/>
    <w:p w14:paraId="70117F62" w14:textId="77777777" w:rsidR="003B324B" w:rsidRPr="005E2D3C" w:rsidRDefault="003B324B" w:rsidP="00F95DCA"/>
    <w:p w14:paraId="3591CE2A" w14:textId="77777777" w:rsidR="003B324B" w:rsidRPr="005E2D3C" w:rsidRDefault="003B324B" w:rsidP="00F95DCA"/>
    <w:p w14:paraId="2D0B772A" w14:textId="77777777" w:rsidR="003B324B" w:rsidRPr="005E2D3C" w:rsidRDefault="003B324B" w:rsidP="00F95DCA"/>
    <w:p w14:paraId="6319F663" w14:textId="77777777" w:rsidR="003B324B" w:rsidRPr="005E2D3C" w:rsidRDefault="003B324B" w:rsidP="00F95DCA"/>
    <w:p w14:paraId="3A49CECD" w14:textId="23A5241F" w:rsidR="679F1546" w:rsidRPr="005E2D3C" w:rsidRDefault="679F1546" w:rsidP="00F95DCA"/>
    <w:p w14:paraId="0F0CC5D6" w14:textId="47A813D5" w:rsidR="679F1546" w:rsidRPr="005E2D3C" w:rsidRDefault="679F1546" w:rsidP="00F95DCA"/>
    <w:p w14:paraId="33893A55" w14:textId="77777777" w:rsidR="004537C6" w:rsidRDefault="00A626AB">
      <w:pPr>
        <w:rPr>
          <w:rFonts w:eastAsia="Cambria"/>
        </w:rPr>
      </w:pPr>
      <w:r>
        <w:lastRenderedPageBreak/>
        <w:t xml:space="preserve">  </w:t>
      </w:r>
      <w:r>
        <w:tab/>
      </w:r>
      <w:r>
        <w:rPr>
          <w:rFonts w:eastAsia="Cambria"/>
        </w:rPr>
        <w:tab/>
      </w:r>
    </w:p>
    <w:p w14:paraId="70874073" w14:textId="77777777" w:rsidR="004537C6" w:rsidRDefault="004537C6">
      <w:pPr>
        <w:rPr>
          <w:rFonts w:eastAsia="Cambria"/>
        </w:rPr>
      </w:pPr>
    </w:p>
    <w:p w14:paraId="539F1DF7" w14:textId="77777777" w:rsidR="00076287" w:rsidRDefault="00076287" w:rsidP="00076287">
      <w:pPr>
        <w:ind w:left="0" w:firstLine="0"/>
        <w:rPr>
          <w:rFonts w:eastAsia="Cambria"/>
        </w:rPr>
      </w:pPr>
    </w:p>
    <w:p w14:paraId="7D59D952" w14:textId="77777777" w:rsidR="00076287" w:rsidRPr="00F95DCA" w:rsidRDefault="00076287" w:rsidP="00F95DCA">
      <w:pPr>
        <w:ind w:left="0" w:firstLine="0"/>
        <w:rPr>
          <w:rFonts w:eastAsia="Cambria"/>
          <w:sz w:val="52"/>
          <w:szCs w:val="52"/>
        </w:rPr>
      </w:pPr>
    </w:p>
    <w:p w14:paraId="113EFDBE" w14:textId="16F64611" w:rsidR="00076287" w:rsidRPr="00F95DCA" w:rsidRDefault="00076287" w:rsidP="00F95DCA">
      <w:pPr>
        <w:ind w:left="0" w:firstLine="0"/>
        <w:jc w:val="center"/>
        <w:rPr>
          <w:rFonts w:eastAsia="Cambria"/>
          <w:sz w:val="48"/>
          <w:szCs w:val="48"/>
        </w:rPr>
      </w:pPr>
      <w:r w:rsidRPr="00F95DCA">
        <w:rPr>
          <w:rFonts w:eastAsia="Cambria"/>
          <w:sz w:val="48"/>
          <w:szCs w:val="48"/>
          <w:highlight w:val="green"/>
        </w:rPr>
        <w:t>FIM DA 1.º REVISÃO FORMAL DA DAJA</w:t>
      </w:r>
    </w:p>
    <w:p w14:paraId="4005ACB3" w14:textId="77777777" w:rsidR="00581680" w:rsidRDefault="00581680" w:rsidP="00076287">
      <w:pPr>
        <w:rPr>
          <w:rFonts w:eastAsia="Cambria"/>
        </w:rPr>
      </w:pPr>
    </w:p>
    <w:p w14:paraId="256902C5" w14:textId="77777777" w:rsidR="00581680" w:rsidRDefault="00581680" w:rsidP="00076287">
      <w:pPr>
        <w:rPr>
          <w:rFonts w:eastAsia="Cambria"/>
        </w:rPr>
      </w:pPr>
    </w:p>
    <w:p w14:paraId="5DE23549" w14:textId="77777777" w:rsidR="00581680" w:rsidRDefault="00581680" w:rsidP="00076287">
      <w:pPr>
        <w:rPr>
          <w:rFonts w:eastAsia="Cambria"/>
        </w:rPr>
      </w:pPr>
    </w:p>
    <w:p w14:paraId="58DEEA26" w14:textId="77777777" w:rsidR="00581680" w:rsidRDefault="00581680" w:rsidP="00076287">
      <w:pPr>
        <w:rPr>
          <w:rFonts w:eastAsia="Cambria"/>
        </w:rPr>
      </w:pPr>
    </w:p>
    <w:p w14:paraId="21681989" w14:textId="77777777" w:rsidR="00581680" w:rsidRDefault="00581680" w:rsidP="00076287">
      <w:pPr>
        <w:rPr>
          <w:rFonts w:eastAsia="Cambria"/>
        </w:rPr>
      </w:pPr>
    </w:p>
    <w:p w14:paraId="40DF2E0B" w14:textId="77777777" w:rsidR="00581680" w:rsidRPr="005E2D3C" w:rsidRDefault="00581680" w:rsidP="00F95DCA">
      <w:pPr>
        <w:rPr>
          <w:rFonts w:eastAsia="Cambria"/>
        </w:rPr>
      </w:pPr>
    </w:p>
    <w:p w14:paraId="0FB5FE30" w14:textId="77777777" w:rsidR="005101CF" w:rsidRPr="005E2D3C" w:rsidRDefault="005101CF" w:rsidP="00F95DCA">
      <w:pPr>
        <w:rPr>
          <w:color w:val="auto"/>
        </w:rPr>
      </w:pPr>
    </w:p>
    <w:p w14:paraId="3D24E39F" w14:textId="724967A1" w:rsidR="005101CF" w:rsidRPr="00F95DCA" w:rsidRDefault="6F6E9877" w:rsidP="00F95DCA">
      <w:pPr>
        <w:jc w:val="center"/>
        <w:rPr>
          <w:b/>
          <w:bCs/>
          <w:color w:val="auto"/>
        </w:rPr>
      </w:pPr>
      <w:bookmarkStart w:id="698" w:name="_Toc223954522"/>
      <w:r w:rsidRPr="00F95DCA">
        <w:rPr>
          <w:b/>
          <w:bCs/>
          <w:color w:val="auto"/>
        </w:rPr>
        <w:t>ANEXO I</w:t>
      </w:r>
    </w:p>
    <w:p w14:paraId="1BD9CB98" w14:textId="4AF7F80B" w:rsidR="005101CF" w:rsidRPr="00F95DCA" w:rsidRDefault="6F6E9877" w:rsidP="00F95DCA">
      <w:pPr>
        <w:jc w:val="center"/>
        <w:rPr>
          <w:b/>
          <w:bCs/>
          <w:color w:val="auto"/>
        </w:rPr>
      </w:pPr>
      <w:r w:rsidRPr="00F95DCA">
        <w:rPr>
          <w:b/>
          <w:bCs/>
          <w:color w:val="auto"/>
        </w:rPr>
        <w:t>Normas mínimas de proteção animal para a reprodução</w:t>
      </w:r>
      <w:bookmarkEnd w:id="698"/>
      <w:commentRangeStart w:id="699"/>
      <w:commentRangeEnd w:id="699"/>
      <w:r w:rsidR="002251E2" w:rsidRPr="00F95DCA">
        <w:rPr>
          <w:rStyle w:val="Refdecomentrio"/>
          <w:b/>
          <w:bCs/>
          <w:color w:val="auto"/>
          <w:sz w:val="24"/>
          <w:szCs w:val="24"/>
        </w:rPr>
        <w:commentReference w:id="699"/>
      </w:r>
    </w:p>
    <w:p w14:paraId="0D643F64" w14:textId="1B455D00" w:rsidR="005101CF" w:rsidRPr="00F95DCA" w:rsidRDefault="00A626AB" w:rsidP="00F95DCA">
      <w:pPr>
        <w:jc w:val="center"/>
        <w:rPr>
          <w:b/>
          <w:bCs/>
        </w:rPr>
      </w:pPr>
      <w:r w:rsidRPr="00F95DCA">
        <w:rPr>
          <w:b/>
          <w:bCs/>
        </w:rPr>
        <w:t>(alínea a) do n.º 2 do artigo 53.º</w:t>
      </w:r>
    </w:p>
    <w:p w14:paraId="59E0A982" w14:textId="77777777" w:rsidR="005101CF" w:rsidRPr="005E2D3C" w:rsidRDefault="00A626AB" w:rsidP="00F95DCA">
      <w:r>
        <w:t xml:space="preserve"> </w:t>
      </w:r>
    </w:p>
    <w:tbl>
      <w:tblPr>
        <w:tblStyle w:val="TableGrid"/>
        <w:tblW w:w="8748" w:type="dxa"/>
        <w:tblInd w:w="34" w:type="dxa"/>
        <w:tblCellMar>
          <w:top w:w="53" w:type="dxa"/>
          <w:left w:w="108" w:type="dxa"/>
          <w:right w:w="54" w:type="dxa"/>
        </w:tblCellMar>
        <w:tblLook w:val="04A0" w:firstRow="1" w:lastRow="0" w:firstColumn="1" w:lastColumn="0" w:noHBand="0" w:noVBand="1"/>
      </w:tblPr>
      <w:tblGrid>
        <w:gridCol w:w="2342"/>
        <w:gridCol w:w="1606"/>
        <w:gridCol w:w="1844"/>
        <w:gridCol w:w="1541"/>
        <w:gridCol w:w="1415"/>
      </w:tblGrid>
      <w:tr w:rsidR="005101CF" w:rsidRPr="005E2D3C" w14:paraId="44DBF3AF" w14:textId="77777777" w:rsidTr="679F1546">
        <w:trPr>
          <w:trHeight w:val="53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3B353" w14:textId="77777777" w:rsidR="005101CF" w:rsidRPr="005E2D3C" w:rsidRDefault="00A626AB" w:rsidP="00F95DCA">
            <w:r>
              <w:t xml:space="preserve">Parâmetro reprodutivo </w:t>
            </w:r>
          </w:p>
        </w:tc>
        <w:tc>
          <w:tcPr>
            <w:tcW w:w="32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33B7D" w14:textId="77777777" w:rsidR="005101CF" w:rsidRPr="005E2D3C" w:rsidRDefault="00A626AB" w:rsidP="00F95DCA">
            <w:r>
              <w:t>Canídeos</w:t>
            </w:r>
          </w:p>
        </w:tc>
        <w:tc>
          <w:tcPr>
            <w:tcW w:w="30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5DF711" w14:textId="77777777" w:rsidR="005101CF" w:rsidRPr="005E2D3C" w:rsidRDefault="00A626AB" w:rsidP="00F95DCA">
            <w:r>
              <w:t xml:space="preserve">Felídeos </w:t>
            </w:r>
          </w:p>
        </w:tc>
      </w:tr>
      <w:tr w:rsidR="005101CF" w:rsidRPr="005E2D3C" w14:paraId="372F6431" w14:textId="77777777" w:rsidTr="679F1546">
        <w:trPr>
          <w:trHeight w:val="53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0565E" w14:textId="77777777" w:rsidR="005101CF" w:rsidRPr="005E2D3C" w:rsidRDefault="00A626AB" w:rsidP="00F95DCA">
            <w:r>
              <w:t xml:space="preserve">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9E2D2B" w14:textId="77777777" w:rsidR="005101CF" w:rsidRPr="005E2D3C" w:rsidRDefault="00A626AB" w:rsidP="00F95DCA">
            <w:r>
              <w:t>Machos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77601" w14:textId="77777777" w:rsidR="005101CF" w:rsidRPr="005E2D3C" w:rsidRDefault="00A626AB" w:rsidP="00F95DCA">
            <w:r>
              <w:t>Fêmeas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6E4B9" w14:textId="77777777" w:rsidR="005101CF" w:rsidRPr="005E2D3C" w:rsidRDefault="00A626AB" w:rsidP="00F95DCA">
            <w:r>
              <w:t xml:space="preserve">Machos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15750" w14:textId="77777777" w:rsidR="005101CF" w:rsidRPr="005E2D3C" w:rsidRDefault="00A626AB" w:rsidP="00F95DCA">
            <w:r>
              <w:t>Fêmeas</w:t>
            </w:r>
          </w:p>
        </w:tc>
      </w:tr>
      <w:tr w:rsidR="005101CF" w:rsidRPr="005E2D3C" w14:paraId="61E71DD3" w14:textId="77777777" w:rsidTr="679F1546">
        <w:trPr>
          <w:trHeight w:val="2680"/>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237442" w14:textId="77777777" w:rsidR="005101CF" w:rsidRPr="005E2D3C" w:rsidRDefault="00A626AB" w:rsidP="00F95DCA">
            <w:r>
              <w:lastRenderedPageBreak/>
              <w:t xml:space="preserve">Idade Mínima para reprodução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2FD441" w14:textId="77777777" w:rsidR="005101CF" w:rsidRPr="005E2D3C" w:rsidRDefault="00A626AB" w:rsidP="00F95DCA">
            <w:r>
              <w:t xml:space="preserve">Raças pequeno e médio porte </w:t>
            </w:r>
          </w:p>
          <w:p w14:paraId="54EE9801" w14:textId="77777777" w:rsidR="005101CF" w:rsidRPr="005E2D3C" w:rsidRDefault="00A626AB" w:rsidP="00F95DCA">
            <w:r>
              <w:t xml:space="preserve">– 1,5 anos </w:t>
            </w:r>
          </w:p>
          <w:p w14:paraId="604A48C3" w14:textId="77777777" w:rsidR="005101CF" w:rsidRPr="005E2D3C" w:rsidRDefault="00A626AB" w:rsidP="00F95DCA">
            <w:r>
              <w:t xml:space="preserve">Raças de grande porte - </w:t>
            </w:r>
          </w:p>
          <w:p w14:paraId="1CD637FC" w14:textId="77777777" w:rsidR="005101CF" w:rsidRPr="005E2D3C" w:rsidRDefault="00A626AB" w:rsidP="00F95DCA">
            <w:r>
              <w:t xml:space="preserve">2 anos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2E7B89" w14:textId="77777777" w:rsidR="005101CF" w:rsidRPr="005E2D3C" w:rsidRDefault="00A626AB" w:rsidP="00F95DCA">
            <w:r>
              <w:t xml:space="preserve">Raças pequeno e médio porte </w:t>
            </w:r>
          </w:p>
          <w:p w14:paraId="4F46316D" w14:textId="77777777" w:rsidR="005101CF" w:rsidRPr="005E2D3C" w:rsidRDefault="00A626AB" w:rsidP="00F95DCA">
            <w:r>
              <w:t xml:space="preserve">– 3º cio </w:t>
            </w:r>
          </w:p>
          <w:p w14:paraId="46390317" w14:textId="5480050B" w:rsidR="005101CF" w:rsidRPr="005E2D3C" w:rsidRDefault="350E168B" w:rsidP="00F95DCA">
            <w:r>
              <w:t>Raças grande porte – 2 anos</w:t>
            </w:r>
          </w:p>
          <w:p w14:paraId="0C79E891" w14:textId="7C5DC321" w:rsidR="005101CF" w:rsidRPr="005E2D3C" w:rsidRDefault="005101CF" w:rsidP="00F95DCA"/>
          <w:p w14:paraId="649FA612" w14:textId="14AD881A" w:rsidR="005101CF" w:rsidRPr="005E2D3C" w:rsidRDefault="05F23C10" w:rsidP="00F95DCA">
            <w:r>
              <w:t>A partir do 2.º estro</w:t>
            </w:r>
            <w:r>
              <w:br/>
              <w:t xml:space="preserve"> (Anexo I, n.º 1.1)</w:t>
            </w:r>
          </w:p>
          <w:p w14:paraId="3E66E332" w14:textId="4AB80D86" w:rsidR="005101CF" w:rsidRPr="005E2D3C" w:rsidRDefault="005101CF" w:rsidP="00F95DCA"/>
          <w:p w14:paraId="52E309B3" w14:textId="3504E881" w:rsidR="005101CF" w:rsidRPr="005E2D3C" w:rsidRDefault="005101CF" w:rsidP="00F95DCA"/>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7EF77" w14:textId="77777777" w:rsidR="005101CF" w:rsidRPr="005E2D3C" w:rsidRDefault="00A626AB" w:rsidP="00F95DCA">
            <w:r>
              <w:t>1 ano</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AA775" w14:textId="77777777" w:rsidR="005101CF" w:rsidRPr="005E2D3C" w:rsidRDefault="00A626AB" w:rsidP="00F95DCA">
            <w:r>
              <w:t>1 ano</w:t>
            </w:r>
          </w:p>
        </w:tc>
      </w:tr>
      <w:tr w:rsidR="005101CF" w:rsidRPr="005E2D3C" w14:paraId="7B1BE013" w14:textId="77777777" w:rsidTr="679F1546">
        <w:trPr>
          <w:trHeight w:val="215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01E30" w14:textId="77777777" w:rsidR="005101CF" w:rsidRPr="005E2D3C" w:rsidRDefault="00A626AB" w:rsidP="00F95DCA">
            <w:r>
              <w:t xml:space="preserve">Idade máxima para reprodução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42FEEA" w14:textId="77777777" w:rsidR="005101CF" w:rsidRPr="005E2D3C" w:rsidRDefault="00A626AB" w:rsidP="00F95DCA">
            <w:r>
              <w:t xml:space="preserve">12 anos ou mais, se estatuto </w:t>
            </w:r>
          </w:p>
          <w:p w14:paraId="373A2B01" w14:textId="77777777" w:rsidR="005101CF" w:rsidRPr="005E2D3C" w:rsidRDefault="00A626AB" w:rsidP="00F95DCA">
            <w:r>
              <w:t xml:space="preserve">sanitário o permitir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909097" w14:textId="77777777" w:rsidR="005101CF" w:rsidRPr="005E2D3C" w:rsidRDefault="00A626AB" w:rsidP="00F95DCA">
            <w:r>
              <w:t xml:space="preserve">8 anos, ou 5 anos se é 1ª gestação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7D8C8" w14:textId="77777777" w:rsidR="005101CF" w:rsidRPr="005E2D3C" w:rsidRDefault="00A626AB" w:rsidP="00F95DCA">
            <w:r>
              <w:t xml:space="preserve">12 anos </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44806" w14:textId="77777777" w:rsidR="005101CF" w:rsidRPr="005E2D3C" w:rsidRDefault="00A626AB" w:rsidP="00F95DCA">
            <w:r>
              <w:t>12 anos</w:t>
            </w:r>
          </w:p>
        </w:tc>
      </w:tr>
      <w:tr w:rsidR="005101CF" w:rsidRPr="005E2D3C" w14:paraId="715E8090" w14:textId="77777777" w:rsidTr="679F1546">
        <w:trPr>
          <w:trHeight w:val="53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02732" w14:textId="77777777" w:rsidR="005101CF" w:rsidRPr="005E2D3C" w:rsidRDefault="00A626AB" w:rsidP="00F95DCA">
            <w:r>
              <w:t xml:space="preserve">Reprodução no 1º ciclo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C9164" w14:textId="77777777" w:rsidR="005101CF" w:rsidRPr="005E2D3C" w:rsidRDefault="00A626AB" w:rsidP="00F95DCA">
            <w:r>
              <w:t xml:space="preserve">_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827648" w14:textId="77777777" w:rsidR="005101CF" w:rsidRPr="005E2D3C" w:rsidRDefault="00A626AB" w:rsidP="00F95DCA">
            <w:r>
              <w:t>Não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00708A" w14:textId="77777777" w:rsidR="005101CF" w:rsidRPr="005E2D3C" w:rsidRDefault="00A626AB" w:rsidP="00F95DCA">
            <w:r>
              <w:t>_</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A2371" w14:textId="77777777" w:rsidR="005101CF" w:rsidRPr="005E2D3C" w:rsidRDefault="00A626AB" w:rsidP="00F95DCA">
            <w:r>
              <w:t xml:space="preserve">Não </w:t>
            </w:r>
          </w:p>
        </w:tc>
      </w:tr>
      <w:tr w:rsidR="005101CF" w:rsidRPr="005E2D3C" w14:paraId="01C65E46" w14:textId="77777777" w:rsidTr="679F1546">
        <w:trPr>
          <w:trHeight w:val="535"/>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6FE56" w14:textId="25E81F66" w:rsidR="005101CF" w:rsidRPr="005E2D3C" w:rsidRDefault="00D03AF5" w:rsidP="00F95DCA">
            <w:r>
              <w:t>N.º</w:t>
            </w:r>
            <w:r w:rsidR="00A626AB">
              <w:t xml:space="preserve"> Ninhadas por ano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803FB" w14:textId="77777777" w:rsidR="005101CF" w:rsidRPr="005E2D3C" w:rsidRDefault="00A626AB" w:rsidP="00F95DCA">
            <w:r>
              <w:t xml:space="preserve">_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D8CC0" w14:textId="77777777" w:rsidR="005101CF" w:rsidRPr="005E2D3C" w:rsidRDefault="00A626AB" w:rsidP="00F95DCA">
            <w:r>
              <w:t>1</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D700D" w14:textId="77777777" w:rsidR="005101CF" w:rsidRPr="005E2D3C" w:rsidRDefault="00A626AB" w:rsidP="00F95DCA">
            <w:r>
              <w:t>_</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07572" w14:textId="77777777" w:rsidR="005101CF" w:rsidRPr="005E2D3C" w:rsidRDefault="00A626AB" w:rsidP="00F95DCA">
            <w:r>
              <w:t xml:space="preserve">1 </w:t>
            </w:r>
          </w:p>
        </w:tc>
      </w:tr>
      <w:tr w:rsidR="005101CF" w:rsidRPr="005E2D3C" w14:paraId="423DD7D9" w14:textId="77777777" w:rsidTr="679F1546">
        <w:trPr>
          <w:trHeight w:val="940"/>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1B5E53" w14:textId="550955EF" w:rsidR="005101CF" w:rsidRPr="005E2D3C" w:rsidRDefault="00D03AF5" w:rsidP="00F95DCA">
            <w:r>
              <w:t>N.º</w:t>
            </w:r>
            <w:r w:rsidR="00A626AB">
              <w:t xml:space="preserve"> ninhadas / vida reprodutiva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E6727" w14:textId="77777777" w:rsidR="005101CF" w:rsidRPr="005E2D3C" w:rsidRDefault="00A626AB" w:rsidP="00F95DCA">
            <w:r>
              <w:t xml:space="preserve">_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81B35" w14:textId="77777777" w:rsidR="005101CF" w:rsidRPr="005E2D3C" w:rsidRDefault="00A626AB" w:rsidP="00F95DCA">
            <w:r>
              <w:t>4-6</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8AA80" w14:textId="77777777" w:rsidR="005101CF" w:rsidRPr="005E2D3C" w:rsidRDefault="00A626AB" w:rsidP="00F95DCA">
            <w:r>
              <w:t>_</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1E011" w14:textId="77777777" w:rsidR="005101CF" w:rsidRPr="005E2D3C" w:rsidRDefault="00A626AB" w:rsidP="00F95DCA">
            <w:r>
              <w:t xml:space="preserve">8-10 </w:t>
            </w:r>
          </w:p>
        </w:tc>
      </w:tr>
      <w:tr w:rsidR="005101CF" w:rsidRPr="005E2D3C" w14:paraId="521D4365" w14:textId="77777777" w:rsidTr="679F1546">
        <w:trPr>
          <w:trHeight w:val="941"/>
        </w:trPr>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E7A58" w14:textId="77777777" w:rsidR="005101CF" w:rsidRPr="005E2D3C" w:rsidRDefault="00A626AB" w:rsidP="00F95DCA">
            <w:r>
              <w:lastRenderedPageBreak/>
              <w:t xml:space="preserve">Intervalo mínimo parto/nova gestação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86BFE" w14:textId="77777777" w:rsidR="005101CF" w:rsidRPr="005E2D3C" w:rsidRDefault="00A626AB" w:rsidP="00F95DCA">
            <w:r>
              <w:t xml:space="preserve">_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53C9EF" w14:textId="77777777" w:rsidR="005101CF" w:rsidRPr="005E2D3C" w:rsidRDefault="00A626AB" w:rsidP="00F95DCA">
            <w:r>
              <w:t xml:space="preserve">1 ciclo reprodutivo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6CDC8" w14:textId="77777777" w:rsidR="005101CF" w:rsidRPr="005E2D3C" w:rsidRDefault="00A626AB" w:rsidP="00F95DCA">
            <w:r>
              <w:t>_</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16A70" w14:textId="77777777" w:rsidR="005101CF" w:rsidRPr="005E2D3C" w:rsidRDefault="00A626AB" w:rsidP="00F95DCA">
            <w:r>
              <w:t>3-6 meses</w:t>
            </w:r>
          </w:p>
        </w:tc>
      </w:tr>
    </w:tbl>
    <w:p w14:paraId="47AF6B82" w14:textId="67A9AE51" w:rsidR="005101CF" w:rsidRPr="005E2D3C" w:rsidRDefault="00A626AB" w:rsidP="00F95DCA">
      <w:r>
        <w:rPr>
          <w:rFonts w:eastAsia="Calibri"/>
        </w:rPr>
        <w:tab/>
      </w:r>
      <w:r>
        <w:rPr>
          <w:rFonts w:eastAsia="Cambria"/>
        </w:rPr>
        <w:tab/>
      </w:r>
      <w:r>
        <w:rPr>
          <w:rFonts w:eastAsia="Cambria"/>
        </w:rPr>
        <w:tab/>
      </w:r>
    </w:p>
    <w:p w14:paraId="2FBC30B2" w14:textId="77777777" w:rsidR="005101CF" w:rsidRPr="005E2D3C" w:rsidRDefault="00A626AB" w:rsidP="00F95DCA">
      <w:r>
        <w:rPr>
          <w:rFonts w:eastAsia="Cambria"/>
        </w:rPr>
        <w:tab/>
      </w:r>
    </w:p>
    <w:p w14:paraId="61A4E7AA" w14:textId="77777777" w:rsidR="005101CF" w:rsidRPr="005E2D3C" w:rsidRDefault="350E168B" w:rsidP="00F95DCA">
      <w:r>
        <w:t xml:space="preserve">N. B. As cadelas não devem ter mais de 2 ninhadas num período de 2 anos e as gatas não devem ultrapassar as 3 ninhadas no período de 2 anos, a menos que haja uma declaração de aprovação emitida pelo veterinário assistente </w:t>
      </w:r>
    </w:p>
    <w:p w14:paraId="6EE2D99F" w14:textId="19116BC3" w:rsidR="4CCB09DA" w:rsidRPr="005E2D3C" w:rsidRDefault="4CCB09DA" w:rsidP="00F95DCA"/>
    <w:p w14:paraId="04B7B3AA" w14:textId="4FBF02EA" w:rsidR="12159AB7" w:rsidRPr="005E2D3C" w:rsidRDefault="12159AB7" w:rsidP="00F95DCA">
      <w:pPr>
        <w:rPr>
          <w:rFonts w:eastAsia="Calibri"/>
          <w:b/>
          <w:bCs/>
          <w:color w:val="222222"/>
        </w:rPr>
      </w:pPr>
      <w:r>
        <w:rPr>
          <w:rFonts w:eastAsia="Calibri"/>
          <w:b/>
          <w:bCs/>
          <w:color w:val="222222"/>
        </w:rPr>
        <w:t>Sumário / Proposta · Necessidade de alteração: Sim</w:t>
      </w:r>
    </w:p>
    <w:p w14:paraId="0141B880" w14:textId="3593AE3D" w:rsidR="12159AB7" w:rsidRPr="005E2D3C" w:rsidRDefault="13A294D8" w:rsidP="00F95DCA">
      <w:pPr>
        <w:rPr>
          <w:rFonts w:eastAsia="Calibri Light"/>
          <w:b/>
          <w:bCs/>
        </w:rPr>
      </w:pPr>
      <w:r>
        <w:rPr>
          <w:rFonts w:eastAsia="Calibri Light"/>
          <w:b/>
          <w:bCs/>
        </w:rPr>
        <w:t>1. Idades mínimas de reprodução</w:t>
      </w:r>
    </w:p>
    <w:tbl>
      <w:tblPr>
        <w:tblW w:w="0" w:type="auto"/>
        <w:tblLook w:val="04A0" w:firstRow="1" w:lastRow="0" w:firstColumn="1" w:lastColumn="0" w:noHBand="0" w:noVBand="1"/>
      </w:tblPr>
      <w:tblGrid>
        <w:gridCol w:w="1555"/>
        <w:gridCol w:w="1635"/>
        <w:gridCol w:w="2008"/>
        <w:gridCol w:w="1547"/>
        <w:gridCol w:w="2024"/>
      </w:tblGrid>
      <w:tr w:rsidR="4CCB09DA" w:rsidRPr="005E2D3C" w14:paraId="74A71323" w14:textId="77777777" w:rsidTr="004818B6">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B76D957" w14:textId="6ADE399A" w:rsidR="4CCB09DA" w:rsidRPr="005E2D3C" w:rsidRDefault="4CCB09DA" w:rsidP="00F95DCA">
            <w:pPr>
              <w:rPr>
                <w:rFonts w:eastAsia="Calibri Light"/>
                <w:b/>
                <w:bCs/>
              </w:rPr>
            </w:pPr>
            <w:r>
              <w:rPr>
                <w:rFonts w:eastAsia="Calibri Light"/>
                <w:b/>
                <w:bCs/>
              </w:rPr>
              <w:t>Critério</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477ECFC" w14:textId="3E000261" w:rsidR="4CCB09DA" w:rsidRPr="005E2D3C" w:rsidRDefault="4CCB09DA" w:rsidP="00F95DCA">
            <w:pPr>
              <w:rPr>
                <w:rFonts w:eastAsia="Calibri Light"/>
                <w:b/>
                <w:bCs/>
              </w:rPr>
            </w:pPr>
            <w:r>
              <w:rPr>
                <w:rFonts w:eastAsia="Calibri Light"/>
                <w:b/>
                <w:bCs/>
              </w:rPr>
              <w:t>Regulamento (UE) 2023/0447</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541957B" w14:textId="4E72E513" w:rsidR="4CCB09DA" w:rsidRPr="005E2D3C" w:rsidRDefault="4CCB09DA" w:rsidP="00F95DCA">
            <w:pPr>
              <w:rPr>
                <w:rFonts w:eastAsia="Calibri Light"/>
                <w:b/>
                <w:bCs/>
              </w:rPr>
            </w:pPr>
            <w:r>
              <w:rPr>
                <w:rFonts w:eastAsia="Calibri Light"/>
                <w:b/>
                <w:bCs/>
              </w:rPr>
              <w:t>@codigo</w:t>
            </w:r>
            <w:r>
              <w:br/>
            </w:r>
            <w:r>
              <w:rPr>
                <w:rFonts w:eastAsia="Calibri Light"/>
                <w:b/>
                <w:bCs/>
              </w:rPr>
              <w:t xml:space="preserve"> (proposta DL 214/2013)</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B198204" w14:textId="24017A49" w:rsidR="4CCB09DA" w:rsidRPr="005E2D3C" w:rsidRDefault="4CCB09DA" w:rsidP="00F95DCA">
            <w:pPr>
              <w:rPr>
                <w:rFonts w:eastAsia="Calibri Light"/>
                <w:b/>
                <w:bCs/>
              </w:rPr>
            </w:pPr>
            <w:r>
              <w:rPr>
                <w:rFonts w:eastAsia="Calibri Light"/>
                <w:b/>
                <w:bCs/>
              </w:rPr>
              <w:t>@rgbeac</w:t>
            </w:r>
            <w:r>
              <w:br/>
            </w:r>
            <w:r>
              <w:rPr>
                <w:rFonts w:eastAsia="Calibri Light"/>
                <w:b/>
                <w:bCs/>
              </w:rPr>
              <w:t xml:space="preserve"> (proposta jun. 2025)</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08A6913D" w14:textId="7DFF8AF4" w:rsidR="4CCB09DA" w:rsidRPr="005E2D3C" w:rsidRDefault="4CCB09DA" w:rsidP="00F95DCA">
            <w:pPr>
              <w:rPr>
                <w:rFonts w:eastAsia="Calibri Light"/>
                <w:b/>
                <w:bCs/>
              </w:rPr>
            </w:pPr>
            <w:r>
              <w:rPr>
                <w:rFonts w:eastAsia="Calibri Light"/>
                <w:b/>
                <w:bCs/>
              </w:rPr>
              <w:t>Proposta</w:t>
            </w:r>
          </w:p>
        </w:tc>
      </w:tr>
      <w:tr w:rsidR="4CCB09DA" w:rsidRPr="005E2D3C" w14:paraId="609B8E78" w14:textId="77777777" w:rsidTr="004818B6">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782C4E2" w14:textId="792FF4F0" w:rsidR="4CCB09DA" w:rsidRPr="005E2D3C" w:rsidRDefault="4CCB09DA" w:rsidP="00F95DCA">
            <w:pPr>
              <w:rPr>
                <w:rFonts w:eastAsia="Calibri Light"/>
                <w:b/>
                <w:bCs/>
              </w:rPr>
            </w:pPr>
            <w:r>
              <w:rPr>
                <w:rFonts w:eastAsia="Calibri Light"/>
                <w:b/>
                <w:bCs/>
              </w:rPr>
              <w:t>Cadelas (fêmeas canídeos)</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AC297B1" w14:textId="68E96266" w:rsidR="4CCB09DA" w:rsidRPr="005E2D3C" w:rsidRDefault="51D219D2" w:rsidP="00F95DCA">
            <w:pPr>
              <w:rPr>
                <w:rFonts w:eastAsia="Calibri Light"/>
              </w:rPr>
            </w:pPr>
            <w:r>
              <w:rPr>
                <w:rFonts w:eastAsia="Calibri Light"/>
              </w:rPr>
              <w:t>A partir do 2.º estro</w:t>
            </w:r>
            <w:r>
              <w:br/>
            </w:r>
            <w:r>
              <w:rPr>
                <w:rFonts w:eastAsia="Calibri Light"/>
              </w:rPr>
              <w:t xml:space="preserve"> (Anexo I, n.º 3.2) e 18 meses de idade</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4A76A11" w14:textId="62328F68" w:rsidR="4CCB09DA" w:rsidRPr="005E2D3C" w:rsidRDefault="4CCB09DA" w:rsidP="00F95DCA">
            <w:pPr>
              <w:rPr>
                <w:rFonts w:eastAsia="Calibri Light"/>
              </w:rPr>
            </w:pPr>
            <w:r>
              <w:rPr>
                <w:rFonts w:eastAsia="Calibri Light"/>
              </w:rPr>
              <w:t>Raças pequeno/médio porte: 3.º cio</w:t>
            </w:r>
            <w:r>
              <w:br/>
            </w:r>
            <w:r>
              <w:rPr>
                <w:rFonts w:eastAsia="Calibri Light"/>
              </w:rPr>
              <w:t xml:space="preserve"> Raças grande porte: 2 anos</w:t>
            </w:r>
            <w:r>
              <w:br/>
            </w:r>
            <w:r>
              <w:rPr>
                <w:rFonts w:eastAsia="Calibri Light"/>
              </w:rPr>
              <w:t xml:space="preserve"> (</w:t>
            </w:r>
            <w:r w:rsidR="00BE60E5">
              <w:rPr>
                <w:rFonts w:eastAsia="Calibri Light"/>
              </w:rPr>
              <w:t>Artigo</w:t>
            </w:r>
            <w:r>
              <w:rPr>
                <w:rFonts w:eastAsia="Calibri Light"/>
              </w:rPr>
              <w:t>º 8.º, n.º 2, al. a) + Anexo I)</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9C2734A" w14:textId="48B483F7" w:rsidR="4CCB09DA" w:rsidRPr="00F95DCA" w:rsidRDefault="4CCB09DA" w:rsidP="00F95DCA">
            <w:pPr>
              <w:rPr>
                <w:rFonts w:eastAsia="Calibri Light"/>
              </w:rPr>
            </w:pPr>
            <w:r w:rsidRPr="00F95DCA">
              <w:rPr>
                <w:rFonts w:eastAsia="Calibri Light"/>
              </w:rPr>
              <w:t>18 meses</w:t>
            </w:r>
            <w:r>
              <w:br/>
            </w:r>
            <w:r w:rsidRPr="00F95DCA">
              <w:rPr>
                <w:rFonts w:eastAsia="Calibri Light"/>
              </w:rPr>
              <w:t xml:space="preserve"> (</w:t>
            </w:r>
            <w:r w:rsidR="00BE60E5" w:rsidRPr="00F95DCA">
              <w:rPr>
                <w:rFonts w:eastAsia="Calibri Light"/>
              </w:rPr>
              <w:t>Artigo</w:t>
            </w:r>
            <w:r w:rsidRPr="00F95DCA">
              <w:rPr>
                <w:rFonts w:eastAsia="Calibri Light"/>
              </w:rPr>
              <w:t>º 70.º, n.º 2)</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1F727C25" w14:textId="45DBD2C4" w:rsidR="4CCB09DA" w:rsidRPr="005E2D3C" w:rsidRDefault="0689FD08" w:rsidP="00F95DCA">
            <w:pPr>
              <w:rPr>
                <w:rFonts w:eastAsia="Calibri Light"/>
              </w:rPr>
            </w:pPr>
            <w:r>
              <w:rPr>
                <w:rFonts w:eastAsia="Calibri Light"/>
              </w:rPr>
              <w:t xml:space="preserve"> A partir do 2.º estro</w:t>
            </w:r>
            <w:r>
              <w:br/>
            </w:r>
            <w:r>
              <w:rPr>
                <w:rFonts w:eastAsia="Calibri Light"/>
              </w:rPr>
              <w:t xml:space="preserve"> (Anexo I, n.º 3.2) e 18 meses de idade</w:t>
            </w:r>
          </w:p>
          <w:p w14:paraId="7E8CA2DF" w14:textId="55735D37" w:rsidR="4CCB09DA" w:rsidRPr="005E2D3C" w:rsidRDefault="4CCB09DA" w:rsidP="00F95DCA">
            <w:pPr>
              <w:rPr>
                <w:rFonts w:eastAsia="Calibri Light"/>
              </w:rPr>
            </w:pPr>
          </w:p>
        </w:tc>
      </w:tr>
      <w:tr w:rsidR="4CCB09DA" w:rsidRPr="005E2D3C" w14:paraId="059EBB4F" w14:textId="77777777" w:rsidTr="004818B6">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C88644F" w14:textId="19E3CD8A" w:rsidR="4CCB09DA" w:rsidRPr="005E2D3C" w:rsidRDefault="4CCB09DA" w:rsidP="00F95DCA">
            <w:pPr>
              <w:rPr>
                <w:rFonts w:eastAsia="Calibri Light"/>
                <w:b/>
                <w:bCs/>
                <w:lang w:val="en-US"/>
              </w:rPr>
            </w:pPr>
            <w:r>
              <w:rPr>
                <w:rFonts w:eastAsia="Calibri Light"/>
                <w:b/>
                <w:bCs/>
                <w:lang w:val="en-US"/>
              </w:rPr>
              <w:t>Gatas (fêmea</w:t>
            </w:r>
            <w:r>
              <w:rPr>
                <w:rFonts w:eastAsia="Calibri Light"/>
                <w:b/>
                <w:bCs/>
                <w:lang w:val="en-US"/>
              </w:rPr>
              <w:lastRenderedPageBreak/>
              <w:t>s felídeos)</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2600715" w14:textId="015B0EA3" w:rsidR="4CCB09DA" w:rsidRPr="005E2D3C" w:rsidRDefault="51D219D2" w:rsidP="00F95DCA">
            <w:pPr>
              <w:rPr>
                <w:rFonts w:eastAsia="Calibri Light"/>
              </w:rPr>
            </w:pPr>
            <w:r>
              <w:rPr>
                <w:rFonts w:eastAsia="Calibri Light"/>
              </w:rPr>
              <w:lastRenderedPageBreak/>
              <w:t>A partir dos 10 meses</w:t>
            </w:r>
            <w:r>
              <w:br/>
            </w:r>
            <w:r>
              <w:rPr>
                <w:rFonts w:eastAsia="Calibri Light"/>
              </w:rPr>
              <w:lastRenderedPageBreak/>
              <w:t xml:space="preserve"> (Anexo I, n.º 3.1)</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E2FD038" w14:textId="5FBB0279" w:rsidR="4CCB09DA" w:rsidRPr="005E2D3C" w:rsidRDefault="4CCB09DA" w:rsidP="00F95DCA">
            <w:pPr>
              <w:rPr>
                <w:rFonts w:eastAsia="Calibri Light"/>
                <w:lang w:val="en-US"/>
              </w:rPr>
            </w:pPr>
            <w:r>
              <w:rPr>
                <w:rFonts w:eastAsia="Calibri Light"/>
                <w:lang w:val="en-US"/>
              </w:rPr>
              <w:lastRenderedPageBreak/>
              <w:t>1 ano</w:t>
            </w:r>
            <w:r>
              <w:br/>
            </w:r>
            <w:r>
              <w:rPr>
                <w:rFonts w:eastAsia="Calibri Light"/>
                <w:lang w:val="en-US"/>
              </w:rPr>
              <w:t xml:space="preserve"> (Anexo I)</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950480C" w14:textId="503765E2" w:rsidR="4CCB09DA" w:rsidRPr="00F95DCA" w:rsidRDefault="4CCB09DA" w:rsidP="00F95DCA">
            <w:pPr>
              <w:rPr>
                <w:rFonts w:eastAsia="Calibri Light"/>
              </w:rPr>
            </w:pPr>
            <w:r w:rsidRPr="00F95DCA">
              <w:rPr>
                <w:rFonts w:eastAsia="Calibri Light"/>
              </w:rPr>
              <w:t>12 meses</w:t>
            </w:r>
            <w:r>
              <w:br/>
            </w:r>
            <w:r w:rsidRPr="00F95DCA">
              <w:rPr>
                <w:rFonts w:eastAsia="Calibri Light"/>
              </w:rPr>
              <w:t xml:space="preserve"> </w:t>
            </w:r>
            <w:r w:rsidRPr="00F95DCA">
              <w:rPr>
                <w:rFonts w:eastAsia="Calibri Light"/>
              </w:rPr>
              <w:lastRenderedPageBreak/>
              <w:t>(</w:t>
            </w:r>
            <w:r w:rsidR="00BE60E5" w:rsidRPr="00F95DCA">
              <w:rPr>
                <w:rFonts w:eastAsia="Calibri Light"/>
              </w:rPr>
              <w:t>Artigo</w:t>
            </w:r>
            <w:r w:rsidRPr="00F95DCA">
              <w:rPr>
                <w:rFonts w:eastAsia="Calibri Light"/>
              </w:rPr>
              <w:t>º 70.º, n.º 3)</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00584D80" w14:textId="005D3D59" w:rsidR="4CCB09DA" w:rsidRPr="005E2D3C" w:rsidRDefault="4CCB09DA" w:rsidP="00F95DCA">
            <w:pPr>
              <w:rPr>
                <w:rFonts w:eastAsia="Calibri Light"/>
                <w:lang w:val="en-US"/>
              </w:rPr>
            </w:pPr>
            <w:r>
              <w:rPr>
                <w:rFonts w:eastAsia="Calibri Light"/>
                <w:lang w:val="en-US"/>
              </w:rPr>
              <w:lastRenderedPageBreak/>
              <w:t>1 ano</w:t>
            </w:r>
          </w:p>
        </w:tc>
      </w:tr>
      <w:tr w:rsidR="4CCB09DA" w:rsidRPr="005E2D3C" w14:paraId="24ADE0FF" w14:textId="77777777" w:rsidTr="004818B6">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B8EDCA1" w14:textId="08F9D565" w:rsidR="4CCB09DA" w:rsidRPr="005E2D3C" w:rsidRDefault="4CCB09DA" w:rsidP="00F95DCA">
            <w:pPr>
              <w:rPr>
                <w:rFonts w:eastAsia="Calibri Light"/>
                <w:b/>
                <w:bCs/>
                <w:lang w:val="en-US"/>
              </w:rPr>
            </w:pPr>
            <w:r>
              <w:rPr>
                <w:rFonts w:eastAsia="Calibri Light"/>
                <w:b/>
                <w:bCs/>
                <w:lang w:val="en-US"/>
              </w:rPr>
              <w:t>Cães (machos canídeos)</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E1C17E1" w14:textId="784C700E" w:rsidR="4CCB09DA" w:rsidRPr="005E2D3C" w:rsidRDefault="4CCB09DA" w:rsidP="00F95DCA">
            <w:pPr>
              <w:rPr>
                <w:rFonts w:eastAsia="Calibri Light"/>
              </w:rPr>
            </w:pPr>
            <w:r>
              <w:rPr>
                <w:rFonts w:eastAsia="Calibri Light"/>
              </w:rPr>
              <w:t>Não fixado</w:t>
            </w:r>
            <w:r>
              <w:br/>
            </w:r>
            <w:r>
              <w:rPr>
                <w:rFonts w:eastAsia="Calibri Light"/>
              </w:rPr>
              <w:t xml:space="preserve"> (</w:t>
            </w:r>
            <w:r w:rsidR="00BE60E5">
              <w:rPr>
                <w:rFonts w:eastAsia="Calibri Light"/>
              </w:rPr>
              <w:t>Artigo</w:t>
            </w:r>
            <w:r>
              <w:rPr>
                <w:rFonts w:eastAsia="Calibri Light"/>
              </w:rPr>
              <w:t>º 8.º não estabelece limite mínimo para machos)</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EE64ADE" w14:textId="54C73BE9" w:rsidR="4CCB09DA" w:rsidRPr="005E2D3C" w:rsidRDefault="4CCB09DA" w:rsidP="00F95DCA">
            <w:pPr>
              <w:rPr>
                <w:rFonts w:eastAsia="Calibri Light"/>
              </w:rPr>
            </w:pPr>
            <w:r>
              <w:rPr>
                <w:rFonts w:eastAsia="Calibri Light"/>
              </w:rPr>
              <w:t>Raças pequeno/médio porte: 1,5 anos</w:t>
            </w:r>
            <w:r>
              <w:br/>
            </w:r>
            <w:r>
              <w:rPr>
                <w:rFonts w:eastAsia="Calibri Light"/>
              </w:rPr>
              <w:t xml:space="preserve"> Raças grande porte: 2 anos</w:t>
            </w:r>
            <w:r>
              <w:br/>
            </w:r>
            <w:r>
              <w:rPr>
                <w:rFonts w:eastAsia="Calibri Light"/>
              </w:rPr>
              <w:t xml:space="preserve"> (Anexo I)</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AAE41E1" w14:textId="2773CAF0" w:rsidR="4CCB09DA" w:rsidRPr="005E2D3C" w:rsidRDefault="4CCB09DA" w:rsidP="00F95DCA">
            <w:pPr>
              <w:rPr>
                <w:rFonts w:eastAsia="Calibri Light"/>
              </w:rPr>
            </w:pPr>
            <w:r>
              <w:rPr>
                <w:rFonts w:eastAsia="Calibri Light"/>
              </w:rPr>
              <w:t>12 meses</w:t>
            </w:r>
            <w:r>
              <w:br/>
            </w:r>
            <w:r>
              <w:rPr>
                <w:rFonts w:eastAsia="Calibri Light"/>
              </w:rPr>
              <w:t xml:space="preserve"> (</w:t>
            </w:r>
            <w:r w:rsidR="00BE60E5">
              <w:rPr>
                <w:rFonts w:eastAsia="Calibri Light"/>
              </w:rPr>
              <w:t>Artigo</w:t>
            </w:r>
            <w:r>
              <w:rPr>
                <w:rFonts w:eastAsia="Calibri Light"/>
              </w:rPr>
              <w:t>º 70.º, n.º 4)</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25D7D8B8" w14:textId="5D9FA09F" w:rsidR="4CCB09DA" w:rsidRPr="005E2D3C" w:rsidRDefault="51D219D2" w:rsidP="00F95DCA">
            <w:pPr>
              <w:rPr>
                <w:rFonts w:eastAsia="Calibri Light"/>
              </w:rPr>
            </w:pPr>
            <w:r>
              <w:rPr>
                <w:rFonts w:eastAsia="Calibri Light"/>
              </w:rPr>
              <w:t>Raças pequeno/médio porte: 1,5 anos</w:t>
            </w:r>
            <w:r>
              <w:br/>
            </w:r>
            <w:r>
              <w:rPr>
                <w:rFonts w:eastAsia="Calibri Light"/>
              </w:rPr>
              <w:t xml:space="preserve"> Raças grande porte: 2 anos</w:t>
            </w:r>
          </w:p>
        </w:tc>
      </w:tr>
      <w:tr w:rsidR="4CCB09DA" w:rsidRPr="005E2D3C" w14:paraId="55106B24" w14:textId="77777777" w:rsidTr="004818B6">
        <w:trPr>
          <w:trHeight w:val="300"/>
        </w:trPr>
        <w:tc>
          <w:tcPr>
            <w:tcW w:w="147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7996F57" w14:textId="69874670" w:rsidR="4CCB09DA" w:rsidRPr="005E2D3C" w:rsidRDefault="4CCB09DA" w:rsidP="00F95DCA">
            <w:pPr>
              <w:rPr>
                <w:rFonts w:eastAsia="Calibri Light"/>
                <w:b/>
                <w:bCs/>
              </w:rPr>
            </w:pPr>
            <w:r>
              <w:rPr>
                <w:rFonts w:eastAsia="Calibri Light"/>
                <w:b/>
                <w:bCs/>
              </w:rPr>
              <w:t>Gatos (machos felídeos)</w:t>
            </w:r>
          </w:p>
        </w:tc>
        <w:tc>
          <w:tcPr>
            <w:tcW w:w="1800"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C6F14E1" w14:textId="08631AC2" w:rsidR="4CCB09DA" w:rsidRPr="005E2D3C" w:rsidRDefault="4CCB09DA" w:rsidP="00F95DCA">
            <w:pPr>
              <w:rPr>
                <w:rFonts w:eastAsia="Calibri Light"/>
              </w:rPr>
            </w:pPr>
            <w:r>
              <w:rPr>
                <w:rFonts w:eastAsia="Calibri Light"/>
              </w:rPr>
              <w:t>Não fixado</w:t>
            </w:r>
          </w:p>
        </w:tc>
        <w:tc>
          <w:tcPr>
            <w:tcW w:w="193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C3CE30D" w14:textId="07FD5E2D" w:rsidR="4CCB09DA" w:rsidRPr="005E2D3C" w:rsidRDefault="4CCB09DA" w:rsidP="00F95DCA">
            <w:pPr>
              <w:rPr>
                <w:rFonts w:eastAsia="Calibri Light"/>
              </w:rPr>
            </w:pPr>
            <w:r>
              <w:rPr>
                <w:rFonts w:eastAsia="Calibri Light"/>
              </w:rPr>
              <w:t>1 ano</w:t>
            </w:r>
            <w:r>
              <w:br/>
            </w:r>
            <w:r>
              <w:rPr>
                <w:rFonts w:eastAsia="Calibri Light"/>
              </w:rPr>
              <w:t xml:space="preserve"> (Anexo I)</w:t>
            </w:r>
          </w:p>
        </w:tc>
        <w:tc>
          <w:tcPr>
            <w:tcW w:w="1755"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B86DF14" w14:textId="203D2AC9" w:rsidR="4CCB09DA" w:rsidRPr="005E2D3C" w:rsidRDefault="4CCB09DA" w:rsidP="00F95DCA">
            <w:pPr>
              <w:rPr>
                <w:rFonts w:eastAsia="Calibri Light"/>
              </w:rPr>
            </w:pPr>
            <w:r>
              <w:rPr>
                <w:rFonts w:eastAsia="Calibri Light"/>
              </w:rPr>
              <w:t>12 meses</w:t>
            </w:r>
            <w:r>
              <w:br/>
            </w:r>
            <w:r>
              <w:rPr>
                <w:rFonts w:eastAsia="Calibri Light"/>
              </w:rPr>
              <w:t xml:space="preserve"> (</w:t>
            </w:r>
            <w:r w:rsidR="00BE60E5">
              <w:rPr>
                <w:rFonts w:eastAsia="Calibri Light"/>
              </w:rPr>
              <w:t>Artigo</w:t>
            </w:r>
            <w:r>
              <w:rPr>
                <w:rFonts w:eastAsia="Calibri Light"/>
              </w:rPr>
              <w:t>º 70.º, n.º 4)</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2D7977ED" w14:textId="2AF51005" w:rsidR="4CCB09DA" w:rsidRPr="005E2D3C" w:rsidRDefault="4CCB09DA" w:rsidP="00F95DCA">
            <w:pPr>
              <w:rPr>
                <w:rFonts w:eastAsia="Calibri Light"/>
              </w:rPr>
            </w:pPr>
            <w:r>
              <w:rPr>
                <w:rFonts w:eastAsia="Calibri Light"/>
              </w:rPr>
              <w:t>1 ano</w:t>
            </w:r>
          </w:p>
        </w:tc>
      </w:tr>
    </w:tbl>
    <w:p w14:paraId="3D0ED33B" w14:textId="3BA959C6" w:rsidR="12159AB7" w:rsidRPr="005E2D3C" w:rsidRDefault="12159AB7" w:rsidP="00F95DCA">
      <w:pPr>
        <w:rPr>
          <w:rFonts w:eastAsia="Calibri Light"/>
        </w:rPr>
      </w:pPr>
      <w:r>
        <w:rPr>
          <w:rFonts w:eastAsia="Calibri Light"/>
        </w:rPr>
        <w:t xml:space="preserve"> </w:t>
      </w:r>
    </w:p>
    <w:p w14:paraId="2ECB9DF0" w14:textId="3D3197AF" w:rsidR="12159AB7" w:rsidRPr="005E2D3C" w:rsidRDefault="12159AB7" w:rsidP="00F95DCA">
      <w:pPr>
        <w:rPr>
          <w:rFonts w:eastAsia="Calibri Light"/>
          <w:b/>
          <w:bCs/>
        </w:rPr>
      </w:pPr>
      <w:r>
        <w:rPr>
          <w:rFonts w:eastAsia="Calibri Light"/>
          <w:b/>
          <w:bCs/>
        </w:rPr>
        <w:t>2. Idades máximas de reprodução</w:t>
      </w:r>
    </w:p>
    <w:tbl>
      <w:tblPr>
        <w:tblW w:w="8936" w:type="dxa"/>
        <w:tblLook w:val="04A0" w:firstRow="1" w:lastRow="0" w:firstColumn="1" w:lastColumn="0" w:noHBand="0" w:noVBand="1"/>
      </w:tblPr>
      <w:tblGrid>
        <w:gridCol w:w="1567"/>
        <w:gridCol w:w="1854"/>
        <w:gridCol w:w="1567"/>
        <w:gridCol w:w="1527"/>
        <w:gridCol w:w="5108"/>
      </w:tblGrid>
      <w:tr w:rsidR="4CCB09DA" w:rsidRPr="005E2D3C" w14:paraId="6D20F20D" w14:textId="77777777" w:rsidTr="004818B6">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BB0EED6" w14:textId="069AF959" w:rsidR="4CCB09DA" w:rsidRPr="005E2D3C" w:rsidRDefault="4CCB09DA" w:rsidP="00F95DCA">
            <w:pPr>
              <w:rPr>
                <w:rFonts w:eastAsia="Calibri Light"/>
                <w:b/>
                <w:bCs/>
                <w:lang w:val="en-US"/>
              </w:rPr>
            </w:pPr>
            <w:r>
              <w:rPr>
                <w:rFonts w:eastAsia="Calibri Light"/>
                <w:b/>
                <w:bCs/>
                <w:lang w:val="en-US"/>
              </w:rPr>
              <w:t>Critério</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60A5843" w14:textId="18AA3C2A" w:rsidR="4CCB09DA" w:rsidRPr="005E2D3C" w:rsidRDefault="51D219D2" w:rsidP="00F95DCA">
            <w:pPr>
              <w:rPr>
                <w:rFonts w:eastAsia="Calibri Light"/>
                <w:b/>
                <w:bCs/>
                <w:lang w:val="en-US"/>
              </w:rPr>
            </w:pPr>
            <w:r>
              <w:rPr>
                <w:rFonts w:eastAsia="Calibri Light"/>
                <w:b/>
                <w:bCs/>
                <w:lang w:val="en-US"/>
              </w:rPr>
              <w:t>Regulamento (UE)</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9CB53A9" w14:textId="7FE13D1F" w:rsidR="4CCB09DA" w:rsidRPr="005E2D3C" w:rsidRDefault="51D219D2" w:rsidP="00F95DCA">
            <w:pPr>
              <w:rPr>
                <w:rFonts w:eastAsia="Calibri Light"/>
                <w:b/>
                <w:bCs/>
                <w:lang w:val="en-US"/>
              </w:rPr>
            </w:pPr>
            <w:r>
              <w:rPr>
                <w:rFonts w:eastAsia="Calibri Light"/>
                <w:b/>
                <w:bCs/>
                <w:lang w:val="en-US"/>
              </w:rPr>
              <w:t>@codigo</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E77D9AF" w14:textId="7EF2BC2E" w:rsidR="4CCB09DA" w:rsidRPr="005E2D3C" w:rsidRDefault="51D219D2" w:rsidP="00F95DCA">
            <w:pPr>
              <w:rPr>
                <w:rFonts w:eastAsia="Calibri Light"/>
                <w:b/>
                <w:bCs/>
                <w:lang w:val="en-US"/>
              </w:rPr>
            </w:pPr>
            <w:r>
              <w:rPr>
                <w:rFonts w:eastAsia="Calibri Light"/>
                <w:b/>
                <w:bCs/>
                <w:lang w:val="en-US"/>
              </w:rPr>
              <w:t>@rgbeac</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7C778A87" w14:textId="677252D5" w:rsidR="4CCB09DA" w:rsidRPr="005E2D3C" w:rsidRDefault="4CCB09DA" w:rsidP="00F95DCA">
            <w:pPr>
              <w:rPr>
                <w:rFonts w:eastAsia="Calibri Light"/>
                <w:b/>
                <w:bCs/>
              </w:rPr>
            </w:pPr>
            <w:r>
              <w:rPr>
                <w:rFonts w:eastAsia="Calibri Light"/>
                <w:b/>
                <w:bCs/>
              </w:rPr>
              <w:t>Proposta</w:t>
            </w:r>
          </w:p>
        </w:tc>
      </w:tr>
      <w:tr w:rsidR="4CCB09DA" w:rsidRPr="005E2D3C" w14:paraId="6C6B2F87" w14:textId="77777777" w:rsidTr="004818B6">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A33BD12" w14:textId="3D9598F3" w:rsidR="4CCB09DA" w:rsidRPr="005E2D3C" w:rsidRDefault="4CCB09DA" w:rsidP="00F95DCA">
            <w:pPr>
              <w:rPr>
                <w:rFonts w:eastAsia="Calibri Light"/>
                <w:b/>
                <w:bCs/>
                <w:lang w:val="en-US"/>
              </w:rPr>
            </w:pPr>
            <w:r>
              <w:rPr>
                <w:rFonts w:eastAsia="Calibri Light"/>
                <w:b/>
                <w:bCs/>
                <w:lang w:val="en-US"/>
              </w:rPr>
              <w:t>Cadelas</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C4D2EBC" w14:textId="73B0A391" w:rsidR="4CCB09DA" w:rsidRPr="005E2D3C" w:rsidRDefault="4CCB09DA" w:rsidP="00F95DCA">
            <w:pPr>
              <w:rPr>
                <w:rFonts w:eastAsia="Calibri Light"/>
              </w:rPr>
            </w:pPr>
            <w:r>
              <w:rPr>
                <w:rFonts w:eastAsia="Calibri Light"/>
              </w:rPr>
              <w:t>Exame veterinário escrito obrigatório a partir dos 8 anos (não proibição)</w:t>
            </w:r>
            <w:r>
              <w:br/>
            </w:r>
            <w:r>
              <w:rPr>
                <w:rFonts w:eastAsia="Calibri Light"/>
              </w:rPr>
              <w:t xml:space="preserve"> (Anexo I, n.º 3.6)</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A3BEED2" w14:textId="32E5BD47" w:rsidR="4CCB09DA" w:rsidRPr="005E2D3C" w:rsidRDefault="4CCB09DA" w:rsidP="00F95DCA">
            <w:pPr>
              <w:rPr>
                <w:rFonts w:eastAsia="Calibri Light"/>
              </w:rPr>
            </w:pPr>
            <w:r>
              <w:rPr>
                <w:rFonts w:eastAsia="Calibri Light"/>
              </w:rPr>
              <w:t>8 anos; ou 5 anos se for a 1.ª gestação</w:t>
            </w:r>
            <w:r>
              <w:br/>
            </w:r>
            <w:r>
              <w:rPr>
                <w:rFonts w:eastAsia="Calibri Light"/>
              </w:rPr>
              <w:t xml:space="preserve"> (Anexo I)</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D05AB85" w14:textId="659F3370" w:rsidR="4CCB09DA" w:rsidRPr="005E2D3C" w:rsidRDefault="4CCB09DA" w:rsidP="00F95DCA">
            <w:pPr>
              <w:rPr>
                <w:rFonts w:eastAsia="Calibri Light"/>
              </w:rPr>
            </w:pPr>
            <w:r>
              <w:rPr>
                <w:rFonts w:eastAsia="Calibri Light"/>
              </w:rPr>
              <w:t>6 anos</w:t>
            </w:r>
            <w:r>
              <w:br/>
            </w:r>
            <w:r>
              <w:rPr>
                <w:rFonts w:eastAsia="Calibri Light"/>
              </w:rPr>
              <w:t xml:space="preserve"> (</w:t>
            </w:r>
            <w:r w:rsidR="00BE60E5">
              <w:rPr>
                <w:rFonts w:eastAsia="Calibri Light"/>
              </w:rPr>
              <w:t>Artigo</w:t>
            </w:r>
            <w:r>
              <w:rPr>
                <w:rFonts w:eastAsia="Calibri Light"/>
              </w:rPr>
              <w:t>º 70.º, n.º 2)</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5961608A" w14:textId="412A1C88" w:rsidR="4CCB09DA" w:rsidRPr="005E2D3C" w:rsidRDefault="51D219D2" w:rsidP="00F95DCA">
            <w:pPr>
              <w:rPr>
                <w:rFonts w:eastAsia="Calibri Light"/>
              </w:rPr>
            </w:pPr>
            <w:r>
              <w:rPr>
                <w:rFonts w:eastAsia="Calibri Light"/>
              </w:rPr>
              <w:t>Código/RGBEAC, eventualmente com adenda do Regulamento</w:t>
            </w:r>
            <w:r>
              <w:br/>
            </w:r>
          </w:p>
          <w:p w14:paraId="772BBC61" w14:textId="2DA68A87" w:rsidR="4CCB09DA" w:rsidRPr="005E2D3C" w:rsidRDefault="4CCB09DA" w:rsidP="00F95DCA">
            <w:pPr>
              <w:rPr>
                <w:rStyle w:val="Hiperligao"/>
                <w:rFonts w:eastAsia="Calibri Light"/>
              </w:rPr>
            </w:pPr>
            <w:r>
              <w:br/>
            </w:r>
            <w:hyperlink r:id="rId17" w:history="1">
              <w:r>
                <w:rPr>
                  <w:rStyle w:val="Hiperligao"/>
                  <w:rFonts w:eastAsia="Calibri Light"/>
                </w:rPr>
                <w:t>https://food.ec.europa.eu/system/files/2020-11/aw_platform_plat-conc_guide_dog-breeding.pdf</w:t>
              </w:r>
            </w:hyperlink>
          </w:p>
        </w:tc>
      </w:tr>
      <w:tr w:rsidR="4CCB09DA" w:rsidRPr="005E2D3C" w14:paraId="28E8787B" w14:textId="77777777" w:rsidTr="004818B6">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46C58DF" w14:textId="5F7A1F45" w:rsidR="4CCB09DA" w:rsidRPr="005E2D3C" w:rsidRDefault="4CCB09DA" w:rsidP="00F95DCA">
            <w:pPr>
              <w:rPr>
                <w:rFonts w:eastAsia="Calibri Light"/>
                <w:b/>
                <w:bCs/>
                <w:lang w:val="en-US"/>
              </w:rPr>
            </w:pPr>
            <w:r>
              <w:rPr>
                <w:rFonts w:eastAsia="Calibri Light"/>
                <w:b/>
                <w:bCs/>
                <w:lang w:val="en-US"/>
              </w:rPr>
              <w:lastRenderedPageBreak/>
              <w:t>Gatas</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712105F" w14:textId="43E4918C" w:rsidR="4CCB09DA" w:rsidRPr="005E2D3C" w:rsidRDefault="4CCB09DA" w:rsidP="00F95DCA">
            <w:pPr>
              <w:rPr>
                <w:rFonts w:eastAsia="Calibri Light"/>
              </w:rPr>
            </w:pPr>
            <w:r>
              <w:rPr>
                <w:rFonts w:eastAsia="Calibri Light"/>
              </w:rPr>
              <w:t>Exame veterinário escrito obrigatório a partir dos 6 anos (não proibição)</w:t>
            </w:r>
            <w:r>
              <w:br/>
            </w:r>
            <w:r>
              <w:rPr>
                <w:rFonts w:eastAsia="Calibri Light"/>
              </w:rPr>
              <w:t xml:space="preserve"> (Anexo I, n.º 3.6)</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F9D3F6C" w14:textId="40032893" w:rsidR="4CCB09DA" w:rsidRPr="005E2D3C" w:rsidRDefault="4CCB09DA" w:rsidP="00F95DCA">
            <w:pPr>
              <w:rPr>
                <w:rFonts w:eastAsia="Calibri Light"/>
                <w:lang w:val="en-US"/>
              </w:rPr>
            </w:pPr>
            <w:r>
              <w:rPr>
                <w:rFonts w:eastAsia="Calibri Light"/>
                <w:lang w:val="en-US"/>
              </w:rPr>
              <w:t>12 anos</w:t>
            </w:r>
            <w:r>
              <w:br/>
            </w:r>
            <w:r>
              <w:rPr>
                <w:rFonts w:eastAsia="Calibri Light"/>
                <w:lang w:val="en-US"/>
              </w:rPr>
              <w:t xml:space="preserve"> (Anexo I)</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8EBE8D9" w14:textId="27854866" w:rsidR="4CCB09DA" w:rsidRPr="005E2D3C" w:rsidRDefault="4CCB09DA" w:rsidP="00F95DCA">
            <w:pPr>
              <w:rPr>
                <w:rFonts w:eastAsia="Calibri Light"/>
              </w:rPr>
            </w:pPr>
            <w:r>
              <w:rPr>
                <w:rFonts w:eastAsia="Calibri Light"/>
              </w:rPr>
              <w:t>6 anos</w:t>
            </w:r>
            <w:r>
              <w:br/>
            </w:r>
            <w:r>
              <w:rPr>
                <w:rFonts w:eastAsia="Calibri Light"/>
              </w:rPr>
              <w:t xml:space="preserve"> (</w:t>
            </w:r>
            <w:r w:rsidR="00BE60E5">
              <w:rPr>
                <w:rFonts w:eastAsia="Calibri Light"/>
              </w:rPr>
              <w:t>Artigo</w:t>
            </w:r>
            <w:r>
              <w:rPr>
                <w:rFonts w:eastAsia="Calibri Light"/>
              </w:rPr>
              <w:t>º 70.º, n.º 3)</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313F6B6E" w14:textId="46EDDB5A" w:rsidR="4CCB09DA" w:rsidRPr="005E2D3C" w:rsidRDefault="4CCB09DA" w:rsidP="00F95DCA">
            <w:pPr>
              <w:rPr>
                <w:rStyle w:val="Hiperligao"/>
                <w:rFonts w:eastAsia="Calibri Light"/>
              </w:rPr>
            </w:pPr>
            <w:r>
              <w:rPr>
                <w:rFonts w:eastAsia="Calibri Light"/>
              </w:rPr>
              <w:t>RGBEAC, eventualmente com adenda do Regulamento</w:t>
            </w:r>
            <w:r>
              <w:br/>
            </w:r>
            <w:r>
              <w:rPr>
                <w:rFonts w:eastAsia="Calibri Light"/>
              </w:rPr>
              <w:t xml:space="preserve"> </w:t>
            </w:r>
            <w:r>
              <w:br/>
            </w:r>
            <w:hyperlink r:id="rId18" w:history="1">
              <w:r>
                <w:rPr>
                  <w:rStyle w:val="Hiperligao"/>
                  <w:rFonts w:eastAsia="Calibri Light"/>
                </w:rPr>
                <w:t>https://food.ec.europa.eu/system/files/2020-11/aw_platform_plat-conc_guide_cat-breeding.pdf</w:t>
              </w:r>
            </w:hyperlink>
          </w:p>
        </w:tc>
      </w:tr>
      <w:tr w:rsidR="4CCB09DA" w:rsidRPr="005E2D3C" w14:paraId="1CAC33BF" w14:textId="77777777" w:rsidTr="004818B6">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CD15C84" w14:textId="6B122E81" w:rsidR="4CCB09DA" w:rsidRPr="005E2D3C" w:rsidRDefault="51D219D2" w:rsidP="00F95DCA">
            <w:pPr>
              <w:rPr>
                <w:rFonts w:eastAsia="Calibri Light"/>
                <w:b/>
                <w:bCs/>
                <w:lang w:val="en-US"/>
              </w:rPr>
            </w:pPr>
            <w:r>
              <w:rPr>
                <w:rFonts w:eastAsia="Calibri Light"/>
                <w:b/>
                <w:bCs/>
                <w:lang w:val="en-US"/>
              </w:rPr>
              <w:t>Cães machos</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88AEF1D" w14:textId="1EA574A4" w:rsidR="4CCB09DA" w:rsidRPr="005E2D3C" w:rsidRDefault="4CCB09DA" w:rsidP="00F95DCA">
            <w:pPr>
              <w:rPr>
                <w:rFonts w:eastAsia="Calibri Light"/>
                <w:lang w:val="en-US"/>
              </w:rPr>
            </w:pPr>
            <w:r>
              <w:rPr>
                <w:rFonts w:eastAsia="Calibri Light"/>
                <w:lang w:val="en-US"/>
              </w:rPr>
              <w:t>Não fixado</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F66C7B1" w14:textId="058F2063" w:rsidR="4CCB09DA" w:rsidRPr="005E2D3C" w:rsidRDefault="4CCB09DA" w:rsidP="00F95DCA">
            <w:pPr>
              <w:rPr>
                <w:rFonts w:eastAsia="Calibri Light"/>
              </w:rPr>
            </w:pPr>
            <w:r>
              <w:rPr>
                <w:rFonts w:eastAsia="Calibri Light"/>
              </w:rPr>
              <w:t>12 anos, ou mais se o estatuto sanitário o permitir</w:t>
            </w:r>
            <w:r>
              <w:br/>
            </w:r>
            <w:r>
              <w:rPr>
                <w:rFonts w:eastAsia="Calibri Light"/>
              </w:rPr>
              <w:t xml:space="preserve"> (Anexo I)</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4C84A0C" w14:textId="3F373C6F" w:rsidR="4CCB09DA" w:rsidRPr="005E2D3C" w:rsidRDefault="4CCB09DA" w:rsidP="00F95DCA">
            <w:pPr>
              <w:rPr>
                <w:rFonts w:eastAsia="Calibri Light"/>
              </w:rPr>
            </w:pPr>
            <w:r>
              <w:rPr>
                <w:rFonts w:eastAsia="Calibri Light"/>
              </w:rPr>
              <w:t>7 anos</w:t>
            </w:r>
            <w:r>
              <w:br/>
            </w:r>
            <w:r>
              <w:rPr>
                <w:rFonts w:eastAsia="Calibri Light"/>
              </w:rPr>
              <w:t xml:space="preserve"> (</w:t>
            </w:r>
            <w:r w:rsidR="00BE60E5">
              <w:rPr>
                <w:rFonts w:eastAsia="Calibri Light"/>
              </w:rPr>
              <w:t>Artigo</w:t>
            </w:r>
            <w:r>
              <w:rPr>
                <w:rFonts w:eastAsia="Calibri Light"/>
              </w:rPr>
              <w:t>º 70.º, n.º 4)</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6D21FACA" w14:textId="45163DD3" w:rsidR="4CCB09DA" w:rsidRPr="005E2D3C" w:rsidRDefault="4CCB09DA" w:rsidP="00F95DCA">
            <w:pPr>
              <w:rPr>
                <w:rFonts w:eastAsia="Calibri Light"/>
              </w:rPr>
            </w:pPr>
            <w:r>
              <w:rPr>
                <w:rFonts w:eastAsia="Calibri Light"/>
              </w:rPr>
              <w:t xml:space="preserve">Debatível. Talvez mais bem definido em </w:t>
            </w:r>
            <w:r w:rsidR="0052508A">
              <w:rPr>
                <w:rFonts w:eastAsia="Calibri Light"/>
              </w:rPr>
              <w:t>Portaria</w:t>
            </w:r>
            <w:r>
              <w:rPr>
                <w:rFonts w:eastAsia="Calibri Light"/>
              </w:rPr>
              <w:t xml:space="preserve"> que facilite adaptações.</w:t>
            </w:r>
            <w:r>
              <w:br/>
            </w:r>
            <w:r>
              <w:rPr>
                <w:rFonts w:eastAsia="Calibri Light"/>
              </w:rPr>
              <w:t xml:space="preserve"> Maior risco de patologias e transmissão de defeitos com o avançar da idade, com queda mais marcada em cães acima de 7–9 anos. Mas esperança média de vida tem aumentado, o risco de patologia reprodutiva aumenta e o risco de abandono potencialmente pode aumentar com propostas mais restritivas</w:t>
            </w:r>
          </w:p>
        </w:tc>
      </w:tr>
      <w:tr w:rsidR="4CCB09DA" w:rsidRPr="005E2D3C" w14:paraId="34D62682" w14:textId="77777777" w:rsidTr="004818B6">
        <w:trPr>
          <w:trHeight w:val="300"/>
        </w:trPr>
        <w:tc>
          <w:tcPr>
            <w:tcW w:w="117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D39A4E4" w14:textId="034ABEF4" w:rsidR="4CCB09DA" w:rsidRPr="005E2D3C" w:rsidRDefault="51D219D2" w:rsidP="00F95DCA">
            <w:pPr>
              <w:rPr>
                <w:rFonts w:eastAsia="Calibri Light"/>
                <w:b/>
                <w:bCs/>
                <w:lang w:val="en-US"/>
              </w:rPr>
            </w:pPr>
            <w:r>
              <w:rPr>
                <w:rFonts w:eastAsia="Calibri Light"/>
                <w:b/>
                <w:bCs/>
                <w:lang w:val="en-US"/>
              </w:rPr>
              <w:t>Gatos machos</w:t>
            </w:r>
          </w:p>
        </w:tc>
        <w:tc>
          <w:tcPr>
            <w:tcW w:w="208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F2D836C" w14:textId="5D2C4767" w:rsidR="4CCB09DA" w:rsidRPr="005E2D3C" w:rsidRDefault="4CCB09DA" w:rsidP="00F95DCA">
            <w:pPr>
              <w:rPr>
                <w:rFonts w:eastAsia="Calibri Light"/>
                <w:lang w:val="en-US"/>
              </w:rPr>
            </w:pPr>
            <w:r>
              <w:rPr>
                <w:rFonts w:eastAsia="Calibri Light"/>
                <w:lang w:val="en-US"/>
              </w:rPr>
              <w:t>Não fixado</w:t>
            </w:r>
          </w:p>
        </w:tc>
        <w:tc>
          <w:tcPr>
            <w:tcW w:w="172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4355389" w14:textId="0316620B" w:rsidR="4CCB09DA" w:rsidRPr="005E2D3C" w:rsidRDefault="4CCB09DA" w:rsidP="00F95DCA">
            <w:pPr>
              <w:rPr>
                <w:rFonts w:eastAsia="Calibri Light"/>
                <w:lang w:val="en-US"/>
              </w:rPr>
            </w:pPr>
            <w:r>
              <w:rPr>
                <w:rFonts w:eastAsia="Calibri Light"/>
                <w:lang w:val="en-US"/>
              </w:rPr>
              <w:t>12 anos</w:t>
            </w:r>
            <w:r>
              <w:br/>
            </w:r>
            <w:r>
              <w:rPr>
                <w:rFonts w:eastAsia="Calibri Light"/>
                <w:lang w:val="en-US"/>
              </w:rPr>
              <w:t xml:space="preserve"> (Anexo I)</w:t>
            </w:r>
          </w:p>
        </w:tc>
        <w:tc>
          <w:tcPr>
            <w:tcW w:w="1607"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254D2DB" w14:textId="014E96C8" w:rsidR="4CCB09DA" w:rsidRPr="005E2D3C" w:rsidRDefault="4CCB09DA" w:rsidP="00F95DCA">
            <w:pPr>
              <w:rPr>
                <w:rFonts w:eastAsia="Calibri Light"/>
              </w:rPr>
            </w:pPr>
            <w:r>
              <w:rPr>
                <w:rFonts w:eastAsia="Calibri Light"/>
              </w:rPr>
              <w:t>7 anos</w:t>
            </w:r>
            <w:r>
              <w:br/>
            </w:r>
            <w:r>
              <w:rPr>
                <w:rFonts w:eastAsia="Calibri Light"/>
              </w:rPr>
              <w:t xml:space="preserve"> (</w:t>
            </w:r>
            <w:r w:rsidR="00BE60E5">
              <w:rPr>
                <w:rFonts w:eastAsia="Calibri Light"/>
              </w:rPr>
              <w:t>Artigo</w:t>
            </w:r>
            <w:r>
              <w:rPr>
                <w:rFonts w:eastAsia="Calibri Light"/>
              </w:rPr>
              <w:t>º 70.º, n.º 4)</w:t>
            </w:r>
          </w:p>
        </w:tc>
        <w:tc>
          <w:tcPr>
            <w:tcW w:w="2342" w:type="dxa"/>
            <w:tcBorders>
              <w:top w:val="single" w:sz="8" w:space="0" w:color="auto"/>
              <w:left w:val="single" w:sz="8" w:space="0" w:color="auto"/>
              <w:bottom w:val="single" w:sz="8" w:space="0" w:color="auto"/>
              <w:right w:val="single" w:sz="8" w:space="0" w:color="auto"/>
            </w:tcBorders>
            <w:tcMar>
              <w:left w:w="108" w:type="dxa"/>
              <w:right w:w="108" w:type="dxa"/>
            </w:tcMar>
          </w:tcPr>
          <w:p w14:paraId="3DE78662" w14:textId="53515C9A" w:rsidR="4CCB09DA" w:rsidRPr="005E2D3C" w:rsidRDefault="4CCB09DA" w:rsidP="00F95DCA">
            <w:pPr>
              <w:rPr>
                <w:rFonts w:eastAsia="Calibri Light"/>
              </w:rPr>
            </w:pPr>
            <w:r>
              <w:rPr>
                <w:rFonts w:eastAsia="Calibri Light"/>
              </w:rPr>
              <w:t>Ver supra</w:t>
            </w:r>
          </w:p>
        </w:tc>
      </w:tr>
    </w:tbl>
    <w:p w14:paraId="2EF2E445" w14:textId="5A378FBF" w:rsidR="12159AB7" w:rsidRPr="005E2D3C" w:rsidRDefault="12159AB7" w:rsidP="00F95DCA">
      <w:pPr>
        <w:rPr>
          <w:rFonts w:eastAsia="Calibri Light"/>
          <w:b/>
          <w:bCs/>
        </w:rPr>
      </w:pPr>
      <w:r>
        <w:rPr>
          <w:rFonts w:eastAsia="Calibri Light"/>
          <w:b/>
          <w:bCs/>
        </w:rPr>
        <w:t>3. Limites de ninhadas e intervalos</w:t>
      </w:r>
    </w:p>
    <w:tbl>
      <w:tblPr>
        <w:tblW w:w="0" w:type="auto"/>
        <w:tblLook w:val="04A0" w:firstRow="1" w:lastRow="0" w:firstColumn="1" w:lastColumn="0" w:noHBand="0" w:noVBand="1"/>
      </w:tblPr>
      <w:tblGrid>
        <w:gridCol w:w="1592"/>
        <w:gridCol w:w="1833"/>
        <w:gridCol w:w="1756"/>
        <w:gridCol w:w="1833"/>
        <w:gridCol w:w="1755"/>
      </w:tblGrid>
      <w:tr w:rsidR="4CCB09DA" w:rsidRPr="005E2D3C" w14:paraId="26EEB8A6"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236DDF2" w14:textId="16D333C0" w:rsidR="4CCB09DA" w:rsidRPr="005E2D3C" w:rsidRDefault="4CCB09DA" w:rsidP="00F95DCA">
            <w:pPr>
              <w:rPr>
                <w:rFonts w:eastAsia="Calibri Light"/>
                <w:b/>
                <w:bCs/>
              </w:rPr>
            </w:pPr>
            <w:r>
              <w:rPr>
                <w:rFonts w:eastAsia="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17470BF2" w14:textId="12CAB5EB" w:rsidR="4CCB09DA" w:rsidRPr="005E2D3C" w:rsidRDefault="51D219D2" w:rsidP="00F95DCA">
            <w:pPr>
              <w:rPr>
                <w:rFonts w:eastAsia="Calibri Light"/>
                <w:b/>
                <w:bCs/>
              </w:rPr>
            </w:pPr>
            <w:r>
              <w:rPr>
                <w:rFonts w:eastAsia="Calibri Light"/>
                <w:b/>
                <w:bCs/>
              </w:rPr>
              <w:t xml:space="preserve">Regulamento </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EDE6C4D" w14:textId="079575EF" w:rsidR="4CCB09DA" w:rsidRPr="005E2D3C" w:rsidRDefault="51D219D2" w:rsidP="00F95DCA">
            <w:r>
              <w:rPr>
                <w:rFonts w:eastAsia="Calibri Light"/>
                <w:b/>
                <w:bCs/>
              </w:rPr>
              <w:t>@codigo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74763B6" w14:textId="0BDA1437" w:rsidR="4CCB09DA" w:rsidRPr="005E2D3C" w:rsidRDefault="51D219D2" w:rsidP="00F95DCA">
            <w:pPr>
              <w:rPr>
                <w:rFonts w:eastAsia="Calibri Light"/>
                <w:b/>
                <w:bCs/>
              </w:rPr>
            </w:pPr>
            <w:r>
              <w:rPr>
                <w:rFonts w:eastAsia="Calibri Light"/>
                <w:b/>
                <w:bCs/>
              </w:rPr>
              <w:t>@rgbeac</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7B5E7E6E" w14:textId="18395379" w:rsidR="4CCB09DA" w:rsidRPr="005E2D3C" w:rsidRDefault="4CCB09DA" w:rsidP="00F95DCA">
            <w:pPr>
              <w:rPr>
                <w:rFonts w:eastAsia="Calibri Light"/>
                <w:b/>
                <w:bCs/>
              </w:rPr>
            </w:pPr>
            <w:r>
              <w:rPr>
                <w:rFonts w:eastAsia="Calibri Light"/>
                <w:b/>
                <w:bCs/>
              </w:rPr>
              <w:t>Proposta</w:t>
            </w:r>
          </w:p>
        </w:tc>
      </w:tr>
      <w:tr w:rsidR="4CCB09DA" w:rsidRPr="005E2D3C" w14:paraId="1A45C538"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1E91C9A" w14:textId="45CA1460" w:rsidR="4CCB09DA" w:rsidRPr="005E2D3C" w:rsidRDefault="4CCB09DA" w:rsidP="00F95DCA">
            <w:pPr>
              <w:rPr>
                <w:rFonts w:eastAsia="Calibri Light"/>
                <w:b/>
                <w:bCs/>
              </w:rPr>
            </w:pPr>
            <w:r>
              <w:rPr>
                <w:rFonts w:eastAsia="Calibri Light"/>
                <w:b/>
                <w:bCs/>
              </w:rPr>
              <w:t xml:space="preserve">N.º máximo de </w:t>
            </w:r>
            <w:r>
              <w:rPr>
                <w:rFonts w:eastAsia="Calibri Light"/>
                <w:b/>
                <w:bCs/>
              </w:rPr>
              <w:lastRenderedPageBreak/>
              <w:t>ninhadas por período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5E1D4A5" w14:textId="3FF93233" w:rsidR="4CCB09DA" w:rsidRPr="005E2D3C" w:rsidRDefault="4CCB09DA" w:rsidP="00F95DCA">
            <w:pPr>
              <w:rPr>
                <w:rFonts w:eastAsia="Calibri Light"/>
              </w:rPr>
            </w:pPr>
            <w:r>
              <w:rPr>
                <w:rFonts w:eastAsia="Calibri Light"/>
              </w:rPr>
              <w:lastRenderedPageBreak/>
              <w:t xml:space="preserve">Máx. 3 ninhadas em 2 anos </w:t>
            </w:r>
            <w:r>
              <w:rPr>
                <w:rFonts w:eastAsia="Calibri Light"/>
              </w:rPr>
              <w:lastRenderedPageBreak/>
              <w:t>(cadelas e gatas)</w:t>
            </w:r>
            <w:r>
              <w:br/>
            </w:r>
            <w:r>
              <w:rPr>
                <w:rFonts w:eastAsia="Calibri Light"/>
              </w:rPr>
              <w:t xml:space="preserve"> (Anexo I, n.º 3.3)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5447CDB" w14:textId="58020B32" w:rsidR="4CCB09DA" w:rsidRPr="005E2D3C" w:rsidRDefault="51D219D2" w:rsidP="00F95DCA">
            <w:pPr>
              <w:rPr>
                <w:rFonts w:eastAsia="Calibri Light"/>
              </w:rPr>
            </w:pPr>
            <w:r>
              <w:rPr>
                <w:rFonts w:eastAsia="Calibri Light"/>
              </w:rPr>
              <w:lastRenderedPageBreak/>
              <w:t xml:space="preserve">Cadelas: 1 ninhada/ano; máx. </w:t>
            </w:r>
            <w:r>
              <w:rPr>
                <w:rFonts w:eastAsia="Calibri Light"/>
              </w:rPr>
              <w:lastRenderedPageBreak/>
              <w:t>4–6 na vida</w:t>
            </w:r>
            <w:r>
              <w:br/>
            </w:r>
            <w:r>
              <w:rPr>
                <w:rFonts w:eastAsia="Calibri Light"/>
              </w:rPr>
              <w:t xml:space="preserve"> Gatas: 1 ninhada/ano (máx. 3 em 2 anos, com aprovação MV); máx. 8–10 na vida</w:t>
            </w:r>
            <w:r>
              <w:br/>
            </w:r>
            <w:r>
              <w:rPr>
                <w:rFonts w:eastAsia="Calibri Light"/>
              </w:rPr>
              <w:t xml:space="preserve"> (Anexo I)</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BF2A7B0" w14:textId="3EFB22F0" w:rsidR="4CCB09DA" w:rsidRPr="005E2D3C" w:rsidRDefault="4CCB09DA" w:rsidP="00F95DCA">
            <w:pPr>
              <w:rPr>
                <w:rFonts w:eastAsia="Calibri Light"/>
              </w:rPr>
            </w:pPr>
            <w:r>
              <w:rPr>
                <w:rFonts w:eastAsia="Calibri Light"/>
              </w:rPr>
              <w:lastRenderedPageBreak/>
              <w:t xml:space="preserve">Máx. 4 ninhadas na vida </w:t>
            </w:r>
            <w:r>
              <w:rPr>
                <w:rFonts w:eastAsia="Calibri Light"/>
              </w:rPr>
              <w:lastRenderedPageBreak/>
              <w:t>reprodutiva</w:t>
            </w:r>
            <w:r>
              <w:br/>
            </w:r>
            <w:r>
              <w:rPr>
                <w:rFonts w:eastAsia="Calibri Light"/>
              </w:rPr>
              <w:t xml:space="preserve"> (</w:t>
            </w:r>
            <w:r w:rsidR="00BE60E5">
              <w:rPr>
                <w:rFonts w:eastAsia="Calibri Light"/>
              </w:rPr>
              <w:t>Artigo</w:t>
            </w:r>
            <w:r>
              <w:rPr>
                <w:rFonts w:eastAsia="Calibri Light"/>
              </w:rPr>
              <w:t>º 70.º, n.ºs 2 e 3)</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1A5A82C0" w14:textId="43783871" w:rsidR="4CCB09DA" w:rsidRPr="005E2D3C" w:rsidRDefault="4CCB09DA" w:rsidP="00F95DCA">
            <w:pPr>
              <w:rPr>
                <w:rFonts w:eastAsia="Calibri Light"/>
              </w:rPr>
            </w:pPr>
            <w:r>
              <w:rPr>
                <w:rFonts w:eastAsia="Calibri Light"/>
              </w:rPr>
              <w:lastRenderedPageBreak/>
              <w:t xml:space="preserve">Definir um </w:t>
            </w:r>
            <w:r w:rsidR="00BE60E5">
              <w:rPr>
                <w:rFonts w:eastAsia="Calibri Light"/>
              </w:rPr>
              <w:t>n.º</w:t>
            </w:r>
            <w:r>
              <w:rPr>
                <w:rFonts w:eastAsia="Calibri Light"/>
              </w:rPr>
              <w:t xml:space="preserve"> entre 4 e 6.</w:t>
            </w:r>
          </w:p>
          <w:p w14:paraId="2D216F5D" w14:textId="22DAFA3E" w:rsidR="4CCB09DA" w:rsidRPr="005E2D3C" w:rsidRDefault="4CCB09DA" w:rsidP="00F95DCA">
            <w:pPr>
              <w:rPr>
                <w:rFonts w:eastAsia="Calibri Light"/>
              </w:rPr>
            </w:pPr>
            <w:r>
              <w:rPr>
                <w:rFonts w:eastAsia="Calibri Light"/>
              </w:rPr>
              <w:lastRenderedPageBreak/>
              <w:t>Os documentos supra indicam limites de 4 ninhadas na vida para ambas.</w:t>
            </w:r>
          </w:p>
          <w:p w14:paraId="5C83D8D3" w14:textId="3CFF3192" w:rsidR="4CCB09DA" w:rsidRPr="005E2D3C" w:rsidRDefault="4CCB09DA" w:rsidP="00F95DCA">
            <w:pPr>
              <w:rPr>
                <w:rFonts w:eastAsia="Calibri Light"/>
              </w:rPr>
            </w:pPr>
            <w:r>
              <w:rPr>
                <w:rFonts w:eastAsia="Calibri Light"/>
              </w:rPr>
              <w:t xml:space="preserve"> </w:t>
            </w:r>
          </w:p>
        </w:tc>
      </w:tr>
      <w:tr w:rsidR="4CCB09DA" w:rsidRPr="005E2D3C" w14:paraId="64E49623"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A168D79" w14:textId="20D78915" w:rsidR="4CCB09DA" w:rsidRPr="005E2D3C" w:rsidRDefault="51D219D2" w:rsidP="00F95DCA">
            <w:pPr>
              <w:rPr>
                <w:rFonts w:eastAsia="Calibri Light"/>
                <w:b/>
                <w:bCs/>
                <w:lang w:val="en-US"/>
              </w:rPr>
            </w:pPr>
            <w:r>
              <w:rPr>
                <w:rFonts w:eastAsia="Calibri Light"/>
                <w:b/>
                <w:bCs/>
                <w:lang w:val="en-US"/>
              </w:rPr>
              <w:lastRenderedPageBreak/>
              <w:t>Intervalo mínimo entre ninhadas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7D6778A" w14:textId="6C1C19F8" w:rsidR="4CCB09DA" w:rsidRPr="005E2D3C" w:rsidRDefault="51D219D2" w:rsidP="00F95DCA">
            <w:pPr>
              <w:rPr>
                <w:rFonts w:eastAsia="Calibri Light"/>
              </w:rPr>
            </w:pPr>
            <w:r>
              <w:rPr>
                <w:rFonts w:eastAsia="Calibri Light"/>
              </w:rPr>
              <w:t>Período de recuperação de, pelo menos, 1 ano após atingir o limite de 3 ninhadas em 2 anos</w:t>
            </w:r>
            <w:r>
              <w:br/>
            </w:r>
            <w:r>
              <w:rPr>
                <w:rFonts w:eastAsia="Calibri Light"/>
              </w:rPr>
              <w:t xml:space="preserve"> (Anexo I, n.º 4.4)</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A342685" w14:textId="6A7338FA" w:rsidR="4CCB09DA" w:rsidRPr="005E2D3C" w:rsidRDefault="4CCB09DA" w:rsidP="00F95DCA">
            <w:pPr>
              <w:rPr>
                <w:rFonts w:eastAsia="Calibri Light"/>
              </w:rPr>
            </w:pPr>
            <w:r>
              <w:rPr>
                <w:rFonts w:eastAsia="Calibri Light"/>
              </w:rPr>
              <w:t>Cadelas: 1 ciclo reprodutivo</w:t>
            </w:r>
            <w:r>
              <w:br/>
            </w:r>
            <w:r>
              <w:rPr>
                <w:rFonts w:eastAsia="Calibri Light"/>
              </w:rPr>
              <w:t xml:space="preserve"> Gatas: 3–6 meses</w:t>
            </w:r>
            <w:r>
              <w:br/>
            </w:r>
            <w:r>
              <w:rPr>
                <w:rFonts w:eastAsia="Calibri Light"/>
              </w:rPr>
              <w:t xml:space="preserve"> (Anexo I)</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5EE3B61" w14:textId="761A1187" w:rsidR="4CCB09DA" w:rsidRPr="005E2D3C" w:rsidRDefault="4CCB09DA" w:rsidP="00F95DCA">
            <w:pPr>
              <w:rPr>
                <w:rFonts w:eastAsia="Calibri Light"/>
              </w:rPr>
            </w:pPr>
            <w:r>
              <w:rPr>
                <w:rFonts w:eastAsia="Calibri Light"/>
              </w:rPr>
              <w:t>Mínimo de 12 meses entre cada ninhada (cadelas e gatas)</w:t>
            </w:r>
            <w:r>
              <w:br/>
            </w:r>
            <w:r>
              <w:rPr>
                <w:rFonts w:eastAsia="Calibri Light"/>
              </w:rPr>
              <w:t xml:space="preserve"> (</w:t>
            </w:r>
            <w:r w:rsidR="00BE60E5">
              <w:rPr>
                <w:rFonts w:eastAsia="Calibri Light"/>
              </w:rPr>
              <w:t>Artigo</w:t>
            </w:r>
            <w:r>
              <w:rPr>
                <w:rFonts w:eastAsia="Calibri Light"/>
              </w:rPr>
              <w:t>º 70.º, n.ºs 2 e 3)</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74F925FB" w14:textId="7193B846" w:rsidR="4CCB09DA" w:rsidRPr="005E2D3C" w:rsidRDefault="4CCB09DA" w:rsidP="00F95DCA">
            <w:pPr>
              <w:rPr>
                <w:rFonts w:eastAsia="Calibri Light"/>
              </w:rPr>
            </w:pPr>
            <w:r>
              <w:rPr>
                <w:rFonts w:eastAsia="Calibri Light"/>
              </w:rPr>
              <w:t>Rgbeac</w:t>
            </w:r>
          </w:p>
        </w:tc>
      </w:tr>
      <w:tr w:rsidR="4CCB09DA" w:rsidRPr="005E2D3C" w14:paraId="2AE15640"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4A20109" w14:textId="6E4342A3" w:rsidR="4CCB09DA" w:rsidRPr="005E2D3C" w:rsidRDefault="4CCB09DA" w:rsidP="00F95DCA">
            <w:pPr>
              <w:rPr>
                <w:rFonts w:eastAsia="Calibri Light"/>
                <w:b/>
                <w:bCs/>
                <w:lang w:val="en-US"/>
              </w:rPr>
            </w:pPr>
            <w:r>
              <w:rPr>
                <w:rFonts w:eastAsia="Calibri Light"/>
                <w:b/>
                <w:bCs/>
                <w:lang w:val="en-US"/>
              </w:rPr>
              <w:t>Cios sucessivos (fêmeas)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9C19021" w14:textId="2194B34E" w:rsidR="4CCB09DA" w:rsidRPr="005E2D3C" w:rsidRDefault="4CCB09DA" w:rsidP="00F95DCA">
            <w:pPr>
              <w:rPr>
                <w:rFonts w:eastAsia="Calibri Light"/>
                <w:lang w:val="en-US"/>
              </w:rPr>
            </w:pPr>
            <w:r>
              <w:rPr>
                <w:rFonts w:eastAsia="Calibri Light"/>
                <w:lang w:val="en-US"/>
              </w:rPr>
              <w:t>Não regulado explicitamente</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74F4026" w14:textId="611F5703" w:rsidR="4CCB09DA" w:rsidRPr="005E2D3C" w:rsidRDefault="4CCB09DA" w:rsidP="00F95DCA">
            <w:pPr>
              <w:rPr>
                <w:rFonts w:eastAsia="Calibri Light"/>
              </w:rPr>
            </w:pPr>
            <w:r>
              <w:rPr>
                <w:rFonts w:eastAsia="Calibri Light"/>
              </w:rPr>
              <w:t>Proibido acasalamento em cios sucessivos</w:t>
            </w:r>
            <w:r>
              <w:br/>
            </w:r>
            <w:r>
              <w:rPr>
                <w:rFonts w:eastAsia="Calibri Light"/>
              </w:rPr>
              <w:t xml:space="preserve"> (</w:t>
            </w:r>
            <w:r w:rsidR="00BE60E5">
              <w:rPr>
                <w:rFonts w:eastAsia="Calibri Light"/>
              </w:rPr>
              <w:t>Artigo</w:t>
            </w:r>
            <w:r>
              <w:rPr>
                <w:rFonts w:eastAsia="Calibri Light"/>
              </w:rPr>
              <w:t>º 8.º, n.º 2, al. a))</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680BD05" w14:textId="763F6680" w:rsidR="4CCB09DA" w:rsidRPr="005E2D3C" w:rsidRDefault="4CCB09DA" w:rsidP="00F95DCA">
            <w:pPr>
              <w:rPr>
                <w:rFonts w:eastAsia="Calibri Light"/>
              </w:rPr>
            </w:pPr>
            <w:r>
              <w:rPr>
                <w:rFonts w:eastAsia="Calibri Light"/>
              </w:rPr>
              <w:t>Não regulado explicitamente (intervalo de 12 meses implica proibição)</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C55D10E" w14:textId="189E2A9E" w:rsidR="4CCB09DA" w:rsidRPr="005E2D3C" w:rsidRDefault="4CCB09DA" w:rsidP="00F95DCA">
            <w:pPr>
              <w:rPr>
                <w:rFonts w:eastAsia="Calibri Light"/>
              </w:rPr>
            </w:pPr>
            <w:r>
              <w:rPr>
                <w:rFonts w:eastAsia="Calibri Light"/>
              </w:rPr>
              <w:t xml:space="preserve">“É proibido o acasalamento em cios sucessivos, devendo ser </w:t>
            </w:r>
            <w:r>
              <w:rPr>
                <w:rFonts w:eastAsia="Calibri Light"/>
              </w:rPr>
              <w:lastRenderedPageBreak/>
              <w:t>assegurando um intervalo mínimo de X meses entre as ninhadas…”</w:t>
            </w:r>
          </w:p>
        </w:tc>
      </w:tr>
    </w:tbl>
    <w:p w14:paraId="1B2C16AE" w14:textId="5775172D" w:rsidR="12159AB7" w:rsidRPr="005E2D3C" w:rsidRDefault="12159AB7" w:rsidP="00F95DCA">
      <w:pPr>
        <w:rPr>
          <w:rFonts w:eastAsia="Calibri Light"/>
          <w:b/>
          <w:bCs/>
        </w:rPr>
      </w:pPr>
      <w:r>
        <w:rPr>
          <w:rFonts w:eastAsia="Calibri Light"/>
          <w:b/>
          <w:bCs/>
        </w:rPr>
        <w:lastRenderedPageBreak/>
        <w:t>4. Cesarianas</w:t>
      </w:r>
    </w:p>
    <w:tbl>
      <w:tblPr>
        <w:tblW w:w="0" w:type="auto"/>
        <w:tblLook w:val="04A0" w:firstRow="1" w:lastRow="0" w:firstColumn="1" w:lastColumn="0" w:noHBand="0" w:noVBand="1"/>
      </w:tblPr>
      <w:tblGrid>
        <w:gridCol w:w="1638"/>
        <w:gridCol w:w="1657"/>
        <w:gridCol w:w="1894"/>
        <w:gridCol w:w="1772"/>
        <w:gridCol w:w="1808"/>
      </w:tblGrid>
      <w:tr w:rsidR="4CCB09DA" w:rsidRPr="005E2D3C" w14:paraId="55916502"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588CB7C" w14:textId="3CCAB938" w:rsidR="4CCB09DA" w:rsidRPr="005E2D3C" w:rsidRDefault="4CCB09DA" w:rsidP="00F95DCA">
            <w:pPr>
              <w:rPr>
                <w:rFonts w:eastAsia="Calibri Light"/>
                <w:b/>
                <w:bCs/>
              </w:rPr>
            </w:pPr>
            <w:r>
              <w:rPr>
                <w:rFonts w:eastAsia="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1746E49A" w14:textId="06C5D51D" w:rsidR="4CCB09DA" w:rsidRPr="005E2D3C" w:rsidRDefault="4CCB09DA" w:rsidP="00F95DCA">
            <w:pPr>
              <w:rPr>
                <w:rFonts w:eastAsia="Calibri Light"/>
                <w:b/>
                <w:bCs/>
              </w:rPr>
            </w:pPr>
            <w:r>
              <w:rPr>
                <w:rFonts w:eastAsia="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7F799F2" w14:textId="4B803645" w:rsidR="4CCB09DA" w:rsidRPr="005E2D3C" w:rsidRDefault="4CCB09DA" w:rsidP="00F95DCA">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B9AD157" w14:textId="50446FF3" w:rsidR="4CCB09DA" w:rsidRPr="005E2D3C" w:rsidRDefault="4CCB09DA" w:rsidP="00F95DCA">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7D0080C" w14:textId="0865387C" w:rsidR="4CCB09DA" w:rsidRPr="005E2D3C" w:rsidRDefault="4CCB09DA" w:rsidP="00F95DCA">
            <w:pPr>
              <w:rPr>
                <w:rFonts w:eastAsia="Calibri Light"/>
                <w:b/>
                <w:bCs/>
              </w:rPr>
            </w:pPr>
            <w:r>
              <w:rPr>
                <w:rFonts w:eastAsia="Calibri Light"/>
                <w:b/>
                <w:bCs/>
              </w:rPr>
              <w:t>Proposta</w:t>
            </w:r>
          </w:p>
        </w:tc>
      </w:tr>
      <w:tr w:rsidR="4CCB09DA" w:rsidRPr="005E2D3C" w14:paraId="28C20B15"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D177347" w14:textId="548F308D" w:rsidR="4CCB09DA" w:rsidRPr="005E2D3C" w:rsidRDefault="4CCB09DA" w:rsidP="00F95DCA">
            <w:pPr>
              <w:rPr>
                <w:rFonts w:eastAsia="Calibri Light"/>
                <w:b/>
                <w:bCs/>
              </w:rPr>
            </w:pPr>
            <w:r>
              <w:rPr>
                <w:rFonts w:eastAsia="Calibri Light"/>
                <w:b/>
                <w:bCs/>
              </w:rPr>
              <w:t>Após 1.ª cesariana</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2346642" w14:textId="4021A691" w:rsidR="4CCB09DA" w:rsidRPr="005E2D3C" w:rsidRDefault="4CCB09DA" w:rsidP="00F95DCA">
            <w:pPr>
              <w:rPr>
                <w:rFonts w:eastAsia="Calibri Light"/>
              </w:rPr>
            </w:pPr>
            <w:r>
              <w:rPr>
                <w:rFonts w:eastAsia="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ABC6535" w14:textId="5194229A" w:rsidR="4CCB09DA" w:rsidRPr="005E2D3C" w:rsidRDefault="4CCB09DA" w:rsidP="00F95DCA">
            <w:pPr>
              <w:rPr>
                <w:rFonts w:eastAsia="Calibri Light"/>
              </w:rPr>
            </w:pPr>
            <w:r>
              <w:rPr>
                <w:rFonts w:eastAsia="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211CD6C" w14:textId="0A59E862" w:rsidR="4CCB09DA" w:rsidRPr="005E2D3C" w:rsidRDefault="4CCB09DA" w:rsidP="00F95DCA">
            <w:pPr>
              <w:rPr>
                <w:rFonts w:eastAsia="Calibri Light"/>
              </w:rPr>
            </w:pPr>
            <w:r>
              <w:rPr>
                <w:rFonts w:eastAsia="Calibri Light"/>
              </w:rPr>
              <w:t>Exige atestado do MV assistente confirmando ausência de risco</w:t>
            </w:r>
            <w:r>
              <w:br/>
            </w:r>
            <w:r>
              <w:rPr>
                <w:rFonts w:eastAsia="Calibri Light"/>
              </w:rPr>
              <w:t xml:space="preserve"> (</w:t>
            </w:r>
            <w:r w:rsidR="00BE60E5">
              <w:rPr>
                <w:rFonts w:eastAsia="Calibri Light"/>
              </w:rPr>
              <w:t>Artigo</w:t>
            </w:r>
            <w:r>
              <w:rPr>
                <w:rFonts w:eastAsia="Calibri Light"/>
              </w:rPr>
              <w:t>º 70.º, n.º 10)</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8FDDFE4" w14:textId="66174F41" w:rsidR="4CCB09DA" w:rsidRPr="005E2D3C" w:rsidRDefault="4CCB09DA" w:rsidP="00F95DCA">
            <w:pPr>
              <w:rPr>
                <w:rFonts w:eastAsia="Calibri Light"/>
              </w:rPr>
            </w:pPr>
            <w:r>
              <w:rPr>
                <w:rFonts w:eastAsia="Calibri Light"/>
              </w:rPr>
              <w:t>?</w:t>
            </w:r>
          </w:p>
        </w:tc>
      </w:tr>
      <w:tr w:rsidR="4CCB09DA" w:rsidRPr="005E2D3C" w14:paraId="2C8B00CE"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1EE1830" w14:textId="4328DA1B" w:rsidR="4CCB09DA" w:rsidRPr="005E2D3C" w:rsidRDefault="4CCB09DA" w:rsidP="00F95DCA">
            <w:pPr>
              <w:rPr>
                <w:rFonts w:eastAsia="Calibri Light"/>
                <w:b/>
                <w:bCs/>
                <w:lang w:val="en-US"/>
              </w:rPr>
            </w:pPr>
            <w:r>
              <w:rPr>
                <w:rFonts w:eastAsia="Calibri Light"/>
                <w:b/>
                <w:bCs/>
                <w:lang w:val="en-US"/>
              </w:rPr>
              <w:t>Após 2 cesarianas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95076A4" w14:textId="0399080B" w:rsidR="4CCB09DA" w:rsidRPr="005E2D3C" w:rsidRDefault="51D219D2" w:rsidP="00F95DCA">
            <w:pPr>
              <w:rPr>
                <w:rFonts w:eastAsia="Calibri Light"/>
              </w:rPr>
            </w:pPr>
            <w:r>
              <w:rPr>
                <w:rFonts w:eastAsia="Calibri Light"/>
              </w:rPr>
              <w:t>Proibição de usar para reprodução</w:t>
            </w:r>
            <w:r>
              <w:br/>
            </w:r>
            <w:r>
              <w:rPr>
                <w:rFonts w:eastAsia="Calibri Light"/>
              </w:rPr>
              <w:t xml:space="preserve"> (Anexo </w:t>
            </w:r>
            <w:r>
              <w:rPr>
                <w:rFonts w:eastAsia="Calibri Light"/>
              </w:rPr>
              <w:lastRenderedPageBreak/>
              <w:t>I, Pt. 3, n.º 3.5)</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941AF1B" w14:textId="3D0613F5" w:rsidR="4CCB09DA" w:rsidRPr="005E2D3C" w:rsidRDefault="4CCB09DA" w:rsidP="00F95DCA">
            <w:pPr>
              <w:rPr>
                <w:rFonts w:eastAsia="Calibri Light"/>
                <w:lang w:val="en-US"/>
              </w:rPr>
            </w:pPr>
            <w:r>
              <w:rPr>
                <w:rFonts w:eastAsia="Calibri Light"/>
                <w:lang w:val="en-US"/>
              </w:rPr>
              <w:lastRenderedPageBreak/>
              <w:t>Não regulado explicitamente</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1FD0B4E" w14:textId="3634A65C" w:rsidR="4CCB09DA" w:rsidRPr="005E2D3C" w:rsidRDefault="4CCB09DA" w:rsidP="00F95DCA">
            <w:pPr>
              <w:rPr>
                <w:rFonts w:eastAsia="Calibri Light"/>
              </w:rPr>
            </w:pPr>
            <w:r>
              <w:rPr>
                <w:rFonts w:eastAsia="Calibri Light"/>
              </w:rPr>
              <w:t>Proibição de usar para reprodução</w:t>
            </w:r>
            <w:r>
              <w:br/>
            </w:r>
            <w:r>
              <w:rPr>
                <w:rFonts w:eastAsia="Calibri Light"/>
              </w:rPr>
              <w:t xml:space="preserve"> (</w:t>
            </w:r>
            <w:r w:rsidR="00BE60E5">
              <w:rPr>
                <w:rFonts w:eastAsia="Calibri Light"/>
              </w:rPr>
              <w:t>Artigo</w:t>
            </w:r>
            <w:r>
              <w:rPr>
                <w:rFonts w:eastAsia="Calibri Light"/>
              </w:rPr>
              <w:t xml:space="preserve">º </w:t>
            </w:r>
            <w:r>
              <w:rPr>
                <w:rFonts w:eastAsia="Calibri Light"/>
              </w:rPr>
              <w:lastRenderedPageBreak/>
              <w:t>70.º, n.º 12)</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1F19AEA6" w14:textId="5F4C9AA1" w:rsidR="4CCB09DA" w:rsidRPr="005E2D3C" w:rsidRDefault="4CCB09DA" w:rsidP="00F95DCA">
            <w:pPr>
              <w:rPr>
                <w:rFonts w:eastAsia="Calibri Light"/>
              </w:rPr>
            </w:pPr>
            <w:r>
              <w:rPr>
                <w:rFonts w:eastAsia="Calibri Light"/>
              </w:rPr>
              <w:lastRenderedPageBreak/>
              <w:t>Proibição conforme Regulamento</w:t>
            </w:r>
          </w:p>
        </w:tc>
      </w:tr>
    </w:tbl>
    <w:p w14:paraId="4D3446D1" w14:textId="3DE51566" w:rsidR="12159AB7" w:rsidRPr="005E2D3C" w:rsidRDefault="12159AB7" w:rsidP="00F95DCA">
      <w:pPr>
        <w:rPr>
          <w:rFonts w:eastAsia="Calibri Light"/>
        </w:rPr>
      </w:pPr>
      <w:r>
        <w:rPr>
          <w:rFonts w:eastAsia="Calibri Light"/>
        </w:rPr>
        <w:t xml:space="preserve"> </w:t>
      </w:r>
    </w:p>
    <w:p w14:paraId="42F53C7B" w14:textId="18C8E1CD" w:rsidR="12159AB7" w:rsidRPr="005E2D3C" w:rsidRDefault="12159AB7" w:rsidP="00F95DCA">
      <w:pPr>
        <w:rPr>
          <w:rFonts w:eastAsia="Calibri Light"/>
          <w:b/>
          <w:bCs/>
        </w:rPr>
      </w:pPr>
      <w:r>
        <w:rPr>
          <w:rFonts w:eastAsia="Calibri Light"/>
          <w:b/>
          <w:bCs/>
        </w:rPr>
        <w:t>5. Consanguinidade e híbridos</w:t>
      </w:r>
    </w:p>
    <w:tbl>
      <w:tblPr>
        <w:tblW w:w="0" w:type="auto"/>
        <w:tblLook w:val="04A0" w:firstRow="1" w:lastRow="0" w:firstColumn="1" w:lastColumn="0" w:noHBand="0" w:noVBand="1"/>
      </w:tblPr>
      <w:tblGrid>
        <w:gridCol w:w="2188"/>
        <w:gridCol w:w="1416"/>
        <w:gridCol w:w="1629"/>
        <w:gridCol w:w="1740"/>
        <w:gridCol w:w="1796"/>
      </w:tblGrid>
      <w:tr w:rsidR="4CCB09DA" w:rsidRPr="005E2D3C" w14:paraId="3005481D"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FF93DCD" w14:textId="157CDE69" w:rsidR="4CCB09DA" w:rsidRPr="005E2D3C" w:rsidRDefault="4CCB09DA" w:rsidP="00F95DCA">
            <w:pPr>
              <w:rPr>
                <w:rFonts w:eastAsia="Calibri Light"/>
                <w:b/>
                <w:bCs/>
                <w:lang w:val="en-US"/>
              </w:rPr>
            </w:pPr>
            <w:r>
              <w:rPr>
                <w:rFonts w:eastAsia="Calibri Light"/>
                <w:b/>
                <w:bCs/>
                <w:lang w:val="en-U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025BF97" w14:textId="028EA15C" w:rsidR="4CCB09DA" w:rsidRPr="005E2D3C" w:rsidRDefault="4CCB09DA" w:rsidP="00F95DCA">
            <w:pPr>
              <w:rPr>
                <w:rFonts w:eastAsia="Calibri Light"/>
                <w:b/>
                <w:bCs/>
                <w:lang w:val="en-US"/>
              </w:rPr>
            </w:pPr>
            <w:r>
              <w:rPr>
                <w:rFonts w:eastAsia="Calibri Light"/>
                <w:b/>
                <w:bCs/>
                <w:lang w:val="en-U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59A5DFF" w14:textId="6DDD0242" w:rsidR="4CCB09DA" w:rsidRPr="005E2D3C" w:rsidRDefault="4CCB09DA" w:rsidP="00F95DCA">
            <w:pPr>
              <w:rPr>
                <w:rFonts w:eastAsia="Calibri Light"/>
                <w:b/>
                <w:bCs/>
                <w:lang w:val="en-US"/>
              </w:rPr>
            </w:pPr>
            <w:r>
              <w:rPr>
                <w:rFonts w:eastAsia="Calibri Light"/>
                <w:b/>
                <w:bCs/>
                <w:lang w:val="en-US"/>
              </w:rPr>
              <w:t>@codigo</w:t>
            </w:r>
            <w:r>
              <w:br/>
            </w:r>
            <w:r>
              <w:rPr>
                <w:rFonts w:eastAsia="Calibri Light"/>
                <w:b/>
                <w:bCs/>
                <w:lang w:val="en-U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D8708D6" w14:textId="1512047D" w:rsidR="4CCB09DA" w:rsidRPr="005E2D3C" w:rsidRDefault="4CCB09DA" w:rsidP="00F95DCA">
            <w:pPr>
              <w:rPr>
                <w:rFonts w:eastAsia="Calibri Light"/>
                <w:b/>
                <w:bCs/>
                <w:lang w:val="en-US"/>
              </w:rPr>
            </w:pPr>
            <w:r>
              <w:rPr>
                <w:rFonts w:eastAsia="Calibri Light"/>
                <w:b/>
                <w:bCs/>
                <w:lang w:val="en-US"/>
              </w:rPr>
              <w:t>@rgbeac</w:t>
            </w:r>
            <w:r>
              <w:br/>
            </w:r>
            <w:r>
              <w:rPr>
                <w:rFonts w:eastAsia="Calibri Light"/>
                <w:b/>
                <w:bCs/>
                <w:lang w:val="en-U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0B02E252" w14:textId="5B897645" w:rsidR="4CCB09DA" w:rsidRPr="005E2D3C" w:rsidRDefault="4CCB09DA" w:rsidP="00F95DCA">
            <w:pPr>
              <w:rPr>
                <w:rFonts w:eastAsia="Calibri Light"/>
                <w:b/>
                <w:bCs/>
              </w:rPr>
            </w:pPr>
            <w:r>
              <w:rPr>
                <w:rFonts w:eastAsia="Calibri Light"/>
                <w:b/>
                <w:bCs/>
              </w:rPr>
              <w:t>Proposta</w:t>
            </w:r>
          </w:p>
        </w:tc>
      </w:tr>
      <w:tr w:rsidR="4CCB09DA" w:rsidRPr="005E2D3C" w14:paraId="1F561630"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D928F68" w14:textId="4A6D1394" w:rsidR="4CCB09DA" w:rsidRPr="005E2D3C" w:rsidRDefault="4CCB09DA" w:rsidP="00F95DCA">
            <w:pPr>
              <w:rPr>
                <w:rFonts w:eastAsia="Calibri Light"/>
                <w:b/>
                <w:bCs/>
              </w:rPr>
            </w:pPr>
            <w:r>
              <w:rPr>
                <w:rFonts w:eastAsia="Calibri Light"/>
                <w:b/>
                <w:bCs/>
              </w:rPr>
              <w:t>Cruzamentos consanguíneos (pai/filho, irmãos, avós/netos)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5805577" w14:textId="1CDED816" w:rsidR="4CCB09DA" w:rsidRPr="005E2D3C" w:rsidRDefault="51D219D2" w:rsidP="00F95DCA">
            <w:pPr>
              <w:rPr>
                <w:rFonts w:eastAsia="Calibri Light"/>
              </w:rPr>
            </w:pPr>
            <w:r>
              <w:rPr>
                <w:rFonts w:eastAsia="Calibri Light"/>
              </w:rPr>
              <w:t>Proibidos, salvo autorização da autoridade competente para preservação de raças locais com reserva genética limitada</w:t>
            </w:r>
            <w:r>
              <w:br/>
            </w:r>
            <w:r>
              <w:rPr>
                <w:rFonts w:eastAsia="Calibri Light"/>
              </w:rPr>
              <w:t xml:space="preserve"> </w:t>
            </w:r>
            <w:r>
              <w:rPr>
                <w:rFonts w:eastAsia="Calibri Light"/>
              </w:rPr>
              <w:lastRenderedPageBreak/>
              <w:t>(</w:t>
            </w:r>
            <w:r w:rsidR="00BE60E5">
              <w:rPr>
                <w:rFonts w:eastAsia="Calibri Light"/>
              </w:rPr>
              <w:t>Artigo</w:t>
            </w:r>
            <w:r>
              <w:rPr>
                <w:rFonts w:eastAsia="Calibri Light"/>
              </w:rPr>
              <w:t>º 8.º, n.º 6, al. a))</w:t>
            </w:r>
          </w:p>
          <w:p w14:paraId="22145A9A" w14:textId="491FEC7C" w:rsidR="4CCB09DA" w:rsidRPr="005E2D3C" w:rsidRDefault="4CCB09DA" w:rsidP="00F95DCA">
            <w:pPr>
              <w:rPr>
                <w:rFonts w:eastAsia="Calibri Light"/>
              </w:rPr>
            </w:pPr>
          </w:p>
          <w:p w14:paraId="12DD29C7" w14:textId="1701B6D1" w:rsidR="4CCB09DA" w:rsidRPr="005E2D3C" w:rsidRDefault="4CCB09DA" w:rsidP="00F95DCA">
            <w:pPr>
              <w:rPr>
                <w:rFonts w:eastAsia="Calibri Light"/>
              </w:rPr>
            </w:pP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B76AA83" w14:textId="75A8C665" w:rsidR="4CCB09DA" w:rsidRPr="005E2D3C" w:rsidRDefault="4CCB09DA" w:rsidP="00F95DCA">
            <w:pPr>
              <w:rPr>
                <w:rFonts w:eastAsia="Calibri Light"/>
              </w:rPr>
            </w:pPr>
            <w:r>
              <w:rPr>
                <w:rFonts w:eastAsia="Calibri Light"/>
              </w:rPr>
              <w:lastRenderedPageBreak/>
              <w:t xml:space="preserve">Não regulado explicitamente; </w:t>
            </w:r>
          </w:p>
          <w:p w14:paraId="04FD00E6" w14:textId="2C149477" w:rsidR="4CCB09DA" w:rsidRPr="005E2D3C" w:rsidRDefault="4CCB09DA" w:rsidP="00F95DCA">
            <w:pPr>
              <w:rPr>
                <w:rFonts w:eastAsia="Calibri Light"/>
              </w:rPr>
            </w:pPr>
            <w:r>
              <w:rPr>
                <w:rFonts w:eastAsia="Calibri Light"/>
              </w:rPr>
              <w:t>Exclui animais com defeitos genéticos e malformações específicas</w:t>
            </w:r>
            <w:r>
              <w:br/>
            </w:r>
            <w:r>
              <w:rPr>
                <w:rFonts w:eastAsia="Calibri Light"/>
              </w:rPr>
              <w:t xml:space="preserve"> (</w:t>
            </w:r>
            <w:r w:rsidR="00BE60E5">
              <w:rPr>
                <w:rFonts w:eastAsia="Calibri Light"/>
              </w:rPr>
              <w:t>Artigo</w:t>
            </w:r>
            <w:r>
              <w:rPr>
                <w:rFonts w:eastAsia="Calibri Light"/>
              </w:rPr>
              <w:t>º 8.º, n.º 2, al. c))</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346254E" w14:textId="442E8F6A" w:rsidR="4CCB09DA" w:rsidRPr="005E2D3C" w:rsidRDefault="4CCB09DA" w:rsidP="00F95DCA">
            <w:pPr>
              <w:rPr>
                <w:rFonts w:eastAsia="Calibri Light"/>
              </w:rPr>
            </w:pPr>
            <w:r>
              <w:rPr>
                <w:rFonts w:eastAsia="Calibri Light"/>
              </w:rPr>
              <w:t xml:space="preserve">Sujeitos a </w:t>
            </w:r>
            <w:r w:rsidR="0052508A">
              <w:rPr>
                <w:rFonts w:eastAsia="Calibri Light"/>
              </w:rPr>
              <w:t>Portaria</w:t>
            </w:r>
            <w:r>
              <w:rPr>
                <w:rFonts w:eastAsia="Calibri Light"/>
              </w:rPr>
              <w:t xml:space="preserve"> (coeficiente de consanguinidade e limites definidos por </w:t>
            </w:r>
            <w:r w:rsidR="0052508A">
              <w:rPr>
                <w:rFonts w:eastAsia="Calibri Light"/>
              </w:rPr>
              <w:t>Portaria</w:t>
            </w:r>
            <w:r>
              <w:rPr>
                <w:rFonts w:eastAsia="Calibri Light"/>
              </w:rPr>
              <w:t>)</w:t>
            </w:r>
            <w:r>
              <w:br/>
            </w:r>
            <w:r>
              <w:rPr>
                <w:rFonts w:eastAsia="Calibri Light"/>
              </w:rPr>
              <w:t xml:space="preserve"> (</w:t>
            </w:r>
            <w:r w:rsidR="00BE60E5">
              <w:rPr>
                <w:rFonts w:eastAsia="Calibri Light"/>
              </w:rPr>
              <w:t>Artigo</w:t>
            </w:r>
            <w:r>
              <w:rPr>
                <w:rFonts w:eastAsia="Calibri Light"/>
              </w:rPr>
              <w:t>º 70.º, n.º 7)</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62926BF" w14:textId="4940B378" w:rsidR="4CCB09DA" w:rsidRPr="005E2D3C" w:rsidRDefault="52AA4B33" w:rsidP="00F95DCA">
            <w:pPr>
              <w:rPr>
                <w:rFonts w:eastAsia="Calibri Light"/>
              </w:rPr>
            </w:pPr>
            <w:r>
              <w:rPr>
                <w:rFonts w:eastAsia="Calibri Light"/>
              </w:rPr>
              <w:t>Proibidos, salvo autorização da autoridade competente para preservação de raças locais com reserva genética limitada</w:t>
            </w:r>
            <w:r>
              <w:br/>
            </w:r>
            <w:r>
              <w:rPr>
                <w:rFonts w:eastAsia="Calibri Light"/>
              </w:rPr>
              <w:t xml:space="preserve"> (</w:t>
            </w:r>
            <w:r w:rsidR="00BE60E5">
              <w:rPr>
                <w:rFonts w:eastAsia="Calibri Light"/>
              </w:rPr>
              <w:t>Artigo</w:t>
            </w:r>
            <w:r>
              <w:rPr>
                <w:rFonts w:eastAsia="Calibri Light"/>
              </w:rPr>
              <w:t xml:space="preserve">º </w:t>
            </w:r>
            <w:r>
              <w:rPr>
                <w:rFonts w:eastAsia="Calibri Light"/>
              </w:rPr>
              <w:lastRenderedPageBreak/>
              <w:t>8.º, n.º 6, al. a))</w:t>
            </w:r>
          </w:p>
          <w:p w14:paraId="154C88A7" w14:textId="2B194DD0" w:rsidR="4CCB09DA" w:rsidRPr="005E2D3C" w:rsidRDefault="4CCB09DA" w:rsidP="00F95DCA">
            <w:pPr>
              <w:rPr>
                <w:rFonts w:eastAsia="Calibri Light"/>
              </w:rPr>
            </w:pPr>
          </w:p>
        </w:tc>
      </w:tr>
      <w:tr w:rsidR="4CCB09DA" w:rsidRPr="005E2D3C" w14:paraId="42B317DB"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4316ABB" w14:textId="1096CE60" w:rsidR="4CCB09DA" w:rsidRPr="005E2D3C" w:rsidRDefault="4CCB09DA" w:rsidP="00F95DCA">
            <w:pPr>
              <w:rPr>
                <w:rFonts w:eastAsia="Calibri Light"/>
                <w:b/>
                <w:bCs/>
              </w:rPr>
            </w:pPr>
            <w:r>
              <w:rPr>
                <w:rFonts w:eastAsia="Calibri Light"/>
                <w:b/>
                <w:bCs/>
              </w:rPr>
              <w:lastRenderedPageBreak/>
              <w:t>Produção de híbridos (cruzamento interespecífico/inter-racial para fins comerciais)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3D2FA8D" w14:textId="5231D3E4" w:rsidR="4CCB09DA" w:rsidRPr="00F95DCA" w:rsidRDefault="4CCB09DA" w:rsidP="00F95DCA">
            <w:pPr>
              <w:rPr>
                <w:rFonts w:eastAsia="Calibri Light"/>
              </w:rPr>
            </w:pPr>
            <w:r w:rsidRPr="00F95DCA">
              <w:rPr>
                <w:rFonts w:eastAsia="Calibri Light"/>
              </w:rPr>
              <w:t>Proibida</w:t>
            </w:r>
            <w:r w:rsidRPr="00F95DCA">
              <w:br/>
            </w:r>
            <w:r w:rsidRPr="00F95DCA">
              <w:rPr>
                <w:rFonts w:eastAsia="Calibri Light"/>
              </w:rPr>
              <w:t xml:space="preserve"> (</w:t>
            </w:r>
            <w:r w:rsidR="00BE60E5" w:rsidRPr="00F95DCA">
              <w:rPr>
                <w:rFonts w:eastAsia="Calibri Light"/>
              </w:rPr>
              <w:t>Artigo</w:t>
            </w:r>
            <w:r w:rsidRPr="00F95DCA">
              <w:rPr>
                <w:rFonts w:eastAsia="Calibri Light"/>
              </w:rPr>
              <w:t>º 8.º, n.º 6, al. b))</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3E593F0" w14:textId="484632E9" w:rsidR="4CCB09DA" w:rsidRPr="005E2D3C" w:rsidRDefault="51D219D2" w:rsidP="00F95DCA">
            <w:pPr>
              <w:rPr>
                <w:rFonts w:eastAsia="Calibri Light"/>
              </w:rPr>
            </w:pPr>
            <w:r>
              <w:rPr>
                <w:rFonts w:eastAsia="Calibri Light"/>
              </w:rPr>
              <w:t>Proibida, exceto cruzamentos autorizados para melhoramento de raça ou investigação, ou cruzamentos acidentais sem fins comerciais</w:t>
            </w:r>
            <w:r>
              <w:br/>
            </w:r>
          </w:p>
          <w:p w14:paraId="613C1539" w14:textId="5C9AAEBD" w:rsidR="4CCB09DA" w:rsidRPr="005E2D3C" w:rsidRDefault="51D219D2" w:rsidP="00F95DCA">
            <w:pPr>
              <w:rPr>
                <w:rFonts w:eastAsia="Calibri Light"/>
              </w:rPr>
            </w:pPr>
            <w:r>
              <w:rPr>
                <w:rFonts w:eastAsia="Calibri Light"/>
              </w:rPr>
              <w:t xml:space="preserve">Acresce exceção para cruzamentos de raças caninas, </w:t>
            </w:r>
            <w:r>
              <w:rPr>
                <w:rFonts w:eastAsia="Calibri Light"/>
              </w:rPr>
              <w:lastRenderedPageBreak/>
              <w:t>que tenham ocorrido acidentalmente e não tenham fins comerciais</w:t>
            </w:r>
            <w:r>
              <w:br/>
            </w:r>
            <w:r>
              <w:rPr>
                <w:rFonts w:eastAsia="Calibri Light"/>
              </w:rPr>
              <w:t xml:space="preserve"> (</w:t>
            </w:r>
            <w:r w:rsidR="00BE60E5">
              <w:rPr>
                <w:rFonts w:eastAsia="Calibri Light"/>
              </w:rPr>
              <w:t>Artigo</w:t>
            </w:r>
            <w:r>
              <w:rPr>
                <w:rFonts w:eastAsia="Calibri Light"/>
              </w:rPr>
              <w:t>º 8.º, n.º 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6D161CA" w14:textId="0115E1BE" w:rsidR="4CCB09DA" w:rsidRPr="005E2D3C" w:rsidRDefault="4CCB09DA" w:rsidP="00F95DCA">
            <w:pPr>
              <w:rPr>
                <w:rFonts w:eastAsia="Calibri Light"/>
              </w:rPr>
            </w:pPr>
            <w:r>
              <w:rPr>
                <w:rFonts w:eastAsia="Calibri Light"/>
              </w:rPr>
              <w:lastRenderedPageBreak/>
              <w:t>Não regulado explicitamente</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32FA0496" w14:textId="30C0FE7E" w:rsidR="4CCB09DA" w:rsidRPr="005E2D3C" w:rsidRDefault="51D219D2" w:rsidP="00F95DCA">
            <w:pPr>
              <w:rPr>
                <w:rFonts w:eastAsia="Calibri Light"/>
              </w:rPr>
            </w:pPr>
            <w:r>
              <w:rPr>
                <w:rFonts w:eastAsia="Calibri Light"/>
              </w:rPr>
              <w:t xml:space="preserve">Regulamento + ponderar excluir </w:t>
            </w:r>
            <w:commentRangeStart w:id="700"/>
            <w:r>
              <w:rPr>
                <w:rFonts w:eastAsia="Calibri Light"/>
              </w:rPr>
              <w:t>cruzamentos acidentais</w:t>
            </w:r>
            <w:commentRangeEnd w:id="700"/>
            <w:r w:rsidR="002251E2" w:rsidRPr="005E2D3C">
              <w:rPr>
                <w:rStyle w:val="Refdecomentrio"/>
                <w:rFonts w:eastAsia="Calibri Light"/>
                <w:sz w:val="24"/>
                <w:szCs w:val="24"/>
              </w:rPr>
              <w:commentReference w:id="700"/>
            </w:r>
          </w:p>
        </w:tc>
      </w:tr>
    </w:tbl>
    <w:p w14:paraId="2A4F527A" w14:textId="18C405B9" w:rsidR="12159AB7" w:rsidRPr="005E2D3C" w:rsidRDefault="12159AB7" w:rsidP="00F95DCA">
      <w:pPr>
        <w:rPr>
          <w:rFonts w:eastAsia="Calibri Light"/>
          <w:b/>
          <w:bCs/>
        </w:rPr>
      </w:pPr>
      <w:r>
        <w:rPr>
          <w:rFonts w:eastAsia="Calibri Light"/>
          <w:b/>
          <w:bCs/>
        </w:rPr>
        <w:t>6. Conformação e genótipo</w:t>
      </w:r>
    </w:p>
    <w:tbl>
      <w:tblPr>
        <w:tblW w:w="0" w:type="auto"/>
        <w:tblLook w:val="04A0" w:firstRow="1" w:lastRow="0" w:firstColumn="1" w:lastColumn="0" w:noHBand="0" w:noVBand="1"/>
      </w:tblPr>
      <w:tblGrid>
        <w:gridCol w:w="2461"/>
        <w:gridCol w:w="1541"/>
        <w:gridCol w:w="1518"/>
        <w:gridCol w:w="1851"/>
        <w:gridCol w:w="1398"/>
      </w:tblGrid>
      <w:tr w:rsidR="4CCB09DA" w:rsidRPr="005E2D3C" w14:paraId="2EA96858"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D1723D6" w14:textId="70E4538B" w:rsidR="4CCB09DA" w:rsidRPr="005E2D3C" w:rsidRDefault="4CCB09DA" w:rsidP="00F95DCA">
            <w:pPr>
              <w:rPr>
                <w:rFonts w:eastAsia="Calibri Light"/>
                <w:b/>
                <w:bCs/>
              </w:rPr>
            </w:pPr>
            <w:r>
              <w:rPr>
                <w:rFonts w:eastAsia="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BAB42A2" w14:textId="3F8574A1" w:rsidR="4CCB09DA" w:rsidRPr="005E2D3C" w:rsidRDefault="4CCB09DA" w:rsidP="00F95DCA">
            <w:pPr>
              <w:rPr>
                <w:rFonts w:eastAsia="Calibri Light"/>
                <w:b/>
                <w:bCs/>
              </w:rPr>
            </w:pPr>
            <w:r>
              <w:rPr>
                <w:rFonts w:eastAsia="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FF9EEF8" w14:textId="48C9F2BA" w:rsidR="4CCB09DA" w:rsidRPr="005E2D3C" w:rsidRDefault="4CCB09DA" w:rsidP="00F95DCA">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7AFB3CC" w14:textId="585FE3D1" w:rsidR="4CCB09DA" w:rsidRPr="005E2D3C" w:rsidRDefault="4CCB09DA" w:rsidP="00F95DCA">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C3A6A7E" w14:textId="15A358FC" w:rsidR="4CCB09DA" w:rsidRPr="005E2D3C" w:rsidRDefault="4CCB09DA" w:rsidP="00F95DCA">
            <w:pPr>
              <w:rPr>
                <w:rFonts w:eastAsia="Calibri Light"/>
                <w:b/>
                <w:bCs/>
              </w:rPr>
            </w:pPr>
            <w:r>
              <w:rPr>
                <w:rFonts w:eastAsia="Calibri Light"/>
                <w:b/>
                <w:bCs/>
              </w:rPr>
              <w:t>Proposta</w:t>
            </w:r>
          </w:p>
        </w:tc>
      </w:tr>
      <w:tr w:rsidR="4CCB09DA" w:rsidRPr="005E2D3C" w14:paraId="271C3F1A"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CC2E185" w14:textId="5B9A1142" w:rsidR="4CCB09DA" w:rsidRPr="005E2D3C" w:rsidRDefault="4CCB09DA" w:rsidP="00F95DCA">
            <w:pPr>
              <w:rPr>
                <w:rFonts w:eastAsia="Calibri Light"/>
                <w:b/>
                <w:bCs/>
              </w:rPr>
            </w:pPr>
            <w:r>
              <w:rPr>
                <w:rFonts w:eastAsia="Calibri Light"/>
                <w:b/>
                <w:bCs/>
              </w:rPr>
              <w:t>Traços conformacionais excessivos/Conformações extremas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C9C6463" w14:textId="72247CAD" w:rsidR="4CCB09DA" w:rsidRPr="005E2D3C" w:rsidRDefault="4CCB09DA" w:rsidP="00F95DCA">
            <w:pPr>
              <w:rPr>
                <w:rFonts w:eastAsia="Calibri Light"/>
              </w:rPr>
            </w:pPr>
            <w:r>
              <w:rPr>
                <w:rFonts w:eastAsia="Calibri Light"/>
              </w:rPr>
              <w:t xml:space="preserve">Proibida a reprodução; </w:t>
            </w:r>
          </w:p>
          <w:p w14:paraId="5B2EF8CA" w14:textId="00AB3227" w:rsidR="4CCB09DA" w:rsidRPr="005E2D3C" w:rsidRDefault="4CCB09DA" w:rsidP="00F95DCA">
            <w:pPr>
              <w:rPr>
                <w:rFonts w:eastAsia="Calibri Light"/>
              </w:rPr>
            </w:pPr>
            <w:r>
              <w:rPr>
                <w:rFonts w:eastAsia="Calibri Light"/>
              </w:rPr>
              <w:t>Exige consulta prévia a MV;</w:t>
            </w:r>
          </w:p>
          <w:p w14:paraId="244142C1" w14:textId="352E6B7E" w:rsidR="4CCB09DA" w:rsidRPr="005E2D3C" w:rsidRDefault="4CCB09DA" w:rsidP="00F95DCA">
            <w:pPr>
              <w:rPr>
                <w:rFonts w:eastAsia="Calibri Light"/>
              </w:rPr>
            </w:pPr>
            <w:r>
              <w:rPr>
                <w:rFonts w:eastAsia="Calibri Light"/>
              </w:rPr>
              <w:t xml:space="preserve">Atos delegados até julho de </w:t>
            </w:r>
            <w:r>
              <w:rPr>
                <w:rFonts w:eastAsia="Calibri Light"/>
              </w:rPr>
              <w:lastRenderedPageBreak/>
              <w:t>2030 definirão critérios</w:t>
            </w:r>
            <w:r>
              <w:br/>
            </w:r>
            <w:r>
              <w:rPr>
                <w:rFonts w:eastAsia="Calibri Light"/>
              </w:rPr>
              <w:t xml:space="preserve"> (</w:t>
            </w:r>
            <w:r w:rsidR="00BE60E5">
              <w:rPr>
                <w:rFonts w:eastAsia="Calibri Light"/>
              </w:rPr>
              <w:t>Artigo</w:t>
            </w:r>
            <w:r>
              <w:rPr>
                <w:rFonts w:eastAsia="Calibri Light"/>
              </w:rPr>
              <w:t>º 8.º, n.ºs 2 e 3, al. b))</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28774F9" w14:textId="50DE8AA7" w:rsidR="4CCB09DA" w:rsidRPr="005E2D3C" w:rsidRDefault="4CCB09DA" w:rsidP="00F95DCA">
            <w:pPr>
              <w:rPr>
                <w:rFonts w:eastAsia="Calibri Light"/>
              </w:rPr>
            </w:pPr>
            <w:r>
              <w:rPr>
                <w:rFonts w:eastAsia="Calibri Light"/>
              </w:rPr>
              <w:lastRenderedPageBreak/>
              <w:t>Excluídos da reprodução animais com defeitos genéticos e malformações específi</w:t>
            </w:r>
            <w:r>
              <w:rPr>
                <w:rFonts w:eastAsia="Calibri Light"/>
              </w:rPr>
              <w:lastRenderedPageBreak/>
              <w:t>cas (ex: displasia da anca, rim poliquístico)</w:t>
            </w:r>
            <w:r>
              <w:br/>
            </w:r>
            <w:r>
              <w:rPr>
                <w:rFonts w:eastAsia="Calibri Light"/>
              </w:rPr>
              <w:t xml:space="preserve"> (</w:t>
            </w:r>
            <w:r w:rsidR="00BE60E5">
              <w:rPr>
                <w:rFonts w:eastAsia="Calibri Light"/>
              </w:rPr>
              <w:t>Artigo</w:t>
            </w:r>
            <w:r>
              <w:rPr>
                <w:rFonts w:eastAsia="Calibri Light"/>
              </w:rPr>
              <w:t>º 8.º, n.º 2, al. c))</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EEC382D" w14:textId="0D186DA0" w:rsidR="4CCB09DA" w:rsidRPr="005E2D3C" w:rsidRDefault="4CCB09DA" w:rsidP="00F95DCA">
            <w:pPr>
              <w:rPr>
                <w:rFonts w:eastAsia="Calibri Light"/>
              </w:rPr>
            </w:pPr>
            <w:r>
              <w:rPr>
                <w:rFonts w:eastAsia="Calibri Light"/>
              </w:rPr>
              <w:lastRenderedPageBreak/>
              <w:t xml:space="preserve">Reprodução condicionada a parecer do MV que ateste ausência de efeito prejudicial com base em </w:t>
            </w:r>
            <w:r>
              <w:rPr>
                <w:rFonts w:eastAsia="Calibri Light"/>
              </w:rPr>
              <w:lastRenderedPageBreak/>
              <w:t xml:space="preserve">genótipo/fenótipo; </w:t>
            </w:r>
          </w:p>
          <w:p w14:paraId="51F3D900" w14:textId="584EC06E" w:rsidR="4CCB09DA" w:rsidRPr="005E2D3C" w:rsidRDefault="4CCB09DA" w:rsidP="00F95DCA">
            <w:pPr>
              <w:rPr>
                <w:rFonts w:eastAsia="Calibri Light"/>
              </w:rPr>
            </w:pPr>
            <w:r>
              <w:rPr>
                <w:rFonts w:eastAsia="Calibri Light"/>
              </w:rPr>
              <w:t xml:space="preserve">Restrição de reprodução de raças específicas por </w:t>
            </w:r>
            <w:r w:rsidR="0052508A">
              <w:rPr>
                <w:rFonts w:eastAsia="Calibri Light"/>
              </w:rPr>
              <w:t>Portaria</w:t>
            </w:r>
            <w:r>
              <w:br/>
            </w:r>
            <w:r>
              <w:rPr>
                <w:rFonts w:eastAsia="Calibri Light"/>
              </w:rPr>
              <w:t xml:space="preserve"> (</w:t>
            </w:r>
            <w:r w:rsidR="00BE60E5">
              <w:rPr>
                <w:rFonts w:eastAsia="Calibri Light"/>
              </w:rPr>
              <w:t>Artigo</w:t>
            </w:r>
            <w:r>
              <w:rPr>
                <w:rFonts w:eastAsia="Calibri Light"/>
              </w:rPr>
              <w:t>º 70.º, n.ºs 8 e 9)</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497019C" w14:textId="7B9BE3EF" w:rsidR="4CCB09DA" w:rsidRPr="005E2D3C" w:rsidRDefault="4CCB09DA" w:rsidP="00F95DCA">
            <w:pPr>
              <w:rPr>
                <w:rFonts w:eastAsia="Calibri Light"/>
              </w:rPr>
            </w:pPr>
            <w:r>
              <w:rPr>
                <w:rFonts w:eastAsia="Calibri Light"/>
              </w:rPr>
              <w:lastRenderedPageBreak/>
              <w:t>Regulamento, com a disposição do rgbeac até haver derro</w:t>
            </w:r>
            <w:r>
              <w:rPr>
                <w:rFonts w:eastAsia="Calibri Light"/>
              </w:rPr>
              <w:lastRenderedPageBreak/>
              <w:t>gação?</w:t>
            </w:r>
          </w:p>
        </w:tc>
      </w:tr>
      <w:tr w:rsidR="4CCB09DA" w:rsidRPr="005E2D3C" w14:paraId="673EBC9E"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6BEDCC0" w14:textId="5DFEC523" w:rsidR="4CCB09DA" w:rsidRPr="005E2D3C" w:rsidRDefault="4CCB09DA" w:rsidP="00F95DCA">
            <w:pPr>
              <w:rPr>
                <w:rFonts w:eastAsia="Calibri Light"/>
                <w:b/>
                <w:bCs/>
              </w:rPr>
            </w:pPr>
            <w:r>
              <w:rPr>
                <w:rFonts w:eastAsia="Calibri Light"/>
                <w:b/>
                <w:bCs/>
              </w:rPr>
              <w:lastRenderedPageBreak/>
              <w:t>Testes genéticos e rastreios de saúde</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5012FAF" w14:textId="60392D7A" w:rsidR="4CCB09DA" w:rsidRPr="005E2D3C" w:rsidRDefault="4CCB09DA" w:rsidP="00F95DCA">
            <w:pPr>
              <w:rPr>
                <w:rFonts w:eastAsia="Calibri Light"/>
              </w:rPr>
            </w:pPr>
            <w:r>
              <w:rPr>
                <w:rFonts w:eastAsia="Calibri Light"/>
              </w:rPr>
              <w:t>Atos delegados da Comissão definirão critérios (até julho de 2036 para genótipos)</w:t>
            </w:r>
            <w:r>
              <w:br/>
            </w:r>
            <w:r>
              <w:rPr>
                <w:rFonts w:eastAsia="Calibri Light"/>
              </w:rPr>
              <w:t xml:space="preserve"> (</w:t>
            </w:r>
            <w:r w:rsidR="00BE60E5">
              <w:rPr>
                <w:rFonts w:eastAsia="Calibri Light"/>
              </w:rPr>
              <w:t>Artigo</w:t>
            </w:r>
            <w:r>
              <w:rPr>
                <w:rFonts w:eastAsia="Calibri Light"/>
              </w:rPr>
              <w:t>º 8.º, n.ºs 1 e 3, al. a))</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FCAE01A" w14:textId="0C928248" w:rsidR="4CCB09DA" w:rsidRPr="005E2D3C" w:rsidRDefault="4CCB09DA" w:rsidP="00F95DCA">
            <w:pPr>
              <w:rPr>
                <w:rFonts w:eastAsia="Calibri Light"/>
              </w:rPr>
            </w:pPr>
            <w:r>
              <w:rPr>
                <w:rFonts w:eastAsia="Calibri Light"/>
              </w:rPr>
              <w:t>Excluídos animais com defeitos genéticos específicos (rim poliquístico, displasia, etc.)</w:t>
            </w:r>
            <w:r>
              <w:br/>
            </w:r>
            <w:r>
              <w:rPr>
                <w:rFonts w:eastAsia="Calibri Light"/>
              </w:rPr>
              <w:t xml:space="preserve"> (</w:t>
            </w:r>
            <w:r w:rsidR="00BE60E5">
              <w:rPr>
                <w:rFonts w:eastAsia="Calibri Light"/>
              </w:rPr>
              <w:t>Artigo</w:t>
            </w:r>
            <w:r>
              <w:rPr>
                <w:rFonts w:eastAsia="Calibri Light"/>
              </w:rPr>
              <w:t>º 8.º, n.º 2, al. c))</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3272945" w14:textId="767CD0AD" w:rsidR="4CCB09DA" w:rsidRPr="005E2D3C" w:rsidRDefault="4CCB09DA" w:rsidP="00F95DCA">
            <w:pPr>
              <w:rPr>
                <w:rFonts w:eastAsia="Calibri Light"/>
              </w:rPr>
            </w:pPr>
            <w:r>
              <w:rPr>
                <w:rFonts w:eastAsia="Calibri Light"/>
              </w:rPr>
              <w:t xml:space="preserve">Obrigatórios; critérios definidos por </w:t>
            </w:r>
            <w:r w:rsidR="0052508A">
              <w:rPr>
                <w:rFonts w:eastAsia="Calibri Light"/>
              </w:rPr>
              <w:t>Portaria</w:t>
            </w:r>
            <w:r>
              <w:rPr>
                <w:rFonts w:eastAsia="Calibri Light"/>
              </w:rPr>
              <w:t xml:space="preserve"> específicos para cada raça</w:t>
            </w:r>
            <w:r>
              <w:br/>
            </w:r>
            <w:r>
              <w:rPr>
                <w:rFonts w:eastAsia="Calibri Light"/>
              </w:rPr>
              <w:t xml:space="preserve"> (</w:t>
            </w:r>
            <w:r w:rsidR="00BE60E5">
              <w:rPr>
                <w:rFonts w:eastAsia="Calibri Light"/>
              </w:rPr>
              <w:t>Artigo</w:t>
            </w:r>
            <w:r>
              <w:rPr>
                <w:rFonts w:eastAsia="Calibri Light"/>
              </w:rPr>
              <w:t>º 70.º, n.º 7)</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207556A9" w14:textId="79147720" w:rsidR="4CCB09DA" w:rsidRPr="005E2D3C" w:rsidRDefault="4CCB09DA" w:rsidP="00F95DCA">
            <w:pPr>
              <w:rPr>
                <w:rFonts w:eastAsia="Calibri Light"/>
              </w:rPr>
            </w:pPr>
            <w:r>
              <w:rPr>
                <w:rFonts w:eastAsia="Calibri Light"/>
              </w:rPr>
              <w:t xml:space="preserve"> </w:t>
            </w:r>
          </w:p>
        </w:tc>
      </w:tr>
      <w:tr w:rsidR="4CCB09DA" w:rsidRPr="005E2D3C" w14:paraId="6CF7EA21"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D54A3B5" w14:textId="3114A9A6" w:rsidR="4CCB09DA" w:rsidRPr="005E2D3C" w:rsidRDefault="4CCB09DA" w:rsidP="00F95DCA">
            <w:pPr>
              <w:rPr>
                <w:rFonts w:eastAsia="Calibri Light"/>
                <w:b/>
                <w:bCs/>
              </w:rPr>
            </w:pPr>
            <w:r>
              <w:rPr>
                <w:rFonts w:eastAsia="Calibri Light"/>
                <w:b/>
                <w:bCs/>
              </w:rPr>
              <w:lastRenderedPageBreak/>
              <w:t>Porte semelhante dos progenitores (prevenção de distócia)</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E81CBA9" w14:textId="0E42C47B" w:rsidR="4CCB09DA" w:rsidRPr="005E2D3C" w:rsidRDefault="4CCB09DA" w:rsidP="00F95DCA">
            <w:pPr>
              <w:rPr>
                <w:rFonts w:eastAsia="Calibri Light"/>
                <w:lang w:val="en-US"/>
              </w:rPr>
            </w:pPr>
            <w:r>
              <w:rPr>
                <w:rFonts w:eastAsia="Calibri Light"/>
                <w:lang w:val="en-US"/>
              </w:rPr>
              <w:t>Não regulado explicitamente</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8057F47" w14:textId="2D5E6EAA" w:rsidR="4CCB09DA" w:rsidRPr="005E2D3C" w:rsidRDefault="4CCB09DA" w:rsidP="00F95DCA">
            <w:pPr>
              <w:rPr>
                <w:rFonts w:eastAsia="Calibri Light"/>
              </w:rPr>
            </w:pPr>
            <w:r>
              <w:rPr>
                <w:rFonts w:eastAsia="Calibri Light"/>
              </w:rPr>
              <w:t>Obrigatório</w:t>
            </w:r>
            <w:r>
              <w:br/>
            </w:r>
            <w:r>
              <w:rPr>
                <w:rFonts w:eastAsia="Calibri Light"/>
              </w:rPr>
              <w:t xml:space="preserve"> (</w:t>
            </w:r>
            <w:r w:rsidR="00BE60E5">
              <w:rPr>
                <w:rFonts w:eastAsia="Calibri Light"/>
              </w:rPr>
              <w:t>Artigo</w:t>
            </w:r>
            <w:r>
              <w:rPr>
                <w:rFonts w:eastAsia="Calibri Light"/>
              </w:rPr>
              <w:t>º 8.º, n.º 2, al. b))</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60FFDD4" w14:textId="35DF49CE" w:rsidR="4CCB09DA" w:rsidRPr="005E2D3C" w:rsidRDefault="4CCB09DA" w:rsidP="00F95DCA">
            <w:pPr>
              <w:rPr>
                <w:rFonts w:eastAsia="Calibri Light"/>
              </w:rPr>
            </w:pPr>
            <w:r>
              <w:rPr>
                <w:rFonts w:eastAsia="Calibri Light"/>
              </w:rPr>
              <w:t>Não regulado explicitamente</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7B8ACBE" w14:textId="1EBB1869" w:rsidR="4CCB09DA" w:rsidRPr="005E2D3C" w:rsidRDefault="4CCB09DA" w:rsidP="00F95DCA">
            <w:pPr>
              <w:rPr>
                <w:rFonts w:eastAsia="Calibri Light"/>
              </w:rPr>
            </w:pPr>
            <w:r>
              <w:rPr>
                <w:rFonts w:eastAsia="Calibri Light"/>
              </w:rPr>
              <w:t>Código</w:t>
            </w:r>
          </w:p>
        </w:tc>
      </w:tr>
    </w:tbl>
    <w:p w14:paraId="0941E70E" w14:textId="27F139B3" w:rsidR="12159AB7" w:rsidRPr="005E2D3C" w:rsidRDefault="12159AB7" w:rsidP="00F95DCA">
      <w:pPr>
        <w:rPr>
          <w:rFonts w:eastAsia="Calibri Light"/>
          <w:b/>
          <w:bCs/>
        </w:rPr>
      </w:pPr>
      <w:r>
        <w:rPr>
          <w:rFonts w:eastAsia="Calibri Light"/>
          <w:b/>
          <w:bCs/>
        </w:rPr>
        <w:t>7. Reprodução assistida</w:t>
      </w:r>
    </w:p>
    <w:tbl>
      <w:tblPr>
        <w:tblW w:w="0" w:type="auto"/>
        <w:tblLook w:val="04A0" w:firstRow="1" w:lastRow="0" w:firstColumn="1" w:lastColumn="0" w:noHBand="0" w:noVBand="1"/>
      </w:tblPr>
      <w:tblGrid>
        <w:gridCol w:w="2184"/>
        <w:gridCol w:w="1770"/>
        <w:gridCol w:w="1673"/>
        <w:gridCol w:w="1797"/>
        <w:gridCol w:w="1345"/>
      </w:tblGrid>
      <w:tr w:rsidR="4CCB09DA" w:rsidRPr="005E2D3C" w14:paraId="3EF58F2C"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6C3C1EE" w14:textId="1138BAB6" w:rsidR="4CCB09DA" w:rsidRPr="005E2D3C" w:rsidRDefault="4CCB09DA" w:rsidP="00F95DCA">
            <w:pPr>
              <w:rPr>
                <w:rFonts w:eastAsia="Calibri Light"/>
                <w:b/>
                <w:bCs/>
              </w:rPr>
            </w:pPr>
            <w:r>
              <w:rPr>
                <w:rFonts w:eastAsia="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2E90B00" w14:textId="1F6B33A9" w:rsidR="4CCB09DA" w:rsidRPr="005E2D3C" w:rsidRDefault="4CCB09DA" w:rsidP="00F95DCA">
            <w:pPr>
              <w:rPr>
                <w:rFonts w:eastAsia="Calibri Light"/>
                <w:b/>
                <w:bCs/>
              </w:rPr>
            </w:pPr>
            <w:r>
              <w:rPr>
                <w:rFonts w:eastAsia="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3944DEB" w14:textId="637078D0" w:rsidR="4CCB09DA" w:rsidRPr="005E2D3C" w:rsidRDefault="4CCB09DA" w:rsidP="00F95DCA">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2477571" w14:textId="703747B8" w:rsidR="4CCB09DA" w:rsidRPr="005E2D3C" w:rsidRDefault="4CCB09DA" w:rsidP="00F95DCA">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2395AC0" w14:textId="2F9BB5D4" w:rsidR="4CCB09DA" w:rsidRPr="005E2D3C" w:rsidRDefault="4CCB09DA" w:rsidP="00F95DCA">
            <w:pPr>
              <w:rPr>
                <w:rFonts w:eastAsia="Calibri Light"/>
                <w:b/>
                <w:bCs/>
              </w:rPr>
            </w:pPr>
            <w:r>
              <w:rPr>
                <w:rFonts w:eastAsia="Calibri Light"/>
                <w:b/>
                <w:bCs/>
              </w:rPr>
              <w:t>Proposta</w:t>
            </w:r>
          </w:p>
        </w:tc>
      </w:tr>
      <w:tr w:rsidR="4CCB09DA" w:rsidRPr="005E2D3C" w14:paraId="57C36B82"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908339F" w14:textId="56CCBC8C" w:rsidR="4CCB09DA" w:rsidRPr="005E2D3C" w:rsidRDefault="4CCB09DA" w:rsidP="00F95DCA">
            <w:pPr>
              <w:rPr>
                <w:rFonts w:eastAsia="Calibri Light"/>
                <w:b/>
                <w:bCs/>
              </w:rPr>
            </w:pPr>
            <w:r>
              <w:rPr>
                <w:rFonts w:eastAsia="Calibri Light"/>
                <w:b/>
                <w:bCs/>
              </w:rPr>
              <w:t>Inseminação artificial (IA)</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2922F71" w14:textId="292FEB77" w:rsidR="4CCB09DA" w:rsidRPr="005E2D3C" w:rsidRDefault="4CCB09DA" w:rsidP="00F95DCA">
            <w:pPr>
              <w:rPr>
                <w:rFonts w:eastAsia="Calibri Light"/>
              </w:rPr>
            </w:pPr>
            <w:r>
              <w:rPr>
                <w:rFonts w:eastAsia="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D33F8CC" w14:textId="6E0442FD" w:rsidR="4CCB09DA" w:rsidRPr="005E2D3C" w:rsidRDefault="4CCB09DA" w:rsidP="00F95DCA">
            <w:pPr>
              <w:rPr>
                <w:rFonts w:eastAsia="Calibri Light"/>
              </w:rPr>
            </w:pPr>
            <w:r>
              <w:rPr>
                <w:rFonts w:eastAsia="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29F3B28" w14:textId="103DC9F3" w:rsidR="4CCB09DA" w:rsidRPr="005E2D3C" w:rsidRDefault="4CCB09DA" w:rsidP="00F95DCA">
            <w:pPr>
              <w:rPr>
                <w:rFonts w:eastAsia="Calibri Light"/>
              </w:rPr>
            </w:pPr>
            <w:r>
              <w:rPr>
                <w:rFonts w:eastAsia="Calibri Light"/>
              </w:rPr>
              <w:t xml:space="preserve">Restrita a situações excecionais, previstas em </w:t>
            </w:r>
            <w:r w:rsidR="0052508A">
              <w:rPr>
                <w:rFonts w:eastAsia="Calibri Light"/>
              </w:rPr>
              <w:t>Portaria</w:t>
            </w:r>
            <w:r>
              <w:br/>
            </w:r>
            <w:r>
              <w:rPr>
                <w:rFonts w:eastAsia="Calibri Light"/>
              </w:rPr>
              <w:t xml:space="preserve"> (</w:t>
            </w:r>
            <w:r w:rsidR="00BE60E5">
              <w:rPr>
                <w:rFonts w:eastAsia="Calibri Light"/>
              </w:rPr>
              <w:t>Artigo</w:t>
            </w:r>
            <w:r>
              <w:rPr>
                <w:rFonts w:eastAsia="Calibri Light"/>
              </w:rPr>
              <w:t>º 70.º, n.º 11)</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70624D1C" w14:textId="4A771E22" w:rsidR="4CCB09DA" w:rsidRPr="005E2D3C" w:rsidRDefault="4CCB09DA" w:rsidP="00F95DCA">
            <w:pPr>
              <w:rPr>
                <w:rFonts w:eastAsia="Calibri Light"/>
              </w:rPr>
            </w:pPr>
            <w:r>
              <w:rPr>
                <w:rFonts w:eastAsia="Calibri Light"/>
              </w:rPr>
              <w:t>rgbeac</w:t>
            </w:r>
          </w:p>
        </w:tc>
      </w:tr>
      <w:tr w:rsidR="4CCB09DA" w:rsidRPr="005E2D3C" w14:paraId="125993AD"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292A5B4" w14:textId="7962C985" w:rsidR="4CCB09DA" w:rsidRPr="005E2D3C" w:rsidRDefault="4CCB09DA" w:rsidP="00F95DCA">
            <w:pPr>
              <w:rPr>
                <w:rFonts w:eastAsia="Calibri Light"/>
                <w:b/>
                <w:bCs/>
                <w:lang w:val="en-US"/>
              </w:rPr>
            </w:pPr>
            <w:r>
              <w:rPr>
                <w:rFonts w:eastAsia="Calibri Light"/>
                <w:b/>
                <w:bCs/>
                <w:lang w:val="en-US"/>
              </w:rPr>
              <w:t>Electroejaculação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4A84C33" w14:textId="10B59C76" w:rsidR="4CCB09DA" w:rsidRPr="005E2D3C" w:rsidRDefault="4CCB09DA" w:rsidP="00F95DCA">
            <w:pPr>
              <w:rPr>
                <w:rFonts w:eastAsia="Calibri Light"/>
                <w:lang w:val="en-US"/>
              </w:rPr>
            </w:pPr>
            <w:r>
              <w:rPr>
                <w:rFonts w:eastAsia="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312F39E" w14:textId="312ECCF7" w:rsidR="4CCB09DA" w:rsidRPr="005E2D3C" w:rsidRDefault="4CCB09DA" w:rsidP="00F95DCA">
            <w:pPr>
              <w:rPr>
                <w:rFonts w:eastAsia="Calibri Light"/>
                <w:lang w:val="en-US"/>
              </w:rPr>
            </w:pPr>
            <w:r>
              <w:rPr>
                <w:rFonts w:eastAsia="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C3817E4" w14:textId="2D7917D1" w:rsidR="4CCB09DA" w:rsidRPr="005E2D3C" w:rsidRDefault="4CCB09DA" w:rsidP="00F95DCA">
            <w:pPr>
              <w:rPr>
                <w:rFonts w:eastAsia="Calibri Light"/>
              </w:rPr>
            </w:pPr>
            <w:r>
              <w:rPr>
                <w:rFonts w:eastAsia="Calibri Light"/>
              </w:rPr>
              <w:t>Proibida</w:t>
            </w:r>
            <w:r>
              <w:br/>
            </w:r>
            <w:r>
              <w:rPr>
                <w:rFonts w:eastAsia="Calibri Light"/>
              </w:rPr>
              <w:t xml:space="preserve"> (</w:t>
            </w:r>
            <w:r w:rsidR="00BE60E5">
              <w:rPr>
                <w:rFonts w:eastAsia="Calibri Light"/>
              </w:rPr>
              <w:t>Artigo</w:t>
            </w:r>
            <w:r>
              <w:rPr>
                <w:rFonts w:eastAsia="Calibri Light"/>
              </w:rPr>
              <w:t>º 70.º, n.º 12)</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60E0B36" w14:textId="6029122A" w:rsidR="4CCB09DA" w:rsidRPr="005E2D3C" w:rsidRDefault="4CCB09DA" w:rsidP="00F95DCA">
            <w:pPr>
              <w:rPr>
                <w:rFonts w:eastAsia="Calibri Light"/>
              </w:rPr>
            </w:pPr>
            <w:r>
              <w:rPr>
                <w:rFonts w:eastAsia="Calibri Light"/>
              </w:rPr>
              <w:t>rgbeac</w:t>
            </w:r>
          </w:p>
        </w:tc>
      </w:tr>
    </w:tbl>
    <w:p w14:paraId="619D251E" w14:textId="3B8BED41" w:rsidR="12159AB7" w:rsidRPr="005E2D3C" w:rsidRDefault="12159AB7" w:rsidP="00F95DCA">
      <w:pPr>
        <w:rPr>
          <w:rFonts w:eastAsia="Calibri Light"/>
        </w:rPr>
      </w:pPr>
      <w:r>
        <w:rPr>
          <w:rFonts w:eastAsia="Calibri Light"/>
        </w:rPr>
        <w:t xml:space="preserve"> </w:t>
      </w:r>
    </w:p>
    <w:p w14:paraId="270F0CFA" w14:textId="03FE6AB3" w:rsidR="12159AB7" w:rsidRPr="005E2D3C" w:rsidRDefault="12159AB7" w:rsidP="00F95DCA">
      <w:pPr>
        <w:rPr>
          <w:rFonts w:eastAsia="Calibri Light"/>
          <w:b/>
          <w:bCs/>
          <w:lang w:val="en-US"/>
        </w:rPr>
      </w:pPr>
      <w:r>
        <w:rPr>
          <w:rFonts w:eastAsia="Calibri Light"/>
          <w:b/>
          <w:bCs/>
          <w:lang w:val="en-US"/>
        </w:rPr>
        <w:t>8. Temperamento e comportamento</w:t>
      </w:r>
    </w:p>
    <w:tbl>
      <w:tblPr>
        <w:tblW w:w="0" w:type="auto"/>
        <w:tblLook w:val="04A0" w:firstRow="1" w:lastRow="0" w:firstColumn="1" w:lastColumn="0" w:noHBand="0" w:noVBand="1"/>
      </w:tblPr>
      <w:tblGrid>
        <w:gridCol w:w="2091"/>
        <w:gridCol w:w="1527"/>
        <w:gridCol w:w="1963"/>
        <w:gridCol w:w="1868"/>
        <w:gridCol w:w="1320"/>
      </w:tblGrid>
      <w:tr w:rsidR="4CCB09DA" w:rsidRPr="005E2D3C" w14:paraId="6B7F6AB0"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302F63D" w14:textId="5EF77F0A" w:rsidR="4CCB09DA" w:rsidRPr="005E2D3C" w:rsidRDefault="4CCB09DA" w:rsidP="00F95DCA">
            <w:pPr>
              <w:rPr>
                <w:rFonts w:eastAsia="Calibri Light"/>
                <w:b/>
                <w:bCs/>
                <w:lang w:val="en-US"/>
              </w:rPr>
            </w:pPr>
            <w:r>
              <w:rPr>
                <w:rFonts w:eastAsia="Calibri Light"/>
                <w:b/>
                <w:bCs/>
                <w:lang w:val="en-US"/>
              </w:rPr>
              <w:lastRenderedPageBreak/>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FA6BCE7" w14:textId="1AAFD32C" w:rsidR="4CCB09DA" w:rsidRPr="005E2D3C" w:rsidRDefault="4CCB09DA" w:rsidP="00F95DCA">
            <w:pPr>
              <w:rPr>
                <w:rFonts w:eastAsia="Calibri Light"/>
                <w:b/>
                <w:bCs/>
                <w:lang w:val="en-US"/>
              </w:rPr>
            </w:pPr>
            <w:r>
              <w:rPr>
                <w:rFonts w:eastAsia="Calibri Light"/>
                <w:b/>
                <w:bCs/>
                <w:lang w:val="en-U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8850D5B" w14:textId="76244B77" w:rsidR="4CCB09DA" w:rsidRPr="005E2D3C" w:rsidRDefault="4CCB09DA" w:rsidP="00F95DCA">
            <w:pPr>
              <w:rPr>
                <w:rFonts w:eastAsia="Calibri Light"/>
                <w:b/>
                <w:bCs/>
                <w:lang w:val="en-US"/>
              </w:rPr>
            </w:pPr>
            <w:r>
              <w:rPr>
                <w:rFonts w:eastAsia="Calibri Light"/>
                <w:b/>
                <w:bCs/>
                <w:lang w:val="en-US"/>
              </w:rPr>
              <w:t>@codigo</w:t>
            </w:r>
            <w:r>
              <w:br/>
            </w:r>
            <w:r>
              <w:rPr>
                <w:rFonts w:eastAsia="Calibri Light"/>
                <w:b/>
                <w:bCs/>
                <w:lang w:val="en-U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118D70B" w14:textId="213BEDC7" w:rsidR="4CCB09DA" w:rsidRPr="005E2D3C" w:rsidRDefault="4CCB09DA" w:rsidP="00F95DCA">
            <w:pPr>
              <w:rPr>
                <w:rFonts w:eastAsia="Calibri Light"/>
                <w:b/>
                <w:bCs/>
                <w:lang w:val="en-US"/>
              </w:rPr>
            </w:pPr>
            <w:r>
              <w:rPr>
                <w:rFonts w:eastAsia="Calibri Light"/>
                <w:b/>
                <w:bCs/>
                <w:lang w:val="en-US"/>
              </w:rPr>
              <w:t>@rgbeac</w:t>
            </w:r>
            <w:r>
              <w:br/>
            </w:r>
            <w:r>
              <w:rPr>
                <w:rFonts w:eastAsia="Calibri Light"/>
                <w:b/>
                <w:bCs/>
                <w:lang w:val="en-U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4B6C9B8F" w14:textId="768DEC4E" w:rsidR="4CCB09DA" w:rsidRPr="005E2D3C" w:rsidRDefault="4CCB09DA" w:rsidP="00F95DCA">
            <w:pPr>
              <w:rPr>
                <w:rFonts w:eastAsia="Calibri Light"/>
                <w:b/>
                <w:bCs/>
                <w:lang w:val="en-US"/>
              </w:rPr>
            </w:pPr>
            <w:r>
              <w:rPr>
                <w:rFonts w:eastAsia="Calibri Light"/>
                <w:b/>
                <w:bCs/>
                <w:lang w:val="en-US"/>
              </w:rPr>
              <w:t>Proposta</w:t>
            </w:r>
          </w:p>
        </w:tc>
      </w:tr>
      <w:tr w:rsidR="4CCB09DA" w:rsidRPr="005E2D3C" w14:paraId="4A0D99CF"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89BD088" w14:textId="7DBAB431" w:rsidR="4CCB09DA" w:rsidRPr="005E2D3C" w:rsidRDefault="4CCB09DA" w:rsidP="00F95DCA">
            <w:pPr>
              <w:rPr>
                <w:rFonts w:eastAsia="Calibri Light"/>
                <w:b/>
                <w:bCs/>
              </w:rPr>
            </w:pPr>
            <w:r>
              <w:rPr>
                <w:rFonts w:eastAsia="Calibri Light"/>
                <w:b/>
                <w:bCs/>
              </w:rPr>
              <w:t>Critérios comportamentais para seleção de reprodutores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1CEB1C5" w14:textId="0DF00033" w:rsidR="4CCB09DA" w:rsidRPr="005E2D3C" w:rsidRDefault="4CCB09DA" w:rsidP="00F95DCA">
            <w:pPr>
              <w:rPr>
                <w:rFonts w:eastAsia="Calibri Light"/>
                <w:lang w:val="en-US"/>
              </w:rPr>
            </w:pPr>
            <w:r>
              <w:rPr>
                <w:rFonts w:eastAsia="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4467DF6" w14:textId="19936AAB" w:rsidR="4CCB09DA" w:rsidRPr="005E2D3C" w:rsidRDefault="4CCB09DA" w:rsidP="00F95DCA">
            <w:pPr>
              <w:rPr>
                <w:rFonts w:eastAsia="Calibri Light"/>
              </w:rPr>
            </w:pPr>
            <w:r>
              <w:rPr>
                <w:rFonts w:eastAsia="Calibri Light"/>
              </w:rPr>
              <w:t>Excluídos animais com alterações comportamentais</w:t>
            </w:r>
            <w:r>
              <w:br/>
            </w:r>
            <w:r>
              <w:rPr>
                <w:rFonts w:eastAsia="Calibri Light"/>
              </w:rPr>
              <w:t xml:space="preserve"> (</w:t>
            </w:r>
            <w:r w:rsidR="00BE60E5">
              <w:rPr>
                <w:rFonts w:eastAsia="Calibri Light"/>
              </w:rPr>
              <w:t>Artigo</w:t>
            </w:r>
            <w:r>
              <w:rPr>
                <w:rFonts w:eastAsia="Calibri Light"/>
              </w:rPr>
              <w:t>º 8.º, n.º 2, al. c))</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C47CE72" w14:textId="476FEF5F" w:rsidR="4CCB09DA" w:rsidRPr="005E2D3C" w:rsidRDefault="4CCB09DA" w:rsidP="00F95DCA">
            <w:pPr>
              <w:rPr>
                <w:rFonts w:eastAsia="Calibri Light"/>
              </w:rPr>
            </w:pPr>
            <w:r>
              <w:rPr>
                <w:rFonts w:eastAsia="Calibri Light"/>
              </w:rPr>
              <w:t>Obrigatório temperamento amistoso e confiante; proibida reprodução de animais perigosos ou com comportamento agressivo ou excessivamente tímido</w:t>
            </w:r>
            <w:r>
              <w:br/>
            </w:r>
            <w:r>
              <w:rPr>
                <w:rFonts w:eastAsia="Calibri Light"/>
              </w:rPr>
              <w:t xml:space="preserve"> (</w:t>
            </w:r>
            <w:r w:rsidR="00BE60E5">
              <w:rPr>
                <w:rFonts w:eastAsia="Calibri Light"/>
              </w:rPr>
              <w:t>Artigo</w:t>
            </w:r>
            <w:r>
              <w:rPr>
                <w:rFonts w:eastAsia="Calibri Light"/>
              </w:rPr>
              <w:t>º 70.º, n.º 6)</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6A1DC33" w14:textId="0B0679FB" w:rsidR="4CCB09DA" w:rsidRPr="005E2D3C" w:rsidRDefault="4CCB09DA" w:rsidP="00F95DCA">
            <w:pPr>
              <w:rPr>
                <w:rFonts w:eastAsia="Calibri Light"/>
              </w:rPr>
            </w:pPr>
            <w:r>
              <w:rPr>
                <w:rFonts w:eastAsia="Calibri Light"/>
              </w:rPr>
              <w:t>Combinaria código e rgbeac</w:t>
            </w:r>
          </w:p>
        </w:tc>
      </w:tr>
    </w:tbl>
    <w:p w14:paraId="4F55157F" w14:textId="36CF2AC9" w:rsidR="12159AB7" w:rsidRPr="005E2D3C" w:rsidRDefault="12159AB7" w:rsidP="00F95DCA">
      <w:pPr>
        <w:rPr>
          <w:rFonts w:eastAsia="Calibri Light"/>
          <w:b/>
          <w:bCs/>
        </w:rPr>
      </w:pPr>
      <w:r>
        <w:rPr>
          <w:rFonts w:eastAsia="Calibri Light"/>
          <w:b/>
          <w:bCs/>
        </w:rPr>
        <w:t>9. Registo e obrigações administrativas</w:t>
      </w:r>
    </w:p>
    <w:tbl>
      <w:tblPr>
        <w:tblW w:w="0" w:type="auto"/>
        <w:tblLook w:val="04A0" w:firstRow="1" w:lastRow="0" w:firstColumn="1" w:lastColumn="0" w:noHBand="0" w:noVBand="1"/>
      </w:tblPr>
      <w:tblGrid>
        <w:gridCol w:w="1909"/>
        <w:gridCol w:w="1707"/>
        <w:gridCol w:w="1614"/>
        <w:gridCol w:w="1653"/>
        <w:gridCol w:w="1886"/>
      </w:tblGrid>
      <w:tr w:rsidR="4CCB09DA" w:rsidRPr="005E2D3C" w14:paraId="6C59EA27"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8F18111" w14:textId="5CEA2D5D" w:rsidR="4CCB09DA" w:rsidRPr="005E2D3C" w:rsidRDefault="4CCB09DA" w:rsidP="00F95DCA">
            <w:pPr>
              <w:rPr>
                <w:rFonts w:eastAsia="Calibri Light"/>
                <w:b/>
                <w:bCs/>
              </w:rPr>
            </w:pPr>
            <w:r>
              <w:rPr>
                <w:rFonts w:eastAsia="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2434E7D" w14:textId="0D431DF7" w:rsidR="4CCB09DA" w:rsidRPr="005E2D3C" w:rsidRDefault="4CCB09DA" w:rsidP="00F95DCA">
            <w:pPr>
              <w:rPr>
                <w:rFonts w:eastAsia="Calibri Light"/>
                <w:b/>
                <w:bCs/>
              </w:rPr>
            </w:pPr>
            <w:r>
              <w:rPr>
                <w:rFonts w:eastAsia="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159D62CA" w14:textId="1321F46E" w:rsidR="4CCB09DA" w:rsidRPr="005E2D3C" w:rsidRDefault="4CCB09DA" w:rsidP="00F95DCA">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A2135C8" w14:textId="65878DB7" w:rsidR="4CCB09DA" w:rsidRPr="005E2D3C" w:rsidRDefault="4CCB09DA" w:rsidP="00F95DCA">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CB57EF6" w14:textId="4CE784D7" w:rsidR="4CCB09DA" w:rsidRPr="005E2D3C" w:rsidRDefault="4CCB09DA" w:rsidP="00F95DCA">
            <w:pPr>
              <w:rPr>
                <w:rFonts w:eastAsia="Calibri Light"/>
                <w:b/>
                <w:bCs/>
              </w:rPr>
            </w:pPr>
            <w:r>
              <w:rPr>
                <w:rFonts w:eastAsia="Calibri Light"/>
                <w:b/>
                <w:bCs/>
              </w:rPr>
              <w:t>Proposta</w:t>
            </w:r>
          </w:p>
        </w:tc>
      </w:tr>
      <w:tr w:rsidR="4CCB09DA" w:rsidRPr="005E2D3C" w14:paraId="2EC4E4CF"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1E367CE" w14:textId="7EF76183" w:rsidR="4CCB09DA" w:rsidRPr="005E2D3C" w:rsidRDefault="4CCB09DA" w:rsidP="00F95DCA">
            <w:pPr>
              <w:rPr>
                <w:rFonts w:eastAsia="Calibri Light"/>
                <w:b/>
                <w:bCs/>
              </w:rPr>
            </w:pPr>
            <w:r>
              <w:rPr>
                <w:rFonts w:eastAsia="Calibri Light"/>
                <w:b/>
                <w:bCs/>
              </w:rPr>
              <w:lastRenderedPageBreak/>
              <w:t>Registo de reprodutores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11CF632" w14:textId="7BF84A47" w:rsidR="4CCB09DA" w:rsidRPr="005E2D3C" w:rsidRDefault="4CCB09DA" w:rsidP="00F95DCA">
            <w:pPr>
              <w:rPr>
                <w:rFonts w:eastAsia="Calibri Light"/>
              </w:rPr>
            </w:pPr>
            <w:r>
              <w:rPr>
                <w:rFonts w:eastAsia="Calibri Light"/>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ADE3295" w14:textId="3200A837" w:rsidR="4CCB09DA" w:rsidRPr="005E2D3C" w:rsidRDefault="4CCB09DA" w:rsidP="00F95DCA">
            <w:pPr>
              <w:rPr>
                <w:rFonts w:eastAsia="Calibri Light"/>
              </w:rPr>
            </w:pPr>
            <w:r>
              <w:rPr>
                <w:rFonts w:eastAsia="Calibri Light"/>
              </w:rPr>
              <w:t xml:space="preserve">Não regulado </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168FB46" w14:textId="2C3EF3C4" w:rsidR="4CCB09DA" w:rsidRPr="005E2D3C" w:rsidRDefault="4CCB09DA" w:rsidP="00F95DCA">
            <w:pPr>
              <w:rPr>
                <w:rFonts w:eastAsia="Calibri Light"/>
              </w:rPr>
            </w:pPr>
            <w:r>
              <w:rPr>
                <w:rFonts w:eastAsia="Calibri Light"/>
              </w:rPr>
              <w:t>Inscrição obrigatória no SIAC como animal reprodutor</w:t>
            </w:r>
            <w:r>
              <w:br/>
            </w:r>
            <w:r>
              <w:rPr>
                <w:rFonts w:eastAsia="Calibri Light"/>
              </w:rPr>
              <w:t xml:space="preserve"> (</w:t>
            </w:r>
            <w:r w:rsidR="00BE60E5">
              <w:rPr>
                <w:rFonts w:eastAsia="Calibri Light"/>
              </w:rPr>
              <w:t>Artigo</w:t>
            </w:r>
            <w:r>
              <w:rPr>
                <w:rFonts w:eastAsia="Calibri Light"/>
              </w:rPr>
              <w:t>º 70.º, n.º 6)</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62201E2" w14:textId="6A77C094" w:rsidR="4CCB09DA" w:rsidRPr="005E2D3C" w:rsidRDefault="4CCB09DA" w:rsidP="00F95DCA">
            <w:pPr>
              <w:rPr>
                <w:rFonts w:eastAsia="Calibri Light"/>
              </w:rPr>
            </w:pPr>
            <w:r>
              <w:rPr>
                <w:rFonts w:eastAsia="Calibri Light"/>
              </w:rPr>
              <w:t>Rgbeac</w:t>
            </w:r>
          </w:p>
        </w:tc>
      </w:tr>
      <w:tr w:rsidR="4CCB09DA" w:rsidRPr="005E2D3C" w14:paraId="5CF29911" w14:textId="77777777" w:rsidTr="4CCB09DA">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1D7A576" w14:textId="7930BC1C" w:rsidR="4CCB09DA" w:rsidRPr="005E2D3C" w:rsidRDefault="4CCB09DA" w:rsidP="00F95DCA">
            <w:pPr>
              <w:rPr>
                <w:rFonts w:eastAsia="Calibri Light"/>
                <w:b/>
                <w:bCs/>
              </w:rPr>
            </w:pPr>
            <w:r>
              <w:rPr>
                <w:rFonts w:eastAsia="Calibri Light"/>
                <w:b/>
                <w:bCs/>
              </w:rPr>
              <w:t>Obrigação de esterilização após fim da vida reprodutiva</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799A5C1" w14:textId="600A341C" w:rsidR="4CCB09DA" w:rsidRPr="005E2D3C" w:rsidRDefault="4CCB09DA" w:rsidP="00F95DCA">
            <w:pPr>
              <w:rPr>
                <w:rFonts w:eastAsia="Calibri Light"/>
                <w:lang w:val="en-US"/>
              </w:rPr>
            </w:pPr>
            <w:r>
              <w:rPr>
                <w:rFonts w:eastAsia="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A765BED" w14:textId="514FC02F" w:rsidR="4CCB09DA" w:rsidRPr="005E2D3C" w:rsidRDefault="4CCB09DA" w:rsidP="00F95DCA">
            <w:pPr>
              <w:rPr>
                <w:rFonts w:eastAsia="Calibri Light"/>
                <w:lang w:val="en-US"/>
              </w:rPr>
            </w:pPr>
            <w:r>
              <w:rPr>
                <w:rFonts w:eastAsia="Calibri Light"/>
                <w:lang w:val="en-US"/>
              </w:rPr>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D46CC0F" w14:textId="061A8165" w:rsidR="4CCB09DA" w:rsidRPr="005E2D3C" w:rsidRDefault="4CCB09DA" w:rsidP="00F95DCA">
            <w:pPr>
              <w:rPr>
                <w:rFonts w:eastAsia="Calibri Light"/>
              </w:rPr>
            </w:pPr>
            <w:r>
              <w:rPr>
                <w:rFonts w:eastAsia="Calibri Light"/>
              </w:rPr>
              <w:t>Obrigação do detentor de esterilizar o animal e garantir o seu bem-estar até ao final da vida</w:t>
            </w:r>
            <w:r>
              <w:br/>
            </w:r>
            <w:r>
              <w:rPr>
                <w:rFonts w:eastAsia="Calibri Light"/>
              </w:rPr>
              <w:t xml:space="preserve"> (</w:t>
            </w:r>
            <w:r w:rsidR="00BE60E5">
              <w:rPr>
                <w:rFonts w:eastAsia="Calibri Light"/>
              </w:rPr>
              <w:t>Artigo</w:t>
            </w:r>
            <w:r>
              <w:rPr>
                <w:rFonts w:eastAsia="Calibri Light"/>
              </w:rPr>
              <w:t>º 70.º, n.º 13)</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4AC75DE" w14:textId="781CD48F" w:rsidR="4CCB09DA" w:rsidRPr="005E2D3C" w:rsidRDefault="4CCB09DA" w:rsidP="00F95DCA">
            <w:pPr>
              <w:rPr>
                <w:rFonts w:eastAsia="Calibri Light"/>
              </w:rPr>
            </w:pPr>
            <w:r>
              <w:rPr>
                <w:rFonts w:eastAsia="Calibri Light"/>
              </w:rPr>
              <w:t>Dúvida sobre a aplicabilidade da obrigação, mas a favor do rgbeac</w:t>
            </w:r>
          </w:p>
        </w:tc>
      </w:tr>
    </w:tbl>
    <w:p w14:paraId="02C3DD74" w14:textId="3E55A416" w:rsidR="12159AB7" w:rsidRPr="005E2D3C" w:rsidRDefault="12159AB7" w:rsidP="00F95DCA">
      <w:pPr>
        <w:rPr>
          <w:rFonts w:eastAsia="Calibri Light"/>
          <w:b/>
          <w:bCs/>
        </w:rPr>
      </w:pPr>
      <w:r>
        <w:rPr>
          <w:rFonts w:eastAsia="Calibri Light"/>
          <w:b/>
          <w:bCs/>
        </w:rPr>
        <w:t>10. Separação das crias da progenitora</w:t>
      </w:r>
    </w:p>
    <w:tbl>
      <w:tblPr>
        <w:tblW w:w="0" w:type="auto"/>
        <w:tblLook w:val="04A0" w:firstRow="1" w:lastRow="0" w:firstColumn="1" w:lastColumn="0" w:noHBand="0" w:noVBand="1"/>
      </w:tblPr>
      <w:tblGrid>
        <w:gridCol w:w="1572"/>
        <w:gridCol w:w="2119"/>
        <w:gridCol w:w="2016"/>
        <w:gridCol w:w="1539"/>
        <w:gridCol w:w="1523"/>
      </w:tblGrid>
      <w:tr w:rsidR="4CCB09DA" w:rsidRPr="005E2D3C" w14:paraId="702D388E" w14:textId="77777777" w:rsidTr="420E2B96">
        <w:trPr>
          <w:trHeight w:val="525"/>
        </w:trPr>
        <w:tc>
          <w:tcPr>
            <w:tcW w:w="138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0B2FDA9A" w14:textId="1C9E1774" w:rsidR="4CCB09DA" w:rsidRPr="005E2D3C" w:rsidRDefault="4CCB09DA" w:rsidP="00F95DCA">
            <w:pPr>
              <w:rPr>
                <w:rFonts w:eastAsia="Calibri Light"/>
                <w:b/>
                <w:bCs/>
              </w:rPr>
            </w:pPr>
            <w:r>
              <w:rPr>
                <w:rFonts w:eastAsia="Calibri Light"/>
                <w:b/>
                <w:bCs/>
              </w:rPr>
              <w:lastRenderedPageBreak/>
              <w:t>Critério</w:t>
            </w:r>
          </w:p>
        </w:tc>
        <w:tc>
          <w:tcPr>
            <w:tcW w:w="175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EEB4449" w14:textId="7096D685" w:rsidR="4CCB09DA" w:rsidRPr="005E2D3C" w:rsidRDefault="4CCB09DA" w:rsidP="00F95DCA">
            <w:pPr>
              <w:rPr>
                <w:rFonts w:eastAsia="Calibri Light"/>
                <w:b/>
                <w:bCs/>
              </w:rPr>
            </w:pPr>
            <w:r>
              <w:rPr>
                <w:rFonts w:eastAsia="Calibri Light"/>
                <w:b/>
                <w:bCs/>
              </w:rPr>
              <w:t>Regulamento (UE) 2023/0447</w:t>
            </w:r>
          </w:p>
        </w:tc>
        <w:tc>
          <w:tcPr>
            <w:tcW w:w="186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479ECEFB" w14:textId="32AE338E" w:rsidR="4CCB09DA" w:rsidRPr="005E2D3C" w:rsidRDefault="4CCB09DA" w:rsidP="00F95DCA">
            <w:pPr>
              <w:rPr>
                <w:rFonts w:eastAsia="Calibri Light"/>
                <w:b/>
                <w:bCs/>
              </w:rPr>
            </w:pPr>
            <w:r>
              <w:rPr>
                <w:rFonts w:eastAsia="Calibri Light"/>
                <w:b/>
                <w:bCs/>
              </w:rPr>
              <w:t>@codigo</w:t>
            </w:r>
            <w:r>
              <w:br/>
            </w:r>
            <w:r>
              <w:rPr>
                <w:rFonts w:eastAsia="Calibri Light"/>
                <w:b/>
                <w:bCs/>
              </w:rPr>
              <w:t xml:space="preserve"> (proposta DL 214/2013)</w:t>
            </w:r>
          </w:p>
        </w:tc>
        <w:tc>
          <w:tcPr>
            <w:tcW w:w="1888"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EA8BAA3" w14:textId="39CB51AE" w:rsidR="4CCB09DA" w:rsidRPr="005E2D3C" w:rsidRDefault="4CCB09DA" w:rsidP="00F95DCA">
            <w:pPr>
              <w:rPr>
                <w:rFonts w:eastAsia="Calibri Light"/>
                <w:b/>
                <w:bCs/>
              </w:rPr>
            </w:pPr>
            <w:r>
              <w:rPr>
                <w:rFonts w:eastAsia="Calibri Light"/>
                <w:b/>
                <w:bCs/>
              </w:rPr>
              <w:t>@rgbeac</w:t>
            </w:r>
            <w:r>
              <w:br/>
            </w:r>
            <w:r>
              <w:rPr>
                <w:rFonts w:eastAsia="Calibri Light"/>
                <w:b/>
                <w:bCs/>
              </w:rPr>
              <w:t xml:space="preserve"> (proposta jun. 2025)</w:t>
            </w:r>
          </w:p>
        </w:tc>
        <w:tc>
          <w:tcPr>
            <w:tcW w:w="1888" w:type="dxa"/>
            <w:tcBorders>
              <w:top w:val="single" w:sz="8" w:space="0" w:color="auto"/>
              <w:left w:val="single" w:sz="8" w:space="0" w:color="auto"/>
              <w:bottom w:val="single" w:sz="8" w:space="0" w:color="auto"/>
              <w:right w:val="single" w:sz="8" w:space="0" w:color="auto"/>
            </w:tcBorders>
            <w:tcMar>
              <w:left w:w="108" w:type="dxa"/>
              <w:right w:w="108" w:type="dxa"/>
            </w:tcMar>
          </w:tcPr>
          <w:p w14:paraId="50843E01" w14:textId="5DAC1271" w:rsidR="4CCB09DA" w:rsidRPr="005E2D3C" w:rsidRDefault="4CCB09DA" w:rsidP="00F95DCA">
            <w:pPr>
              <w:rPr>
                <w:rFonts w:eastAsia="Calibri Light"/>
                <w:b/>
                <w:bCs/>
              </w:rPr>
            </w:pPr>
            <w:r>
              <w:rPr>
                <w:rFonts w:eastAsia="Calibri Light"/>
                <w:b/>
                <w:bCs/>
              </w:rPr>
              <w:t>Proposta</w:t>
            </w:r>
          </w:p>
        </w:tc>
      </w:tr>
      <w:tr w:rsidR="4CCB09DA" w:rsidRPr="005E2D3C" w14:paraId="6D27DF8A" w14:textId="77777777" w:rsidTr="420E2B96">
        <w:trPr>
          <w:trHeight w:val="1380"/>
        </w:trPr>
        <w:tc>
          <w:tcPr>
            <w:tcW w:w="138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CEAA04A" w14:textId="1A288B74" w:rsidR="4CCB09DA" w:rsidRPr="005E2D3C" w:rsidRDefault="4CCB09DA" w:rsidP="00F95DCA">
            <w:pPr>
              <w:rPr>
                <w:rFonts w:eastAsia="Calibri Light"/>
                <w:b/>
                <w:bCs/>
              </w:rPr>
            </w:pPr>
            <w:r>
              <w:rPr>
                <w:rFonts w:eastAsia="Calibri Light"/>
                <w:b/>
                <w:bCs/>
              </w:rPr>
              <w:t>Cachorros — idade mínima de separação</w:t>
            </w:r>
          </w:p>
        </w:tc>
        <w:tc>
          <w:tcPr>
            <w:tcW w:w="175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9A3C47B" w14:textId="3B9FBE7B" w:rsidR="4CCB09DA" w:rsidRPr="005E2D3C" w:rsidRDefault="51D219D2" w:rsidP="00F95DCA">
            <w:pPr>
              <w:rPr>
                <w:rFonts w:eastAsia="Calibri Light"/>
              </w:rPr>
            </w:pPr>
            <w:r>
              <w:rPr>
                <w:rFonts w:eastAsia="Calibri Light"/>
              </w:rPr>
              <w:t>8 semanas (estabelecimentos de criação, abrigos e famílias de acolhimento)</w:t>
            </w:r>
            <w:r>
              <w:br/>
            </w:r>
            <w:r>
              <w:rPr>
                <w:rFonts w:eastAsia="Calibri Light"/>
              </w:rPr>
              <w:t xml:space="preserve"> Derrogação por razões médicas com parecer escrito do MV</w:t>
            </w:r>
            <w:r>
              <w:br/>
            </w:r>
            <w:r>
              <w:rPr>
                <w:rFonts w:eastAsia="Calibri Light"/>
              </w:rPr>
              <w:t xml:space="preserve"> (Anexo I, n.º 4.3)</w:t>
            </w:r>
          </w:p>
        </w:tc>
        <w:tc>
          <w:tcPr>
            <w:tcW w:w="186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5FE692F" w14:textId="11940C63" w:rsidR="4CCB09DA" w:rsidRPr="005E2D3C" w:rsidRDefault="4CCB09DA" w:rsidP="00F95DCA">
            <w:pPr>
              <w:rPr>
                <w:rFonts w:eastAsia="Calibri Light"/>
              </w:rPr>
            </w:pPr>
            <w:r>
              <w:rPr>
                <w:rFonts w:eastAsia="Calibri Light"/>
              </w:rPr>
              <w:t>Não regulado especificamente.</w:t>
            </w:r>
          </w:p>
          <w:p w14:paraId="542E4875" w14:textId="3153A68B" w:rsidR="4CCB09DA" w:rsidRPr="005E2D3C" w:rsidRDefault="4CCB09DA" w:rsidP="00F95DCA">
            <w:pPr>
              <w:rPr>
                <w:rFonts w:eastAsia="Calibri Light"/>
              </w:rPr>
            </w:pPr>
            <w:r>
              <w:rPr>
                <w:rFonts w:eastAsia="Calibri Light"/>
              </w:rPr>
              <w:t xml:space="preserve">Proibição de exposição em locais de venda até à 8ª semana (n.º 2, </w:t>
            </w:r>
            <w:r w:rsidR="00BE60E5">
              <w:rPr>
                <w:rFonts w:eastAsia="Calibri Light"/>
              </w:rPr>
              <w:t>artigo</w:t>
            </w:r>
            <w:r>
              <w:rPr>
                <w:rFonts w:eastAsia="Calibri Light"/>
              </w:rPr>
              <w:t xml:space="preserve"> 23.º; e n.º 2, </w:t>
            </w:r>
            <w:r w:rsidR="00BE60E5">
              <w:rPr>
                <w:rFonts w:eastAsia="Calibri Light"/>
              </w:rPr>
              <w:t>artigo</w:t>
            </w:r>
            <w:r>
              <w:rPr>
                <w:rFonts w:eastAsia="Calibri Light"/>
              </w:rPr>
              <w:t xml:space="preserve"> 82.º)</w:t>
            </w:r>
          </w:p>
        </w:tc>
        <w:tc>
          <w:tcPr>
            <w:tcW w:w="1888"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24E250F" w14:textId="7128F776" w:rsidR="4CCB09DA" w:rsidRPr="005E2D3C" w:rsidRDefault="4CCB09DA" w:rsidP="00F95DCA">
            <w:pPr>
              <w:rPr>
                <w:rFonts w:eastAsia="Calibri Light"/>
              </w:rPr>
            </w:pPr>
            <w:r>
              <w:rPr>
                <w:rFonts w:eastAsia="Calibri Light"/>
              </w:rPr>
              <w:t>10.ª semana de idade</w:t>
            </w:r>
            <w:r>
              <w:br/>
            </w:r>
            <w:r>
              <w:rPr>
                <w:rFonts w:eastAsia="Calibri Light"/>
              </w:rPr>
              <w:t xml:space="preserve"> (com período de desmame gradual)</w:t>
            </w:r>
            <w:r>
              <w:br/>
            </w:r>
            <w:r>
              <w:rPr>
                <w:rFonts w:eastAsia="Calibri Light"/>
              </w:rPr>
              <w:t xml:space="preserve"> (</w:t>
            </w:r>
            <w:r w:rsidR="00BE60E5">
              <w:rPr>
                <w:rFonts w:eastAsia="Calibri Light"/>
              </w:rPr>
              <w:t>Artigo</w:t>
            </w:r>
            <w:r>
              <w:rPr>
                <w:rFonts w:eastAsia="Calibri Light"/>
              </w:rPr>
              <w:t>º 70.º, n.º 5)</w:t>
            </w:r>
          </w:p>
        </w:tc>
        <w:tc>
          <w:tcPr>
            <w:tcW w:w="1888" w:type="dxa"/>
            <w:tcBorders>
              <w:top w:val="single" w:sz="8" w:space="0" w:color="auto"/>
              <w:left w:val="single" w:sz="8" w:space="0" w:color="auto"/>
              <w:bottom w:val="single" w:sz="8" w:space="0" w:color="auto"/>
              <w:right w:val="single" w:sz="8" w:space="0" w:color="auto"/>
            </w:tcBorders>
            <w:tcMar>
              <w:left w:w="108" w:type="dxa"/>
              <w:right w:w="108" w:type="dxa"/>
            </w:tcMar>
          </w:tcPr>
          <w:p w14:paraId="3C4B809F" w14:textId="1EEA5937" w:rsidR="4CCB09DA" w:rsidRPr="005E2D3C" w:rsidRDefault="4CCB09DA" w:rsidP="00F95DCA">
            <w:pPr>
              <w:rPr>
                <w:rFonts w:eastAsia="Calibri Light"/>
              </w:rPr>
            </w:pPr>
            <w:r>
              <w:rPr>
                <w:rFonts w:eastAsia="Calibri Light"/>
              </w:rPr>
              <w:t>RGBEAC Mais restritivo</w:t>
            </w:r>
          </w:p>
        </w:tc>
      </w:tr>
      <w:tr w:rsidR="4CCB09DA" w:rsidRPr="005E2D3C" w14:paraId="5208ACAA" w14:textId="77777777" w:rsidTr="420E2B96">
        <w:trPr>
          <w:trHeight w:val="210"/>
        </w:trPr>
        <w:tc>
          <w:tcPr>
            <w:tcW w:w="138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B915362" w14:textId="0C840B25" w:rsidR="4CCB09DA" w:rsidRPr="005E2D3C" w:rsidRDefault="4CCB09DA" w:rsidP="00F95DCA">
            <w:pPr>
              <w:rPr>
                <w:rFonts w:eastAsia="Calibri Light"/>
                <w:b/>
                <w:bCs/>
              </w:rPr>
            </w:pPr>
            <w:r>
              <w:rPr>
                <w:rFonts w:eastAsia="Calibri Light"/>
                <w:b/>
                <w:bCs/>
              </w:rPr>
              <w:t>Gatinhos — idade mínima de separação</w:t>
            </w:r>
          </w:p>
        </w:tc>
        <w:tc>
          <w:tcPr>
            <w:tcW w:w="1754"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767B6ED" w14:textId="41BC16B6" w:rsidR="4CCB09DA" w:rsidRPr="005E2D3C" w:rsidRDefault="4CCB09DA" w:rsidP="00F95DCA">
            <w:pPr>
              <w:rPr>
                <w:rFonts w:eastAsia="Calibri Light"/>
              </w:rPr>
            </w:pPr>
            <w:r>
              <w:rPr>
                <w:rFonts w:eastAsia="Calibri Light"/>
              </w:rPr>
              <w:t>Abrigos e famílias de acolhimento: 8 semanas</w:t>
            </w:r>
            <w:r>
              <w:br/>
            </w:r>
            <w:r>
              <w:rPr>
                <w:rFonts w:eastAsia="Calibri Light"/>
              </w:rPr>
              <w:t xml:space="preserve"> Estabelecimentos de criação: 12 semanas</w:t>
            </w:r>
            <w:r>
              <w:br/>
            </w:r>
            <w:r>
              <w:rPr>
                <w:rFonts w:eastAsia="Calibri Light"/>
              </w:rPr>
              <w:t xml:space="preserve"> Derrogação por razões médicas com </w:t>
            </w:r>
            <w:r>
              <w:rPr>
                <w:rFonts w:eastAsia="Calibri Light"/>
              </w:rPr>
              <w:lastRenderedPageBreak/>
              <w:t>parecer escrito do MV. O operador conserva o registo até ao último cachorro/gatinho da ninhada ser colocado no mercado</w:t>
            </w:r>
            <w:r>
              <w:br/>
            </w:r>
            <w:r>
              <w:rPr>
                <w:rFonts w:eastAsia="Calibri Light"/>
              </w:rPr>
              <w:t xml:space="preserve"> (Anexo I, n.º 4.3)</w:t>
            </w:r>
          </w:p>
        </w:tc>
        <w:tc>
          <w:tcPr>
            <w:tcW w:w="186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0732C47" w14:textId="5FB89010" w:rsidR="4CCB09DA" w:rsidRPr="005E2D3C" w:rsidRDefault="4CCB09DA" w:rsidP="00F95DCA">
            <w:pPr>
              <w:rPr>
                <w:rFonts w:eastAsia="Calibri Light"/>
              </w:rPr>
            </w:pPr>
            <w:r>
              <w:rPr>
                <w:rFonts w:eastAsia="Calibri Light"/>
              </w:rPr>
              <w:lastRenderedPageBreak/>
              <w:t>Não regulado especificamente.</w:t>
            </w:r>
          </w:p>
          <w:p w14:paraId="430E05D6" w14:textId="63974794" w:rsidR="4CCB09DA" w:rsidRPr="005E2D3C" w:rsidRDefault="4CCB09DA" w:rsidP="00F95DCA">
            <w:pPr>
              <w:rPr>
                <w:rFonts w:eastAsia="Calibri Light"/>
              </w:rPr>
            </w:pPr>
            <w:r>
              <w:rPr>
                <w:rFonts w:eastAsia="Calibri Light"/>
              </w:rPr>
              <w:t xml:space="preserve">Proibição de exposição em locais de venda até à 8ª semana (n.º 2, </w:t>
            </w:r>
            <w:r w:rsidR="00BE60E5">
              <w:rPr>
                <w:rFonts w:eastAsia="Calibri Light"/>
              </w:rPr>
              <w:t>artigo</w:t>
            </w:r>
            <w:r>
              <w:rPr>
                <w:rFonts w:eastAsia="Calibri Light"/>
              </w:rPr>
              <w:t xml:space="preserve"> 23.º; e n.º 2, </w:t>
            </w:r>
            <w:r w:rsidR="00BE60E5">
              <w:rPr>
                <w:rFonts w:eastAsia="Calibri Light"/>
              </w:rPr>
              <w:t>artigo</w:t>
            </w:r>
            <w:r>
              <w:rPr>
                <w:rFonts w:eastAsia="Calibri Light"/>
              </w:rPr>
              <w:t xml:space="preserve"> 82.º)</w:t>
            </w:r>
          </w:p>
        </w:tc>
        <w:tc>
          <w:tcPr>
            <w:tcW w:w="1888"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D20346A" w14:textId="3DA1DBF9" w:rsidR="4CCB09DA" w:rsidRPr="005E2D3C" w:rsidRDefault="4CCB09DA" w:rsidP="00F95DCA">
            <w:pPr>
              <w:rPr>
                <w:rFonts w:eastAsia="Calibri Light"/>
              </w:rPr>
            </w:pPr>
            <w:r>
              <w:rPr>
                <w:rFonts w:eastAsia="Calibri Light"/>
              </w:rPr>
              <w:t>12.ª semana de idade</w:t>
            </w:r>
            <w:r>
              <w:br/>
            </w:r>
            <w:r>
              <w:rPr>
                <w:rFonts w:eastAsia="Calibri Light"/>
              </w:rPr>
              <w:t xml:space="preserve"> (com período de desmame gradual)</w:t>
            </w:r>
            <w:r>
              <w:br/>
            </w:r>
            <w:r>
              <w:rPr>
                <w:rFonts w:eastAsia="Calibri Light"/>
              </w:rPr>
              <w:t xml:space="preserve"> (</w:t>
            </w:r>
            <w:r w:rsidR="00BE60E5">
              <w:rPr>
                <w:rFonts w:eastAsia="Calibri Light"/>
              </w:rPr>
              <w:t>Artigo</w:t>
            </w:r>
            <w:r>
              <w:rPr>
                <w:rFonts w:eastAsia="Calibri Light"/>
              </w:rPr>
              <w:t xml:space="preserve">º </w:t>
            </w:r>
            <w:r>
              <w:rPr>
                <w:rFonts w:eastAsia="Calibri Light"/>
              </w:rPr>
              <w:lastRenderedPageBreak/>
              <w:t>70.º, n.º 5)</w:t>
            </w:r>
          </w:p>
        </w:tc>
        <w:tc>
          <w:tcPr>
            <w:tcW w:w="1888" w:type="dxa"/>
            <w:tcBorders>
              <w:top w:val="single" w:sz="8" w:space="0" w:color="auto"/>
              <w:left w:val="single" w:sz="8" w:space="0" w:color="auto"/>
              <w:bottom w:val="single" w:sz="8" w:space="0" w:color="auto"/>
              <w:right w:val="single" w:sz="8" w:space="0" w:color="auto"/>
            </w:tcBorders>
            <w:tcMar>
              <w:left w:w="108" w:type="dxa"/>
              <w:right w:w="108" w:type="dxa"/>
            </w:tcMar>
          </w:tcPr>
          <w:p w14:paraId="2A04F2C1" w14:textId="4273D0D7" w:rsidR="4CCB09DA" w:rsidRPr="005E2D3C" w:rsidRDefault="4CCB09DA" w:rsidP="00F95DCA">
            <w:pPr>
              <w:rPr>
                <w:rFonts w:eastAsia="Calibri Light"/>
              </w:rPr>
            </w:pPr>
            <w:r>
              <w:rPr>
                <w:rFonts w:eastAsia="Calibri Light"/>
              </w:rPr>
              <w:lastRenderedPageBreak/>
              <w:t>Regulamento = rgbeac</w:t>
            </w:r>
          </w:p>
        </w:tc>
      </w:tr>
    </w:tbl>
    <w:p w14:paraId="13C92DBB" w14:textId="12CF6DC1" w:rsidR="12159AB7" w:rsidRPr="005E2D3C" w:rsidRDefault="12159AB7" w:rsidP="00F95DCA">
      <w:pPr>
        <w:rPr>
          <w:rFonts w:eastAsia="Calibri Light"/>
        </w:rPr>
      </w:pPr>
      <w:r>
        <w:rPr>
          <w:rFonts w:eastAsia="Calibri Light"/>
        </w:rPr>
        <w:t xml:space="preserve"> </w:t>
      </w:r>
    </w:p>
    <w:p w14:paraId="4C15CEDE" w14:textId="44F9C67B" w:rsidR="12159AB7" w:rsidRPr="005E2D3C" w:rsidRDefault="12159AB7" w:rsidP="00F95DCA">
      <w:pPr>
        <w:rPr>
          <w:rFonts w:eastAsia="Calibri Light"/>
          <w:b/>
          <w:bCs/>
        </w:rPr>
      </w:pPr>
      <w:r>
        <w:rPr>
          <w:rFonts w:eastAsia="Calibri Light"/>
          <w:b/>
          <w:bCs/>
        </w:rPr>
        <w:t>11. Desmame (processo e critérios)</w:t>
      </w:r>
    </w:p>
    <w:tbl>
      <w:tblPr>
        <w:tblW w:w="0" w:type="auto"/>
        <w:tblLook w:val="04A0" w:firstRow="1" w:lastRow="0" w:firstColumn="1" w:lastColumn="0" w:noHBand="0" w:noVBand="1"/>
      </w:tblPr>
      <w:tblGrid>
        <w:gridCol w:w="2069"/>
        <w:gridCol w:w="1937"/>
        <w:gridCol w:w="1725"/>
        <w:gridCol w:w="1725"/>
        <w:gridCol w:w="1313"/>
      </w:tblGrid>
      <w:tr w:rsidR="4CCB09DA" w:rsidRPr="005E2D3C" w14:paraId="563EC14D"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12116F68" w14:textId="347D205E" w:rsidR="4CCB09DA" w:rsidRPr="005E2D3C" w:rsidRDefault="4CCB09DA" w:rsidP="00F95DCA">
            <w:pPr>
              <w:rPr>
                <w:rFonts w:eastAsia="Calibri Light"/>
                <w:b/>
                <w:bCs/>
                <w:lang w:val="en-US"/>
              </w:rPr>
            </w:pPr>
            <w:r>
              <w:rPr>
                <w:rFonts w:eastAsia="Calibri Light"/>
                <w:b/>
                <w:bCs/>
                <w:lang w:val="en-U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23F55A8C" w14:textId="23B1A986" w:rsidR="4CCB09DA" w:rsidRPr="005E2D3C" w:rsidRDefault="4CCB09DA" w:rsidP="00F95DCA">
            <w:pPr>
              <w:rPr>
                <w:rFonts w:eastAsia="Calibri Light"/>
                <w:b/>
                <w:bCs/>
                <w:lang w:val="en-US"/>
              </w:rPr>
            </w:pPr>
            <w:r>
              <w:rPr>
                <w:rFonts w:eastAsia="Calibri Light"/>
                <w:b/>
                <w:bCs/>
                <w:lang w:val="en-U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99F5412" w14:textId="07F57FD0" w:rsidR="4CCB09DA" w:rsidRPr="005E2D3C" w:rsidRDefault="4CCB09DA" w:rsidP="00F95DCA">
            <w:pPr>
              <w:rPr>
                <w:rFonts w:eastAsia="Calibri Light"/>
                <w:b/>
                <w:bCs/>
                <w:lang w:val="en-US"/>
              </w:rPr>
            </w:pPr>
            <w:r>
              <w:rPr>
                <w:rFonts w:eastAsia="Calibri Light"/>
                <w:b/>
                <w:bCs/>
                <w:lang w:val="en-US"/>
              </w:rPr>
              <w:t>@codigo</w:t>
            </w:r>
            <w:r>
              <w:br/>
            </w:r>
            <w:r>
              <w:rPr>
                <w:rFonts w:eastAsia="Calibri Light"/>
                <w:b/>
                <w:bCs/>
                <w:lang w:val="en-U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39A7B1BA" w14:textId="12CA6B53" w:rsidR="4CCB09DA" w:rsidRPr="005E2D3C" w:rsidRDefault="4CCB09DA" w:rsidP="00F95DCA">
            <w:pPr>
              <w:rPr>
                <w:rFonts w:eastAsia="Calibri Light"/>
                <w:b/>
                <w:bCs/>
                <w:lang w:val="en-US"/>
              </w:rPr>
            </w:pPr>
            <w:r>
              <w:rPr>
                <w:rFonts w:eastAsia="Calibri Light"/>
                <w:b/>
                <w:bCs/>
                <w:lang w:val="en-US"/>
              </w:rPr>
              <w:t>@rgbeac</w:t>
            </w:r>
            <w:r>
              <w:br/>
            </w:r>
            <w:r>
              <w:rPr>
                <w:rFonts w:eastAsia="Calibri Light"/>
                <w:b/>
                <w:bCs/>
                <w:lang w:val="en-U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7D80104C" w14:textId="0DA75D8F" w:rsidR="4CCB09DA" w:rsidRPr="005E2D3C" w:rsidRDefault="4CCB09DA" w:rsidP="00F95DCA">
            <w:pPr>
              <w:rPr>
                <w:rFonts w:eastAsia="Calibri Light"/>
                <w:b/>
                <w:bCs/>
                <w:lang w:val="en-US"/>
              </w:rPr>
            </w:pPr>
            <w:r>
              <w:rPr>
                <w:rFonts w:eastAsia="Calibri Light"/>
                <w:b/>
                <w:bCs/>
                <w:lang w:val="en-US"/>
              </w:rPr>
              <w:t>Proposta</w:t>
            </w:r>
          </w:p>
        </w:tc>
      </w:tr>
      <w:tr w:rsidR="4CCB09DA" w:rsidRPr="005E2D3C" w14:paraId="5A476092"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3D462E5" w14:textId="0593B288" w:rsidR="4CCB09DA" w:rsidRPr="005E2D3C" w:rsidRDefault="4CCB09DA" w:rsidP="00F95DCA">
            <w:pPr>
              <w:rPr>
                <w:rFonts w:eastAsia="Calibri Light"/>
                <w:b/>
                <w:bCs/>
              </w:rPr>
            </w:pPr>
            <w:r>
              <w:rPr>
                <w:rFonts w:eastAsia="Calibri Light"/>
                <w:b/>
                <w:bCs/>
              </w:rPr>
              <w:t>Processo de desmame — duração e método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BAC509A" w14:textId="2ED37F9C" w:rsidR="4CCB09DA" w:rsidRPr="005E2D3C" w:rsidRDefault="51D219D2" w:rsidP="00F95DCA">
            <w:pPr>
              <w:rPr>
                <w:rFonts w:eastAsia="Calibri Light"/>
              </w:rPr>
            </w:pPr>
            <w:r>
              <w:rPr>
                <w:rFonts w:eastAsia="Calibri Light"/>
              </w:rPr>
              <w:t>Introdução gradual de alimentos sólidos ao longo de um período não inferior a 7 dias</w:t>
            </w:r>
            <w:r>
              <w:br/>
            </w:r>
            <w:r>
              <w:rPr>
                <w:rFonts w:eastAsia="Calibri Light"/>
              </w:rPr>
              <w:lastRenderedPageBreak/>
              <w:t xml:space="preserve"> (Anexo I, n.º 1.4)</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5C81E37" w14:textId="0580A5D2" w:rsidR="4CCB09DA" w:rsidRPr="005E2D3C" w:rsidRDefault="4CCB09DA" w:rsidP="00F95DCA">
            <w:pPr>
              <w:rPr>
                <w:rFonts w:eastAsia="Calibri Light"/>
              </w:rPr>
            </w:pPr>
            <w:r>
              <w:rPr>
                <w:rFonts w:eastAsia="Calibri Light"/>
              </w:rPr>
              <w:lastRenderedPageBreak/>
              <w:t>Não regulado especificamente.</w:t>
            </w:r>
            <w:r>
              <w:br/>
            </w:r>
            <w:r>
              <w:rPr>
                <w:rFonts w:eastAsia="Calibri Light"/>
              </w:rPr>
              <w:t xml:space="preserve"> Prevê programa de alimentação </w:t>
            </w:r>
            <w:r>
              <w:rPr>
                <w:rFonts w:eastAsia="Calibri Light"/>
              </w:rPr>
              <w:lastRenderedPageBreak/>
              <w:t xml:space="preserve">adequado à fase fisiológica — </w:t>
            </w:r>
            <w:r w:rsidR="00BE60E5">
              <w:rPr>
                <w:rFonts w:eastAsia="Calibri Light"/>
              </w:rPr>
              <w:t>Artigo</w:t>
            </w:r>
            <w:r>
              <w:rPr>
                <w:rFonts w:eastAsia="Calibri Light"/>
              </w:rPr>
              <w:t>º 8.º, n.º 2, al. a) por referência ao Anexo I)</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8FB275A" w14:textId="33660BE8" w:rsidR="4CCB09DA" w:rsidRPr="005E2D3C" w:rsidRDefault="4CCB09DA" w:rsidP="00F95DCA">
            <w:pPr>
              <w:rPr>
                <w:rFonts w:eastAsia="Calibri Light"/>
              </w:rPr>
            </w:pPr>
            <w:r>
              <w:rPr>
                <w:rFonts w:eastAsia="Calibri Light"/>
              </w:rPr>
              <w:lastRenderedPageBreak/>
              <w:t>«Período de desmame gradual» salvaguardado antes da separação</w:t>
            </w:r>
            <w:r>
              <w:br/>
            </w:r>
            <w:r>
              <w:rPr>
                <w:rFonts w:eastAsia="Calibri Light"/>
              </w:rPr>
              <w:t xml:space="preserve"> (</w:t>
            </w:r>
            <w:r w:rsidR="00BE60E5">
              <w:rPr>
                <w:rFonts w:eastAsia="Calibri Light"/>
              </w:rPr>
              <w:t>Artigo</w:t>
            </w:r>
            <w:r>
              <w:rPr>
                <w:rFonts w:eastAsia="Calibri Light"/>
              </w:rPr>
              <w:t xml:space="preserve">º 70.º, n.º 5 </w:t>
            </w:r>
            <w:r>
              <w:rPr>
                <w:rFonts w:eastAsia="Calibri Light"/>
              </w:rPr>
              <w:lastRenderedPageBreak/>
              <w:t>— não especifica duração)</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0BE4E9E0" w14:textId="32BDFE18" w:rsidR="4CCB09DA" w:rsidRPr="005E2D3C" w:rsidRDefault="4CCB09DA" w:rsidP="00F95DCA">
            <w:pPr>
              <w:rPr>
                <w:rFonts w:eastAsia="Calibri Light"/>
              </w:rPr>
            </w:pPr>
            <w:r>
              <w:rPr>
                <w:rFonts w:eastAsia="Calibri Light"/>
              </w:rPr>
              <w:lastRenderedPageBreak/>
              <w:t>Regulamento + rgbeac</w:t>
            </w:r>
          </w:p>
        </w:tc>
      </w:tr>
      <w:tr w:rsidR="4CCB09DA" w:rsidRPr="005E2D3C" w14:paraId="336B1D5F"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237AA9E" w14:textId="128D37C1" w:rsidR="4CCB09DA" w:rsidRPr="005E2D3C" w:rsidRDefault="4CCB09DA" w:rsidP="00F95DCA">
            <w:pPr>
              <w:rPr>
                <w:rFonts w:eastAsia="Calibri Light"/>
                <w:b/>
                <w:bCs/>
              </w:rPr>
            </w:pPr>
            <w:r>
              <w:rPr>
                <w:rFonts w:eastAsia="Calibri Light"/>
                <w:b/>
                <w:bCs/>
              </w:rPr>
              <w:t>Idade mínima para conclusão do desmame</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2C07C52" w14:textId="2AF46D21" w:rsidR="4CCB09DA" w:rsidRPr="005E2D3C" w:rsidRDefault="51D219D2" w:rsidP="00F95DCA">
            <w:pPr>
              <w:rPr>
                <w:rFonts w:eastAsia="Calibri Light"/>
              </w:rPr>
            </w:pPr>
            <w:r>
              <w:rPr>
                <w:rFonts w:eastAsia="Calibri Light"/>
              </w:rPr>
              <w:t>Não antes das 6 semanas de idade (tanto para cachorros como para gatinhos)</w:t>
            </w:r>
            <w:r>
              <w:br/>
            </w:r>
            <w:r>
              <w:rPr>
                <w:rFonts w:eastAsia="Calibri Light"/>
              </w:rPr>
              <w:t xml:space="preserve"> (Anexo I, n.º 1.4)</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53CCC688" w14:textId="78BFC495" w:rsidR="4CCB09DA" w:rsidRPr="005E2D3C" w:rsidRDefault="4CCB09DA" w:rsidP="00F95DCA">
            <w:pPr>
              <w:rPr>
                <w:rFonts w:eastAsia="Calibri Light"/>
              </w:rPr>
            </w:pPr>
            <w:r>
              <w:rPr>
                <w:rFonts w:eastAsia="Calibri Light"/>
                <w:lang w:val="en-US"/>
              </w:rPr>
              <w:t>Não regulado</w:t>
            </w:r>
            <w:r>
              <w:rPr>
                <w:rFonts w:eastAsia="Calibri Light"/>
              </w:rPr>
              <w:t xml:space="preserve"> explicitamente</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DAECFBF" w14:textId="3B4A0F9B" w:rsidR="4CCB09DA" w:rsidRPr="005E2D3C" w:rsidRDefault="4CCB09DA" w:rsidP="00F95DCA">
            <w:pPr>
              <w:rPr>
                <w:rFonts w:eastAsia="Calibri Light"/>
              </w:rPr>
            </w:pPr>
            <w:r>
              <w:rPr>
                <w:rFonts w:eastAsia="Calibri Light"/>
              </w:rPr>
              <w:t>Não regulado explicitamente</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004A8674" w14:textId="1469ED6F" w:rsidR="4CCB09DA" w:rsidRPr="005E2D3C" w:rsidRDefault="4CCB09DA" w:rsidP="00F95DCA">
            <w:pPr>
              <w:rPr>
                <w:rFonts w:eastAsia="Calibri Light"/>
              </w:rPr>
            </w:pPr>
            <w:r>
              <w:rPr>
                <w:rFonts w:eastAsia="Calibri Light"/>
              </w:rPr>
              <w:t>Regulamento</w:t>
            </w:r>
          </w:p>
        </w:tc>
      </w:tr>
      <w:tr w:rsidR="4CCB09DA" w:rsidRPr="005E2D3C" w14:paraId="45517738"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0D88E79" w14:textId="26C16B31" w:rsidR="4CCB09DA" w:rsidRPr="005E2D3C" w:rsidRDefault="4CCB09DA" w:rsidP="00F95DCA">
            <w:pPr>
              <w:rPr>
                <w:rFonts w:eastAsia="Calibri Light"/>
                <w:b/>
                <w:bCs/>
              </w:rPr>
            </w:pPr>
            <w:r>
              <w:rPr>
                <w:rFonts w:eastAsia="Calibri Light"/>
                <w:b/>
                <w:bCs/>
              </w:rPr>
              <w:t>Alimentação de cachorros/gatinhos não desmamados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BDFBAE2" w14:textId="5D9F417F" w:rsidR="4CCB09DA" w:rsidRPr="005E2D3C" w:rsidRDefault="4CCB09DA" w:rsidP="00F95DCA">
            <w:pPr>
              <w:rPr>
                <w:rFonts w:eastAsia="Calibri Light"/>
              </w:rPr>
            </w:pPr>
            <w:r>
              <w:rPr>
                <w:rFonts w:eastAsia="Calibri Light"/>
              </w:rPr>
              <w:t xml:space="preserve">Colostro nos primeiros 2 dias; depois leite da progenitora ou de cadela/gata lactante; se impossível, sucedâneo de leite específico </w:t>
            </w:r>
            <w:r>
              <w:rPr>
                <w:rFonts w:eastAsia="Calibri Light"/>
              </w:rPr>
              <w:lastRenderedPageBreak/>
              <w:t>para cachorros/gatinhos</w:t>
            </w:r>
            <w:r>
              <w:br/>
            </w:r>
            <w:r>
              <w:rPr>
                <w:rFonts w:eastAsia="Calibri Light"/>
              </w:rPr>
              <w:t xml:space="preserve"> (Anexo I, n.º 2.2)</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3BCBB0F8" w14:textId="42726207" w:rsidR="4CCB09DA" w:rsidRPr="005E2D3C" w:rsidRDefault="4CCB09DA" w:rsidP="00F95DCA">
            <w:pPr>
              <w:rPr>
                <w:rFonts w:eastAsia="Calibri Light"/>
              </w:rPr>
            </w:pPr>
            <w:r>
              <w:rPr>
                <w:rFonts w:eastAsia="Calibri Light"/>
              </w:rPr>
              <w:lastRenderedPageBreak/>
              <w:t>Não regulado especificamente.</w:t>
            </w:r>
          </w:p>
          <w:p w14:paraId="7A842F2C" w14:textId="38F7A4BE" w:rsidR="4CCB09DA" w:rsidRPr="005E2D3C" w:rsidRDefault="4CCB09DA" w:rsidP="00F95DCA">
            <w:pPr>
              <w:rPr>
                <w:rFonts w:eastAsia="Calibri Light"/>
              </w:rPr>
            </w:pPr>
            <w:r>
              <w:rPr>
                <w:rFonts w:eastAsia="Calibri Light"/>
              </w:rPr>
              <w:t>Descrito nas condições de alimentação e abeberamento: alimentaç</w:t>
            </w:r>
            <w:r>
              <w:rPr>
                <w:rFonts w:eastAsia="Calibri Light"/>
              </w:rPr>
              <w:lastRenderedPageBreak/>
              <w:t>ão deve estar de acordo com fase de evolução fisiológica – idade, sexo, fêmeas prenhes ou em fase de lactação.</w:t>
            </w:r>
          </w:p>
          <w:p w14:paraId="4A622FD6" w14:textId="6CE399F9" w:rsidR="4CCB09DA" w:rsidRPr="005E2D3C" w:rsidRDefault="4CCB09DA" w:rsidP="00F95DCA">
            <w:pPr>
              <w:rPr>
                <w:rFonts w:eastAsia="Calibri Light"/>
              </w:rPr>
            </w:pPr>
            <w:r>
              <w:rPr>
                <w:rFonts w:eastAsia="Calibri Light"/>
              </w:rPr>
              <w:t>(</w:t>
            </w:r>
            <w:r w:rsidR="00BE60E5">
              <w:rPr>
                <w:rFonts w:eastAsia="Calibri Light"/>
              </w:rPr>
              <w:t>Artigo</w:t>
            </w:r>
            <w:r>
              <w:rPr>
                <w:rFonts w:eastAsia="Calibri Light"/>
              </w:rPr>
              <w:t xml:space="preserve"> 46º, n.º 1)</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71BC419" w14:textId="4D9A4981" w:rsidR="4CCB09DA" w:rsidRPr="005E2D3C" w:rsidRDefault="4CCB09DA" w:rsidP="00F95DCA">
            <w:pPr>
              <w:rPr>
                <w:rFonts w:eastAsia="Calibri Light"/>
              </w:rPr>
            </w:pPr>
            <w:r>
              <w:rPr>
                <w:rFonts w:eastAsia="Calibri Light"/>
              </w:rPr>
              <w:lastRenderedPageBreak/>
              <w:t>Não regulado especificamente.</w:t>
            </w:r>
          </w:p>
          <w:p w14:paraId="6BFB8306" w14:textId="3B3FA321" w:rsidR="4CCB09DA" w:rsidRPr="005E2D3C" w:rsidRDefault="4CCB09DA" w:rsidP="00F95DCA">
            <w:pPr>
              <w:rPr>
                <w:rFonts w:eastAsia="Calibri Light"/>
              </w:rPr>
            </w:pPr>
            <w:r>
              <w:rPr>
                <w:rFonts w:eastAsia="Calibri Light"/>
              </w:rPr>
              <w:t xml:space="preserve"> </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A725E17" w14:textId="179D6352" w:rsidR="4CCB09DA" w:rsidRPr="005E2D3C" w:rsidRDefault="4CCB09DA" w:rsidP="00F95DCA">
            <w:pPr>
              <w:rPr>
                <w:rFonts w:eastAsia="Calibri Light"/>
              </w:rPr>
            </w:pPr>
            <w:r>
              <w:rPr>
                <w:rFonts w:eastAsia="Calibri Light"/>
              </w:rPr>
              <w:t>Regulamento</w:t>
            </w:r>
          </w:p>
        </w:tc>
      </w:tr>
      <w:tr w:rsidR="4CCB09DA" w:rsidRPr="005E2D3C" w14:paraId="0F443BFE"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59E6A6C" w14:textId="6631AD91" w:rsidR="4CCB09DA" w:rsidRPr="005E2D3C" w:rsidRDefault="4CCB09DA" w:rsidP="00F95DCA">
            <w:pPr>
              <w:rPr>
                <w:rFonts w:eastAsia="Calibri Light"/>
                <w:b/>
                <w:bCs/>
              </w:rPr>
            </w:pPr>
            <w:r>
              <w:rPr>
                <w:rFonts w:eastAsia="Calibri Light"/>
                <w:b/>
                <w:bCs/>
              </w:rPr>
              <w:t>Monitorização do crescimento de não desmamados</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2427C57E" w14:textId="47DD4B6F" w:rsidR="4CCB09DA" w:rsidRPr="005E2D3C" w:rsidRDefault="4CCB09DA" w:rsidP="00F95DCA">
            <w:pPr>
              <w:rPr>
                <w:rFonts w:eastAsia="Calibri Light"/>
              </w:rPr>
            </w:pPr>
            <w:r>
              <w:rPr>
                <w:rFonts w:eastAsia="Calibri Light"/>
              </w:rPr>
              <w:t>Todos os cachorros/gatinhos não desmamados devem receber leite, sucedâneo ou combinação em quantidade suficiente para ganho de peso constante</w:t>
            </w:r>
            <w:r>
              <w:br/>
            </w:r>
            <w:r>
              <w:rPr>
                <w:rFonts w:eastAsia="Calibri Light"/>
              </w:rPr>
              <w:lastRenderedPageBreak/>
              <w:t xml:space="preserve"> (Anexo I, n.º 3.3)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3927B56" w14:textId="3F956B26" w:rsidR="4CCB09DA" w:rsidRPr="005E2D3C" w:rsidRDefault="4CCB09DA" w:rsidP="00F95DCA">
            <w:pPr>
              <w:rPr>
                <w:rFonts w:eastAsia="Calibri Light"/>
              </w:rPr>
            </w:pPr>
            <w:r>
              <w:rPr>
                <w:rFonts w:eastAsia="Calibri Light"/>
              </w:rPr>
              <w:lastRenderedPageBreak/>
              <w:t>Não regulado</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42A84140" w14:textId="5681B6D5" w:rsidR="4CCB09DA" w:rsidRPr="005E2D3C" w:rsidRDefault="4CCB09DA" w:rsidP="00F95DCA">
            <w:pPr>
              <w:rPr>
                <w:rFonts w:eastAsia="Calibri Light"/>
              </w:rPr>
            </w:pPr>
            <w:r>
              <w:rPr>
                <w:rFonts w:eastAsia="Calibri Light"/>
              </w:rPr>
              <w:t>Não regulado</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3FC57E7F" w14:textId="395AD755" w:rsidR="4CCB09DA" w:rsidRPr="005E2D3C" w:rsidRDefault="4CCB09DA" w:rsidP="00F95DCA">
            <w:pPr>
              <w:rPr>
                <w:rFonts w:eastAsia="Calibri Light"/>
              </w:rPr>
            </w:pPr>
            <w:r>
              <w:rPr>
                <w:rFonts w:eastAsia="Calibri Light"/>
              </w:rPr>
              <w:t>Regulamento</w:t>
            </w:r>
          </w:p>
        </w:tc>
      </w:tr>
    </w:tbl>
    <w:p w14:paraId="3EA90779" w14:textId="452632BE" w:rsidR="12159AB7" w:rsidRPr="005E2D3C" w:rsidRDefault="12159AB7" w:rsidP="00F95DCA">
      <w:pPr>
        <w:rPr>
          <w:rFonts w:eastAsia="Calibri Light"/>
          <w:b/>
          <w:bCs/>
        </w:rPr>
      </w:pPr>
      <w:r>
        <w:rPr>
          <w:rFonts w:eastAsia="Calibri Light"/>
          <w:b/>
          <w:bCs/>
        </w:rPr>
        <w:t>12. Socialização das crias</w:t>
      </w:r>
    </w:p>
    <w:tbl>
      <w:tblPr>
        <w:tblW w:w="0" w:type="auto"/>
        <w:tblLook w:val="04A0" w:firstRow="1" w:lastRow="0" w:firstColumn="1" w:lastColumn="0" w:noHBand="0" w:noVBand="1"/>
      </w:tblPr>
      <w:tblGrid>
        <w:gridCol w:w="1941"/>
        <w:gridCol w:w="1719"/>
        <w:gridCol w:w="1867"/>
        <w:gridCol w:w="1826"/>
        <w:gridCol w:w="1416"/>
      </w:tblGrid>
      <w:tr w:rsidR="4CCB09DA" w:rsidRPr="005E2D3C" w14:paraId="0720BD16"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956211C" w14:textId="44874984" w:rsidR="4CCB09DA" w:rsidRPr="005E2D3C" w:rsidRDefault="4CCB09DA" w:rsidP="00F95DCA">
            <w:pPr>
              <w:rPr>
                <w:rFonts w:eastAsia="Calibri Light"/>
                <w:b/>
                <w:bCs/>
              </w:rPr>
            </w:pPr>
            <w:r>
              <w:rPr>
                <w:rFonts w:eastAsia="Calibri Light"/>
                <w:b/>
                <w:bCs/>
              </w:rPr>
              <w:t>Critério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545DFD07" w14:textId="5C2FE258" w:rsidR="4CCB09DA" w:rsidRPr="005E2D3C" w:rsidRDefault="4CCB09DA" w:rsidP="00F95DCA">
            <w:pPr>
              <w:rPr>
                <w:rFonts w:eastAsia="Calibri Light"/>
                <w:b/>
                <w:bCs/>
              </w:rPr>
            </w:pPr>
            <w:r>
              <w:rPr>
                <w:rFonts w:eastAsia="Calibri Light"/>
                <w:b/>
                <w:bCs/>
              </w:rPr>
              <w:t>Regulamento (UE) 2023/0447</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7084E4BC" w14:textId="6021EBC9" w:rsidR="4CCB09DA" w:rsidRPr="005E2D3C" w:rsidRDefault="4CCB09DA" w:rsidP="00F95DCA">
            <w:pPr>
              <w:rPr>
                <w:rFonts w:eastAsia="Calibri Light"/>
                <w:b/>
                <w:bCs/>
              </w:rPr>
            </w:pPr>
            <w:r>
              <w:rPr>
                <w:rFonts w:eastAsia="Calibri Light"/>
                <w:b/>
                <w:bCs/>
              </w:rPr>
              <w:t>@codigo</w:t>
            </w:r>
            <w:r>
              <w:br/>
            </w:r>
            <w:r>
              <w:rPr>
                <w:rFonts w:eastAsia="Calibri Light"/>
                <w:b/>
                <w:bCs/>
              </w:rPr>
              <w:t xml:space="preserve"> (proposta DL 214/2013)</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vAlign w:val="center"/>
          </w:tcPr>
          <w:p w14:paraId="6AFE19E0" w14:textId="75F6A3D4" w:rsidR="4CCB09DA" w:rsidRPr="005E2D3C" w:rsidRDefault="4CCB09DA" w:rsidP="00F95DCA">
            <w:pPr>
              <w:rPr>
                <w:rFonts w:eastAsia="Calibri Light"/>
                <w:b/>
                <w:bCs/>
              </w:rPr>
            </w:pPr>
            <w:r>
              <w:rPr>
                <w:rFonts w:eastAsia="Calibri Light"/>
                <w:b/>
                <w:bCs/>
              </w:rPr>
              <w:t>@rgbeac</w:t>
            </w:r>
            <w:r>
              <w:br/>
            </w:r>
            <w:r>
              <w:rPr>
                <w:rFonts w:eastAsia="Calibri Light"/>
                <w:b/>
                <w:bCs/>
              </w:rPr>
              <w:t xml:space="preserve"> (proposta jun. 2025)</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194E72C9" w14:textId="2B90EC5F" w:rsidR="4CCB09DA" w:rsidRPr="005E2D3C" w:rsidRDefault="4CCB09DA" w:rsidP="00F95DCA">
            <w:pPr>
              <w:rPr>
                <w:rFonts w:eastAsia="Calibri Light"/>
                <w:b/>
                <w:bCs/>
              </w:rPr>
            </w:pPr>
            <w:r>
              <w:rPr>
                <w:rFonts w:eastAsia="Calibri Light"/>
                <w:b/>
                <w:bCs/>
              </w:rPr>
              <w:t>Proposta</w:t>
            </w:r>
          </w:p>
        </w:tc>
      </w:tr>
      <w:tr w:rsidR="4CCB09DA" w:rsidRPr="005E2D3C" w14:paraId="674401D1"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6E7B02CE" w14:textId="25602A34" w:rsidR="4CCB09DA" w:rsidRPr="005E2D3C" w:rsidRDefault="4CCB09DA" w:rsidP="00F95DCA">
            <w:pPr>
              <w:rPr>
                <w:rFonts w:eastAsia="Calibri Light"/>
                <w:b/>
                <w:bCs/>
              </w:rPr>
            </w:pPr>
            <w:r>
              <w:rPr>
                <w:rFonts w:eastAsia="Calibri Light"/>
                <w:b/>
                <w:bCs/>
              </w:rPr>
              <w:t>Idade de início e tipo de socialização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72D557ED" w14:textId="574A1858" w:rsidR="4CCB09DA" w:rsidRPr="005E2D3C" w:rsidRDefault="51D219D2" w:rsidP="00F95DCA">
            <w:pPr>
              <w:rPr>
                <w:rFonts w:eastAsia="Calibri Light"/>
              </w:rPr>
            </w:pPr>
            <w:r>
              <w:rPr>
                <w:rFonts w:eastAsia="Calibri Light"/>
              </w:rPr>
              <w:t>A partir das 3 semanas de idade: oportunidades diárias e progressivas de contacto social com congéneres, seres humanos e, sempre que possível, outras espécies</w:t>
            </w:r>
            <w:r>
              <w:br/>
            </w:r>
            <w:r>
              <w:rPr>
                <w:rFonts w:eastAsia="Calibri Light"/>
              </w:rPr>
              <w:t xml:space="preserve"> (Anexo I, n.º 4.1.1)</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E091BA4" w14:textId="7296C55D" w:rsidR="4CCB09DA" w:rsidRPr="005E2D3C" w:rsidRDefault="51D219D2" w:rsidP="00F95DCA">
            <w:pPr>
              <w:rPr>
                <w:rFonts w:eastAsia="Calibri Light"/>
              </w:rPr>
            </w:pPr>
            <w:r>
              <w:rPr>
                <w:rFonts w:eastAsia="Calibri Light"/>
              </w:rPr>
              <w:t>Não regulado especificamente na secção de reprodução</w:t>
            </w:r>
            <w:r>
              <w:br/>
            </w:r>
            <w:r>
              <w:rPr>
                <w:rFonts w:eastAsia="Calibri Light"/>
              </w:rPr>
              <w:t xml:space="preserve"> (o @codigo exige enriquecimento ambiental — </w:t>
            </w:r>
            <w:r w:rsidR="00BE60E5">
              <w:rPr>
                <w:rFonts w:eastAsia="Calibri Light"/>
              </w:rPr>
              <w:t>Artigo</w:t>
            </w:r>
            <w:r>
              <w:rPr>
                <w:rFonts w:eastAsia="Calibri Light"/>
              </w:rPr>
              <w:t>º 13.º, n.º 5)</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9182CE0" w14:textId="1D1E6DCF" w:rsidR="4CCB09DA" w:rsidRPr="005E2D3C" w:rsidRDefault="51D219D2" w:rsidP="00F95DCA">
            <w:pPr>
              <w:rPr>
                <w:rFonts w:eastAsia="Calibri Light"/>
              </w:rPr>
            </w:pPr>
            <w:r>
              <w:rPr>
                <w:rFonts w:eastAsia="Calibri Light"/>
              </w:rPr>
              <w:t>Todos os alojamentos de criação de cães e gatos devem dispor de um plano de socialização e enriquecimento ambiental</w:t>
            </w:r>
            <w:r>
              <w:br/>
            </w:r>
            <w:r>
              <w:rPr>
                <w:rFonts w:eastAsia="Calibri Light"/>
              </w:rPr>
              <w:t xml:space="preserve"> (</w:t>
            </w:r>
            <w:r w:rsidR="00BE60E5">
              <w:rPr>
                <w:rFonts w:eastAsia="Calibri Light"/>
              </w:rPr>
              <w:t>Artigo</w:t>
            </w:r>
            <w:r>
              <w:rPr>
                <w:rFonts w:eastAsia="Calibri Light"/>
              </w:rPr>
              <w:t>º 52.º, n.º 7 do @rgbeac)</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8603745" w14:textId="27370515" w:rsidR="4CCB09DA" w:rsidRPr="005E2D3C" w:rsidRDefault="4CCB09DA" w:rsidP="00F95DCA">
            <w:pPr>
              <w:rPr>
                <w:rFonts w:eastAsia="Calibri Light"/>
              </w:rPr>
            </w:pPr>
            <w:r>
              <w:rPr>
                <w:rFonts w:eastAsia="Calibri Light"/>
              </w:rPr>
              <w:t>Regulamento + rgbeac</w:t>
            </w:r>
          </w:p>
        </w:tc>
      </w:tr>
      <w:tr w:rsidR="4CCB09DA" w:rsidRPr="005E2D3C" w14:paraId="442B59B8" w14:textId="77777777" w:rsidTr="420E2B96">
        <w:trPr>
          <w:trHeight w:val="300"/>
        </w:trPr>
        <w:tc>
          <w:tcPr>
            <w:tcW w:w="1376"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CD6157E" w14:textId="4292C236" w:rsidR="4CCB09DA" w:rsidRPr="005E2D3C" w:rsidRDefault="4CCB09DA" w:rsidP="00F95DCA">
            <w:pPr>
              <w:rPr>
                <w:rFonts w:eastAsia="Calibri Light"/>
                <w:b/>
                <w:bCs/>
                <w:lang w:val="en-US"/>
              </w:rPr>
            </w:pPr>
            <w:r>
              <w:rPr>
                <w:rFonts w:eastAsia="Calibri Light"/>
                <w:b/>
                <w:bCs/>
                <w:lang w:val="en-US"/>
              </w:rPr>
              <w:lastRenderedPageBreak/>
              <w:t>Separação comportamento agressivo</w:t>
            </w:r>
          </w:p>
        </w:tc>
        <w:tc>
          <w:tcPr>
            <w:tcW w:w="1721"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209CCA9" w14:textId="6A3AC0D9" w:rsidR="4CCB09DA" w:rsidRPr="005E2D3C" w:rsidRDefault="4CCB09DA" w:rsidP="00F95DCA">
            <w:pPr>
              <w:rPr>
                <w:rFonts w:eastAsia="Calibri Light"/>
              </w:rPr>
            </w:pPr>
            <w:r>
              <w:rPr>
                <w:rFonts w:eastAsia="Calibri Light"/>
              </w:rPr>
              <w:t>Animais que representem ameaça ou causem stress excessivo devem ser mantidos separados</w:t>
            </w:r>
            <w:r>
              <w:br/>
            </w:r>
            <w:r>
              <w:rPr>
                <w:rFonts w:eastAsia="Calibri Light"/>
              </w:rPr>
              <w:t xml:space="preserve"> (Anexo I, n.º 1.1)</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15291DA4" w14:textId="3778EA03" w:rsidR="4CCB09DA" w:rsidRPr="005E2D3C" w:rsidRDefault="51D219D2" w:rsidP="00F95DCA">
            <w:pPr>
              <w:rPr>
                <w:rFonts w:eastAsia="Calibri Light"/>
              </w:rPr>
            </w:pPr>
            <w:r>
              <w:rPr>
                <w:rFonts w:eastAsia="Calibri Light"/>
              </w:rPr>
              <w:t>Não regulado especificamente.</w:t>
            </w:r>
          </w:p>
          <w:p w14:paraId="35462E26" w14:textId="33675CC4" w:rsidR="4CCB09DA" w:rsidRPr="005E2D3C" w:rsidRDefault="4CCB09DA" w:rsidP="00F95DCA">
            <w:pPr>
              <w:rPr>
                <w:rFonts w:eastAsia="Calibri Light"/>
              </w:rPr>
            </w:pPr>
            <w:r>
              <w:rPr>
                <w:rFonts w:eastAsia="Calibri Light"/>
              </w:rPr>
              <w:t>As fêmeas em período de incubação, de gestação ou com crias devem ser alojadas de forma a assegurarem a sua função reprodutiva natural em situação de bem-estar.(</w:t>
            </w:r>
            <w:r w:rsidR="00BE60E5">
              <w:rPr>
                <w:rFonts w:eastAsia="Calibri Light"/>
              </w:rPr>
              <w:t>Artigo</w:t>
            </w:r>
            <w:r>
              <w:rPr>
                <w:rFonts w:eastAsia="Calibri Light"/>
              </w:rPr>
              <w:t xml:space="preserve"> 13.º, n.º 3)</w:t>
            </w:r>
          </w:p>
          <w:p w14:paraId="3BE00F8A" w14:textId="5E726730" w:rsidR="4CCB09DA" w:rsidRPr="005E2D3C" w:rsidRDefault="4CCB09DA" w:rsidP="00F95DCA">
            <w:pPr>
              <w:rPr>
                <w:rFonts w:eastAsia="Calibri Light"/>
              </w:rPr>
            </w:pPr>
            <w:r>
              <w:rPr>
                <w:rFonts w:eastAsia="Calibri Light"/>
              </w:rPr>
              <w:t xml:space="preserve">Artigo 83.º - As fêmeas prenhes, bem como as ninhadas em período de aleitamento, não podem ser mantidas </w:t>
            </w:r>
            <w:r>
              <w:rPr>
                <w:rFonts w:eastAsia="Calibri Light"/>
              </w:rPr>
              <w:lastRenderedPageBreak/>
              <w:t xml:space="preserve">nos locais de venda.  </w:t>
            </w:r>
          </w:p>
        </w:tc>
        <w:tc>
          <w:tcPr>
            <w:tcW w:w="1893" w:type="dxa"/>
            <w:tcBorders>
              <w:top w:val="single" w:sz="8" w:space="0" w:color="auto"/>
              <w:left w:val="single" w:sz="8" w:space="0" w:color="auto"/>
              <w:bottom w:val="single" w:sz="8" w:space="0" w:color="auto"/>
              <w:right w:val="single" w:sz="8" w:space="0" w:color="auto"/>
            </w:tcBorders>
            <w:tcMar>
              <w:top w:w="50" w:type="dxa"/>
              <w:left w:w="100" w:type="dxa"/>
              <w:bottom w:w="50" w:type="dxa"/>
              <w:right w:w="100" w:type="dxa"/>
            </w:tcMar>
          </w:tcPr>
          <w:p w14:paraId="097C4E54" w14:textId="481BDF93" w:rsidR="4CCB09DA" w:rsidRPr="005E2D3C" w:rsidRDefault="51D219D2" w:rsidP="00F95DCA">
            <w:pPr>
              <w:rPr>
                <w:rFonts w:eastAsia="Calibri Light"/>
              </w:rPr>
            </w:pPr>
            <w:r>
              <w:rPr>
                <w:rFonts w:eastAsia="Calibri Light"/>
              </w:rPr>
              <w:lastRenderedPageBreak/>
              <w:t>Não regulado especificamente</w:t>
            </w:r>
          </w:p>
          <w:p w14:paraId="2D4B19C0" w14:textId="1F5E9862" w:rsidR="4CCB09DA" w:rsidRPr="005E2D3C" w:rsidRDefault="4CCB09DA" w:rsidP="00F95DCA">
            <w:pPr>
              <w:rPr>
                <w:rFonts w:eastAsia="Calibri Light"/>
              </w:rPr>
            </w:pPr>
            <w:r>
              <w:rPr>
                <w:rFonts w:eastAsia="Calibri Light"/>
              </w:rPr>
              <w:t>3 - As fêmeas em período de incubação, de gestação ou com crias devem ser alojadas de forma a assegurarem a sua função reprodutiva natural em situação de bem-estar (</w:t>
            </w:r>
            <w:r w:rsidR="00BE60E5">
              <w:rPr>
                <w:rFonts w:eastAsia="Calibri Light"/>
              </w:rPr>
              <w:t>Artigo</w:t>
            </w:r>
            <w:r>
              <w:rPr>
                <w:rFonts w:eastAsia="Calibri Light"/>
              </w:rPr>
              <w:t>º 47.º, n.º 3)</w:t>
            </w:r>
          </w:p>
          <w:p w14:paraId="0B0817BF" w14:textId="6C03002C" w:rsidR="4CCB09DA" w:rsidRPr="005E2D3C" w:rsidRDefault="4CCB09DA" w:rsidP="00F95DCA">
            <w:pPr>
              <w:rPr>
                <w:rFonts w:eastAsia="Calibri Light"/>
              </w:rPr>
            </w:pPr>
            <w:r>
              <w:rPr>
                <w:rFonts w:eastAsia="Calibri Light"/>
              </w:rPr>
              <w:t xml:space="preserve">Artigo 76.º- As fêmeas prenhes, bem como as ninhadas em período de </w:t>
            </w:r>
            <w:r>
              <w:rPr>
                <w:rFonts w:eastAsia="Calibri Light"/>
              </w:rPr>
              <w:lastRenderedPageBreak/>
              <w:t>aleitamento, não podem ser mantidas nos locais de venda.</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23978379" w14:textId="42C61736" w:rsidR="4CCB09DA" w:rsidRPr="005E2D3C" w:rsidRDefault="4CCB09DA" w:rsidP="00F95DCA">
            <w:pPr>
              <w:rPr>
                <w:rFonts w:eastAsia="Calibri Light"/>
              </w:rPr>
            </w:pPr>
            <w:r>
              <w:rPr>
                <w:rFonts w:eastAsia="Calibri Light"/>
              </w:rPr>
              <w:lastRenderedPageBreak/>
              <w:t>Regulamento + qq um</w:t>
            </w:r>
          </w:p>
        </w:tc>
      </w:tr>
    </w:tbl>
    <w:p w14:paraId="00B7DDCE" w14:textId="3ACFB7E6" w:rsidR="4CCB09DA" w:rsidRPr="005E2D3C" w:rsidRDefault="4CCB09DA" w:rsidP="00F95DCA"/>
    <w:p w14:paraId="0E585E25" w14:textId="77777777" w:rsidR="005101CF" w:rsidRPr="005E2D3C" w:rsidRDefault="00A626AB" w:rsidP="00F95DCA">
      <w:r>
        <w:t xml:space="preserve"> </w:t>
      </w:r>
    </w:p>
    <w:p w14:paraId="782AA99D" w14:textId="705CD674" w:rsidR="005101CF" w:rsidRPr="005E2D3C" w:rsidRDefault="6F6E9877" w:rsidP="00F95DCA">
      <w:bookmarkStart w:id="701" w:name="_Toc223954523"/>
      <w:r>
        <w:t xml:space="preserve">ANEXO II </w:t>
      </w:r>
    </w:p>
    <w:p w14:paraId="0E079653" w14:textId="79927BAD" w:rsidR="005101CF" w:rsidRPr="005E2D3C" w:rsidRDefault="3C9A7B91" w:rsidP="00F95DCA">
      <w:r>
        <w:t xml:space="preserve"> Dimensões mínimas para o alojamento de cães e gatos</w:t>
      </w:r>
      <w:bookmarkEnd w:id="701"/>
      <w:r>
        <w:t xml:space="preserve"> </w:t>
      </w:r>
    </w:p>
    <w:p w14:paraId="541EA958" w14:textId="349C07FE" w:rsidR="005101CF" w:rsidRPr="005E2D3C" w:rsidRDefault="6F6E9877" w:rsidP="00F95DCA">
      <w:r>
        <w:t>(n.º 8 do artigo )</w:t>
      </w:r>
    </w:p>
    <w:p w14:paraId="375381D7" w14:textId="77777777" w:rsidR="005101CF" w:rsidRPr="005E2D3C" w:rsidRDefault="5BF3B7D7" w:rsidP="00F95DCA">
      <w:pPr>
        <w:rPr>
          <w:strike/>
        </w:rPr>
      </w:pPr>
      <w:commentRangeStart w:id="702"/>
      <w:r>
        <w:rPr>
          <w:strike/>
        </w:rPr>
        <w:t xml:space="preserve">Alojamento de gatos em lojas de venda </w:t>
      </w:r>
      <w:commentRangeEnd w:id="702"/>
      <w:r w:rsidR="002251E2" w:rsidRPr="005E2D3C">
        <w:rPr>
          <w:rStyle w:val="Refdecomentrio"/>
          <w:strike/>
          <w:sz w:val="24"/>
          <w:szCs w:val="24"/>
        </w:rPr>
        <w:commentReference w:id="702"/>
      </w:r>
    </w:p>
    <w:p w14:paraId="19A8EC06" w14:textId="77777777" w:rsidR="005101CF" w:rsidRPr="005E2D3C" w:rsidRDefault="00A626AB" w:rsidP="00F95DCA">
      <w:r>
        <w:t xml:space="preserve"> </w:t>
      </w:r>
    </w:p>
    <w:tbl>
      <w:tblPr>
        <w:tblStyle w:val="TableGrid"/>
        <w:tblW w:w="7370" w:type="dxa"/>
        <w:tblInd w:w="704" w:type="dxa"/>
        <w:tblCellMar>
          <w:top w:w="53" w:type="dxa"/>
          <w:left w:w="115" w:type="dxa"/>
          <w:right w:w="115" w:type="dxa"/>
        </w:tblCellMar>
        <w:tblLook w:val="04A0" w:firstRow="1" w:lastRow="0" w:firstColumn="1" w:lastColumn="0" w:noHBand="0" w:noVBand="1"/>
      </w:tblPr>
      <w:tblGrid>
        <w:gridCol w:w="2101"/>
        <w:gridCol w:w="2881"/>
        <w:gridCol w:w="2388"/>
      </w:tblGrid>
      <w:tr w:rsidR="005101CF" w:rsidRPr="005E2D3C" w14:paraId="1021FC58" w14:textId="77777777">
        <w:trPr>
          <w:trHeight w:val="1060"/>
        </w:trPr>
        <w:tc>
          <w:tcPr>
            <w:tcW w:w="2101" w:type="dxa"/>
            <w:tcBorders>
              <w:top w:val="single" w:sz="4" w:space="0" w:color="000000"/>
              <w:left w:val="single" w:sz="4" w:space="0" w:color="000000"/>
              <w:bottom w:val="single" w:sz="4" w:space="0" w:color="000000"/>
              <w:right w:val="single" w:sz="4" w:space="0" w:color="000000"/>
            </w:tcBorders>
          </w:tcPr>
          <w:p w14:paraId="007370A2" w14:textId="77777777" w:rsidR="005101CF" w:rsidRPr="005E2D3C" w:rsidRDefault="00A626AB" w:rsidP="00F95DCA">
            <w:r>
              <w:t xml:space="preserve">Peso do gato (quilogramas) </w:t>
            </w:r>
          </w:p>
        </w:tc>
        <w:tc>
          <w:tcPr>
            <w:tcW w:w="2881" w:type="dxa"/>
            <w:tcBorders>
              <w:top w:val="single" w:sz="4" w:space="0" w:color="000000"/>
              <w:left w:val="single" w:sz="4" w:space="0" w:color="000000"/>
              <w:bottom w:val="single" w:sz="4" w:space="0" w:color="000000"/>
              <w:right w:val="single" w:sz="4" w:space="0" w:color="000000"/>
            </w:tcBorders>
          </w:tcPr>
          <w:p w14:paraId="67B4B125" w14:textId="77777777" w:rsidR="005101CF" w:rsidRPr="005E2D3C" w:rsidRDefault="00A626AB" w:rsidP="00F95DCA">
            <w:r>
              <w:t xml:space="preserve">Superfície de base (centímetros quadrados) </w:t>
            </w:r>
          </w:p>
        </w:tc>
        <w:tc>
          <w:tcPr>
            <w:tcW w:w="2388" w:type="dxa"/>
            <w:tcBorders>
              <w:top w:val="single" w:sz="4" w:space="0" w:color="000000"/>
              <w:left w:val="single" w:sz="4" w:space="0" w:color="000000"/>
              <w:bottom w:val="single" w:sz="4" w:space="0" w:color="000000"/>
              <w:right w:val="single" w:sz="4" w:space="0" w:color="000000"/>
            </w:tcBorders>
          </w:tcPr>
          <w:p w14:paraId="19FCBE6C" w14:textId="77777777" w:rsidR="005101CF" w:rsidRPr="005E2D3C" w:rsidRDefault="00A626AB" w:rsidP="00F95DCA">
            <w:r>
              <w:t xml:space="preserve">Altura (metros) </w:t>
            </w:r>
          </w:p>
        </w:tc>
      </w:tr>
      <w:tr w:rsidR="005101CF" w:rsidRPr="005E2D3C" w14:paraId="17395047" w14:textId="77777777">
        <w:trPr>
          <w:trHeight w:val="1586"/>
        </w:trPr>
        <w:tc>
          <w:tcPr>
            <w:tcW w:w="2101" w:type="dxa"/>
            <w:tcBorders>
              <w:top w:val="single" w:sz="4" w:space="0" w:color="000000"/>
              <w:left w:val="single" w:sz="4" w:space="0" w:color="000000"/>
              <w:bottom w:val="single" w:sz="4" w:space="0" w:color="000000"/>
              <w:right w:val="single" w:sz="4" w:space="0" w:color="000000"/>
            </w:tcBorders>
          </w:tcPr>
          <w:p w14:paraId="02DA7DE9" w14:textId="77777777" w:rsidR="005101CF" w:rsidRPr="005E2D3C" w:rsidRDefault="00A626AB" w:rsidP="00F95DCA">
            <w:r>
              <w:t>Até 3</w:t>
            </w:r>
          </w:p>
          <w:p w14:paraId="131D0121" w14:textId="77777777" w:rsidR="005101CF" w:rsidRPr="005E2D3C" w:rsidRDefault="00A626AB" w:rsidP="00F95DCA">
            <w:r>
              <w:t xml:space="preserve">De 3 a 4 </w:t>
            </w:r>
          </w:p>
          <w:p w14:paraId="5AC10C48" w14:textId="77777777" w:rsidR="005101CF" w:rsidRPr="005E2D3C" w:rsidRDefault="00A626AB" w:rsidP="00F95DCA">
            <w:r>
              <w:t xml:space="preserve">Mais de 4 </w:t>
            </w:r>
          </w:p>
        </w:tc>
        <w:tc>
          <w:tcPr>
            <w:tcW w:w="2881" w:type="dxa"/>
            <w:tcBorders>
              <w:top w:val="single" w:sz="4" w:space="0" w:color="000000"/>
              <w:left w:val="single" w:sz="4" w:space="0" w:color="000000"/>
              <w:bottom w:val="single" w:sz="4" w:space="0" w:color="000000"/>
              <w:right w:val="single" w:sz="4" w:space="0" w:color="000000"/>
            </w:tcBorders>
          </w:tcPr>
          <w:p w14:paraId="3B0106F7" w14:textId="77777777" w:rsidR="005101CF" w:rsidRPr="005E2D3C" w:rsidRDefault="00A626AB" w:rsidP="00F95DCA">
            <w:r>
              <w:t>3000</w:t>
            </w:r>
          </w:p>
          <w:p w14:paraId="3174FF48" w14:textId="77777777" w:rsidR="005101CF" w:rsidRPr="005E2D3C" w:rsidRDefault="00A626AB" w:rsidP="00F95DCA">
            <w:r>
              <w:t xml:space="preserve">4000 </w:t>
            </w:r>
          </w:p>
          <w:p w14:paraId="707246EB" w14:textId="77777777" w:rsidR="005101CF" w:rsidRPr="005E2D3C" w:rsidRDefault="00A626AB" w:rsidP="00F95DCA">
            <w:r>
              <w:t xml:space="preserve">6000 </w:t>
            </w:r>
          </w:p>
        </w:tc>
        <w:tc>
          <w:tcPr>
            <w:tcW w:w="2388" w:type="dxa"/>
            <w:tcBorders>
              <w:top w:val="single" w:sz="4" w:space="0" w:color="000000"/>
              <w:left w:val="single" w:sz="4" w:space="0" w:color="000000"/>
              <w:bottom w:val="single" w:sz="4" w:space="0" w:color="000000"/>
              <w:right w:val="single" w:sz="4" w:space="0" w:color="000000"/>
            </w:tcBorders>
          </w:tcPr>
          <w:p w14:paraId="6B179670" w14:textId="77777777" w:rsidR="005101CF" w:rsidRPr="005E2D3C" w:rsidRDefault="00A626AB" w:rsidP="00F95DCA">
            <w:r>
              <w:t xml:space="preserve">1 </w:t>
            </w:r>
          </w:p>
          <w:p w14:paraId="02F32447" w14:textId="77777777" w:rsidR="005101CF" w:rsidRPr="005E2D3C" w:rsidRDefault="00A626AB" w:rsidP="00F95DCA">
            <w:r>
              <w:t xml:space="preserve">1 </w:t>
            </w:r>
          </w:p>
          <w:p w14:paraId="44C36653" w14:textId="77777777" w:rsidR="005101CF" w:rsidRPr="005E2D3C" w:rsidRDefault="00A626AB" w:rsidP="00F95DCA">
            <w:r>
              <w:t xml:space="preserve">1 </w:t>
            </w:r>
          </w:p>
        </w:tc>
      </w:tr>
    </w:tbl>
    <w:p w14:paraId="0CC98146" w14:textId="77777777" w:rsidR="005101CF" w:rsidRPr="005E2D3C" w:rsidRDefault="00A626AB" w:rsidP="00F95DCA">
      <w:r>
        <w:t xml:space="preserve"> </w:t>
      </w:r>
    </w:p>
    <w:p w14:paraId="297106DD" w14:textId="77777777" w:rsidR="005101CF" w:rsidRPr="005E2D3C" w:rsidRDefault="00A626AB" w:rsidP="00F95DCA">
      <w:r>
        <w:t xml:space="preserve">Alojamentos de gatos  </w:t>
      </w:r>
    </w:p>
    <w:tbl>
      <w:tblPr>
        <w:tblStyle w:val="TableGrid"/>
        <w:tblW w:w="7370" w:type="dxa"/>
        <w:tblInd w:w="709" w:type="dxa"/>
        <w:tblCellMar>
          <w:top w:w="54" w:type="dxa"/>
          <w:left w:w="102" w:type="dxa"/>
          <w:right w:w="43" w:type="dxa"/>
        </w:tblCellMar>
        <w:tblLook w:val="04A0" w:firstRow="1" w:lastRow="0" w:firstColumn="1" w:lastColumn="0" w:noHBand="0" w:noVBand="1"/>
      </w:tblPr>
      <w:tblGrid>
        <w:gridCol w:w="1987"/>
        <w:gridCol w:w="2692"/>
        <w:gridCol w:w="2691"/>
      </w:tblGrid>
      <w:tr w:rsidR="005101CF" w:rsidRPr="005E2D3C" w14:paraId="7E5FA5A8" w14:textId="77777777">
        <w:trPr>
          <w:trHeight w:val="1585"/>
        </w:trPr>
        <w:tc>
          <w:tcPr>
            <w:tcW w:w="1985" w:type="dxa"/>
            <w:tcBorders>
              <w:top w:val="single" w:sz="4" w:space="0" w:color="000000"/>
              <w:left w:val="single" w:sz="4" w:space="0" w:color="000000"/>
              <w:bottom w:val="single" w:sz="4" w:space="0" w:color="000000"/>
              <w:right w:val="single" w:sz="4" w:space="0" w:color="000000"/>
            </w:tcBorders>
          </w:tcPr>
          <w:p w14:paraId="70211B1B" w14:textId="77777777" w:rsidR="005101CF" w:rsidRPr="005E2D3C" w:rsidRDefault="00A626AB" w:rsidP="00F95DCA">
            <w:r>
              <w:t xml:space="preserve">Peso do gato (quilogramas) </w:t>
            </w:r>
          </w:p>
        </w:tc>
        <w:tc>
          <w:tcPr>
            <w:tcW w:w="2693" w:type="dxa"/>
            <w:tcBorders>
              <w:top w:val="single" w:sz="4" w:space="0" w:color="000000"/>
              <w:left w:val="single" w:sz="4" w:space="0" w:color="000000"/>
              <w:bottom w:val="single" w:sz="4" w:space="0" w:color="000000"/>
              <w:right w:val="single" w:sz="4" w:space="0" w:color="000000"/>
            </w:tcBorders>
          </w:tcPr>
          <w:p w14:paraId="4119DE4F" w14:textId="77777777" w:rsidR="005101CF" w:rsidRPr="005E2D3C" w:rsidRDefault="00A626AB" w:rsidP="00F95DCA">
            <w:r>
              <w:t xml:space="preserve">Superfície mínima do chão da gaiola para o gato </w:t>
            </w:r>
          </w:p>
          <w:p w14:paraId="18724E26" w14:textId="77777777" w:rsidR="005101CF" w:rsidRPr="005E2D3C" w:rsidRDefault="00A626AB" w:rsidP="00F95DCA">
            <w:r>
              <w:t xml:space="preserve">(centímetros quadrados) </w:t>
            </w:r>
          </w:p>
        </w:tc>
        <w:tc>
          <w:tcPr>
            <w:tcW w:w="2693" w:type="dxa"/>
            <w:tcBorders>
              <w:top w:val="single" w:sz="4" w:space="0" w:color="000000"/>
              <w:left w:val="single" w:sz="4" w:space="0" w:color="000000"/>
              <w:bottom w:val="single" w:sz="4" w:space="0" w:color="000000"/>
              <w:right w:val="single" w:sz="4" w:space="0" w:color="000000"/>
            </w:tcBorders>
          </w:tcPr>
          <w:p w14:paraId="742CCC49" w14:textId="77777777" w:rsidR="005101CF" w:rsidRPr="005E2D3C" w:rsidRDefault="00A626AB" w:rsidP="00F95DCA">
            <w:r>
              <w:t xml:space="preserve">Altura mínima  da gaiola </w:t>
            </w:r>
          </w:p>
          <w:p w14:paraId="75A60D78" w14:textId="77777777" w:rsidR="005101CF" w:rsidRPr="005E2D3C" w:rsidRDefault="00A626AB" w:rsidP="00F95DCA">
            <w:r>
              <w:t xml:space="preserve">(centímetros) </w:t>
            </w:r>
          </w:p>
        </w:tc>
      </w:tr>
      <w:tr w:rsidR="005101CF" w:rsidRPr="005E2D3C" w14:paraId="399E5BFC" w14:textId="77777777">
        <w:trPr>
          <w:trHeight w:val="2111"/>
        </w:trPr>
        <w:tc>
          <w:tcPr>
            <w:tcW w:w="1985" w:type="dxa"/>
            <w:tcBorders>
              <w:top w:val="single" w:sz="4" w:space="0" w:color="000000"/>
              <w:left w:val="single" w:sz="4" w:space="0" w:color="000000"/>
              <w:bottom w:val="single" w:sz="4" w:space="0" w:color="000000"/>
              <w:right w:val="single" w:sz="4" w:space="0" w:color="000000"/>
            </w:tcBorders>
          </w:tcPr>
          <w:p w14:paraId="366321FB" w14:textId="77777777" w:rsidR="005101CF" w:rsidRPr="005E2D3C" w:rsidRDefault="00A626AB" w:rsidP="00F95DCA">
            <w:r>
              <w:lastRenderedPageBreak/>
              <w:t xml:space="preserve">0,5-1 </w:t>
            </w:r>
          </w:p>
          <w:p w14:paraId="141B6F15" w14:textId="77777777" w:rsidR="005101CF" w:rsidRPr="005E2D3C" w:rsidRDefault="00A626AB" w:rsidP="00F95DCA">
            <w:r>
              <w:t xml:space="preserve">1-3 </w:t>
            </w:r>
          </w:p>
          <w:p w14:paraId="7B812462" w14:textId="77777777" w:rsidR="005101CF" w:rsidRPr="005E2D3C" w:rsidRDefault="00A626AB" w:rsidP="00F95DCA">
            <w:r>
              <w:t xml:space="preserve">3-4 </w:t>
            </w:r>
          </w:p>
          <w:p w14:paraId="245DC6CE" w14:textId="77777777" w:rsidR="005101CF" w:rsidRPr="005E2D3C" w:rsidRDefault="00A626AB" w:rsidP="00F95DCA">
            <w:r>
              <w:t xml:space="preserve">4-5 </w:t>
            </w:r>
          </w:p>
        </w:tc>
        <w:tc>
          <w:tcPr>
            <w:tcW w:w="2693" w:type="dxa"/>
            <w:tcBorders>
              <w:top w:val="single" w:sz="4" w:space="0" w:color="000000"/>
              <w:left w:val="single" w:sz="4" w:space="0" w:color="000000"/>
              <w:bottom w:val="single" w:sz="4" w:space="0" w:color="000000"/>
              <w:right w:val="single" w:sz="4" w:space="0" w:color="000000"/>
            </w:tcBorders>
          </w:tcPr>
          <w:p w14:paraId="3CA08269" w14:textId="77777777" w:rsidR="005101CF" w:rsidRPr="005E2D3C" w:rsidRDefault="00A626AB" w:rsidP="00F95DCA">
            <w:r>
              <w:t>2000</w:t>
            </w:r>
          </w:p>
          <w:p w14:paraId="74B7CB1C" w14:textId="77777777" w:rsidR="005101CF" w:rsidRPr="005E2D3C" w:rsidRDefault="00A626AB" w:rsidP="00F95DCA">
            <w:r>
              <w:t xml:space="preserve">3000 </w:t>
            </w:r>
          </w:p>
          <w:p w14:paraId="49F7F0A0" w14:textId="77777777" w:rsidR="005101CF" w:rsidRPr="005E2D3C" w:rsidRDefault="00A626AB" w:rsidP="00F95DCA">
            <w:r>
              <w:t xml:space="preserve">4000 </w:t>
            </w:r>
          </w:p>
          <w:p w14:paraId="47D702EA" w14:textId="77777777" w:rsidR="005101CF" w:rsidRPr="005E2D3C" w:rsidRDefault="00A626AB" w:rsidP="00F95DCA">
            <w:r>
              <w:t xml:space="preserve">6000 </w:t>
            </w:r>
          </w:p>
        </w:tc>
        <w:tc>
          <w:tcPr>
            <w:tcW w:w="2693" w:type="dxa"/>
            <w:tcBorders>
              <w:top w:val="single" w:sz="4" w:space="0" w:color="000000"/>
              <w:left w:val="single" w:sz="4" w:space="0" w:color="000000"/>
              <w:bottom w:val="single" w:sz="4" w:space="0" w:color="000000"/>
              <w:right w:val="single" w:sz="4" w:space="0" w:color="000000"/>
            </w:tcBorders>
          </w:tcPr>
          <w:p w14:paraId="1E97AE37" w14:textId="77777777" w:rsidR="005101CF" w:rsidRPr="005E2D3C" w:rsidRDefault="00A626AB" w:rsidP="00F95DCA">
            <w:r>
              <w:t>50</w:t>
            </w:r>
          </w:p>
          <w:p w14:paraId="3C033A57" w14:textId="77777777" w:rsidR="005101CF" w:rsidRPr="005E2D3C" w:rsidRDefault="00A626AB" w:rsidP="00F95DCA">
            <w:r>
              <w:t xml:space="preserve">100 </w:t>
            </w:r>
          </w:p>
          <w:p w14:paraId="62E1E495" w14:textId="77777777" w:rsidR="005101CF" w:rsidRPr="005E2D3C" w:rsidRDefault="00A626AB" w:rsidP="00F95DCA">
            <w:r>
              <w:t xml:space="preserve">100 </w:t>
            </w:r>
          </w:p>
          <w:p w14:paraId="0F0B2530" w14:textId="77777777" w:rsidR="005101CF" w:rsidRPr="005E2D3C" w:rsidRDefault="00A626AB" w:rsidP="00F95DCA">
            <w:r>
              <w:t xml:space="preserve">100 </w:t>
            </w:r>
          </w:p>
        </w:tc>
      </w:tr>
    </w:tbl>
    <w:p w14:paraId="0B3B9935" w14:textId="77777777" w:rsidR="005101CF" w:rsidRPr="005E2D3C" w:rsidRDefault="00A626AB" w:rsidP="00F95DCA">
      <w:r>
        <w:t xml:space="preserve">Nota: Para o cálculo da superfície mínima do chão pode incluir-se a superfície dos tabuleiros de repouso.  </w:t>
      </w:r>
    </w:p>
    <w:p w14:paraId="087144BF" w14:textId="77777777" w:rsidR="005101CF" w:rsidRPr="005E2D3C" w:rsidRDefault="00A626AB" w:rsidP="00F95DCA">
      <w:r>
        <w:t xml:space="preserve"> </w:t>
      </w:r>
    </w:p>
    <w:p w14:paraId="7C671997" w14:textId="1F5EB781" w:rsidR="005101CF" w:rsidRPr="005E2D3C" w:rsidRDefault="00A626AB" w:rsidP="00F95DCA">
      <w:r>
        <w:rPr>
          <w:rFonts w:eastAsia="Calibri"/>
        </w:rPr>
        <w:tab/>
      </w:r>
      <w:r>
        <w:rPr>
          <w:rFonts w:eastAsia="Cambria"/>
        </w:rPr>
        <w:tab/>
      </w:r>
      <w:r>
        <w:rPr>
          <w:rFonts w:eastAsia="Cambria"/>
        </w:rPr>
        <w:tab/>
      </w:r>
    </w:p>
    <w:p w14:paraId="1A4DBDA1" w14:textId="77777777" w:rsidR="005101CF" w:rsidRPr="005E2D3C" w:rsidRDefault="00A626AB" w:rsidP="00F95DCA">
      <w:r>
        <w:rPr>
          <w:rFonts w:eastAsia="Cambria"/>
        </w:rPr>
        <w:tab/>
      </w:r>
    </w:p>
    <w:p w14:paraId="3370820F" w14:textId="77777777" w:rsidR="005101CF" w:rsidRPr="005E2D3C" w:rsidRDefault="5BF3B7D7" w:rsidP="00F95DCA">
      <w:r>
        <w:t xml:space="preserve">A superfície mínima do chão do </w:t>
      </w:r>
      <w:r>
        <w:rPr>
          <w:b/>
          <w:bCs/>
          <w:color w:val="FF0000"/>
        </w:rPr>
        <w:t xml:space="preserve">recinto </w:t>
      </w:r>
      <w:r>
        <w:t xml:space="preserve">para uma gata e respetiva ninhada deve ser de pelo menos 1 m2; </w:t>
      </w:r>
    </w:p>
    <w:p w14:paraId="7E3A589B" w14:textId="77777777" w:rsidR="005101CF" w:rsidRPr="005E2D3C" w:rsidRDefault="00A626AB" w:rsidP="00F95DCA">
      <w:r>
        <w:t xml:space="preserve">Alojamentos de cães: </w:t>
      </w:r>
    </w:p>
    <w:p w14:paraId="1F662660" w14:textId="77777777" w:rsidR="005101CF" w:rsidRPr="005E2D3C" w:rsidRDefault="00A626AB" w:rsidP="00F95DCA">
      <w:r>
        <w:t xml:space="preserve">Individualmente: </w:t>
      </w:r>
    </w:p>
    <w:tbl>
      <w:tblPr>
        <w:tblStyle w:val="TableGrid"/>
        <w:tblW w:w="7796" w:type="dxa"/>
        <w:tblInd w:w="851" w:type="dxa"/>
        <w:tblCellMar>
          <w:top w:w="53" w:type="dxa"/>
          <w:left w:w="161" w:type="dxa"/>
          <w:right w:w="103" w:type="dxa"/>
        </w:tblCellMar>
        <w:tblLook w:val="04A0" w:firstRow="1" w:lastRow="0" w:firstColumn="1" w:lastColumn="0" w:noHBand="0" w:noVBand="1"/>
      </w:tblPr>
      <w:tblGrid>
        <w:gridCol w:w="1701"/>
        <w:gridCol w:w="2106"/>
        <w:gridCol w:w="1913"/>
        <w:gridCol w:w="2076"/>
      </w:tblGrid>
      <w:tr w:rsidR="005101CF" w:rsidRPr="005E2D3C" w14:paraId="4A056CCF" w14:textId="77777777">
        <w:trPr>
          <w:trHeight w:val="1061"/>
        </w:trPr>
        <w:tc>
          <w:tcPr>
            <w:tcW w:w="1843" w:type="dxa"/>
            <w:tcBorders>
              <w:top w:val="single" w:sz="4" w:space="0" w:color="000000"/>
              <w:left w:val="single" w:sz="4" w:space="0" w:color="000000"/>
              <w:bottom w:val="single" w:sz="4" w:space="0" w:color="000000"/>
              <w:right w:val="single" w:sz="4" w:space="0" w:color="000000"/>
            </w:tcBorders>
          </w:tcPr>
          <w:p w14:paraId="2CDAF24A" w14:textId="77777777" w:rsidR="005101CF" w:rsidRPr="005E2D3C" w:rsidRDefault="00A626AB" w:rsidP="00F95DCA">
            <w:r>
              <w:t xml:space="preserve">Unidade de detenção </w:t>
            </w:r>
          </w:p>
        </w:tc>
        <w:tc>
          <w:tcPr>
            <w:tcW w:w="1984" w:type="dxa"/>
            <w:tcBorders>
              <w:top w:val="single" w:sz="4" w:space="0" w:color="000000"/>
              <w:left w:val="single" w:sz="4" w:space="0" w:color="000000"/>
              <w:bottom w:val="single" w:sz="4" w:space="0" w:color="000000"/>
              <w:right w:val="single" w:sz="4" w:space="0" w:color="000000"/>
            </w:tcBorders>
          </w:tcPr>
          <w:p w14:paraId="668DCA4F" w14:textId="77777777" w:rsidR="005101CF" w:rsidRPr="005E2D3C" w:rsidRDefault="00A626AB" w:rsidP="00F95DCA">
            <w:r>
              <w:t xml:space="preserve">Peso vivo (quilogramas) </w:t>
            </w:r>
          </w:p>
        </w:tc>
        <w:tc>
          <w:tcPr>
            <w:tcW w:w="2128" w:type="dxa"/>
            <w:tcBorders>
              <w:top w:val="single" w:sz="4" w:space="0" w:color="000000"/>
              <w:left w:val="single" w:sz="4" w:space="0" w:color="000000"/>
              <w:bottom w:val="single" w:sz="4" w:space="0" w:color="000000"/>
              <w:right w:val="single" w:sz="4" w:space="0" w:color="000000"/>
            </w:tcBorders>
          </w:tcPr>
          <w:p w14:paraId="68973933" w14:textId="77777777" w:rsidR="005101CF" w:rsidRPr="005E2D3C" w:rsidRDefault="00A626AB" w:rsidP="00F95DCA">
            <w:r>
              <w:t>Superfície de base (metros quadrados)</w:t>
            </w:r>
          </w:p>
        </w:tc>
        <w:tc>
          <w:tcPr>
            <w:tcW w:w="1842" w:type="dxa"/>
            <w:tcBorders>
              <w:top w:val="single" w:sz="4" w:space="0" w:color="000000"/>
              <w:left w:val="single" w:sz="4" w:space="0" w:color="000000"/>
              <w:bottom w:val="single" w:sz="4" w:space="0" w:color="000000"/>
              <w:right w:val="single" w:sz="4" w:space="0" w:color="000000"/>
            </w:tcBorders>
          </w:tcPr>
          <w:p w14:paraId="0C7A4713" w14:textId="77777777" w:rsidR="005101CF" w:rsidRPr="005E2D3C" w:rsidRDefault="00A626AB" w:rsidP="00F95DCA">
            <w:r>
              <w:t xml:space="preserve">Altura (centímetros) </w:t>
            </w:r>
          </w:p>
        </w:tc>
      </w:tr>
      <w:tr w:rsidR="005101CF" w:rsidRPr="005E2D3C" w14:paraId="1BAAC774" w14:textId="77777777">
        <w:trPr>
          <w:trHeight w:val="3160"/>
        </w:trPr>
        <w:tc>
          <w:tcPr>
            <w:tcW w:w="1843" w:type="dxa"/>
            <w:tcBorders>
              <w:top w:val="single" w:sz="4" w:space="0" w:color="000000"/>
              <w:left w:val="single" w:sz="4" w:space="0" w:color="000000"/>
              <w:bottom w:val="single" w:sz="4" w:space="0" w:color="000000"/>
              <w:right w:val="single" w:sz="4" w:space="0" w:color="000000"/>
            </w:tcBorders>
          </w:tcPr>
          <w:p w14:paraId="4D2C10EC" w14:textId="77777777" w:rsidR="005101CF" w:rsidRPr="005E2D3C" w:rsidRDefault="00A626AB" w:rsidP="00F95DCA">
            <w:r>
              <w:t xml:space="preserve">Recinto fechado </w:t>
            </w:r>
          </w:p>
        </w:tc>
        <w:tc>
          <w:tcPr>
            <w:tcW w:w="1984" w:type="dxa"/>
            <w:tcBorders>
              <w:top w:val="single" w:sz="4" w:space="0" w:color="000000"/>
              <w:left w:val="single" w:sz="4" w:space="0" w:color="000000"/>
              <w:bottom w:val="single" w:sz="4" w:space="0" w:color="000000"/>
              <w:right w:val="single" w:sz="4" w:space="0" w:color="000000"/>
            </w:tcBorders>
          </w:tcPr>
          <w:p w14:paraId="2E9211C4" w14:textId="77777777" w:rsidR="005101CF" w:rsidRPr="005E2D3C" w:rsidRDefault="00A626AB" w:rsidP="00F95DCA">
            <w:r>
              <w:t>até 16</w:t>
            </w:r>
          </w:p>
          <w:p w14:paraId="34C0527D" w14:textId="77777777" w:rsidR="005101CF" w:rsidRPr="005E2D3C" w:rsidRDefault="00A626AB" w:rsidP="00F95DCA">
            <w:r>
              <w:t xml:space="preserve">16-20 </w:t>
            </w:r>
          </w:p>
          <w:p w14:paraId="5129476C" w14:textId="77777777" w:rsidR="005101CF" w:rsidRPr="005E2D3C" w:rsidRDefault="00A626AB" w:rsidP="00F95DCA">
            <w:r>
              <w:t xml:space="preserve">20-24 </w:t>
            </w:r>
          </w:p>
          <w:p w14:paraId="37A5D50C" w14:textId="77777777" w:rsidR="005101CF" w:rsidRPr="005E2D3C" w:rsidRDefault="00A626AB" w:rsidP="00F95DCA">
            <w:r>
              <w:t xml:space="preserve">24-28 </w:t>
            </w:r>
          </w:p>
          <w:p w14:paraId="6FEB0CE4" w14:textId="77777777" w:rsidR="005101CF" w:rsidRPr="005E2D3C" w:rsidRDefault="00A626AB" w:rsidP="00F95DCA">
            <w:r>
              <w:t xml:space="preserve">28-32 mais de 32 </w:t>
            </w:r>
          </w:p>
        </w:tc>
        <w:tc>
          <w:tcPr>
            <w:tcW w:w="2128" w:type="dxa"/>
            <w:tcBorders>
              <w:top w:val="single" w:sz="4" w:space="0" w:color="000000"/>
              <w:left w:val="single" w:sz="4" w:space="0" w:color="000000"/>
              <w:bottom w:val="single" w:sz="4" w:space="0" w:color="000000"/>
              <w:right w:val="single" w:sz="4" w:space="0" w:color="000000"/>
            </w:tcBorders>
          </w:tcPr>
          <w:p w14:paraId="275A775F" w14:textId="77777777" w:rsidR="005101CF" w:rsidRPr="005E2D3C" w:rsidRDefault="00A626AB" w:rsidP="00F95DCA">
            <w:r>
              <w:t>2,0</w:t>
            </w:r>
          </w:p>
          <w:p w14:paraId="54A24AC2" w14:textId="77777777" w:rsidR="005101CF" w:rsidRPr="005E2D3C" w:rsidRDefault="00A626AB" w:rsidP="00F95DCA">
            <w:r>
              <w:t xml:space="preserve">2,20 </w:t>
            </w:r>
          </w:p>
          <w:p w14:paraId="711AC6BF" w14:textId="77777777" w:rsidR="005101CF" w:rsidRPr="005E2D3C" w:rsidRDefault="00A626AB" w:rsidP="00F95DCA">
            <w:r>
              <w:t xml:space="preserve">3 </w:t>
            </w:r>
          </w:p>
          <w:p w14:paraId="2B477829" w14:textId="77777777" w:rsidR="005101CF" w:rsidRPr="005E2D3C" w:rsidRDefault="00A626AB" w:rsidP="00F95DCA">
            <w:r>
              <w:t xml:space="preserve">3,60 </w:t>
            </w:r>
          </w:p>
          <w:p w14:paraId="6FD99096" w14:textId="77777777" w:rsidR="005101CF" w:rsidRPr="005E2D3C" w:rsidRDefault="00A626AB" w:rsidP="00F95DCA">
            <w:r>
              <w:t xml:space="preserve">4 mais de 4,30 </w:t>
            </w:r>
          </w:p>
        </w:tc>
        <w:tc>
          <w:tcPr>
            <w:tcW w:w="1842" w:type="dxa"/>
            <w:tcBorders>
              <w:top w:val="single" w:sz="4" w:space="0" w:color="000000"/>
              <w:left w:val="single" w:sz="4" w:space="0" w:color="000000"/>
              <w:bottom w:val="single" w:sz="4" w:space="0" w:color="000000"/>
              <w:right w:val="single" w:sz="4" w:space="0" w:color="000000"/>
            </w:tcBorders>
          </w:tcPr>
          <w:p w14:paraId="088CC694" w14:textId="77777777" w:rsidR="005101CF" w:rsidRPr="005E2D3C" w:rsidRDefault="00A626AB" w:rsidP="00F95DCA">
            <w:r>
              <w:t xml:space="preserve">180 </w:t>
            </w:r>
          </w:p>
        </w:tc>
      </w:tr>
      <w:tr w:rsidR="005101CF" w:rsidRPr="005E2D3C" w14:paraId="5286D5F0" w14:textId="77777777">
        <w:trPr>
          <w:trHeight w:val="2111"/>
        </w:trPr>
        <w:tc>
          <w:tcPr>
            <w:tcW w:w="1843" w:type="dxa"/>
            <w:tcBorders>
              <w:top w:val="single" w:sz="4" w:space="0" w:color="000000"/>
              <w:left w:val="single" w:sz="4" w:space="0" w:color="000000"/>
              <w:bottom w:val="single" w:sz="4" w:space="0" w:color="000000"/>
              <w:right w:val="single" w:sz="4" w:space="0" w:color="000000"/>
            </w:tcBorders>
          </w:tcPr>
          <w:p w14:paraId="01B25CA6" w14:textId="77777777" w:rsidR="005101CF" w:rsidRPr="005E2D3C" w:rsidRDefault="00A626AB" w:rsidP="00F95DCA">
            <w:r>
              <w:lastRenderedPageBreak/>
              <w:t xml:space="preserve">Recinto fechado exterior </w:t>
            </w:r>
          </w:p>
        </w:tc>
        <w:tc>
          <w:tcPr>
            <w:tcW w:w="1984" w:type="dxa"/>
            <w:tcBorders>
              <w:top w:val="single" w:sz="4" w:space="0" w:color="000000"/>
              <w:left w:val="single" w:sz="4" w:space="0" w:color="000000"/>
              <w:bottom w:val="single" w:sz="4" w:space="0" w:color="000000"/>
              <w:right w:val="single" w:sz="4" w:space="0" w:color="000000"/>
            </w:tcBorders>
          </w:tcPr>
          <w:p w14:paraId="329905ED" w14:textId="77777777" w:rsidR="005101CF" w:rsidRPr="005E2D3C" w:rsidRDefault="00A626AB" w:rsidP="00F95DCA">
            <w:r>
              <w:t>até 24</w:t>
            </w:r>
          </w:p>
          <w:p w14:paraId="338522BA" w14:textId="77777777" w:rsidR="005101CF" w:rsidRPr="005E2D3C" w:rsidRDefault="00A626AB" w:rsidP="00F95DCA">
            <w:r>
              <w:t xml:space="preserve">24-28 </w:t>
            </w:r>
          </w:p>
          <w:p w14:paraId="15920AF2" w14:textId="77777777" w:rsidR="005101CF" w:rsidRPr="005E2D3C" w:rsidRDefault="00A626AB" w:rsidP="00F95DCA">
            <w:r>
              <w:t xml:space="preserve">28-32 mais de 32 </w:t>
            </w:r>
          </w:p>
        </w:tc>
        <w:tc>
          <w:tcPr>
            <w:tcW w:w="2128" w:type="dxa"/>
            <w:tcBorders>
              <w:top w:val="single" w:sz="4" w:space="0" w:color="000000"/>
              <w:left w:val="single" w:sz="4" w:space="0" w:color="000000"/>
              <w:bottom w:val="single" w:sz="4" w:space="0" w:color="000000"/>
              <w:right w:val="single" w:sz="4" w:space="0" w:color="000000"/>
            </w:tcBorders>
          </w:tcPr>
          <w:p w14:paraId="1EBAA36F" w14:textId="77777777" w:rsidR="005101CF" w:rsidRPr="005E2D3C" w:rsidRDefault="00A626AB" w:rsidP="00F95DCA">
            <w:r>
              <w:t>6</w:t>
            </w:r>
          </w:p>
          <w:p w14:paraId="791C91AB" w14:textId="77777777" w:rsidR="005101CF" w:rsidRPr="005E2D3C" w:rsidRDefault="00A626AB" w:rsidP="00F95DCA">
            <w:r>
              <w:t xml:space="preserve">7,20 </w:t>
            </w:r>
          </w:p>
          <w:p w14:paraId="580D3DBD" w14:textId="77777777" w:rsidR="005101CF" w:rsidRPr="005E2D3C" w:rsidRDefault="00A626AB" w:rsidP="00F95DCA">
            <w:r>
              <w:t xml:space="preserve">8 </w:t>
            </w:r>
          </w:p>
          <w:p w14:paraId="0F0655CD" w14:textId="77777777" w:rsidR="005101CF" w:rsidRPr="005E2D3C" w:rsidRDefault="00A626AB" w:rsidP="00F95DCA">
            <w:r>
              <w:t xml:space="preserve">8,60 </w:t>
            </w:r>
          </w:p>
        </w:tc>
        <w:tc>
          <w:tcPr>
            <w:tcW w:w="1842" w:type="dxa"/>
            <w:tcBorders>
              <w:top w:val="single" w:sz="4" w:space="0" w:color="000000"/>
              <w:left w:val="single" w:sz="4" w:space="0" w:color="000000"/>
              <w:bottom w:val="single" w:sz="4" w:space="0" w:color="000000"/>
              <w:right w:val="single" w:sz="4" w:space="0" w:color="000000"/>
            </w:tcBorders>
          </w:tcPr>
          <w:p w14:paraId="011660A9" w14:textId="77777777" w:rsidR="005101CF" w:rsidRPr="005E2D3C" w:rsidRDefault="00A626AB" w:rsidP="00F95DCA">
            <w:r>
              <w:t xml:space="preserve">180 </w:t>
            </w:r>
          </w:p>
        </w:tc>
      </w:tr>
    </w:tbl>
    <w:p w14:paraId="2782F7D1" w14:textId="77777777" w:rsidR="00CC7963" w:rsidRPr="005E2D3C" w:rsidRDefault="00CC7963" w:rsidP="00F95DCA"/>
    <w:p w14:paraId="19CA27EA" w14:textId="2E5C5704" w:rsidR="005101CF" w:rsidRPr="005E2D3C" w:rsidRDefault="00A626AB" w:rsidP="00F95DCA">
      <w:r>
        <w:t xml:space="preserve">Nota: A área recomendada para o alojamento de cães corresponde ao somatório do recinto fechado e recinto fechado exterior </w:t>
      </w:r>
    </w:p>
    <w:p w14:paraId="7B6A0522" w14:textId="77777777" w:rsidR="005101CF" w:rsidRPr="005E2D3C" w:rsidRDefault="00A626AB" w:rsidP="00F95DCA">
      <w:r>
        <w:t xml:space="preserve"> </w:t>
      </w:r>
    </w:p>
    <w:p w14:paraId="003CCF3D" w14:textId="77777777" w:rsidR="005101CF" w:rsidRPr="005E2D3C" w:rsidRDefault="00A626AB" w:rsidP="00F95DCA">
      <w:r>
        <w:t>Em grupo:</w:t>
      </w:r>
      <w:r>
        <w:rPr>
          <w:i/>
        </w:rPr>
        <w:t xml:space="preserve"> </w:t>
      </w:r>
    </w:p>
    <w:tbl>
      <w:tblPr>
        <w:tblStyle w:val="TableGrid"/>
        <w:tblW w:w="8080" w:type="dxa"/>
        <w:tblInd w:w="851" w:type="dxa"/>
        <w:tblCellMar>
          <w:top w:w="53" w:type="dxa"/>
          <w:left w:w="90" w:type="dxa"/>
          <w:right w:w="32" w:type="dxa"/>
        </w:tblCellMar>
        <w:tblLook w:val="04A0" w:firstRow="1" w:lastRow="0" w:firstColumn="1" w:lastColumn="0" w:noHBand="0" w:noVBand="1"/>
      </w:tblPr>
      <w:tblGrid>
        <w:gridCol w:w="1401"/>
        <w:gridCol w:w="1534"/>
        <w:gridCol w:w="1732"/>
        <w:gridCol w:w="1732"/>
        <w:gridCol w:w="1732"/>
      </w:tblGrid>
      <w:tr w:rsidR="005101CF" w:rsidRPr="005E2D3C" w14:paraId="66B78CDC" w14:textId="77777777">
        <w:trPr>
          <w:trHeight w:val="2680"/>
        </w:trPr>
        <w:tc>
          <w:tcPr>
            <w:tcW w:w="1276" w:type="dxa"/>
            <w:tcBorders>
              <w:top w:val="single" w:sz="4" w:space="0" w:color="000000"/>
              <w:left w:val="single" w:sz="4" w:space="0" w:color="000000"/>
              <w:bottom w:val="single" w:sz="4" w:space="0" w:color="000000"/>
              <w:right w:val="single" w:sz="4" w:space="0" w:color="000000"/>
            </w:tcBorders>
          </w:tcPr>
          <w:p w14:paraId="37E6FA27" w14:textId="0B089E87" w:rsidR="005101CF" w:rsidRPr="005E2D3C" w:rsidRDefault="00BE60E5" w:rsidP="00F95DCA">
            <w:r>
              <w:t>N.º</w:t>
            </w:r>
            <w:r w:rsidR="00A626AB">
              <w:t xml:space="preserve"> de animais </w:t>
            </w:r>
          </w:p>
        </w:tc>
        <w:tc>
          <w:tcPr>
            <w:tcW w:w="1702" w:type="dxa"/>
            <w:tcBorders>
              <w:top w:val="single" w:sz="4" w:space="0" w:color="000000"/>
              <w:left w:val="single" w:sz="4" w:space="0" w:color="000000"/>
              <w:bottom w:val="single" w:sz="4" w:space="0" w:color="000000"/>
              <w:right w:val="single" w:sz="4" w:space="0" w:color="000000"/>
            </w:tcBorders>
          </w:tcPr>
          <w:p w14:paraId="33177D57" w14:textId="77777777" w:rsidR="005101CF" w:rsidRPr="005E2D3C" w:rsidRDefault="00A626AB" w:rsidP="00F95DCA">
            <w:r>
              <w:t xml:space="preserve">Unidade de detenção </w:t>
            </w:r>
          </w:p>
          <w:p w14:paraId="27304C4C" w14:textId="77777777" w:rsidR="005101CF" w:rsidRPr="005E2D3C" w:rsidRDefault="00A626AB" w:rsidP="00F95DCA">
            <w: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02EBC359" w14:textId="77777777" w:rsidR="005101CF" w:rsidRPr="005E2D3C" w:rsidRDefault="00A626AB" w:rsidP="00F95DCA">
            <w:r>
              <w:t xml:space="preserve">Superfície de base para um </w:t>
            </w:r>
          </w:p>
          <w:p w14:paraId="29B1E89A" w14:textId="77777777" w:rsidR="005101CF" w:rsidRPr="005E2D3C" w:rsidRDefault="00A626AB" w:rsidP="00F95DCA">
            <w:r>
              <w:t xml:space="preserve">peso vivo até 16 </w:t>
            </w:r>
          </w:p>
          <w:p w14:paraId="2935296D" w14:textId="77777777" w:rsidR="005101CF" w:rsidRPr="005E2D3C" w:rsidRDefault="00A626AB" w:rsidP="00F95DCA">
            <w:r>
              <w:t xml:space="preserve">kg </w:t>
            </w:r>
          </w:p>
          <w:p w14:paraId="7782FE08" w14:textId="77777777" w:rsidR="005101CF" w:rsidRPr="005E2D3C" w:rsidRDefault="00A626AB" w:rsidP="00F95DCA">
            <w:r>
              <w:t xml:space="preserve">(metros quadrados) </w:t>
            </w:r>
          </w:p>
        </w:tc>
        <w:tc>
          <w:tcPr>
            <w:tcW w:w="1702" w:type="dxa"/>
            <w:tcBorders>
              <w:top w:val="single" w:sz="4" w:space="0" w:color="000000"/>
              <w:left w:val="single" w:sz="4" w:space="0" w:color="000000"/>
              <w:bottom w:val="single" w:sz="4" w:space="0" w:color="000000"/>
              <w:right w:val="single" w:sz="4" w:space="0" w:color="000000"/>
            </w:tcBorders>
          </w:tcPr>
          <w:p w14:paraId="77586506" w14:textId="77777777" w:rsidR="005101CF" w:rsidRPr="005E2D3C" w:rsidRDefault="00A626AB" w:rsidP="00F95DCA">
            <w:r>
              <w:t xml:space="preserve">Superfície de base para um </w:t>
            </w:r>
          </w:p>
          <w:p w14:paraId="15289B95" w14:textId="77777777" w:rsidR="005101CF" w:rsidRPr="005E2D3C" w:rsidRDefault="00A626AB" w:rsidP="00F95DCA">
            <w:r>
              <w:t xml:space="preserve">peso vivo de 16 a 28 kg </w:t>
            </w:r>
          </w:p>
          <w:p w14:paraId="51E5551B" w14:textId="77777777" w:rsidR="005101CF" w:rsidRPr="005E2D3C" w:rsidRDefault="00A626AB" w:rsidP="00F95DCA">
            <w:r>
              <w:t xml:space="preserve">(metros quadrados) </w:t>
            </w:r>
          </w:p>
        </w:tc>
        <w:tc>
          <w:tcPr>
            <w:tcW w:w="1700" w:type="dxa"/>
            <w:tcBorders>
              <w:top w:val="single" w:sz="4" w:space="0" w:color="000000"/>
              <w:left w:val="single" w:sz="4" w:space="0" w:color="000000"/>
              <w:bottom w:val="single" w:sz="4" w:space="0" w:color="000000"/>
              <w:right w:val="single" w:sz="4" w:space="0" w:color="000000"/>
            </w:tcBorders>
          </w:tcPr>
          <w:p w14:paraId="65FECC91" w14:textId="77777777" w:rsidR="005101CF" w:rsidRPr="005E2D3C" w:rsidRDefault="00A626AB" w:rsidP="00F95DCA">
            <w:r>
              <w:t xml:space="preserve">Superfície de base para um </w:t>
            </w:r>
          </w:p>
          <w:p w14:paraId="7AFAB5C2" w14:textId="77777777" w:rsidR="005101CF" w:rsidRPr="005E2D3C" w:rsidRDefault="00A626AB" w:rsidP="00F95DCA">
            <w:r>
              <w:t xml:space="preserve">peso vivo maior que 28 kg </w:t>
            </w:r>
          </w:p>
          <w:p w14:paraId="7F1BC092" w14:textId="77777777" w:rsidR="005101CF" w:rsidRPr="005E2D3C" w:rsidRDefault="00A626AB" w:rsidP="00F95DCA">
            <w:r>
              <w:t xml:space="preserve">(metros quadrados) </w:t>
            </w:r>
          </w:p>
        </w:tc>
      </w:tr>
      <w:tr w:rsidR="005101CF" w:rsidRPr="005E2D3C" w14:paraId="2586A5CB" w14:textId="77777777">
        <w:trPr>
          <w:trHeight w:val="3161"/>
        </w:trPr>
        <w:tc>
          <w:tcPr>
            <w:tcW w:w="1276" w:type="dxa"/>
            <w:tcBorders>
              <w:top w:val="single" w:sz="4" w:space="0" w:color="000000"/>
              <w:left w:val="single" w:sz="4" w:space="0" w:color="000000"/>
              <w:bottom w:val="single" w:sz="4" w:space="0" w:color="000000"/>
              <w:right w:val="single" w:sz="4" w:space="0" w:color="000000"/>
            </w:tcBorders>
          </w:tcPr>
          <w:p w14:paraId="2AA3BC73" w14:textId="77777777" w:rsidR="005101CF" w:rsidRPr="005E2D3C" w:rsidRDefault="00A626AB" w:rsidP="00F95DCA">
            <w:r>
              <w:t xml:space="preserve">2 </w:t>
            </w:r>
          </w:p>
          <w:p w14:paraId="66814A29" w14:textId="77777777" w:rsidR="005101CF" w:rsidRPr="005E2D3C" w:rsidRDefault="00A626AB" w:rsidP="00F95DCA">
            <w:r>
              <w:t xml:space="preserve">3 </w:t>
            </w:r>
          </w:p>
          <w:p w14:paraId="0907048E" w14:textId="77777777" w:rsidR="005101CF" w:rsidRPr="005E2D3C" w:rsidRDefault="00A626AB" w:rsidP="00F95DCA">
            <w:r>
              <w:t xml:space="preserve">4 </w:t>
            </w:r>
          </w:p>
          <w:p w14:paraId="6D466026" w14:textId="77777777" w:rsidR="005101CF" w:rsidRPr="005E2D3C" w:rsidRDefault="00A626AB" w:rsidP="00F95DCA">
            <w:r>
              <w:t xml:space="preserve">5 </w:t>
            </w:r>
          </w:p>
          <w:p w14:paraId="3FE38438" w14:textId="77777777" w:rsidR="005101CF" w:rsidRPr="005E2D3C" w:rsidRDefault="00A626AB" w:rsidP="00F95DCA">
            <w:r>
              <w:t xml:space="preserve">6 </w:t>
            </w:r>
          </w:p>
          <w:p w14:paraId="16544046" w14:textId="77777777" w:rsidR="005101CF" w:rsidRPr="005E2D3C" w:rsidRDefault="00A626AB" w:rsidP="00F95DCA">
            <w:r>
              <w:t xml:space="preserve">7 </w:t>
            </w:r>
          </w:p>
        </w:tc>
        <w:tc>
          <w:tcPr>
            <w:tcW w:w="1702" w:type="dxa"/>
            <w:tcBorders>
              <w:top w:val="single" w:sz="4" w:space="0" w:color="000000"/>
              <w:left w:val="single" w:sz="4" w:space="0" w:color="000000"/>
              <w:bottom w:val="single" w:sz="4" w:space="0" w:color="000000"/>
              <w:right w:val="single" w:sz="4" w:space="0" w:color="000000"/>
            </w:tcBorders>
          </w:tcPr>
          <w:p w14:paraId="39326E6F" w14:textId="77777777" w:rsidR="005101CF" w:rsidRPr="005E2D3C" w:rsidRDefault="00A626AB" w:rsidP="00F95DCA">
            <w:r>
              <w:t>Recinto fechado</w:t>
            </w:r>
          </w:p>
        </w:tc>
        <w:tc>
          <w:tcPr>
            <w:tcW w:w="1700" w:type="dxa"/>
            <w:tcBorders>
              <w:top w:val="single" w:sz="4" w:space="0" w:color="000000"/>
              <w:left w:val="single" w:sz="4" w:space="0" w:color="000000"/>
              <w:bottom w:val="single" w:sz="4" w:space="0" w:color="000000"/>
              <w:right w:val="single" w:sz="4" w:space="0" w:color="000000"/>
            </w:tcBorders>
          </w:tcPr>
          <w:p w14:paraId="5EC36A38" w14:textId="77777777" w:rsidR="005101CF" w:rsidRPr="005E2D3C" w:rsidRDefault="00A626AB" w:rsidP="00F95DCA">
            <w:r>
              <w:t>2,50</w:t>
            </w:r>
          </w:p>
          <w:p w14:paraId="09CED4A4" w14:textId="77777777" w:rsidR="005101CF" w:rsidRPr="005E2D3C" w:rsidRDefault="00A626AB" w:rsidP="00F95DCA">
            <w:r>
              <w:t xml:space="preserve">3,50 </w:t>
            </w:r>
          </w:p>
          <w:p w14:paraId="5EC05970" w14:textId="77777777" w:rsidR="005101CF" w:rsidRPr="005E2D3C" w:rsidRDefault="00A626AB" w:rsidP="00F95DCA">
            <w:r>
              <w:t xml:space="preserve">4 </w:t>
            </w:r>
          </w:p>
          <w:p w14:paraId="143410EE" w14:textId="77777777" w:rsidR="005101CF" w:rsidRPr="005E2D3C" w:rsidRDefault="00A626AB" w:rsidP="00F95DCA">
            <w:r>
              <w:t xml:space="preserve">4,70 </w:t>
            </w:r>
          </w:p>
          <w:p w14:paraId="2C7A3BE0" w14:textId="77777777" w:rsidR="005101CF" w:rsidRPr="005E2D3C" w:rsidRDefault="00A626AB" w:rsidP="00F95DCA">
            <w:r>
              <w:t xml:space="preserve">5,30 </w:t>
            </w:r>
          </w:p>
          <w:p w14:paraId="6857C9CD" w14:textId="77777777" w:rsidR="005101CF" w:rsidRPr="005E2D3C" w:rsidRDefault="00A626AB" w:rsidP="00F95DCA">
            <w:r>
              <w:t xml:space="preserve">5,90 </w:t>
            </w:r>
          </w:p>
        </w:tc>
        <w:tc>
          <w:tcPr>
            <w:tcW w:w="1702" w:type="dxa"/>
            <w:tcBorders>
              <w:top w:val="single" w:sz="4" w:space="0" w:color="000000"/>
              <w:left w:val="single" w:sz="4" w:space="0" w:color="000000"/>
              <w:bottom w:val="single" w:sz="4" w:space="0" w:color="000000"/>
              <w:right w:val="single" w:sz="4" w:space="0" w:color="000000"/>
            </w:tcBorders>
          </w:tcPr>
          <w:p w14:paraId="0AE5BDFA" w14:textId="77777777" w:rsidR="005101CF" w:rsidRPr="005E2D3C" w:rsidRDefault="00A626AB" w:rsidP="00F95DCA">
            <w:r>
              <w:t xml:space="preserve">3,50 </w:t>
            </w:r>
          </w:p>
          <w:p w14:paraId="2AB5E701" w14:textId="77777777" w:rsidR="005101CF" w:rsidRPr="005E2D3C" w:rsidRDefault="00A626AB" w:rsidP="00F95DCA">
            <w:r>
              <w:t xml:space="preserve">4,60 </w:t>
            </w:r>
          </w:p>
          <w:p w14:paraId="1F6BDA45" w14:textId="77777777" w:rsidR="005101CF" w:rsidRPr="005E2D3C" w:rsidRDefault="00A626AB" w:rsidP="00F95DCA">
            <w:r>
              <w:t xml:space="preserve">5,60 </w:t>
            </w:r>
          </w:p>
          <w:p w14:paraId="07A158CB" w14:textId="77777777" w:rsidR="005101CF" w:rsidRPr="005E2D3C" w:rsidRDefault="00A626AB" w:rsidP="00F95DCA">
            <w:r>
              <w:t xml:space="preserve">6,50 </w:t>
            </w:r>
          </w:p>
        </w:tc>
        <w:tc>
          <w:tcPr>
            <w:tcW w:w="1700" w:type="dxa"/>
            <w:tcBorders>
              <w:top w:val="single" w:sz="4" w:space="0" w:color="000000"/>
              <w:left w:val="single" w:sz="4" w:space="0" w:color="000000"/>
              <w:bottom w:val="single" w:sz="4" w:space="0" w:color="000000"/>
              <w:right w:val="single" w:sz="4" w:space="0" w:color="000000"/>
            </w:tcBorders>
          </w:tcPr>
          <w:p w14:paraId="53D82169" w14:textId="77777777" w:rsidR="005101CF" w:rsidRPr="005E2D3C" w:rsidRDefault="00A626AB" w:rsidP="00F95DCA">
            <w:r>
              <w:t xml:space="preserve">6,40 </w:t>
            </w:r>
          </w:p>
        </w:tc>
      </w:tr>
      <w:tr w:rsidR="005101CF" w:rsidRPr="005E2D3C" w14:paraId="0BBC24DC" w14:textId="77777777">
        <w:trPr>
          <w:trHeight w:val="4735"/>
        </w:trPr>
        <w:tc>
          <w:tcPr>
            <w:tcW w:w="1276" w:type="dxa"/>
            <w:tcBorders>
              <w:top w:val="single" w:sz="4" w:space="0" w:color="000000"/>
              <w:left w:val="single" w:sz="4" w:space="0" w:color="000000"/>
              <w:bottom w:val="single" w:sz="4" w:space="0" w:color="000000"/>
              <w:right w:val="single" w:sz="4" w:space="0" w:color="000000"/>
            </w:tcBorders>
          </w:tcPr>
          <w:p w14:paraId="39931EC2" w14:textId="77777777" w:rsidR="005101CF" w:rsidRPr="005E2D3C" w:rsidRDefault="00A626AB" w:rsidP="00F95DCA">
            <w:r>
              <w:lastRenderedPageBreak/>
              <w:t xml:space="preserve">2 </w:t>
            </w:r>
          </w:p>
          <w:p w14:paraId="5C0FD34A" w14:textId="77777777" w:rsidR="005101CF" w:rsidRPr="005E2D3C" w:rsidRDefault="00A626AB" w:rsidP="00F95DCA">
            <w:r>
              <w:t xml:space="preserve">3 </w:t>
            </w:r>
          </w:p>
          <w:p w14:paraId="66299D6A" w14:textId="77777777" w:rsidR="005101CF" w:rsidRPr="005E2D3C" w:rsidRDefault="00A626AB" w:rsidP="00F95DCA">
            <w:r>
              <w:t xml:space="preserve">4 </w:t>
            </w:r>
          </w:p>
          <w:p w14:paraId="6588DC0C" w14:textId="77777777" w:rsidR="005101CF" w:rsidRPr="005E2D3C" w:rsidRDefault="00A626AB" w:rsidP="00F95DCA">
            <w:r>
              <w:t xml:space="preserve">5 </w:t>
            </w:r>
          </w:p>
          <w:p w14:paraId="4E6EB1D1" w14:textId="77777777" w:rsidR="005101CF" w:rsidRPr="005E2D3C" w:rsidRDefault="00A626AB" w:rsidP="00F95DCA">
            <w:r>
              <w:t xml:space="preserve">6 </w:t>
            </w:r>
          </w:p>
          <w:p w14:paraId="07A889A1" w14:textId="77777777" w:rsidR="005101CF" w:rsidRPr="005E2D3C" w:rsidRDefault="00A626AB" w:rsidP="00F95DCA">
            <w:r>
              <w:t xml:space="preserve">7 </w:t>
            </w:r>
          </w:p>
          <w:p w14:paraId="67B48BC6" w14:textId="77777777" w:rsidR="005101CF" w:rsidRPr="005E2D3C" w:rsidRDefault="00A626AB" w:rsidP="00F95DCA">
            <w:r>
              <w:t xml:space="preserve">8 </w:t>
            </w:r>
          </w:p>
          <w:p w14:paraId="1463242B" w14:textId="77777777" w:rsidR="005101CF" w:rsidRPr="005E2D3C" w:rsidRDefault="00A626AB" w:rsidP="00F95DCA">
            <w:r>
              <w:t xml:space="preserve">9 </w:t>
            </w:r>
          </w:p>
          <w:p w14:paraId="3A6F350D" w14:textId="77777777" w:rsidR="005101CF" w:rsidRPr="005E2D3C" w:rsidRDefault="00A626AB" w:rsidP="00F95DCA">
            <w:r>
              <w:t xml:space="preserve">10 </w:t>
            </w:r>
          </w:p>
        </w:tc>
        <w:tc>
          <w:tcPr>
            <w:tcW w:w="1702" w:type="dxa"/>
            <w:tcBorders>
              <w:top w:val="single" w:sz="4" w:space="0" w:color="000000"/>
              <w:left w:val="single" w:sz="4" w:space="0" w:color="000000"/>
              <w:bottom w:val="single" w:sz="4" w:space="0" w:color="000000"/>
              <w:right w:val="single" w:sz="4" w:space="0" w:color="000000"/>
            </w:tcBorders>
          </w:tcPr>
          <w:p w14:paraId="57530CBD" w14:textId="77777777" w:rsidR="005101CF" w:rsidRPr="005E2D3C" w:rsidRDefault="00A626AB" w:rsidP="00F95DCA">
            <w:r>
              <w:t xml:space="preserve">Recinto fechado exterior </w:t>
            </w:r>
          </w:p>
        </w:tc>
        <w:tc>
          <w:tcPr>
            <w:tcW w:w="1700" w:type="dxa"/>
            <w:tcBorders>
              <w:top w:val="single" w:sz="4" w:space="0" w:color="000000"/>
              <w:left w:val="single" w:sz="4" w:space="0" w:color="000000"/>
              <w:bottom w:val="single" w:sz="4" w:space="0" w:color="000000"/>
              <w:right w:val="single" w:sz="4" w:space="0" w:color="000000"/>
            </w:tcBorders>
          </w:tcPr>
          <w:p w14:paraId="281C8069" w14:textId="77777777" w:rsidR="005101CF" w:rsidRPr="005E2D3C" w:rsidRDefault="00A626AB" w:rsidP="00F95DCA">
            <w:r>
              <w:t>7,50</w:t>
            </w:r>
          </w:p>
          <w:p w14:paraId="6876F623" w14:textId="77777777" w:rsidR="005101CF" w:rsidRPr="005E2D3C" w:rsidRDefault="00A626AB" w:rsidP="00F95DCA">
            <w:r>
              <w:t xml:space="preserve">10 </w:t>
            </w:r>
          </w:p>
          <w:p w14:paraId="36CD8D2F" w14:textId="77777777" w:rsidR="005101CF" w:rsidRPr="005E2D3C" w:rsidRDefault="00A626AB" w:rsidP="00F95DCA">
            <w:r>
              <w:t xml:space="preserve">12 </w:t>
            </w:r>
          </w:p>
          <w:p w14:paraId="06AE1035" w14:textId="77777777" w:rsidR="005101CF" w:rsidRPr="005E2D3C" w:rsidRDefault="00A626AB" w:rsidP="00F95DCA">
            <w:r>
              <w:t xml:space="preserve">14 </w:t>
            </w:r>
          </w:p>
          <w:p w14:paraId="5EB06358" w14:textId="77777777" w:rsidR="005101CF" w:rsidRPr="005E2D3C" w:rsidRDefault="00A626AB" w:rsidP="00F95DCA">
            <w:r>
              <w:t xml:space="preserve">16 </w:t>
            </w:r>
          </w:p>
          <w:p w14:paraId="2FE0199C" w14:textId="77777777" w:rsidR="005101CF" w:rsidRPr="005E2D3C" w:rsidRDefault="00A626AB" w:rsidP="00F95DCA">
            <w:r>
              <w:t xml:space="preserve">17,50 </w:t>
            </w:r>
          </w:p>
          <w:p w14:paraId="43434C10" w14:textId="77777777" w:rsidR="005101CF" w:rsidRPr="005E2D3C" w:rsidRDefault="00A626AB" w:rsidP="00F95DCA">
            <w:r>
              <w:t xml:space="preserve">19,50 </w:t>
            </w:r>
          </w:p>
          <w:p w14:paraId="07C9EC37" w14:textId="77777777" w:rsidR="005101CF" w:rsidRPr="005E2D3C" w:rsidRDefault="00A626AB" w:rsidP="00F95DCA">
            <w:r>
              <w:t xml:space="preserve">21 </w:t>
            </w:r>
          </w:p>
          <w:p w14:paraId="6877AAC2" w14:textId="77777777" w:rsidR="005101CF" w:rsidRPr="005E2D3C" w:rsidRDefault="00A626AB" w:rsidP="00F95DCA">
            <w:r>
              <w:t xml:space="preserve">23 </w:t>
            </w:r>
          </w:p>
        </w:tc>
        <w:tc>
          <w:tcPr>
            <w:tcW w:w="1702" w:type="dxa"/>
            <w:tcBorders>
              <w:top w:val="single" w:sz="4" w:space="0" w:color="000000"/>
              <w:left w:val="single" w:sz="4" w:space="0" w:color="000000"/>
              <w:bottom w:val="single" w:sz="4" w:space="0" w:color="000000"/>
              <w:right w:val="single" w:sz="4" w:space="0" w:color="000000"/>
            </w:tcBorders>
          </w:tcPr>
          <w:p w14:paraId="51DEB7D5" w14:textId="77777777" w:rsidR="005101CF" w:rsidRPr="005E2D3C" w:rsidRDefault="00A626AB" w:rsidP="00F95DCA">
            <w:r>
              <w:t>10</w:t>
            </w:r>
          </w:p>
          <w:p w14:paraId="683F3AAC" w14:textId="77777777" w:rsidR="005101CF" w:rsidRPr="005E2D3C" w:rsidRDefault="00A626AB" w:rsidP="00F95DCA">
            <w:r>
              <w:t xml:space="preserve">13 </w:t>
            </w:r>
          </w:p>
          <w:p w14:paraId="5CBABF96" w14:textId="77777777" w:rsidR="005101CF" w:rsidRPr="005E2D3C" w:rsidRDefault="00A626AB" w:rsidP="00F95DCA">
            <w:r>
              <w:t xml:space="preserve">15 </w:t>
            </w:r>
          </w:p>
          <w:p w14:paraId="0354B4F0" w14:textId="77777777" w:rsidR="005101CF" w:rsidRPr="005E2D3C" w:rsidRDefault="00A626AB" w:rsidP="00F95DCA">
            <w:r>
              <w:t xml:space="preserve">18 </w:t>
            </w:r>
          </w:p>
          <w:p w14:paraId="63AE0DB0" w14:textId="77777777" w:rsidR="005101CF" w:rsidRPr="005E2D3C" w:rsidRDefault="00A626AB" w:rsidP="00F95DCA">
            <w:r>
              <w:t xml:space="preserve">20 </w:t>
            </w:r>
          </w:p>
          <w:p w14:paraId="2750031D" w14:textId="77777777" w:rsidR="005101CF" w:rsidRPr="005E2D3C" w:rsidRDefault="00A626AB" w:rsidP="00F95DCA">
            <w:r>
              <w:t xml:space="preserve">22 </w:t>
            </w:r>
          </w:p>
          <w:p w14:paraId="439448C6" w14:textId="77777777" w:rsidR="005101CF" w:rsidRPr="005E2D3C" w:rsidRDefault="00A626AB" w:rsidP="00F95DCA">
            <w:r>
              <w:t xml:space="preserve">24 </w:t>
            </w:r>
          </w:p>
          <w:p w14:paraId="2AB8BA95" w14:textId="77777777" w:rsidR="005101CF" w:rsidRPr="005E2D3C" w:rsidRDefault="00A626AB" w:rsidP="00F95DCA">
            <w:r>
              <w:t xml:space="preserve">26 </w:t>
            </w:r>
          </w:p>
          <w:p w14:paraId="0BDABA21" w14:textId="77777777" w:rsidR="005101CF" w:rsidRPr="005E2D3C" w:rsidRDefault="00A626AB" w:rsidP="00F95DCA">
            <w:r>
              <w:t xml:space="preserve">28 </w:t>
            </w:r>
          </w:p>
        </w:tc>
        <w:tc>
          <w:tcPr>
            <w:tcW w:w="1700" w:type="dxa"/>
            <w:tcBorders>
              <w:top w:val="single" w:sz="4" w:space="0" w:color="000000"/>
              <w:left w:val="single" w:sz="4" w:space="0" w:color="000000"/>
              <w:bottom w:val="single" w:sz="4" w:space="0" w:color="000000"/>
              <w:right w:val="single" w:sz="4" w:space="0" w:color="000000"/>
            </w:tcBorders>
          </w:tcPr>
          <w:p w14:paraId="612328DA" w14:textId="77777777" w:rsidR="005101CF" w:rsidRPr="005E2D3C" w:rsidRDefault="00A626AB" w:rsidP="00F95DCA">
            <w:r>
              <w:t xml:space="preserve">13 </w:t>
            </w:r>
          </w:p>
          <w:p w14:paraId="1CE31B20" w14:textId="77777777" w:rsidR="005101CF" w:rsidRPr="005E2D3C" w:rsidRDefault="00A626AB" w:rsidP="00F95DCA">
            <w:r>
              <w:t xml:space="preserve">17 </w:t>
            </w:r>
          </w:p>
          <w:p w14:paraId="4F944BA1" w14:textId="77777777" w:rsidR="005101CF" w:rsidRPr="005E2D3C" w:rsidRDefault="00A626AB" w:rsidP="00F95DCA">
            <w:r>
              <w:t xml:space="preserve">20 </w:t>
            </w:r>
          </w:p>
          <w:p w14:paraId="07263164" w14:textId="77777777" w:rsidR="005101CF" w:rsidRPr="005E2D3C" w:rsidRDefault="00A626AB" w:rsidP="00F95DCA">
            <w:r>
              <w:t xml:space="preserve">24 </w:t>
            </w:r>
          </w:p>
          <w:p w14:paraId="5F416AE5" w14:textId="77777777" w:rsidR="005101CF" w:rsidRPr="005E2D3C" w:rsidRDefault="00A626AB" w:rsidP="00F95DCA">
            <w:r>
              <w:t xml:space="preserve">27 </w:t>
            </w:r>
          </w:p>
          <w:p w14:paraId="6BAEBB6A" w14:textId="77777777" w:rsidR="005101CF" w:rsidRPr="005E2D3C" w:rsidRDefault="00A626AB" w:rsidP="00F95DCA">
            <w:r>
              <w:t xml:space="preserve">29 </w:t>
            </w:r>
          </w:p>
          <w:p w14:paraId="2958C4C0" w14:textId="77777777" w:rsidR="005101CF" w:rsidRPr="005E2D3C" w:rsidRDefault="00A626AB" w:rsidP="00F95DCA">
            <w:r>
              <w:t xml:space="preserve">32 </w:t>
            </w:r>
          </w:p>
          <w:p w14:paraId="4D80BB50" w14:textId="77777777" w:rsidR="005101CF" w:rsidRPr="005E2D3C" w:rsidRDefault="00A626AB" w:rsidP="00F95DCA">
            <w:r>
              <w:t xml:space="preserve">35 </w:t>
            </w:r>
          </w:p>
          <w:p w14:paraId="5E9EC36D" w14:textId="77777777" w:rsidR="005101CF" w:rsidRPr="005E2D3C" w:rsidRDefault="00A626AB" w:rsidP="00F95DCA">
            <w:r>
              <w:t xml:space="preserve">37 </w:t>
            </w:r>
          </w:p>
        </w:tc>
      </w:tr>
    </w:tbl>
    <w:p w14:paraId="4BDED3DA" w14:textId="77777777" w:rsidR="005101CF" w:rsidRPr="005E2D3C" w:rsidRDefault="00A626AB" w:rsidP="00F95DCA">
      <w:r>
        <w:t xml:space="preserve"> </w:t>
      </w:r>
    </w:p>
    <w:p w14:paraId="3E723A6C" w14:textId="3C804187" w:rsidR="005101CF" w:rsidRPr="005E2D3C" w:rsidRDefault="00A626AB" w:rsidP="00F95DCA">
      <w:r>
        <w:rPr>
          <w:rFonts w:eastAsia="Calibri"/>
        </w:rPr>
        <w:tab/>
      </w:r>
      <w:r>
        <w:rPr>
          <w:rFonts w:eastAsia="Cambria"/>
        </w:rPr>
        <w:tab/>
      </w:r>
      <w:r>
        <w:rPr>
          <w:rFonts w:eastAsia="Cambria"/>
        </w:rPr>
        <w:tab/>
      </w:r>
    </w:p>
    <w:p w14:paraId="3F380E1C" w14:textId="77777777" w:rsidR="005101CF" w:rsidRPr="005E2D3C" w:rsidRDefault="00A626AB" w:rsidP="00F95DCA">
      <w:r>
        <w:rPr>
          <w:rFonts w:eastAsia="Cambria"/>
        </w:rPr>
        <w:tab/>
      </w:r>
    </w:p>
    <w:p w14:paraId="64822FF2" w14:textId="60EB6BD2" w:rsidR="005101CF" w:rsidRPr="005E2D3C" w:rsidRDefault="6F6E9877" w:rsidP="00F95DCA">
      <w:r>
        <w:t xml:space="preserve">A superfície mínima do chão do recinto para uma cadela e respetiva ninhada deve estar compreendida entre 4 m2 e 6 m2; </w:t>
      </w:r>
    </w:p>
    <w:p w14:paraId="717646B4" w14:textId="77777777" w:rsidR="005101CF" w:rsidRPr="005E2D3C" w:rsidRDefault="00A626AB" w:rsidP="00F95DCA">
      <w:r>
        <w:t xml:space="preserve">Nota: A área recomendada para o alojamento de cães corresponde ao somatório do recinto fechado e recinto fechado exterior </w:t>
      </w:r>
    </w:p>
    <w:p w14:paraId="6DC19C91" w14:textId="77777777" w:rsidR="00AF5A8A" w:rsidRPr="005E2D3C" w:rsidRDefault="00AF5A8A" w:rsidP="00F95DCA"/>
    <w:p w14:paraId="1C16BFD6" w14:textId="77777777" w:rsidR="00AF5A8A" w:rsidRPr="005E2D3C" w:rsidRDefault="00AF5A8A" w:rsidP="00F95DCA"/>
    <w:p w14:paraId="7D66B09E" w14:textId="77777777" w:rsidR="00AF5A8A" w:rsidRPr="005E2D3C" w:rsidRDefault="00AF5A8A" w:rsidP="00F95DCA"/>
    <w:p w14:paraId="0055BBDE" w14:textId="77777777" w:rsidR="00AF5A8A" w:rsidRPr="005E2D3C" w:rsidRDefault="00AF5A8A" w:rsidP="00F95DCA"/>
    <w:p w14:paraId="63520D02" w14:textId="77777777" w:rsidR="00AF5A8A" w:rsidRPr="005E2D3C" w:rsidRDefault="00AF5A8A" w:rsidP="00F95DCA"/>
    <w:p w14:paraId="618367E4" w14:textId="77777777" w:rsidR="005101CF" w:rsidRPr="005E2D3C" w:rsidRDefault="5BF3B7D7" w:rsidP="00F95DCA">
      <w:pPr>
        <w:rPr>
          <w:strike/>
        </w:rPr>
      </w:pPr>
      <w:r>
        <w:rPr>
          <w:strike/>
        </w:rPr>
        <w:t xml:space="preserve">Alojamento de cães em locais de venda: </w:t>
      </w:r>
    </w:p>
    <w:p w14:paraId="2E5666FE" w14:textId="77777777" w:rsidR="00AF5A8A" w:rsidRPr="005E2D3C" w:rsidRDefault="00AF5A8A" w:rsidP="00F95DCA"/>
    <w:tbl>
      <w:tblPr>
        <w:tblStyle w:val="TableGrid"/>
        <w:tblW w:w="6946" w:type="dxa"/>
        <w:tblInd w:w="851" w:type="dxa"/>
        <w:tblCellMar>
          <w:top w:w="53" w:type="dxa"/>
          <w:left w:w="120" w:type="dxa"/>
          <w:right w:w="62" w:type="dxa"/>
        </w:tblCellMar>
        <w:tblLook w:val="04A0" w:firstRow="1" w:lastRow="0" w:firstColumn="1" w:lastColumn="0" w:noHBand="0" w:noVBand="1"/>
      </w:tblPr>
      <w:tblGrid>
        <w:gridCol w:w="2553"/>
        <w:gridCol w:w="2430"/>
        <w:gridCol w:w="1963"/>
      </w:tblGrid>
      <w:tr w:rsidR="005101CF" w:rsidRPr="005E2D3C" w14:paraId="39726F22" w14:textId="77777777" w:rsidTr="4F74B76E">
        <w:trPr>
          <w:trHeight w:val="1465"/>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358374" w14:textId="77777777" w:rsidR="005101CF" w:rsidRPr="005E2D3C" w:rsidRDefault="00A626AB" w:rsidP="00F95DCA">
            <w:r>
              <w:lastRenderedPageBreak/>
              <w:t xml:space="preserve">Tamanho do cão à altura </w:t>
            </w:r>
          </w:p>
          <w:p w14:paraId="6500A2A6" w14:textId="77777777" w:rsidR="005101CF" w:rsidRPr="005E2D3C" w:rsidRDefault="00A626AB" w:rsidP="00F95DCA">
            <w:r>
              <w:t xml:space="preserve">da espádua </w:t>
            </w:r>
          </w:p>
          <w:p w14:paraId="646CAC45" w14:textId="77777777" w:rsidR="005101CF" w:rsidRPr="005E2D3C" w:rsidRDefault="00A626AB" w:rsidP="00F95DCA">
            <w:r>
              <w:t xml:space="preserve">(centímetros) </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19B779" w14:textId="77777777" w:rsidR="005101CF" w:rsidRPr="005E2D3C" w:rsidRDefault="5BF3B7D7" w:rsidP="00F95DCA">
            <w:r>
              <w:t xml:space="preserve">Superfície mínima do chão da </w:t>
            </w:r>
            <w:r>
              <w:rPr>
                <w:strike/>
              </w:rPr>
              <w:t xml:space="preserve">gaiola </w:t>
            </w:r>
            <w:r>
              <w:t xml:space="preserve">por cão </w:t>
            </w:r>
          </w:p>
          <w:p w14:paraId="4DA05FB8" w14:textId="77777777" w:rsidR="005101CF" w:rsidRPr="005E2D3C" w:rsidRDefault="00A626AB" w:rsidP="00F95DCA">
            <w:r>
              <w:t xml:space="preserve">(metros quadrados) </w:t>
            </w:r>
          </w:p>
        </w:tc>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84E99E" w14:textId="77777777" w:rsidR="005101CF" w:rsidRPr="005E2D3C" w:rsidRDefault="00A626AB" w:rsidP="00F95DCA">
            <w:r>
              <w:t xml:space="preserve">Altura mínima da gaiola </w:t>
            </w:r>
          </w:p>
          <w:p w14:paraId="320308B9" w14:textId="77777777" w:rsidR="005101CF" w:rsidRPr="005E2D3C" w:rsidRDefault="00A626AB" w:rsidP="00F95DCA">
            <w:r>
              <w:t xml:space="preserve">(centímetros) </w:t>
            </w:r>
          </w:p>
        </w:tc>
      </w:tr>
      <w:tr w:rsidR="005101CF" w:rsidRPr="005E2D3C" w14:paraId="4A618BE8" w14:textId="77777777" w:rsidTr="4F74B76E">
        <w:trPr>
          <w:trHeight w:val="1585"/>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E4197" w14:textId="77777777" w:rsidR="005101CF" w:rsidRPr="005E2D3C" w:rsidRDefault="00A626AB" w:rsidP="00F95DCA">
            <w:r>
              <w:t xml:space="preserve">30 </w:t>
            </w:r>
          </w:p>
          <w:p w14:paraId="01C740AF" w14:textId="77777777" w:rsidR="005101CF" w:rsidRPr="005E2D3C" w:rsidRDefault="00A626AB" w:rsidP="00F95DCA">
            <w:r>
              <w:t xml:space="preserve">40 </w:t>
            </w:r>
          </w:p>
          <w:p w14:paraId="540932BE" w14:textId="77777777" w:rsidR="005101CF" w:rsidRPr="005E2D3C" w:rsidRDefault="00A626AB" w:rsidP="00F95DCA">
            <w:r>
              <w:t xml:space="preserve">70 </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EC9391" w14:textId="77777777" w:rsidR="005101CF" w:rsidRPr="005E2D3C" w:rsidRDefault="00A626AB" w:rsidP="00F95DCA">
            <w:r>
              <w:t>1</w:t>
            </w:r>
          </w:p>
          <w:p w14:paraId="31E60BC7" w14:textId="77777777" w:rsidR="005101CF" w:rsidRPr="005E2D3C" w:rsidRDefault="00A626AB" w:rsidP="00F95DCA">
            <w:r>
              <w:t xml:space="preserve">1,25 </w:t>
            </w:r>
          </w:p>
          <w:p w14:paraId="615E8C8F" w14:textId="77777777" w:rsidR="005101CF" w:rsidRPr="005E2D3C" w:rsidRDefault="00A626AB" w:rsidP="00F95DCA">
            <w:r>
              <w:t xml:space="preserve">2 </w:t>
            </w:r>
          </w:p>
        </w:tc>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433DCB" w14:textId="77777777" w:rsidR="005101CF" w:rsidRPr="005E2D3C" w:rsidRDefault="00A626AB" w:rsidP="00F95DCA">
            <w:r>
              <w:t xml:space="preserve">90 </w:t>
            </w:r>
          </w:p>
          <w:p w14:paraId="45A6412E" w14:textId="77777777" w:rsidR="005101CF" w:rsidRPr="005E2D3C" w:rsidRDefault="00A626AB" w:rsidP="00F95DCA">
            <w:r>
              <w:t xml:space="preserve">120 </w:t>
            </w:r>
          </w:p>
          <w:p w14:paraId="161F508A" w14:textId="77777777" w:rsidR="005101CF" w:rsidRPr="005E2D3C" w:rsidRDefault="00A626AB" w:rsidP="00F95DCA">
            <w:r>
              <w:t xml:space="preserve">160 </w:t>
            </w:r>
          </w:p>
        </w:tc>
      </w:tr>
    </w:tbl>
    <w:p w14:paraId="51255A0F" w14:textId="77777777" w:rsidR="00AF5A8A" w:rsidRPr="005E2D3C" w:rsidRDefault="00AF5A8A" w:rsidP="00F95DCA"/>
    <w:p w14:paraId="1B4131F4" w14:textId="43B9FCD5" w:rsidR="005101CF" w:rsidRPr="005E2D3C" w:rsidRDefault="00A626AB" w:rsidP="00F95DCA">
      <w:r>
        <w:t xml:space="preserve">Alojamento de cães em centros de recolha oficiais e alojamentos para hospedagem pertença de associações de proteção ou de particulares </w:t>
      </w:r>
    </w:p>
    <w:p w14:paraId="2F261BFB" w14:textId="77777777" w:rsidR="005101CF" w:rsidRPr="005E2D3C" w:rsidRDefault="00A626AB" w:rsidP="00F95DCA">
      <w:r>
        <w:rPr>
          <w:i/>
        </w:rPr>
        <w:t>g.1.)</w:t>
      </w:r>
      <w:r>
        <w:t xml:space="preserve"> Individualmente: </w:t>
      </w:r>
    </w:p>
    <w:tbl>
      <w:tblPr>
        <w:tblStyle w:val="TableGrid"/>
        <w:tblW w:w="6664" w:type="dxa"/>
        <w:tblInd w:w="1058" w:type="dxa"/>
        <w:tblCellMar>
          <w:top w:w="53" w:type="dxa"/>
          <w:left w:w="115" w:type="dxa"/>
          <w:right w:w="115" w:type="dxa"/>
        </w:tblCellMar>
        <w:tblLook w:val="04A0" w:firstRow="1" w:lastRow="0" w:firstColumn="1" w:lastColumn="0" w:noHBand="0" w:noVBand="1"/>
      </w:tblPr>
      <w:tblGrid>
        <w:gridCol w:w="2412"/>
        <w:gridCol w:w="1586"/>
        <w:gridCol w:w="2666"/>
      </w:tblGrid>
      <w:tr w:rsidR="005101CF" w:rsidRPr="005E2D3C" w14:paraId="332556B2" w14:textId="77777777" w:rsidTr="4F74B76E">
        <w:trPr>
          <w:trHeight w:val="1061"/>
        </w:trPr>
        <w:tc>
          <w:tcPr>
            <w:tcW w:w="2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C4AD1" w14:textId="77777777" w:rsidR="005101CF" w:rsidRPr="005E2D3C" w:rsidRDefault="00A626AB" w:rsidP="00F95DCA">
            <w:r>
              <w:t xml:space="preserve">Unidade de detenção </w:t>
            </w:r>
          </w:p>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F1D93" w14:textId="77777777" w:rsidR="005101CF" w:rsidRPr="005E2D3C" w:rsidRDefault="00A626AB" w:rsidP="00F95DCA">
            <w:r>
              <w:t xml:space="preserve">Raças </w:t>
            </w:r>
          </w:p>
        </w:tc>
        <w:tc>
          <w:tcPr>
            <w:tcW w:w="2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E6E96" w14:textId="77777777" w:rsidR="005101CF" w:rsidRPr="005E2D3C" w:rsidRDefault="00A626AB" w:rsidP="00F95DCA">
            <w:r>
              <w:t xml:space="preserve">Superfície de base (metros quadrados) </w:t>
            </w:r>
          </w:p>
        </w:tc>
      </w:tr>
      <w:tr w:rsidR="005101CF" w:rsidRPr="005E2D3C" w14:paraId="3689F5B1" w14:textId="77777777" w:rsidTr="4F74B76E">
        <w:trPr>
          <w:trHeight w:val="1060"/>
        </w:trPr>
        <w:tc>
          <w:tcPr>
            <w:tcW w:w="241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BBB36" w14:textId="77777777" w:rsidR="005101CF" w:rsidRPr="005E2D3C" w:rsidRDefault="00A626AB" w:rsidP="00F95DCA">
            <w:r>
              <w:t xml:space="preserve"> </w:t>
            </w:r>
          </w:p>
          <w:p w14:paraId="37C9EA93" w14:textId="77777777" w:rsidR="005101CF" w:rsidRPr="005E2D3C" w:rsidRDefault="5BF3B7D7" w:rsidP="00F95DCA">
            <w:pPr>
              <w:rPr>
                <w:strike/>
              </w:rPr>
            </w:pPr>
            <w:r>
              <w:rPr>
                <w:strike/>
              </w:rPr>
              <w:t xml:space="preserve">Gaiola </w:t>
            </w:r>
          </w:p>
          <w:p w14:paraId="5838C8B7" w14:textId="77777777" w:rsidR="005101CF" w:rsidRPr="005E2D3C" w:rsidRDefault="00A626AB" w:rsidP="00F95DCA">
            <w:r>
              <w:t xml:space="preserve"> </w:t>
            </w:r>
          </w:p>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7900FB" w14:textId="77777777" w:rsidR="005101CF" w:rsidRPr="005E2D3C" w:rsidRDefault="00A626AB" w:rsidP="00F95DCA">
            <w:r>
              <w:t xml:space="preserve">Grandes </w:t>
            </w:r>
          </w:p>
        </w:tc>
        <w:tc>
          <w:tcPr>
            <w:tcW w:w="2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275142" w14:textId="77777777" w:rsidR="005101CF" w:rsidRPr="005E2D3C" w:rsidRDefault="00A626AB" w:rsidP="00F95DCA">
            <w:r>
              <w:t>2,23</w:t>
            </w:r>
          </w:p>
          <w:p w14:paraId="25653409" w14:textId="77777777" w:rsidR="005101CF" w:rsidRPr="005E2D3C" w:rsidRDefault="00A626AB" w:rsidP="00F95DCA">
            <w:r>
              <w:t xml:space="preserve">(ou 1,22 m x 1,83 m) </w:t>
            </w:r>
          </w:p>
        </w:tc>
      </w:tr>
      <w:tr w:rsidR="005101CF" w:rsidRPr="005E2D3C" w14:paraId="730B59A7" w14:textId="77777777" w:rsidTr="4F74B76E">
        <w:trPr>
          <w:trHeight w:val="1060"/>
        </w:trPr>
        <w:tc>
          <w:tcPr>
            <w:tcW w:w="0" w:type="auto"/>
            <w:vMerge/>
          </w:tcPr>
          <w:p w14:paraId="65A35885" w14:textId="77777777" w:rsidR="005101CF" w:rsidRPr="005E2D3C" w:rsidRDefault="005101CF" w:rsidP="00F95DCA"/>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7E29F" w14:textId="77777777" w:rsidR="005101CF" w:rsidRPr="005E2D3C" w:rsidRDefault="00A626AB" w:rsidP="00F95DCA">
            <w:r>
              <w:t xml:space="preserve">Médias </w:t>
            </w:r>
          </w:p>
        </w:tc>
        <w:tc>
          <w:tcPr>
            <w:tcW w:w="2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0DD4B6" w14:textId="77777777" w:rsidR="005101CF" w:rsidRPr="005E2D3C" w:rsidRDefault="00A626AB" w:rsidP="00F95DCA">
            <w:r>
              <w:t>1,86</w:t>
            </w:r>
          </w:p>
          <w:p w14:paraId="3BA639FC" w14:textId="77777777" w:rsidR="005101CF" w:rsidRPr="005E2D3C" w:rsidRDefault="00A626AB" w:rsidP="00F95DCA">
            <w:r>
              <w:t xml:space="preserve">(ou 1,22 m x 1,52 m) </w:t>
            </w:r>
          </w:p>
        </w:tc>
      </w:tr>
      <w:tr w:rsidR="005101CF" w:rsidRPr="005E2D3C" w14:paraId="43AD98C9" w14:textId="77777777" w:rsidTr="4F74B76E">
        <w:trPr>
          <w:trHeight w:val="1061"/>
        </w:trPr>
        <w:tc>
          <w:tcPr>
            <w:tcW w:w="0" w:type="auto"/>
            <w:vMerge/>
          </w:tcPr>
          <w:p w14:paraId="157B4518" w14:textId="77777777" w:rsidR="005101CF" w:rsidRPr="005E2D3C" w:rsidRDefault="005101CF" w:rsidP="00F95DCA"/>
        </w:tc>
        <w:tc>
          <w:tcPr>
            <w:tcW w:w="1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67313" w14:textId="77777777" w:rsidR="005101CF" w:rsidRPr="005E2D3C" w:rsidRDefault="00A626AB" w:rsidP="00F95DCA">
            <w:r>
              <w:t xml:space="preserve">Pequenas </w:t>
            </w:r>
          </w:p>
        </w:tc>
        <w:tc>
          <w:tcPr>
            <w:tcW w:w="2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97313" w14:textId="77777777" w:rsidR="005101CF" w:rsidRPr="005E2D3C" w:rsidRDefault="00A626AB" w:rsidP="00F95DCA">
            <w:r>
              <w:t>1,11</w:t>
            </w:r>
          </w:p>
          <w:p w14:paraId="51D06B34" w14:textId="77777777" w:rsidR="005101CF" w:rsidRPr="005E2D3C" w:rsidRDefault="00A626AB" w:rsidP="00F95DCA">
            <w:r>
              <w:t xml:space="preserve">(ou 0,91m x 1,22m) </w:t>
            </w:r>
          </w:p>
        </w:tc>
      </w:tr>
    </w:tbl>
    <w:p w14:paraId="75CB2A43" w14:textId="29B54C56" w:rsidR="005101CF" w:rsidRPr="005E2D3C" w:rsidRDefault="00A626AB" w:rsidP="00F95DCA">
      <w:r>
        <w:rPr>
          <w:rFonts w:eastAsia="Calibri"/>
        </w:rPr>
        <w:tab/>
      </w:r>
      <w:r>
        <w:rPr>
          <w:rFonts w:eastAsia="Cambria"/>
        </w:rPr>
        <w:tab/>
      </w:r>
      <w:r>
        <w:rPr>
          <w:rFonts w:eastAsia="Cambria"/>
        </w:rPr>
        <w:tab/>
      </w:r>
    </w:p>
    <w:p w14:paraId="0E2144FA" w14:textId="77777777" w:rsidR="005101CF" w:rsidRPr="005E2D3C" w:rsidRDefault="00A626AB" w:rsidP="00F95DCA">
      <w:r>
        <w:rPr>
          <w:rFonts w:eastAsia="Cambria"/>
        </w:rPr>
        <w:tab/>
      </w:r>
    </w:p>
    <w:p w14:paraId="2D5FEF62" w14:textId="5418E068" w:rsidR="005101CF" w:rsidRPr="005E2D3C" w:rsidRDefault="00A626AB" w:rsidP="00F95DCA">
      <w:r>
        <w:t xml:space="preserve">Nota: Os animais têm de ter, no mínimo, espaço suficiente para estarem de pé, deitados, para se virarem e sentarem normalmente. </w:t>
      </w:r>
    </w:p>
    <w:p w14:paraId="546F3DCB" w14:textId="77777777" w:rsidR="005101CF" w:rsidRPr="005E2D3C" w:rsidRDefault="00A626AB" w:rsidP="00F95DCA">
      <w:r>
        <w:lastRenderedPageBreak/>
        <w:t xml:space="preserve">Os cães alojados em gaiolas deverão ser exercitados em recintos de pelo menos 1,22 m x 3,04 m, duas vezes por dia, e caminharem à trela por um período mínimo de 20 minutos, duas vezes por dia. </w:t>
      </w:r>
    </w:p>
    <w:tbl>
      <w:tblPr>
        <w:tblStyle w:val="TableGrid"/>
        <w:tblW w:w="6804" w:type="dxa"/>
        <w:tblInd w:w="989" w:type="dxa"/>
        <w:tblCellMar>
          <w:top w:w="53" w:type="dxa"/>
          <w:left w:w="115" w:type="dxa"/>
          <w:right w:w="115" w:type="dxa"/>
        </w:tblCellMar>
        <w:tblLook w:val="04A0" w:firstRow="1" w:lastRow="0" w:firstColumn="1" w:lastColumn="0" w:noHBand="0" w:noVBand="1"/>
      </w:tblPr>
      <w:tblGrid>
        <w:gridCol w:w="2339"/>
        <w:gridCol w:w="2871"/>
        <w:gridCol w:w="1594"/>
      </w:tblGrid>
      <w:tr w:rsidR="005101CF" w:rsidRPr="005E2D3C" w14:paraId="25182809" w14:textId="77777777" w:rsidTr="4F74B76E">
        <w:trPr>
          <w:trHeight w:val="1060"/>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A2819E" w14:textId="77777777" w:rsidR="005101CF" w:rsidRPr="005E2D3C" w:rsidRDefault="00A626AB" w:rsidP="00F95DCA">
            <w:r>
              <w:t xml:space="preserve">Unidade de detenção </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536150" w14:textId="77777777" w:rsidR="005101CF" w:rsidRPr="005E2D3C" w:rsidRDefault="00A626AB" w:rsidP="00F95DCA">
            <w:r>
              <w:t xml:space="preserve">Superfície de base (metros quadrados)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92EE0" w14:textId="77777777" w:rsidR="005101CF" w:rsidRPr="005E2D3C" w:rsidRDefault="00A626AB" w:rsidP="00F95DCA">
            <w:r>
              <w:t xml:space="preserve">Altura (metros) </w:t>
            </w:r>
          </w:p>
        </w:tc>
      </w:tr>
      <w:tr w:rsidR="005101CF" w:rsidRPr="005E2D3C" w14:paraId="33D2E169" w14:textId="77777777" w:rsidTr="4F74B76E">
        <w:trPr>
          <w:trHeight w:val="1061"/>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C4A0E3" w14:textId="77777777" w:rsidR="005101CF" w:rsidRPr="005E2D3C" w:rsidRDefault="00A626AB" w:rsidP="00F95DCA">
            <w:r>
              <w:t xml:space="preserve">Recinto fechado </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5CE01B" w14:textId="77777777" w:rsidR="005101CF" w:rsidRPr="005E2D3C" w:rsidRDefault="00A626AB" w:rsidP="00F95DCA">
            <w:r>
              <w:t>2,23</w:t>
            </w:r>
          </w:p>
          <w:p w14:paraId="0A0E5C21" w14:textId="77777777" w:rsidR="005101CF" w:rsidRPr="005E2D3C" w:rsidRDefault="00A626AB" w:rsidP="00F95DCA">
            <w:r>
              <w:t xml:space="preserve">(ou 1,22m x 1,83m)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11C2D" w14:textId="77777777" w:rsidR="005101CF" w:rsidRPr="005E2D3C" w:rsidRDefault="00A626AB" w:rsidP="00F95DCA">
            <w:r>
              <w:t xml:space="preserve">1,80 </w:t>
            </w:r>
          </w:p>
        </w:tc>
      </w:tr>
      <w:tr w:rsidR="005101CF" w:rsidRPr="005E2D3C" w14:paraId="73FE82C4" w14:textId="77777777" w:rsidTr="4F74B76E">
        <w:trPr>
          <w:trHeight w:val="1060"/>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E44AC" w14:textId="77777777" w:rsidR="005101CF" w:rsidRPr="005E2D3C" w:rsidRDefault="00A626AB" w:rsidP="00F95DCA">
            <w:r>
              <w:t xml:space="preserve">Recinto fechado exterior </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D57EB" w14:textId="77777777" w:rsidR="005101CF" w:rsidRPr="005E2D3C" w:rsidRDefault="00A626AB" w:rsidP="00F95DCA">
            <w:r>
              <w:t>2,98</w:t>
            </w:r>
          </w:p>
          <w:p w14:paraId="7C62BF9D" w14:textId="77777777" w:rsidR="005101CF" w:rsidRPr="005E2D3C" w:rsidRDefault="00A626AB" w:rsidP="00F95DCA">
            <w:r>
              <w:t xml:space="preserve">(ou 1,22m x 2,44m)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5DE3F1" w14:textId="77777777" w:rsidR="005101CF" w:rsidRPr="005E2D3C" w:rsidRDefault="00A626AB" w:rsidP="00F95DCA">
            <w:r>
              <w:t xml:space="preserve">1,80 </w:t>
            </w:r>
          </w:p>
        </w:tc>
      </w:tr>
    </w:tbl>
    <w:p w14:paraId="654DC325" w14:textId="5CDF19DC" w:rsidR="4F74B76E" w:rsidRPr="005E2D3C" w:rsidRDefault="4F74B76E" w:rsidP="00F95DCA"/>
    <w:p w14:paraId="05EBA0E7" w14:textId="2EA29DEF" w:rsidR="005101CF" w:rsidRPr="005E2D3C" w:rsidRDefault="1655F49A" w:rsidP="00F95DCA">
      <w:r>
        <w:t xml:space="preserve">somatório </w:t>
      </w:r>
    </w:p>
    <w:p w14:paraId="3B886F99" w14:textId="77777777" w:rsidR="005101CF" w:rsidRPr="005E2D3C" w:rsidRDefault="5BF3B7D7" w:rsidP="00F95DCA">
      <w:pPr>
        <w:rPr>
          <w:i/>
          <w:iCs/>
          <w:highlight w:val="yellow"/>
        </w:rPr>
      </w:pPr>
      <w:r>
        <w:rPr>
          <w:i/>
          <w:iCs/>
          <w:highlight w:val="yellow"/>
        </w:rPr>
        <w:t xml:space="preserve">g.2.) </w:t>
      </w:r>
      <w:r>
        <w:rPr>
          <w:highlight w:val="yellow"/>
        </w:rPr>
        <w:t>Em grupo</w:t>
      </w:r>
      <w:r>
        <w:rPr>
          <w:i/>
          <w:iCs/>
        </w:rPr>
        <w:t xml:space="preserve">  </w:t>
      </w:r>
    </w:p>
    <w:p w14:paraId="7C2E0477" w14:textId="77777777" w:rsidR="005101CF" w:rsidRPr="005E2D3C" w:rsidRDefault="5BF3B7D7" w:rsidP="00F95DCA">
      <w:pPr>
        <w:rPr>
          <w:highlight w:val="yellow"/>
        </w:rPr>
      </w:pPr>
      <w:r>
        <w:rPr>
          <w:highlight w:val="yellow"/>
        </w:rPr>
        <w:t>Os animais têm que ter, no mínimo, espaço suficiente para estarem de pé, deitados, para se virarem e sentarem normalmente;</w:t>
      </w:r>
      <w:r>
        <w:t xml:space="preserve"> </w:t>
      </w:r>
    </w:p>
    <w:p w14:paraId="393E14C9" w14:textId="721F4497" w:rsidR="5BF3B7D7" w:rsidRPr="005E2D3C" w:rsidRDefault="5BF3B7D7" w:rsidP="00F95DCA">
      <w:pPr>
        <w:rPr>
          <w:highlight w:val="yellow"/>
        </w:rPr>
      </w:pPr>
      <w:r>
        <w:rPr>
          <w:highlight w:val="yellow"/>
        </w:rPr>
        <w:t>Num canil, cada animal deverá dispor de uma superfície de base de, pelo menos, 1,22 m x 1,22 m; = 1,49 m2, pode ser atualizado pelo menos para o que é atualmente financiado nos Apoios, 1,7 m2</w:t>
      </w:r>
    </w:p>
    <w:p w14:paraId="7B85D5C7" w14:textId="77777777" w:rsidR="005101CF" w:rsidRPr="005E2D3C" w:rsidRDefault="5BF3B7D7" w:rsidP="00F95DCA">
      <w:pPr>
        <w:rPr>
          <w:highlight w:val="yellow"/>
        </w:rPr>
      </w:pPr>
      <w:r>
        <w:rPr>
          <w:highlight w:val="yellow"/>
        </w:rPr>
        <w:t>Um recinto com as dimensões 1,50 m x 3 m não poderá alojar mais de dois cães de raça média ou grande, ou três cães de raça pequena.</w:t>
      </w:r>
      <w:r>
        <w:t xml:space="preserve"> </w:t>
      </w:r>
    </w:p>
    <w:p w14:paraId="7A14302A" w14:textId="475458BF" w:rsidR="4F74B76E" w:rsidRPr="005E2D3C" w:rsidRDefault="4F74B76E" w:rsidP="00F95DCA">
      <w:pPr>
        <w:rPr>
          <w:highlight w:val="yellow"/>
        </w:rPr>
      </w:pPr>
    </w:p>
    <w:p w14:paraId="25B3675F" w14:textId="78F170C6" w:rsidR="4F74B76E" w:rsidRPr="005E2D3C" w:rsidRDefault="4F74B76E" w:rsidP="00F95DCA"/>
    <w:p w14:paraId="5867342B" w14:textId="77777777" w:rsidR="005101CF" w:rsidRPr="005E2D3C" w:rsidRDefault="00A626AB" w:rsidP="00F95DCA">
      <w:r>
        <w:t xml:space="preserve"> </w:t>
      </w:r>
      <w:r>
        <w:tab/>
        <w:t xml:space="preserve"> </w:t>
      </w:r>
    </w:p>
    <w:p w14:paraId="05BBB9FB" w14:textId="49CCD6F9" w:rsidR="008452C1" w:rsidRPr="005E2D3C" w:rsidRDefault="1D69B9E3" w:rsidP="00F95DCA">
      <w:pPr>
        <w:rPr>
          <w:rFonts w:eastAsia="Calibri"/>
        </w:rPr>
      </w:pPr>
      <w:r>
        <w:rPr>
          <w:rFonts w:eastAsia="Calibri"/>
          <w:b/>
          <w:bCs/>
        </w:rPr>
        <w:t>Transcrição do Anexo I, n.º 2 – Regulamento Europeu</w:t>
      </w:r>
    </w:p>
    <w:p w14:paraId="4F5492C2" w14:textId="4CBE9F9A" w:rsidR="008452C1" w:rsidRPr="005E2D3C" w:rsidRDefault="1D69B9E3" w:rsidP="00F95DCA">
      <w:pPr>
        <w:rPr>
          <w:rFonts w:eastAsia="Segoe UI"/>
          <w:i/>
          <w:iCs/>
          <w:color w:val="333333"/>
        </w:rPr>
      </w:pPr>
      <w:r>
        <w:rPr>
          <w:rFonts w:eastAsia="Segoe UI"/>
          <w:i/>
          <w:iCs/>
          <w:color w:val="333333"/>
        </w:rPr>
        <w:t>2. Alojamento</w:t>
      </w:r>
    </w:p>
    <w:p w14:paraId="7A0E56E1" w14:textId="6D844419" w:rsidR="008452C1" w:rsidRPr="005E2D3C" w:rsidRDefault="1D69B9E3" w:rsidP="00F95DCA">
      <w:pPr>
        <w:rPr>
          <w:rFonts w:eastAsia="Segoe UI"/>
          <w:i/>
          <w:iCs/>
          <w:color w:val="333333"/>
        </w:rPr>
      </w:pPr>
      <w:r>
        <w:rPr>
          <w:rFonts w:eastAsia="Segoe UI"/>
          <w:i/>
          <w:iCs/>
          <w:color w:val="333333"/>
        </w:rPr>
        <w:t>2.1 Temperatura</w:t>
      </w:r>
    </w:p>
    <w:p w14:paraId="3DA709A8" w14:textId="388EBF73" w:rsidR="008452C1" w:rsidRPr="005E2D3C" w:rsidRDefault="1D69B9E3" w:rsidP="00F95DCA">
      <w:pPr>
        <w:rPr>
          <w:rFonts w:eastAsia="Segoe UI"/>
          <w:i/>
          <w:iCs/>
          <w:color w:val="333333"/>
        </w:rPr>
      </w:pPr>
      <w:r>
        <w:rPr>
          <w:rFonts w:eastAsia="Segoe UI"/>
          <w:i/>
          <w:iCs/>
          <w:color w:val="333333"/>
        </w:rPr>
        <w:lastRenderedPageBreak/>
        <w:t>Em estabelecimentos de criação, a temperatura deve ser mantida dentro de uma gama de:</w:t>
      </w:r>
    </w:p>
    <w:p w14:paraId="255F21F0" w14:textId="4BDB28F8" w:rsidR="008452C1" w:rsidRPr="005E2D3C" w:rsidRDefault="1D69B9E3" w:rsidP="00F95DCA">
      <w:pPr>
        <w:rPr>
          <w:rFonts w:eastAsia="Segoe UI"/>
          <w:i/>
          <w:iCs/>
          <w:color w:val="333333"/>
        </w:rPr>
      </w:pPr>
      <w:r>
        <w:rPr>
          <w:rFonts w:eastAsia="Segoe UI"/>
          <w:i/>
          <w:iCs/>
          <w:color w:val="333333"/>
        </w:rPr>
        <w:t>— 22 a 28°C em áreas de parto de cães durante os primeiros 10 dias de vida dos filhotes;</w:t>
      </w:r>
    </w:p>
    <w:p w14:paraId="0756A1F4" w14:textId="471A3B5A" w:rsidR="008452C1" w:rsidRPr="005E2D3C" w:rsidRDefault="1D69B9E3" w:rsidP="00F95DCA">
      <w:pPr>
        <w:rPr>
          <w:rFonts w:eastAsia="Segoe UI"/>
          <w:i/>
          <w:iCs/>
          <w:color w:val="333333"/>
        </w:rPr>
      </w:pPr>
      <w:r>
        <w:rPr>
          <w:rFonts w:eastAsia="Segoe UI"/>
          <w:i/>
          <w:iCs/>
          <w:color w:val="333333"/>
        </w:rPr>
        <w:t>— 18 a 27°C em áreas de parto de gatos durante os primeiros 21 dias de vida dos gatinhos.</w:t>
      </w:r>
    </w:p>
    <w:p w14:paraId="40F463E5" w14:textId="72486921" w:rsidR="008452C1" w:rsidRPr="005E2D3C" w:rsidRDefault="1D69B9E3" w:rsidP="00F95DCA">
      <w:pPr>
        <w:rPr>
          <w:rFonts w:eastAsia="Segoe UI"/>
          <w:i/>
          <w:iCs/>
          <w:color w:val="333333"/>
        </w:rPr>
      </w:pPr>
      <w:r>
        <w:rPr>
          <w:rFonts w:eastAsia="Segoe UI"/>
          <w:i/>
          <w:iCs/>
          <w:color w:val="333333"/>
        </w:rPr>
        <w:t>2.2 Iluminação</w:t>
      </w:r>
    </w:p>
    <w:p w14:paraId="5E86854D" w14:textId="4730C759" w:rsidR="008452C1" w:rsidRPr="005E2D3C" w:rsidRDefault="1D69B9E3" w:rsidP="00F95DCA">
      <w:pPr>
        <w:rPr>
          <w:rFonts w:eastAsia="Segoe UI"/>
          <w:i/>
          <w:iCs/>
          <w:color w:val="333333"/>
        </w:rPr>
      </w:pPr>
      <w:r>
        <w:rPr>
          <w:rFonts w:eastAsia="Segoe UI"/>
          <w:i/>
          <w:iCs/>
          <w:color w:val="333333"/>
        </w:rPr>
        <w:t>Cães e gatos devem ser expostos a luz durante pelo menos 7 horas por dia. A luz artificial deve ser de espectro amplo ou espectro completo com uma frequência de pelo menos 80 Hz.</w:t>
      </w:r>
    </w:p>
    <w:p w14:paraId="389D80D6" w14:textId="73800F4E" w:rsidR="008452C1" w:rsidRPr="005E2D3C" w:rsidRDefault="1D69B9E3" w:rsidP="00F95DCA">
      <w:pPr>
        <w:rPr>
          <w:rFonts w:eastAsia="Segoe UI"/>
          <w:i/>
          <w:iCs/>
          <w:color w:val="333333"/>
        </w:rPr>
      </w:pPr>
      <w:r>
        <w:rPr>
          <w:rFonts w:eastAsia="Segoe UI"/>
          <w:i/>
          <w:iCs/>
          <w:color w:val="333333"/>
        </w:rPr>
        <w:t>Cães e gatos devem ter a possibilidade de estar sem luzes artificiais durante pelo menos 8 horas por dia.</w:t>
      </w:r>
    </w:p>
    <w:p w14:paraId="03141B07" w14:textId="30C5C3F4" w:rsidR="008452C1" w:rsidRPr="005E2D3C" w:rsidRDefault="1D69B9E3" w:rsidP="00F95DCA">
      <w:pPr>
        <w:rPr>
          <w:rFonts w:eastAsia="Segoe UI"/>
          <w:i/>
          <w:iCs/>
          <w:color w:val="333333"/>
        </w:rPr>
      </w:pPr>
      <w:r>
        <w:rPr>
          <w:rFonts w:eastAsia="Segoe UI"/>
          <w:i/>
          <w:iCs/>
          <w:color w:val="333333"/>
        </w:rPr>
        <w:t>2.3 Espaço adequado</w:t>
      </w:r>
    </w:p>
    <w:p w14:paraId="742E1837" w14:textId="5C0661C9" w:rsidR="008452C1" w:rsidRPr="005E2D3C" w:rsidRDefault="1D69B9E3" w:rsidP="00F95DCA">
      <w:pPr>
        <w:rPr>
          <w:rFonts w:eastAsia="Segoe UI"/>
          <w:i/>
          <w:iCs/>
          <w:color w:val="333333"/>
        </w:rPr>
      </w:pPr>
      <w:r>
        <w:rPr>
          <w:rFonts w:eastAsia="Segoe UI"/>
          <w:i/>
          <w:iCs/>
          <w:color w:val="333333"/>
        </w:rPr>
        <w:t>2.3.1 As áreas de parto devem ser concebidas de modo a permitir que a progenitora se afaste da sua prole.</w:t>
      </w:r>
    </w:p>
    <w:p w14:paraId="327C5C65" w14:textId="38724D83" w:rsidR="008452C1" w:rsidRPr="005E2D3C" w:rsidRDefault="1D69B9E3" w:rsidP="00F95DCA">
      <w:pPr>
        <w:rPr>
          <w:rFonts w:eastAsia="Segoe UI"/>
          <w:i/>
          <w:iCs/>
          <w:color w:val="333333"/>
        </w:rPr>
      </w:pPr>
      <w:r>
        <w:rPr>
          <w:rFonts w:eastAsia="Segoe UI"/>
          <w:i/>
          <w:iCs/>
          <w:color w:val="333333"/>
        </w:rPr>
        <w:t>2.3.2 No caso dos estabelecimentos de criação e de venda, aplicam-se as seguintes superfícies mínimas para cães e gatos, as quais devem ser calculadas com base na área total permanentemente acessível aos cães ou gatos.</w:t>
      </w:r>
    </w:p>
    <w:p w14:paraId="6E745343" w14:textId="20465005" w:rsidR="008452C1" w:rsidRPr="005E2D3C" w:rsidRDefault="1D69B9E3" w:rsidP="00F95DCA">
      <w:pPr>
        <w:rPr>
          <w:rFonts w:eastAsia="Segoe UI"/>
          <w:i/>
          <w:iCs/>
          <w:color w:val="333333"/>
        </w:rPr>
      </w:pPr>
      <w:r>
        <w:rPr>
          <w:rFonts w:eastAsia="Segoe UI"/>
          <w:i/>
          <w:iCs/>
          <w:color w:val="333333"/>
        </w:rPr>
        <w:t>2.3.3</w:t>
      </w:r>
    </w:p>
    <w:p w14:paraId="05F55892" w14:textId="77634A81" w:rsidR="008452C1" w:rsidRPr="005E2D3C" w:rsidRDefault="1D69B9E3" w:rsidP="00F95DCA">
      <w:pPr>
        <w:rPr>
          <w:rFonts w:eastAsia="Segoe UI"/>
          <w:i/>
          <w:iCs/>
          <w:color w:val="333333"/>
        </w:rPr>
      </w:pPr>
      <w:r>
        <w:rPr>
          <w:rFonts w:eastAsia="Segoe UI"/>
          <w:i/>
          <w:iCs/>
          <w:color w:val="333333"/>
        </w:rPr>
        <w:t>Espaço para cães com ou sem crias</w:t>
      </w:r>
    </w:p>
    <w:p w14:paraId="1A0C1713" w14:textId="3CE84C53" w:rsidR="008452C1" w:rsidRPr="005E2D3C" w:rsidRDefault="1D69B9E3" w:rsidP="00F95DCA">
      <w:pPr>
        <w:rPr>
          <w:rFonts w:eastAsia="Segoe UI"/>
          <w:i/>
          <w:iCs/>
          <w:color w:val="333333"/>
        </w:rPr>
      </w:pPr>
      <w:r>
        <w:rPr>
          <w:rFonts w:eastAsia="Segoe UI"/>
          <w:i/>
          <w:iCs/>
          <w:color w:val="333333"/>
        </w:rPr>
        <w:t>Altura do var (cm):</w:t>
      </w:r>
    </w:p>
    <w:p w14:paraId="6B8718B2" w14:textId="79373D29" w:rsidR="008452C1" w:rsidRPr="005E2D3C" w:rsidRDefault="1D69B9E3" w:rsidP="00F95DCA">
      <w:pPr>
        <w:rPr>
          <w:rFonts w:eastAsia="Segoe UI"/>
          <w:i/>
          <w:iCs/>
          <w:color w:val="333333"/>
        </w:rPr>
      </w:pPr>
      <w:r>
        <w:rPr>
          <w:rFonts w:eastAsia="Segoe UI"/>
          <w:i/>
          <w:iCs/>
          <w:color w:val="333333"/>
        </w:rPr>
        <w:t>&lt; 30 → Área mínima: 4 m², Altura: 200 cm</w:t>
      </w:r>
    </w:p>
    <w:p w14:paraId="0673FA23" w14:textId="371EB00C" w:rsidR="008452C1" w:rsidRPr="005E2D3C" w:rsidRDefault="1D69B9E3" w:rsidP="00F95DCA">
      <w:pPr>
        <w:rPr>
          <w:rFonts w:eastAsia="Segoe UI"/>
          <w:i/>
          <w:iCs/>
          <w:color w:val="333333"/>
        </w:rPr>
      </w:pPr>
      <w:r>
        <w:rPr>
          <w:rFonts w:eastAsia="Segoe UI"/>
          <w:i/>
          <w:iCs/>
          <w:color w:val="333333"/>
        </w:rPr>
        <w:t>30-40 → 5 m², 200 cm</w:t>
      </w:r>
    </w:p>
    <w:p w14:paraId="21EBA208" w14:textId="334AE6C9" w:rsidR="008452C1" w:rsidRPr="005E2D3C" w:rsidRDefault="1D69B9E3" w:rsidP="00F95DCA">
      <w:pPr>
        <w:rPr>
          <w:rFonts w:eastAsia="Segoe UI"/>
          <w:i/>
          <w:iCs/>
          <w:color w:val="333333"/>
        </w:rPr>
      </w:pPr>
      <w:r>
        <w:rPr>
          <w:rFonts w:eastAsia="Segoe UI"/>
          <w:i/>
          <w:iCs/>
          <w:color w:val="333333"/>
        </w:rPr>
        <w:t>40-60 → 8 m², 200 cm</w:t>
      </w:r>
    </w:p>
    <w:p w14:paraId="4A3F613B" w14:textId="41E09C81" w:rsidR="008452C1" w:rsidRPr="005E2D3C" w:rsidRDefault="1D69B9E3" w:rsidP="00F95DCA">
      <w:pPr>
        <w:rPr>
          <w:rFonts w:eastAsia="Segoe UI"/>
          <w:i/>
          <w:iCs/>
          <w:color w:val="333333"/>
        </w:rPr>
      </w:pPr>
      <w:r>
        <w:rPr>
          <w:rFonts w:eastAsia="Segoe UI"/>
          <w:i/>
          <w:iCs/>
          <w:color w:val="333333"/>
        </w:rPr>
        <w:t>60-70 → 10 m², 200 cm</w:t>
      </w:r>
    </w:p>
    <w:p w14:paraId="29B8D695" w14:textId="123EA1EA" w:rsidR="008452C1" w:rsidRPr="005E2D3C" w:rsidRDefault="1D69B9E3" w:rsidP="00F95DCA">
      <w:pPr>
        <w:rPr>
          <w:rFonts w:eastAsia="Segoe UI"/>
          <w:i/>
          <w:iCs/>
          <w:color w:val="333333"/>
        </w:rPr>
      </w:pPr>
      <w:r>
        <w:rPr>
          <w:rFonts w:eastAsia="Segoe UI"/>
          <w:i/>
          <w:iCs/>
          <w:color w:val="333333"/>
        </w:rPr>
        <w:t>&gt;70 → 10 m², 200 cm</w:t>
      </w:r>
    </w:p>
    <w:p w14:paraId="17473535" w14:textId="59E814C6" w:rsidR="008452C1" w:rsidRPr="005E2D3C" w:rsidRDefault="1D69B9E3" w:rsidP="00F95DCA">
      <w:pPr>
        <w:rPr>
          <w:rFonts w:eastAsia="Segoe UI"/>
          <w:i/>
          <w:iCs/>
          <w:color w:val="333333"/>
        </w:rPr>
      </w:pPr>
      <w:r>
        <w:rPr>
          <w:rFonts w:eastAsia="Segoe UI"/>
          <w:i/>
          <w:iCs/>
          <w:color w:val="333333"/>
        </w:rPr>
        <w:t>Cada cão adicional: 3/3.5/4/5/6 m² respetivamente.</w:t>
      </w:r>
    </w:p>
    <w:p w14:paraId="7274EAE4" w14:textId="55AD1772" w:rsidR="008452C1" w:rsidRPr="005E2D3C" w:rsidRDefault="1D69B9E3" w:rsidP="00F95DCA">
      <w:pPr>
        <w:rPr>
          <w:rFonts w:eastAsia="Segoe UI"/>
          <w:i/>
          <w:iCs/>
          <w:color w:val="333333"/>
        </w:rPr>
      </w:pPr>
      <w:r>
        <w:rPr>
          <w:rFonts w:eastAsia="Segoe UI"/>
          <w:i/>
          <w:iCs/>
          <w:color w:val="333333"/>
        </w:rPr>
        <w:t>Espaço para gatos com ou sem crias</w:t>
      </w:r>
    </w:p>
    <w:p w14:paraId="3B4F000F" w14:textId="5A00A39B" w:rsidR="008452C1" w:rsidRPr="005E2D3C" w:rsidRDefault="1D69B9E3" w:rsidP="00F95DCA">
      <w:pPr>
        <w:rPr>
          <w:rFonts w:eastAsia="Segoe UI"/>
          <w:i/>
          <w:iCs/>
          <w:color w:val="333333"/>
        </w:rPr>
      </w:pPr>
      <w:r>
        <w:rPr>
          <w:rFonts w:eastAsia="Segoe UI"/>
          <w:i/>
          <w:iCs/>
          <w:color w:val="333333"/>
        </w:rPr>
        <w:t>Um gato: 3 m² solo, 200 cm altura</w:t>
      </w:r>
    </w:p>
    <w:p w14:paraId="32D929F2" w14:textId="7EBC2F2C" w:rsidR="008452C1" w:rsidRPr="005E2D3C" w:rsidRDefault="1D69B9E3" w:rsidP="00F95DCA">
      <w:pPr>
        <w:rPr>
          <w:rFonts w:eastAsia="Segoe UI"/>
          <w:i/>
          <w:iCs/>
          <w:color w:val="333333"/>
        </w:rPr>
      </w:pPr>
      <w:r>
        <w:rPr>
          <w:rFonts w:eastAsia="Segoe UI"/>
          <w:i/>
          <w:iCs/>
          <w:color w:val="333333"/>
        </w:rPr>
        <w:t>Cada adicional: 2 m².</w:t>
      </w:r>
    </w:p>
    <w:p w14:paraId="38EFFE89" w14:textId="33A6CAFA" w:rsidR="008452C1" w:rsidRPr="005E2D3C" w:rsidRDefault="1D69B9E3" w:rsidP="00F95DCA">
      <w:pPr>
        <w:rPr>
          <w:rFonts w:eastAsia="Segoe UI"/>
          <w:i/>
          <w:iCs/>
          <w:color w:val="333333"/>
        </w:rPr>
      </w:pPr>
      <w:r>
        <w:rPr>
          <w:rFonts w:eastAsia="Segoe UI"/>
          <w:i/>
          <w:iCs/>
          <w:color w:val="333333"/>
        </w:rPr>
        <w:lastRenderedPageBreak/>
        <w:t>* No caso de cães de raça pura, as alturas do var podem ser calculadas com base no cercado individual; mantêm-se apenas as colunas para área de superfície mínima para a altura.</w:t>
      </w:r>
    </w:p>
    <w:p w14:paraId="53595C09" w14:textId="66E655AB" w:rsidR="008452C1" w:rsidRPr="005E2D3C" w:rsidRDefault="1D69B9E3" w:rsidP="00F95DCA">
      <w:pPr>
        <w:rPr>
          <w:rFonts w:eastAsia="Segoe UI"/>
          <w:i/>
          <w:iCs/>
          <w:color w:val="333333"/>
        </w:rPr>
      </w:pPr>
      <w:r>
        <w:rPr>
          <w:rFonts w:eastAsia="Segoe UI"/>
          <w:i/>
          <w:iCs/>
          <w:color w:val="333333"/>
        </w:rPr>
        <w:t>** A superfície com enriquecimento para gatos não é incluída na área mínima do solo.</w:t>
      </w:r>
    </w:p>
    <w:p w14:paraId="161AD57B" w14:textId="061F55D0" w:rsidR="008452C1" w:rsidRPr="005E2D3C" w:rsidRDefault="008452C1" w:rsidP="00F95DCA">
      <w:pPr>
        <w:rPr>
          <w:rFonts w:eastAsia="Calibri"/>
        </w:rPr>
      </w:pPr>
    </w:p>
    <w:p w14:paraId="2947D300" w14:textId="77777777" w:rsidR="008452C1" w:rsidRPr="005E2D3C" w:rsidRDefault="008452C1" w:rsidP="00F95DCA">
      <w:pPr>
        <w:rPr>
          <w:rFonts w:eastAsia="Calibri"/>
        </w:rPr>
      </w:pPr>
    </w:p>
    <w:p w14:paraId="3159AAE3" w14:textId="77777777" w:rsidR="008452C1" w:rsidRPr="005E2D3C" w:rsidRDefault="008452C1" w:rsidP="00F95DCA">
      <w:pPr>
        <w:rPr>
          <w:rFonts w:eastAsia="Calibri"/>
        </w:rPr>
      </w:pPr>
    </w:p>
    <w:p w14:paraId="350A83E4" w14:textId="77777777" w:rsidR="008452C1" w:rsidRPr="005E2D3C" w:rsidRDefault="008452C1" w:rsidP="00F95DCA">
      <w:pPr>
        <w:rPr>
          <w:rFonts w:eastAsia="Calibri"/>
        </w:rPr>
      </w:pPr>
    </w:p>
    <w:p w14:paraId="1B8E3800" w14:textId="77777777" w:rsidR="008452C1" w:rsidRPr="005E2D3C" w:rsidRDefault="008452C1" w:rsidP="00F95DCA">
      <w:pPr>
        <w:rPr>
          <w:rFonts w:eastAsia="Calibri"/>
        </w:rPr>
      </w:pPr>
    </w:p>
    <w:p w14:paraId="3F43EB78" w14:textId="77777777" w:rsidR="008452C1" w:rsidRPr="005E2D3C" w:rsidRDefault="008452C1" w:rsidP="00F95DCA">
      <w:pPr>
        <w:rPr>
          <w:rFonts w:eastAsia="Calibri"/>
        </w:rPr>
      </w:pPr>
    </w:p>
    <w:p w14:paraId="2FC40C5C" w14:textId="77777777" w:rsidR="008452C1" w:rsidRPr="005E2D3C" w:rsidRDefault="008452C1" w:rsidP="00F95DCA">
      <w:pPr>
        <w:rPr>
          <w:rFonts w:eastAsia="Calibri"/>
        </w:rPr>
      </w:pPr>
    </w:p>
    <w:p w14:paraId="15D72C05" w14:textId="77777777" w:rsidR="008452C1" w:rsidRPr="005E2D3C" w:rsidRDefault="008452C1" w:rsidP="00F95DCA">
      <w:pPr>
        <w:rPr>
          <w:rFonts w:eastAsia="Calibri"/>
        </w:rPr>
      </w:pPr>
    </w:p>
    <w:p w14:paraId="459C8959" w14:textId="77777777" w:rsidR="008452C1" w:rsidRPr="005E2D3C" w:rsidRDefault="008452C1" w:rsidP="00F95DCA">
      <w:pPr>
        <w:rPr>
          <w:rFonts w:eastAsia="Calibri"/>
        </w:rPr>
      </w:pPr>
    </w:p>
    <w:p w14:paraId="44568697" w14:textId="77777777" w:rsidR="008452C1" w:rsidRPr="005E2D3C" w:rsidRDefault="008452C1" w:rsidP="00F95DCA">
      <w:pPr>
        <w:rPr>
          <w:rFonts w:eastAsia="Calibri"/>
        </w:rPr>
      </w:pPr>
    </w:p>
    <w:p w14:paraId="3F1DB9AA" w14:textId="77777777" w:rsidR="008452C1" w:rsidRPr="005E2D3C" w:rsidRDefault="008452C1" w:rsidP="00F95DCA">
      <w:pPr>
        <w:rPr>
          <w:rFonts w:eastAsia="Calibri"/>
        </w:rPr>
      </w:pPr>
    </w:p>
    <w:p w14:paraId="2C33CAF3" w14:textId="77777777" w:rsidR="008452C1" w:rsidRPr="005E2D3C" w:rsidRDefault="008452C1" w:rsidP="00F95DCA">
      <w:pPr>
        <w:rPr>
          <w:rFonts w:eastAsia="Calibri"/>
        </w:rPr>
      </w:pPr>
    </w:p>
    <w:p w14:paraId="70C9B65D" w14:textId="77777777" w:rsidR="008452C1" w:rsidRPr="005E2D3C" w:rsidRDefault="008452C1" w:rsidP="00F95DCA">
      <w:pPr>
        <w:rPr>
          <w:rFonts w:eastAsia="Calibri"/>
        </w:rPr>
      </w:pPr>
    </w:p>
    <w:p w14:paraId="35C944F4" w14:textId="77777777" w:rsidR="008452C1" w:rsidRPr="005E2D3C" w:rsidRDefault="008452C1" w:rsidP="00F95DCA">
      <w:pPr>
        <w:rPr>
          <w:rFonts w:eastAsia="Calibri"/>
        </w:rPr>
      </w:pPr>
    </w:p>
    <w:p w14:paraId="5E5719E2" w14:textId="77777777" w:rsidR="008452C1" w:rsidRPr="005E2D3C" w:rsidRDefault="008452C1" w:rsidP="00F95DCA">
      <w:pPr>
        <w:rPr>
          <w:rFonts w:eastAsia="Calibri"/>
        </w:rPr>
      </w:pPr>
    </w:p>
    <w:p w14:paraId="725E9D62" w14:textId="77777777" w:rsidR="008452C1" w:rsidRPr="005E2D3C" w:rsidRDefault="008452C1" w:rsidP="00F95DCA">
      <w:pPr>
        <w:rPr>
          <w:rFonts w:eastAsia="Calibri"/>
        </w:rPr>
      </w:pPr>
    </w:p>
    <w:p w14:paraId="567E0A01" w14:textId="77777777" w:rsidR="008452C1" w:rsidRPr="005E2D3C" w:rsidRDefault="008452C1" w:rsidP="00F95DCA">
      <w:pPr>
        <w:rPr>
          <w:rFonts w:eastAsia="Calibri"/>
        </w:rPr>
      </w:pPr>
    </w:p>
    <w:p w14:paraId="480EA31B" w14:textId="77777777" w:rsidR="008452C1" w:rsidRPr="005E2D3C" w:rsidRDefault="008452C1" w:rsidP="00F95DCA">
      <w:pPr>
        <w:rPr>
          <w:rFonts w:eastAsia="Calibri"/>
        </w:rPr>
      </w:pPr>
    </w:p>
    <w:p w14:paraId="7374A2F2" w14:textId="77777777" w:rsidR="008452C1" w:rsidRPr="005E2D3C" w:rsidRDefault="008452C1" w:rsidP="00F95DCA">
      <w:pPr>
        <w:rPr>
          <w:rFonts w:eastAsia="Calibri"/>
        </w:rPr>
      </w:pPr>
    </w:p>
    <w:p w14:paraId="6995D52A" w14:textId="77777777" w:rsidR="008452C1" w:rsidRPr="005E2D3C" w:rsidRDefault="008452C1" w:rsidP="00F95DCA">
      <w:pPr>
        <w:rPr>
          <w:rFonts w:eastAsia="Calibri"/>
        </w:rPr>
      </w:pPr>
    </w:p>
    <w:p w14:paraId="6D5481AB" w14:textId="77777777" w:rsidR="00D36507" w:rsidRPr="005E2D3C" w:rsidRDefault="00D36507" w:rsidP="00F95DCA">
      <w:r>
        <w:t>Projeto para circulação e agendamento</w:t>
      </w:r>
    </w:p>
    <w:p w14:paraId="49A23FBD" w14:textId="4BF0BB76" w:rsidR="005101CF" w:rsidRPr="005E2D3C" w:rsidRDefault="00A626AB" w:rsidP="00F95DCA">
      <w:r>
        <w:lastRenderedPageBreak/>
        <w:t xml:space="preserve">Diploma: </w:t>
      </w:r>
    </w:p>
    <w:p w14:paraId="70740109" w14:textId="77777777" w:rsidR="005101CF" w:rsidRPr="005E2D3C" w:rsidRDefault="00A626AB" w:rsidP="00F95DCA">
      <w:r>
        <w:t xml:space="preserve">Forma de acto: </w:t>
      </w:r>
    </w:p>
    <w:p w14:paraId="2D58AC22" w14:textId="77777777" w:rsidR="005101CF" w:rsidRPr="005E2D3C" w:rsidRDefault="00A626AB" w:rsidP="00F95DCA">
      <w:r>
        <w:t xml:space="preserve">Decreto-Lei  </w:t>
      </w:r>
    </w:p>
    <w:p w14:paraId="3DD0638D" w14:textId="77777777" w:rsidR="005101CF" w:rsidRPr="005E2D3C" w:rsidRDefault="00A626AB" w:rsidP="00F95DCA">
      <w:r>
        <w:t xml:space="preserve">Gabinete Responsável: </w:t>
      </w:r>
    </w:p>
    <w:p w14:paraId="7E87F1D5" w14:textId="77777777" w:rsidR="005101CF" w:rsidRPr="005E2D3C" w:rsidRDefault="00A626AB" w:rsidP="00F95DCA">
      <w:r>
        <w:t xml:space="preserve">Gabinete da Ministra da Agricultura, do Mar, do Ambiente e do Ordenamento do Território </w:t>
      </w:r>
    </w:p>
    <w:p w14:paraId="405581DF" w14:textId="77777777" w:rsidR="005101CF" w:rsidRPr="005E2D3C" w:rsidRDefault="00A626AB" w:rsidP="00F95DCA">
      <w:r>
        <w:t xml:space="preserve">Sumário a publicar em Diário da República: </w:t>
      </w:r>
    </w:p>
    <w:p w14:paraId="2B642DD7" w14:textId="77777777" w:rsidR="005101CF" w:rsidRPr="005E2D3C" w:rsidRDefault="00A626AB" w:rsidP="00F95DCA">
      <w:r>
        <w:t xml:space="preserve">Estabelece as normas complementares da Convenção Europeia para a proteção dos Animais de Companhia, aprovada pelo Decreto n.º 13/93, de 13 de abril, designadamente no que respeita às boas práticas de manutenção dos animais, regulando a reprodução, a criação, a detenção, maneiro e o comércio de animais de companhia, bem como o controlo sanitário dos animais de companhia. </w:t>
      </w:r>
    </w:p>
    <w:p w14:paraId="3D3F652D" w14:textId="77777777" w:rsidR="005101CF" w:rsidRPr="005E2D3C" w:rsidRDefault="00A626AB" w:rsidP="00F95DCA">
      <w:r>
        <w:t xml:space="preserve"> </w:t>
      </w:r>
    </w:p>
    <w:p w14:paraId="4419418B" w14:textId="77777777" w:rsidR="005101CF" w:rsidRPr="005E2D3C" w:rsidRDefault="00A626AB" w:rsidP="00F95DCA">
      <w:r>
        <w:t xml:space="preserve">Impacto legislativo: </w:t>
      </w:r>
    </w:p>
    <w:p w14:paraId="17F4554E" w14:textId="77777777" w:rsidR="005101CF" w:rsidRPr="005E2D3C" w:rsidRDefault="00A626AB" w:rsidP="00F95DCA">
      <w:r>
        <w:t xml:space="preserve">Audições obrigatórias </w:t>
      </w:r>
    </w:p>
    <w:tbl>
      <w:tblPr>
        <w:tblStyle w:val="TableGrid"/>
        <w:tblpPr w:vertAnchor="text" w:tblpX="2812" w:tblpY="32"/>
        <w:tblOverlap w:val="never"/>
        <w:tblW w:w="1231" w:type="dxa"/>
        <w:tblInd w:w="0" w:type="dxa"/>
        <w:tblCellMar>
          <w:top w:w="54" w:type="dxa"/>
          <w:left w:w="108" w:type="dxa"/>
          <w:right w:w="115" w:type="dxa"/>
        </w:tblCellMar>
        <w:tblLook w:val="04A0" w:firstRow="1" w:lastRow="0" w:firstColumn="1" w:lastColumn="0" w:noHBand="0" w:noVBand="1"/>
      </w:tblPr>
      <w:tblGrid>
        <w:gridCol w:w="1231"/>
      </w:tblGrid>
      <w:tr w:rsidR="005101CF" w:rsidRPr="005E2D3C" w14:paraId="2E0134DB"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137942B7" w14:textId="77777777" w:rsidR="005101CF" w:rsidRPr="005E2D3C" w:rsidRDefault="00A626AB" w:rsidP="00F95DCA">
            <w:r>
              <w:t>Sim: x</w:t>
            </w:r>
          </w:p>
        </w:tc>
      </w:tr>
      <w:tr w:rsidR="005101CF" w:rsidRPr="005E2D3C" w14:paraId="10654DFD"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7F558F3F" w14:textId="77777777" w:rsidR="005101CF" w:rsidRPr="005E2D3C" w:rsidRDefault="00A626AB" w:rsidP="00F95DCA">
            <w:r>
              <w:t xml:space="preserve">Não: </w:t>
            </w:r>
          </w:p>
        </w:tc>
      </w:tr>
    </w:tbl>
    <w:p w14:paraId="196D9E2E" w14:textId="77777777" w:rsidR="005101CF" w:rsidRPr="005E2D3C" w:rsidRDefault="00A626AB" w:rsidP="00F95DCA">
      <w:r>
        <w:rPr>
          <w:rFonts w:eastAsia="Calibri"/>
        </w:rPr>
        <w:tab/>
      </w:r>
      <w:r>
        <w:t xml:space="preserve">  </w:t>
      </w:r>
      <w:r>
        <w:tab/>
        <w:t xml:space="preserve">Executadas:    </w:t>
      </w:r>
    </w:p>
    <w:p w14:paraId="6A8F0F70" w14:textId="741995C2" w:rsidR="005101CF" w:rsidRPr="005E2D3C" w:rsidRDefault="00A626AB" w:rsidP="00F95DCA">
      <w:r>
        <w:t xml:space="preserve">  </w:t>
      </w:r>
    </w:p>
    <w:p w14:paraId="0D503CDE" w14:textId="77777777" w:rsidR="005101CF" w:rsidRPr="005E2D3C" w:rsidRDefault="00A626AB" w:rsidP="00F95DCA">
      <w:r>
        <w:t xml:space="preserve">Quais: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rsidRPr="005E2D3C" w14:paraId="7F5499B0"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5A3BC9D1" w14:textId="77777777" w:rsidR="005101CF" w:rsidRPr="005E2D3C" w:rsidRDefault="00A626AB" w:rsidP="00F95DCA">
            <w:r>
              <w:t>1.</w:t>
            </w:r>
          </w:p>
        </w:tc>
        <w:tc>
          <w:tcPr>
            <w:tcW w:w="7188" w:type="dxa"/>
            <w:tcBorders>
              <w:top w:val="single" w:sz="4" w:space="0" w:color="000000"/>
              <w:left w:val="single" w:sz="4" w:space="0" w:color="000000"/>
              <w:bottom w:val="single" w:sz="4" w:space="0" w:color="000000"/>
              <w:right w:val="single" w:sz="4" w:space="0" w:color="000000"/>
            </w:tcBorders>
          </w:tcPr>
          <w:p w14:paraId="42BA4778" w14:textId="77777777" w:rsidR="005101CF" w:rsidRPr="005E2D3C" w:rsidRDefault="00A626AB" w:rsidP="00F95DCA">
            <w:r>
              <w:rPr>
                <w:rFonts w:eastAsia="Arial"/>
              </w:rPr>
              <w:t xml:space="preserve"> </w:t>
            </w:r>
            <w:r>
              <w:t xml:space="preserve"> Associação Nacional de Municípios</w:t>
            </w:r>
          </w:p>
        </w:tc>
      </w:tr>
      <w:tr w:rsidR="005101CF" w:rsidRPr="005E2D3C" w14:paraId="36D3E398"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6B98DFA2" w14:textId="77777777" w:rsidR="005101CF" w:rsidRPr="005E2D3C" w:rsidRDefault="00A626AB" w:rsidP="00F95DCA">
            <w:r>
              <w:t>2.</w:t>
            </w:r>
          </w:p>
        </w:tc>
        <w:tc>
          <w:tcPr>
            <w:tcW w:w="7188" w:type="dxa"/>
            <w:tcBorders>
              <w:top w:val="single" w:sz="4" w:space="0" w:color="000000"/>
              <w:left w:val="single" w:sz="4" w:space="0" w:color="000000"/>
              <w:bottom w:val="single" w:sz="4" w:space="0" w:color="000000"/>
              <w:right w:val="single" w:sz="4" w:space="0" w:color="000000"/>
            </w:tcBorders>
          </w:tcPr>
          <w:p w14:paraId="62C83CDD" w14:textId="77777777" w:rsidR="005101CF" w:rsidRPr="005E2D3C" w:rsidRDefault="00A626AB" w:rsidP="00F95DCA">
            <w:r>
              <w:rPr>
                <w:rFonts w:eastAsia="Arial"/>
              </w:rPr>
              <w:t xml:space="preserve"> </w:t>
            </w:r>
            <w:r>
              <w:t xml:space="preserve"> Órgãos de governo próprios das Regiões Autónomas</w:t>
            </w:r>
          </w:p>
        </w:tc>
      </w:tr>
      <w:tr w:rsidR="005101CF" w:rsidRPr="005E2D3C" w14:paraId="691CA576"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79CF1AFA" w14:textId="77777777" w:rsidR="005101CF" w:rsidRPr="005E2D3C" w:rsidRDefault="00A626AB" w:rsidP="00F95DCA">
            <w:r>
              <w:t>3.</w:t>
            </w:r>
          </w:p>
        </w:tc>
        <w:tc>
          <w:tcPr>
            <w:tcW w:w="7188" w:type="dxa"/>
            <w:tcBorders>
              <w:top w:val="single" w:sz="4" w:space="0" w:color="000000"/>
              <w:left w:val="single" w:sz="4" w:space="0" w:color="000000"/>
              <w:bottom w:val="single" w:sz="4" w:space="0" w:color="000000"/>
              <w:right w:val="single" w:sz="4" w:space="0" w:color="000000"/>
            </w:tcBorders>
          </w:tcPr>
          <w:p w14:paraId="194AE414" w14:textId="77777777" w:rsidR="005101CF" w:rsidRPr="005E2D3C" w:rsidRDefault="00A626AB" w:rsidP="00F95DCA">
            <w:r>
              <w:rPr>
                <w:rFonts w:eastAsia="Arial"/>
              </w:rPr>
              <w:t xml:space="preserve"> </w:t>
            </w:r>
            <w:r>
              <w:t>Associação Nacional de Freguesias</w:t>
            </w:r>
          </w:p>
        </w:tc>
      </w:tr>
      <w:tr w:rsidR="005101CF" w:rsidRPr="005E2D3C" w14:paraId="6BD2C071"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0B0483AD" w14:textId="77777777" w:rsidR="005101CF" w:rsidRPr="005E2D3C" w:rsidRDefault="00A626AB" w:rsidP="00F95DCA">
            <w:r>
              <w:t>4.</w:t>
            </w:r>
          </w:p>
        </w:tc>
        <w:tc>
          <w:tcPr>
            <w:tcW w:w="7188" w:type="dxa"/>
            <w:tcBorders>
              <w:top w:val="single" w:sz="4" w:space="0" w:color="000000"/>
              <w:left w:val="single" w:sz="4" w:space="0" w:color="000000"/>
              <w:bottom w:val="single" w:sz="4" w:space="0" w:color="000000"/>
              <w:right w:val="single" w:sz="4" w:space="0" w:color="000000"/>
            </w:tcBorders>
          </w:tcPr>
          <w:p w14:paraId="473C353A" w14:textId="77777777" w:rsidR="005101CF" w:rsidRPr="005E2D3C" w:rsidRDefault="00A626AB" w:rsidP="00F95DCA">
            <w:r>
              <w:rPr>
                <w:rFonts w:eastAsia="Arial"/>
              </w:rPr>
              <w:t xml:space="preserve"> </w:t>
            </w:r>
            <w:r>
              <w:t xml:space="preserve"> </w:t>
            </w:r>
          </w:p>
        </w:tc>
      </w:tr>
      <w:tr w:rsidR="005101CF" w:rsidRPr="005E2D3C" w14:paraId="250B3000"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0F2DAF1B" w14:textId="77777777" w:rsidR="005101CF" w:rsidRPr="005E2D3C" w:rsidRDefault="00A626AB" w:rsidP="00F95DCA">
            <w:r>
              <w:t>5.</w:t>
            </w:r>
          </w:p>
        </w:tc>
        <w:tc>
          <w:tcPr>
            <w:tcW w:w="7188" w:type="dxa"/>
            <w:tcBorders>
              <w:top w:val="single" w:sz="4" w:space="0" w:color="000000"/>
              <w:left w:val="single" w:sz="4" w:space="0" w:color="000000"/>
              <w:bottom w:val="single" w:sz="4" w:space="0" w:color="000000"/>
              <w:right w:val="single" w:sz="4" w:space="0" w:color="000000"/>
            </w:tcBorders>
          </w:tcPr>
          <w:p w14:paraId="66A3629E" w14:textId="77777777" w:rsidR="005101CF" w:rsidRPr="005E2D3C" w:rsidRDefault="00A626AB" w:rsidP="00F95DCA">
            <w:r>
              <w:rPr>
                <w:rFonts w:eastAsia="Arial"/>
              </w:rPr>
              <w:t xml:space="preserve"> </w:t>
            </w:r>
            <w:r>
              <w:t xml:space="preserve"> </w:t>
            </w:r>
          </w:p>
        </w:tc>
      </w:tr>
    </w:tbl>
    <w:p w14:paraId="393D395B" w14:textId="77777777" w:rsidR="005101CF" w:rsidRPr="005E2D3C" w:rsidRDefault="00A626AB" w:rsidP="00F95DCA">
      <w:r>
        <w:t xml:space="preserve">(Acrescentar, se necessário). </w:t>
      </w:r>
    </w:p>
    <w:p w14:paraId="7CCE2B3A" w14:textId="77777777" w:rsidR="005101CF" w:rsidRPr="005E2D3C" w:rsidRDefault="00A626AB" w:rsidP="00F95DCA">
      <w:r>
        <w:t xml:space="preserve"> </w:t>
      </w:r>
    </w:p>
    <w:p w14:paraId="0C5D41BD" w14:textId="77777777" w:rsidR="005101CF" w:rsidRPr="005E2D3C" w:rsidRDefault="00A626AB" w:rsidP="00F95DCA">
      <w:r>
        <w:t xml:space="preserve">Audições facultativas </w:t>
      </w:r>
    </w:p>
    <w:p w14:paraId="70AFB843" w14:textId="77777777" w:rsidR="005101CF" w:rsidRPr="005E2D3C" w:rsidRDefault="00A626AB" w:rsidP="00F95DCA">
      <w:r>
        <w:rPr>
          <w:rFonts w:eastAsia="Calibri"/>
        </w:rPr>
        <w:lastRenderedPageBreak/>
        <w:tab/>
      </w:r>
      <w:r>
        <w:t xml:space="preserve"> </w:t>
      </w:r>
      <w:r>
        <w:tab/>
        <w:t xml:space="preserve"> </w:t>
      </w:r>
      <w:r>
        <w:tab/>
        <w:t xml:space="preserve">Executadas:    </w:t>
      </w:r>
    </w:p>
    <w:tbl>
      <w:tblPr>
        <w:tblStyle w:val="TableGrid"/>
        <w:tblW w:w="1231" w:type="dxa"/>
        <w:tblInd w:w="2812" w:type="dxa"/>
        <w:tblCellMar>
          <w:top w:w="54" w:type="dxa"/>
          <w:left w:w="108" w:type="dxa"/>
          <w:right w:w="115" w:type="dxa"/>
        </w:tblCellMar>
        <w:tblLook w:val="04A0" w:firstRow="1" w:lastRow="0" w:firstColumn="1" w:lastColumn="0" w:noHBand="0" w:noVBand="1"/>
      </w:tblPr>
      <w:tblGrid>
        <w:gridCol w:w="1231"/>
      </w:tblGrid>
      <w:tr w:rsidR="005101CF" w:rsidRPr="005E2D3C" w14:paraId="5ADA1F85"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203CE2EB" w14:textId="77777777" w:rsidR="005101CF" w:rsidRPr="005E2D3C" w:rsidRDefault="00A626AB" w:rsidP="00F95DCA">
            <w:r>
              <w:t xml:space="preserve">Sim: </w:t>
            </w:r>
          </w:p>
        </w:tc>
      </w:tr>
      <w:tr w:rsidR="005101CF" w:rsidRPr="005E2D3C" w14:paraId="5568D154" w14:textId="77777777">
        <w:trPr>
          <w:trHeight w:val="535"/>
        </w:trPr>
        <w:tc>
          <w:tcPr>
            <w:tcW w:w="1231" w:type="dxa"/>
            <w:tcBorders>
              <w:top w:val="single" w:sz="4" w:space="0" w:color="000000"/>
              <w:left w:val="single" w:sz="4" w:space="0" w:color="000000"/>
              <w:bottom w:val="single" w:sz="4" w:space="0" w:color="000000"/>
              <w:right w:val="single" w:sz="4" w:space="0" w:color="000000"/>
            </w:tcBorders>
          </w:tcPr>
          <w:p w14:paraId="7CF81C76" w14:textId="77777777" w:rsidR="005101CF" w:rsidRPr="005E2D3C" w:rsidRDefault="00A626AB" w:rsidP="00F95DCA">
            <w:r>
              <w:t>Não: x</w:t>
            </w:r>
          </w:p>
        </w:tc>
      </w:tr>
    </w:tbl>
    <w:p w14:paraId="31336419" w14:textId="77777777" w:rsidR="005101CF" w:rsidRPr="005E2D3C" w:rsidRDefault="00A626AB" w:rsidP="00F95DCA">
      <w:r>
        <w:t xml:space="preserve"> </w:t>
      </w:r>
    </w:p>
    <w:p w14:paraId="1B93F218" w14:textId="77777777" w:rsidR="005101CF" w:rsidRPr="005E2D3C" w:rsidRDefault="00A626AB" w:rsidP="00F95DCA">
      <w:r>
        <w:t xml:space="preserve">Quais:   </w:t>
      </w:r>
    </w:p>
    <w:tbl>
      <w:tblPr>
        <w:tblStyle w:val="TableGrid"/>
        <w:tblW w:w="8180" w:type="dxa"/>
        <w:tblInd w:w="851" w:type="dxa"/>
        <w:tblCellMar>
          <w:top w:w="39" w:type="dxa"/>
          <w:left w:w="115" w:type="dxa"/>
          <w:right w:w="41" w:type="dxa"/>
        </w:tblCellMar>
        <w:tblLook w:val="04A0" w:firstRow="1" w:lastRow="0" w:firstColumn="1" w:lastColumn="0" w:noHBand="0" w:noVBand="1"/>
      </w:tblPr>
      <w:tblGrid>
        <w:gridCol w:w="992"/>
        <w:gridCol w:w="7188"/>
      </w:tblGrid>
      <w:tr w:rsidR="005101CF" w:rsidRPr="005E2D3C" w14:paraId="2B3EDA34"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15BB427C" w14:textId="77777777" w:rsidR="005101CF" w:rsidRPr="005E2D3C" w:rsidRDefault="00A626AB" w:rsidP="00F95DCA">
            <w:r>
              <w:t>6.</w:t>
            </w:r>
            <w:r>
              <w:rPr>
                <w:rFonts w:eastAsia="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4BF258A0" w14:textId="77777777" w:rsidR="005101CF" w:rsidRPr="005E2D3C" w:rsidRDefault="005101CF" w:rsidP="00F95DCA"/>
        </w:tc>
      </w:tr>
      <w:tr w:rsidR="005101CF" w:rsidRPr="005E2D3C" w14:paraId="60F8B5F3"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2545BBD5" w14:textId="77777777" w:rsidR="005101CF" w:rsidRPr="005E2D3C" w:rsidRDefault="00A626AB" w:rsidP="00F95DCA">
            <w:r>
              <w:t>7.</w:t>
            </w:r>
            <w:r>
              <w:rPr>
                <w:rFonts w:eastAsia="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7F43A408" w14:textId="77777777" w:rsidR="005101CF" w:rsidRPr="005E2D3C" w:rsidRDefault="005101CF" w:rsidP="00F95DCA"/>
        </w:tc>
      </w:tr>
      <w:tr w:rsidR="005101CF" w:rsidRPr="005E2D3C" w14:paraId="6BF4147E" w14:textId="77777777">
        <w:trPr>
          <w:trHeight w:val="534"/>
        </w:trPr>
        <w:tc>
          <w:tcPr>
            <w:tcW w:w="992" w:type="dxa"/>
            <w:tcBorders>
              <w:top w:val="single" w:sz="4" w:space="0" w:color="000000"/>
              <w:left w:val="single" w:sz="4" w:space="0" w:color="000000"/>
              <w:bottom w:val="single" w:sz="4" w:space="0" w:color="000000"/>
              <w:right w:val="single" w:sz="4" w:space="0" w:color="000000"/>
            </w:tcBorders>
          </w:tcPr>
          <w:p w14:paraId="40690C9C" w14:textId="77777777" w:rsidR="005101CF" w:rsidRPr="005E2D3C" w:rsidRDefault="00A626AB" w:rsidP="00F95DCA">
            <w:r>
              <w:t>8.</w:t>
            </w:r>
            <w:r>
              <w:rPr>
                <w:rFonts w:eastAsia="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191594A4" w14:textId="77777777" w:rsidR="005101CF" w:rsidRPr="005E2D3C" w:rsidRDefault="005101CF" w:rsidP="00F95DCA"/>
        </w:tc>
      </w:tr>
      <w:tr w:rsidR="005101CF" w:rsidRPr="005E2D3C" w14:paraId="7EADDC6B"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0DC31977" w14:textId="77777777" w:rsidR="005101CF" w:rsidRPr="005E2D3C" w:rsidRDefault="00A626AB" w:rsidP="00F95DCA">
            <w:r>
              <w:t>9.</w:t>
            </w:r>
            <w:r>
              <w:rPr>
                <w:rFonts w:eastAsia="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10B4AF18" w14:textId="77777777" w:rsidR="005101CF" w:rsidRPr="005E2D3C" w:rsidRDefault="005101CF" w:rsidP="00F95DCA"/>
        </w:tc>
      </w:tr>
      <w:tr w:rsidR="005101CF" w:rsidRPr="005E2D3C" w14:paraId="7A22F004" w14:textId="77777777">
        <w:trPr>
          <w:trHeight w:val="535"/>
        </w:trPr>
        <w:tc>
          <w:tcPr>
            <w:tcW w:w="992" w:type="dxa"/>
            <w:tcBorders>
              <w:top w:val="single" w:sz="4" w:space="0" w:color="000000"/>
              <w:left w:val="single" w:sz="4" w:space="0" w:color="000000"/>
              <w:bottom w:val="single" w:sz="4" w:space="0" w:color="000000"/>
              <w:right w:val="single" w:sz="4" w:space="0" w:color="000000"/>
            </w:tcBorders>
          </w:tcPr>
          <w:p w14:paraId="6EEDF79E" w14:textId="77777777" w:rsidR="005101CF" w:rsidRPr="005E2D3C" w:rsidRDefault="00A626AB" w:rsidP="00F95DCA">
            <w:r>
              <w:t>10.</w:t>
            </w:r>
            <w:r>
              <w:rPr>
                <w:rFonts w:eastAsia="Arial"/>
              </w:rPr>
              <w:t xml:space="preserve"> </w:t>
            </w:r>
            <w: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3A416741" w14:textId="77777777" w:rsidR="005101CF" w:rsidRPr="005E2D3C" w:rsidRDefault="005101CF" w:rsidP="00F95DCA"/>
        </w:tc>
      </w:tr>
    </w:tbl>
    <w:p w14:paraId="295ECDA1" w14:textId="77777777" w:rsidR="005101CF" w:rsidRPr="005E2D3C" w:rsidRDefault="00A626AB" w:rsidP="00F95DCA">
      <w:r>
        <w:t xml:space="preserve">(Acrescentar, se necessário). </w:t>
      </w:r>
    </w:p>
    <w:p w14:paraId="35035CDA" w14:textId="77777777" w:rsidR="005101CF" w:rsidRPr="005E2D3C" w:rsidRDefault="00A626AB" w:rsidP="00F95DCA">
      <w:r>
        <w:t xml:space="preserve"> </w:t>
      </w:r>
    </w:p>
    <w:p w14:paraId="76D706A0" w14:textId="7004D320" w:rsidR="005101CF" w:rsidRPr="005E2D3C" w:rsidRDefault="00A626AB" w:rsidP="00F95DCA">
      <w:r>
        <w:rPr>
          <w:rFonts w:eastAsia="Cambria"/>
        </w:rPr>
        <w:tab/>
      </w:r>
    </w:p>
    <w:p w14:paraId="32261F69" w14:textId="64B659FD" w:rsidR="005101CF" w:rsidRPr="005E2D3C" w:rsidRDefault="00BE60E5" w:rsidP="00F95DCA">
      <w:r>
        <w:t>N.º</w:t>
      </w:r>
      <w:r w:rsidR="00A626AB">
        <w:t xml:space="preserve"> de procedimentos administrativos: o projecto mantém, cria ou reduz procedimentos administrativos?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rsidRPr="005E2D3C" w14:paraId="45305D43"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7B8FDF93" w14:textId="77777777" w:rsidR="005101CF" w:rsidRPr="005E2D3C" w:rsidRDefault="00A626AB" w:rsidP="00F95DCA">
            <w:r>
              <w:t xml:space="preserve">Mantém:  x </w:t>
            </w:r>
          </w:p>
        </w:tc>
        <w:tc>
          <w:tcPr>
            <w:tcW w:w="3998" w:type="dxa"/>
            <w:tcBorders>
              <w:top w:val="single" w:sz="4" w:space="0" w:color="000000"/>
              <w:left w:val="single" w:sz="4" w:space="0" w:color="000000"/>
              <w:bottom w:val="single" w:sz="4" w:space="0" w:color="000000"/>
              <w:right w:val="single" w:sz="4" w:space="0" w:color="000000"/>
            </w:tcBorders>
          </w:tcPr>
          <w:p w14:paraId="598101D6" w14:textId="77777777" w:rsidR="005101CF" w:rsidRPr="005E2D3C" w:rsidRDefault="005101CF" w:rsidP="00F95DCA"/>
        </w:tc>
      </w:tr>
      <w:tr w:rsidR="005101CF" w:rsidRPr="005E2D3C" w14:paraId="45E8868C"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6B76AA1B" w14:textId="77777777" w:rsidR="005101CF" w:rsidRPr="005E2D3C" w:rsidRDefault="00A626AB" w:rsidP="00F95DCA">
            <w:r>
              <w:t xml:space="preserve">Cria: </w:t>
            </w:r>
          </w:p>
        </w:tc>
        <w:tc>
          <w:tcPr>
            <w:tcW w:w="3998" w:type="dxa"/>
            <w:tcBorders>
              <w:top w:val="single" w:sz="4" w:space="0" w:color="000000"/>
              <w:left w:val="single" w:sz="4" w:space="0" w:color="000000"/>
              <w:bottom w:val="single" w:sz="4" w:space="0" w:color="000000"/>
              <w:right w:val="single" w:sz="4" w:space="0" w:color="000000"/>
            </w:tcBorders>
          </w:tcPr>
          <w:p w14:paraId="4268B4AF" w14:textId="77777777" w:rsidR="005101CF" w:rsidRPr="005E2D3C" w:rsidRDefault="00A626AB" w:rsidP="00F95DCA">
            <w:r>
              <w:t>Quantos:</w:t>
            </w:r>
          </w:p>
        </w:tc>
      </w:tr>
      <w:tr w:rsidR="005101CF" w:rsidRPr="005E2D3C" w14:paraId="4F97A9A1"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47E950F" w14:textId="77777777" w:rsidR="005101CF" w:rsidRPr="005E2D3C" w:rsidRDefault="00A626AB" w:rsidP="00F95DCA">
            <w:r>
              <w:t xml:space="preserve">Reduz:  </w:t>
            </w:r>
          </w:p>
        </w:tc>
        <w:tc>
          <w:tcPr>
            <w:tcW w:w="3998" w:type="dxa"/>
            <w:tcBorders>
              <w:top w:val="single" w:sz="4" w:space="0" w:color="000000"/>
              <w:left w:val="single" w:sz="4" w:space="0" w:color="000000"/>
              <w:bottom w:val="single" w:sz="4" w:space="0" w:color="000000"/>
              <w:right w:val="single" w:sz="4" w:space="0" w:color="000000"/>
            </w:tcBorders>
          </w:tcPr>
          <w:p w14:paraId="07291F05" w14:textId="77777777" w:rsidR="005101CF" w:rsidRPr="005E2D3C" w:rsidRDefault="00A626AB" w:rsidP="00F95DCA">
            <w:r>
              <w:t>Quantos:</w:t>
            </w:r>
          </w:p>
        </w:tc>
      </w:tr>
    </w:tbl>
    <w:p w14:paraId="085362C7" w14:textId="77777777" w:rsidR="005101CF" w:rsidRPr="005E2D3C" w:rsidRDefault="00A626AB" w:rsidP="00F95DCA">
      <w:r>
        <w:t xml:space="preserve"> </w:t>
      </w:r>
    </w:p>
    <w:p w14:paraId="0201253E" w14:textId="42A71A8C" w:rsidR="005101CF" w:rsidRPr="005E2D3C" w:rsidRDefault="00BE60E5" w:rsidP="00F95DCA">
      <w:r>
        <w:t>N.º</w:t>
      </w:r>
      <w:r w:rsidR="350E168B">
        <w:t xml:space="preserve"> de artigo 5de prestação de informação: o projecto cria, mantém ou reduz obrigações de prestação de informação por privados ao Estado (assinalar a opção aplicável)?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rsidRPr="005E2D3C" w14:paraId="1D26B840"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0FE70CD" w14:textId="77777777" w:rsidR="005101CF" w:rsidRPr="005E2D3C" w:rsidRDefault="00A626AB" w:rsidP="00F95DCA">
            <w:r>
              <w:t xml:space="preserve">Mantém:  x </w:t>
            </w:r>
          </w:p>
        </w:tc>
        <w:tc>
          <w:tcPr>
            <w:tcW w:w="3998" w:type="dxa"/>
            <w:tcBorders>
              <w:top w:val="single" w:sz="4" w:space="0" w:color="000000"/>
              <w:left w:val="single" w:sz="4" w:space="0" w:color="000000"/>
              <w:bottom w:val="single" w:sz="4" w:space="0" w:color="000000"/>
              <w:right w:val="single" w:sz="4" w:space="0" w:color="000000"/>
            </w:tcBorders>
          </w:tcPr>
          <w:p w14:paraId="3C3A2192" w14:textId="77777777" w:rsidR="005101CF" w:rsidRPr="005E2D3C" w:rsidRDefault="005101CF" w:rsidP="00F95DCA"/>
        </w:tc>
      </w:tr>
      <w:tr w:rsidR="005101CF" w:rsidRPr="005E2D3C" w14:paraId="6D8FE9F1"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71772A4A" w14:textId="77777777" w:rsidR="005101CF" w:rsidRPr="005E2D3C" w:rsidRDefault="00A626AB" w:rsidP="00F95DCA">
            <w:r>
              <w:lastRenderedPageBreak/>
              <w:t xml:space="preserve">Cria: </w:t>
            </w:r>
          </w:p>
        </w:tc>
        <w:tc>
          <w:tcPr>
            <w:tcW w:w="3998" w:type="dxa"/>
            <w:tcBorders>
              <w:top w:val="single" w:sz="4" w:space="0" w:color="000000"/>
              <w:left w:val="single" w:sz="4" w:space="0" w:color="000000"/>
              <w:bottom w:val="single" w:sz="4" w:space="0" w:color="000000"/>
              <w:right w:val="single" w:sz="4" w:space="0" w:color="000000"/>
            </w:tcBorders>
          </w:tcPr>
          <w:p w14:paraId="039E5E2F" w14:textId="77777777" w:rsidR="005101CF" w:rsidRPr="005E2D3C" w:rsidRDefault="00A626AB" w:rsidP="00F95DCA">
            <w:r>
              <w:t>Quantos:</w:t>
            </w:r>
          </w:p>
        </w:tc>
      </w:tr>
      <w:tr w:rsidR="005101CF" w:rsidRPr="005E2D3C" w14:paraId="4E3E28B2"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450EBD95" w14:textId="77777777" w:rsidR="005101CF" w:rsidRPr="005E2D3C" w:rsidRDefault="00A626AB" w:rsidP="00F95DCA">
            <w:r>
              <w:t xml:space="preserve">Reduz:  </w:t>
            </w:r>
          </w:p>
        </w:tc>
        <w:tc>
          <w:tcPr>
            <w:tcW w:w="3998" w:type="dxa"/>
            <w:tcBorders>
              <w:top w:val="single" w:sz="4" w:space="0" w:color="000000"/>
              <w:left w:val="single" w:sz="4" w:space="0" w:color="000000"/>
              <w:bottom w:val="single" w:sz="4" w:space="0" w:color="000000"/>
              <w:right w:val="single" w:sz="4" w:space="0" w:color="000000"/>
            </w:tcBorders>
          </w:tcPr>
          <w:p w14:paraId="618BE0DB" w14:textId="77777777" w:rsidR="005101CF" w:rsidRPr="005E2D3C" w:rsidRDefault="00A626AB" w:rsidP="00F95DCA">
            <w:r>
              <w:t>Quantos:</w:t>
            </w:r>
          </w:p>
        </w:tc>
      </w:tr>
    </w:tbl>
    <w:p w14:paraId="41AC0729" w14:textId="77777777" w:rsidR="005101CF" w:rsidRPr="005E2D3C" w:rsidRDefault="00A626AB" w:rsidP="00F95DCA">
      <w:r>
        <w:t xml:space="preserve"> </w:t>
      </w:r>
    </w:p>
    <w:p w14:paraId="7F9B8935" w14:textId="1FB24C52" w:rsidR="005101CF" w:rsidRPr="005E2D3C" w:rsidRDefault="00A626AB" w:rsidP="00F95DCA">
      <w:r>
        <w:t xml:space="preserve">Taxas: o projecto cria, mantém ou reduz o </w:t>
      </w:r>
      <w:r w:rsidR="00BE60E5">
        <w:t>n.º</w:t>
      </w:r>
      <w:r>
        <w:t xml:space="preserve"> de taxas existente?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rsidRPr="005E2D3C" w14:paraId="16B27ABA"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CEBA3E1" w14:textId="77777777" w:rsidR="005101CF" w:rsidRPr="005E2D3C" w:rsidRDefault="00A626AB" w:rsidP="00F95DCA">
            <w:r>
              <w:t xml:space="preserve">Mantém:  x </w:t>
            </w:r>
          </w:p>
        </w:tc>
        <w:tc>
          <w:tcPr>
            <w:tcW w:w="3998" w:type="dxa"/>
            <w:tcBorders>
              <w:top w:val="single" w:sz="4" w:space="0" w:color="000000"/>
              <w:left w:val="single" w:sz="4" w:space="0" w:color="000000"/>
              <w:bottom w:val="single" w:sz="4" w:space="0" w:color="000000"/>
              <w:right w:val="single" w:sz="4" w:space="0" w:color="000000"/>
            </w:tcBorders>
          </w:tcPr>
          <w:p w14:paraId="46FA9853" w14:textId="77777777" w:rsidR="005101CF" w:rsidRPr="005E2D3C" w:rsidRDefault="005101CF" w:rsidP="00F95DCA"/>
        </w:tc>
      </w:tr>
      <w:tr w:rsidR="005101CF" w:rsidRPr="005E2D3C" w14:paraId="09A7D1E5"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581AEB7D" w14:textId="77777777" w:rsidR="005101CF" w:rsidRPr="005E2D3C" w:rsidRDefault="00A626AB" w:rsidP="00F95DCA">
            <w:r>
              <w:t xml:space="preserve">Cria: </w:t>
            </w:r>
          </w:p>
        </w:tc>
        <w:tc>
          <w:tcPr>
            <w:tcW w:w="3998" w:type="dxa"/>
            <w:tcBorders>
              <w:top w:val="single" w:sz="4" w:space="0" w:color="000000"/>
              <w:left w:val="single" w:sz="4" w:space="0" w:color="000000"/>
              <w:bottom w:val="single" w:sz="4" w:space="0" w:color="000000"/>
              <w:right w:val="single" w:sz="4" w:space="0" w:color="000000"/>
            </w:tcBorders>
          </w:tcPr>
          <w:p w14:paraId="1BC903E9" w14:textId="77777777" w:rsidR="005101CF" w:rsidRPr="005E2D3C" w:rsidRDefault="00A626AB" w:rsidP="00F95DCA">
            <w:r>
              <w:t>Quantos:</w:t>
            </w:r>
          </w:p>
        </w:tc>
      </w:tr>
      <w:tr w:rsidR="005101CF" w:rsidRPr="005E2D3C" w14:paraId="3AF94B12" w14:textId="77777777">
        <w:trPr>
          <w:trHeight w:val="535"/>
        </w:trPr>
        <w:tc>
          <w:tcPr>
            <w:tcW w:w="3996" w:type="dxa"/>
            <w:tcBorders>
              <w:top w:val="single" w:sz="4" w:space="0" w:color="000000"/>
              <w:left w:val="single" w:sz="4" w:space="0" w:color="000000"/>
              <w:bottom w:val="single" w:sz="4" w:space="0" w:color="000000"/>
              <w:right w:val="single" w:sz="4" w:space="0" w:color="000000"/>
            </w:tcBorders>
          </w:tcPr>
          <w:p w14:paraId="062C0647" w14:textId="77777777" w:rsidR="005101CF" w:rsidRPr="005E2D3C" w:rsidRDefault="00A626AB" w:rsidP="00F95DCA">
            <w:r>
              <w:t xml:space="preserve">Reduz:  </w:t>
            </w:r>
          </w:p>
        </w:tc>
        <w:tc>
          <w:tcPr>
            <w:tcW w:w="3998" w:type="dxa"/>
            <w:tcBorders>
              <w:top w:val="single" w:sz="4" w:space="0" w:color="000000"/>
              <w:left w:val="single" w:sz="4" w:space="0" w:color="000000"/>
              <w:bottom w:val="single" w:sz="4" w:space="0" w:color="000000"/>
              <w:right w:val="single" w:sz="4" w:space="0" w:color="000000"/>
            </w:tcBorders>
          </w:tcPr>
          <w:p w14:paraId="61F97B3A" w14:textId="77777777" w:rsidR="005101CF" w:rsidRPr="005E2D3C" w:rsidRDefault="00A626AB" w:rsidP="00F95DCA">
            <w:r>
              <w:t>Quantos:</w:t>
            </w:r>
          </w:p>
        </w:tc>
      </w:tr>
    </w:tbl>
    <w:p w14:paraId="08C1B3B4" w14:textId="77777777" w:rsidR="005101CF" w:rsidRPr="005E2D3C" w:rsidRDefault="00A626AB" w:rsidP="00F95DCA">
      <w:r>
        <w:t xml:space="preserve"> </w:t>
      </w:r>
    </w:p>
    <w:p w14:paraId="0A17C2C8" w14:textId="77777777" w:rsidR="005101CF" w:rsidRPr="005E2D3C" w:rsidRDefault="00A626AB" w:rsidP="00F95DCA">
      <w:r>
        <w:t xml:space="preserve">Receita pública: o projecto mantém, aumenta ou reduz receita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5"/>
        <w:gridCol w:w="3989"/>
      </w:tblGrid>
      <w:tr w:rsidR="005101CF" w:rsidRPr="005E2D3C" w14:paraId="45758749"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4C982396" w14:textId="77777777" w:rsidR="005101CF" w:rsidRPr="005E2D3C" w:rsidRDefault="00A626AB" w:rsidP="00F95DCA">
            <w:r>
              <w:t xml:space="preserve">Mantém:  x </w:t>
            </w:r>
          </w:p>
        </w:tc>
        <w:tc>
          <w:tcPr>
            <w:tcW w:w="3989" w:type="dxa"/>
            <w:tcBorders>
              <w:top w:val="single" w:sz="4" w:space="0" w:color="000000"/>
              <w:left w:val="single" w:sz="4" w:space="0" w:color="000000"/>
              <w:bottom w:val="single" w:sz="4" w:space="0" w:color="000000"/>
              <w:right w:val="single" w:sz="4" w:space="0" w:color="000000"/>
            </w:tcBorders>
          </w:tcPr>
          <w:p w14:paraId="0399FC6D" w14:textId="77777777" w:rsidR="005101CF" w:rsidRPr="005E2D3C" w:rsidRDefault="005101CF" w:rsidP="00F95DCA"/>
        </w:tc>
      </w:tr>
      <w:tr w:rsidR="005101CF" w:rsidRPr="005E2D3C" w14:paraId="71BF57A9"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48D3E35F" w14:textId="77777777" w:rsidR="005101CF" w:rsidRPr="005E2D3C" w:rsidRDefault="00A626AB" w:rsidP="00F95DCA">
            <w:r>
              <w:t xml:space="preserve">Aumenta </w:t>
            </w:r>
          </w:p>
        </w:tc>
        <w:tc>
          <w:tcPr>
            <w:tcW w:w="3989" w:type="dxa"/>
            <w:tcBorders>
              <w:top w:val="single" w:sz="4" w:space="0" w:color="000000"/>
              <w:left w:val="single" w:sz="4" w:space="0" w:color="000000"/>
              <w:bottom w:val="single" w:sz="4" w:space="0" w:color="000000"/>
              <w:right w:val="single" w:sz="4" w:space="0" w:color="000000"/>
            </w:tcBorders>
          </w:tcPr>
          <w:p w14:paraId="03C683EA" w14:textId="77777777" w:rsidR="005101CF" w:rsidRPr="005E2D3C" w:rsidRDefault="00A626AB" w:rsidP="00F95DCA">
            <w:r>
              <w:t>Referir quanto:</w:t>
            </w:r>
          </w:p>
        </w:tc>
      </w:tr>
      <w:tr w:rsidR="005101CF" w:rsidRPr="005E2D3C" w14:paraId="1D65CA8E"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5492DC50" w14:textId="77777777" w:rsidR="005101CF" w:rsidRPr="005E2D3C" w:rsidRDefault="00A626AB" w:rsidP="00F95DCA">
            <w:r>
              <w:t xml:space="preserve">Reduz:  </w:t>
            </w:r>
          </w:p>
        </w:tc>
        <w:tc>
          <w:tcPr>
            <w:tcW w:w="3989" w:type="dxa"/>
            <w:tcBorders>
              <w:top w:val="single" w:sz="4" w:space="0" w:color="000000"/>
              <w:left w:val="single" w:sz="4" w:space="0" w:color="000000"/>
              <w:bottom w:val="single" w:sz="4" w:space="0" w:color="000000"/>
              <w:right w:val="single" w:sz="4" w:space="0" w:color="000000"/>
            </w:tcBorders>
          </w:tcPr>
          <w:p w14:paraId="211AD4E3" w14:textId="77777777" w:rsidR="005101CF" w:rsidRPr="005E2D3C" w:rsidRDefault="00A626AB" w:rsidP="00F95DCA">
            <w:r>
              <w:t>Referir quanto:</w:t>
            </w:r>
          </w:p>
        </w:tc>
      </w:tr>
    </w:tbl>
    <w:p w14:paraId="65186501" w14:textId="65196F29" w:rsidR="005101CF" w:rsidRPr="005E2D3C" w:rsidRDefault="00A626AB" w:rsidP="00F95DCA">
      <w:r>
        <w:rPr>
          <w:rFonts w:eastAsia="Calibri"/>
        </w:rPr>
        <w:tab/>
      </w:r>
      <w:r>
        <w:rPr>
          <w:rFonts w:eastAsia="Cambria"/>
        </w:rPr>
        <w:tab/>
      </w:r>
    </w:p>
    <w:p w14:paraId="73E7B2C6" w14:textId="77777777" w:rsidR="005101CF" w:rsidRPr="005E2D3C" w:rsidRDefault="00A626AB" w:rsidP="00F95DCA">
      <w:r>
        <w:rPr>
          <w:rFonts w:eastAsia="Cambria"/>
        </w:rPr>
        <w:tab/>
      </w:r>
    </w:p>
    <w:p w14:paraId="1AC246D9" w14:textId="77777777" w:rsidR="005101CF" w:rsidRPr="005E2D3C" w:rsidRDefault="00A626AB" w:rsidP="00F95DCA">
      <w:r>
        <w:t xml:space="preserve">Despesa pública: o projecto mantém, aumenta ou reduz a despesa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5"/>
        <w:gridCol w:w="3989"/>
      </w:tblGrid>
      <w:tr w:rsidR="005101CF" w:rsidRPr="005E2D3C" w14:paraId="12BFFACB"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2A24C27C" w14:textId="77777777" w:rsidR="005101CF" w:rsidRPr="005E2D3C" w:rsidRDefault="00A626AB" w:rsidP="00F95DCA">
            <w:r>
              <w:t xml:space="preserve">Mantém:  x </w:t>
            </w:r>
          </w:p>
        </w:tc>
        <w:tc>
          <w:tcPr>
            <w:tcW w:w="3989" w:type="dxa"/>
            <w:tcBorders>
              <w:top w:val="single" w:sz="4" w:space="0" w:color="000000"/>
              <w:left w:val="single" w:sz="4" w:space="0" w:color="000000"/>
              <w:bottom w:val="single" w:sz="4" w:space="0" w:color="000000"/>
              <w:right w:val="single" w:sz="4" w:space="0" w:color="000000"/>
            </w:tcBorders>
          </w:tcPr>
          <w:p w14:paraId="5F45C5BE" w14:textId="77777777" w:rsidR="005101CF" w:rsidRPr="005E2D3C" w:rsidRDefault="005101CF" w:rsidP="00F95DCA"/>
        </w:tc>
      </w:tr>
      <w:tr w:rsidR="005101CF" w:rsidRPr="005E2D3C" w14:paraId="3A5034F7"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6A04FF62" w14:textId="77777777" w:rsidR="005101CF" w:rsidRPr="005E2D3C" w:rsidRDefault="00A626AB" w:rsidP="00F95DCA">
            <w:r>
              <w:t xml:space="preserve">Aumenta </w:t>
            </w:r>
          </w:p>
        </w:tc>
        <w:tc>
          <w:tcPr>
            <w:tcW w:w="3989" w:type="dxa"/>
            <w:tcBorders>
              <w:top w:val="single" w:sz="4" w:space="0" w:color="000000"/>
              <w:left w:val="single" w:sz="4" w:space="0" w:color="000000"/>
              <w:bottom w:val="single" w:sz="4" w:space="0" w:color="000000"/>
              <w:right w:val="single" w:sz="4" w:space="0" w:color="000000"/>
            </w:tcBorders>
          </w:tcPr>
          <w:p w14:paraId="5CC630EF" w14:textId="77777777" w:rsidR="005101CF" w:rsidRPr="005E2D3C" w:rsidRDefault="00A626AB" w:rsidP="00F95DCA">
            <w:r>
              <w:t>Referir quanto:</w:t>
            </w:r>
          </w:p>
        </w:tc>
      </w:tr>
      <w:tr w:rsidR="005101CF" w:rsidRPr="005E2D3C" w14:paraId="06528818" w14:textId="77777777">
        <w:trPr>
          <w:trHeight w:val="535"/>
        </w:trPr>
        <w:tc>
          <w:tcPr>
            <w:tcW w:w="4006" w:type="dxa"/>
            <w:tcBorders>
              <w:top w:val="single" w:sz="4" w:space="0" w:color="000000"/>
              <w:left w:val="single" w:sz="4" w:space="0" w:color="000000"/>
              <w:bottom w:val="single" w:sz="4" w:space="0" w:color="000000"/>
              <w:right w:val="single" w:sz="4" w:space="0" w:color="000000"/>
            </w:tcBorders>
          </w:tcPr>
          <w:p w14:paraId="320CB00A" w14:textId="77777777" w:rsidR="005101CF" w:rsidRPr="005E2D3C" w:rsidRDefault="00A626AB" w:rsidP="00F95DCA">
            <w:r>
              <w:t xml:space="preserve">Reduz:  </w:t>
            </w:r>
          </w:p>
        </w:tc>
        <w:tc>
          <w:tcPr>
            <w:tcW w:w="3989" w:type="dxa"/>
            <w:tcBorders>
              <w:top w:val="single" w:sz="4" w:space="0" w:color="000000"/>
              <w:left w:val="single" w:sz="4" w:space="0" w:color="000000"/>
              <w:bottom w:val="single" w:sz="4" w:space="0" w:color="000000"/>
              <w:right w:val="single" w:sz="4" w:space="0" w:color="000000"/>
            </w:tcBorders>
          </w:tcPr>
          <w:p w14:paraId="2BCA2DFA" w14:textId="77777777" w:rsidR="005101CF" w:rsidRPr="005E2D3C" w:rsidRDefault="00A626AB" w:rsidP="00F95DCA">
            <w:r>
              <w:t>Referir quanto:</w:t>
            </w:r>
          </w:p>
        </w:tc>
      </w:tr>
    </w:tbl>
    <w:p w14:paraId="273BC402" w14:textId="77777777" w:rsidR="005101CF" w:rsidRPr="005E2D3C" w:rsidRDefault="00A626AB" w:rsidP="00F95DCA">
      <w:r>
        <w:t xml:space="preserve"> </w:t>
      </w:r>
    </w:p>
    <w:p w14:paraId="3ADB388C" w14:textId="77777777" w:rsidR="005101CF" w:rsidRPr="005E2D3C" w:rsidRDefault="00A626AB" w:rsidP="00F95DCA">
      <w:r>
        <w:t xml:space="preserve">Recursos humanos: o projecto implica manutenção, aumento ou redução de recursos humanos?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3997"/>
        <w:gridCol w:w="3997"/>
      </w:tblGrid>
      <w:tr w:rsidR="005101CF" w:rsidRPr="005E2D3C" w14:paraId="73640C60" w14:textId="77777777">
        <w:trPr>
          <w:trHeight w:val="535"/>
        </w:trPr>
        <w:tc>
          <w:tcPr>
            <w:tcW w:w="3997" w:type="dxa"/>
            <w:tcBorders>
              <w:top w:val="single" w:sz="4" w:space="0" w:color="000000"/>
              <w:left w:val="single" w:sz="4" w:space="0" w:color="000000"/>
              <w:bottom w:val="single" w:sz="4" w:space="0" w:color="000000"/>
              <w:right w:val="single" w:sz="4" w:space="0" w:color="000000"/>
            </w:tcBorders>
          </w:tcPr>
          <w:p w14:paraId="07153911" w14:textId="77777777" w:rsidR="005101CF" w:rsidRPr="005E2D3C" w:rsidRDefault="00A626AB" w:rsidP="00F95DCA">
            <w:r>
              <w:t xml:space="preserve">Mantém:  x </w:t>
            </w:r>
          </w:p>
        </w:tc>
        <w:tc>
          <w:tcPr>
            <w:tcW w:w="3997" w:type="dxa"/>
            <w:tcBorders>
              <w:top w:val="single" w:sz="4" w:space="0" w:color="000000"/>
              <w:left w:val="single" w:sz="4" w:space="0" w:color="000000"/>
              <w:bottom w:val="single" w:sz="4" w:space="0" w:color="000000"/>
              <w:right w:val="single" w:sz="4" w:space="0" w:color="000000"/>
            </w:tcBorders>
          </w:tcPr>
          <w:p w14:paraId="543AEB5C" w14:textId="77777777" w:rsidR="005101CF" w:rsidRPr="005E2D3C" w:rsidRDefault="005101CF" w:rsidP="00F95DCA"/>
        </w:tc>
      </w:tr>
      <w:tr w:rsidR="005101CF" w:rsidRPr="005E2D3C" w14:paraId="775FCA26" w14:textId="77777777">
        <w:trPr>
          <w:trHeight w:val="535"/>
        </w:trPr>
        <w:tc>
          <w:tcPr>
            <w:tcW w:w="3997" w:type="dxa"/>
            <w:tcBorders>
              <w:top w:val="single" w:sz="4" w:space="0" w:color="000000"/>
              <w:left w:val="single" w:sz="4" w:space="0" w:color="000000"/>
              <w:bottom w:val="single" w:sz="4" w:space="0" w:color="000000"/>
              <w:right w:val="single" w:sz="4" w:space="0" w:color="000000"/>
            </w:tcBorders>
          </w:tcPr>
          <w:p w14:paraId="603BA48D" w14:textId="77777777" w:rsidR="005101CF" w:rsidRPr="005E2D3C" w:rsidRDefault="00A626AB" w:rsidP="00F95DCA">
            <w:r>
              <w:lastRenderedPageBreak/>
              <w:t xml:space="preserve">Aumenta </w:t>
            </w:r>
          </w:p>
        </w:tc>
        <w:tc>
          <w:tcPr>
            <w:tcW w:w="3997" w:type="dxa"/>
            <w:tcBorders>
              <w:top w:val="single" w:sz="4" w:space="0" w:color="000000"/>
              <w:left w:val="single" w:sz="4" w:space="0" w:color="000000"/>
              <w:bottom w:val="single" w:sz="4" w:space="0" w:color="000000"/>
              <w:right w:val="single" w:sz="4" w:space="0" w:color="000000"/>
            </w:tcBorders>
          </w:tcPr>
          <w:p w14:paraId="6B24A1CB" w14:textId="77777777" w:rsidR="005101CF" w:rsidRPr="005E2D3C" w:rsidRDefault="00A626AB" w:rsidP="00F95DCA">
            <w:r>
              <w:t>Quantos:</w:t>
            </w:r>
          </w:p>
        </w:tc>
      </w:tr>
      <w:tr w:rsidR="005101CF" w:rsidRPr="005E2D3C" w14:paraId="31D1BCE2" w14:textId="77777777">
        <w:trPr>
          <w:trHeight w:val="535"/>
        </w:trPr>
        <w:tc>
          <w:tcPr>
            <w:tcW w:w="3997" w:type="dxa"/>
            <w:tcBorders>
              <w:top w:val="single" w:sz="4" w:space="0" w:color="000000"/>
              <w:left w:val="single" w:sz="4" w:space="0" w:color="000000"/>
              <w:bottom w:val="single" w:sz="4" w:space="0" w:color="000000"/>
              <w:right w:val="single" w:sz="4" w:space="0" w:color="000000"/>
            </w:tcBorders>
          </w:tcPr>
          <w:p w14:paraId="30DB191A" w14:textId="77777777" w:rsidR="005101CF" w:rsidRPr="005E2D3C" w:rsidRDefault="00A626AB" w:rsidP="00F95DCA">
            <w:r>
              <w:t xml:space="preserve">Reduz:  </w:t>
            </w:r>
          </w:p>
        </w:tc>
        <w:tc>
          <w:tcPr>
            <w:tcW w:w="3997" w:type="dxa"/>
            <w:tcBorders>
              <w:top w:val="single" w:sz="4" w:space="0" w:color="000000"/>
              <w:left w:val="single" w:sz="4" w:space="0" w:color="000000"/>
              <w:bottom w:val="single" w:sz="4" w:space="0" w:color="000000"/>
              <w:right w:val="single" w:sz="4" w:space="0" w:color="000000"/>
            </w:tcBorders>
          </w:tcPr>
          <w:p w14:paraId="605ED9AD" w14:textId="77777777" w:rsidR="005101CF" w:rsidRPr="005E2D3C" w:rsidRDefault="00A626AB" w:rsidP="00F95DCA">
            <w:r>
              <w:t>Quantos:</w:t>
            </w:r>
          </w:p>
        </w:tc>
      </w:tr>
    </w:tbl>
    <w:p w14:paraId="5647E751" w14:textId="77777777" w:rsidR="005101CF" w:rsidRPr="005E2D3C" w:rsidRDefault="00A626AB" w:rsidP="00F95DCA">
      <w:r>
        <w:t xml:space="preserve"> </w:t>
      </w:r>
    </w:p>
    <w:p w14:paraId="1F81F7A1" w14:textId="77777777" w:rsidR="005101CF" w:rsidRPr="005E2D3C" w:rsidRDefault="00A626AB" w:rsidP="00F95DCA">
      <w:r>
        <w:t xml:space="preserve">Ponderação na óptica das políticas de família e de natalidade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rsidRPr="005E2D3C" w14:paraId="35541E7F"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58058FDD" w14:textId="77777777" w:rsidR="005101CF" w:rsidRPr="005E2D3C" w:rsidRDefault="00A626AB" w:rsidP="00F95DCA">
            <w:r>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686CE9D9" w14:textId="77777777" w:rsidR="005101CF" w:rsidRPr="005E2D3C" w:rsidRDefault="00A626AB" w:rsidP="00F95DCA">
            <w:r>
              <w:t xml:space="preserve">Qual: </w:t>
            </w:r>
          </w:p>
        </w:tc>
      </w:tr>
      <w:tr w:rsidR="005101CF" w:rsidRPr="005E2D3C" w14:paraId="372BD6A0"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7722C0DB" w14:textId="77777777" w:rsidR="005101CF" w:rsidRPr="005E2D3C" w:rsidRDefault="00A626AB" w:rsidP="00F95DCA">
            <w:r>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0B4D7FC8" w14:textId="77777777" w:rsidR="005101CF" w:rsidRPr="005E2D3C" w:rsidRDefault="00A626AB" w:rsidP="00F95DCA">
            <w:r>
              <w:t xml:space="preserve">Não aplicável </w:t>
            </w:r>
          </w:p>
        </w:tc>
      </w:tr>
    </w:tbl>
    <w:p w14:paraId="27D59018" w14:textId="77777777" w:rsidR="005101CF" w:rsidRPr="005E2D3C" w:rsidRDefault="00A626AB" w:rsidP="00F95DCA">
      <w:r>
        <w:t xml:space="preserve"> </w:t>
      </w:r>
    </w:p>
    <w:p w14:paraId="4705A5A3" w14:textId="77777777" w:rsidR="005101CF" w:rsidRPr="005E2D3C" w:rsidRDefault="00A626AB" w:rsidP="00F95DCA">
      <w:r>
        <w:t xml:space="preserve">8.b  Implicações com igualdade de género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rsidRPr="005E2D3C" w14:paraId="5015D220"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3EB02B8B" w14:textId="77777777" w:rsidR="005101CF" w:rsidRPr="005E2D3C" w:rsidRDefault="00A626AB" w:rsidP="00F95DCA">
            <w:r>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0783385C" w14:textId="77777777" w:rsidR="005101CF" w:rsidRPr="005E2D3C" w:rsidRDefault="00A626AB" w:rsidP="00F95DCA">
            <w:r>
              <w:t xml:space="preserve">Qual: </w:t>
            </w:r>
          </w:p>
        </w:tc>
      </w:tr>
      <w:tr w:rsidR="005101CF" w:rsidRPr="005E2D3C" w14:paraId="3C787C97"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702AF202" w14:textId="77777777" w:rsidR="005101CF" w:rsidRPr="005E2D3C" w:rsidRDefault="00A626AB" w:rsidP="00F95DCA">
            <w:r>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3A933582" w14:textId="77777777" w:rsidR="005101CF" w:rsidRPr="005E2D3C" w:rsidRDefault="00A626AB" w:rsidP="00F95DCA">
            <w:r>
              <w:t xml:space="preserve">Não aplicável </w:t>
            </w:r>
          </w:p>
        </w:tc>
      </w:tr>
    </w:tbl>
    <w:p w14:paraId="755087D1" w14:textId="77777777" w:rsidR="005101CF" w:rsidRPr="005E2D3C" w:rsidRDefault="00A626AB" w:rsidP="00F95DCA">
      <w:r>
        <w:t xml:space="preserve"> </w:t>
      </w:r>
    </w:p>
    <w:p w14:paraId="2D774A66" w14:textId="77777777" w:rsidR="005101CF" w:rsidRPr="005E2D3C" w:rsidRDefault="00A626AB" w:rsidP="00F95DCA">
      <w:r>
        <w:t xml:space="preserve">Proceder à avaliação sucessiva do impacto </w:t>
      </w:r>
    </w:p>
    <w:p w14:paraId="546DED11" w14:textId="77777777" w:rsidR="005101CF" w:rsidRPr="005E2D3C" w:rsidRDefault="00A626AB" w:rsidP="00F95DCA">
      <w:r>
        <w:t xml:space="preserve">Sim: </w:t>
      </w:r>
    </w:p>
    <w:p w14:paraId="7E36EC71" w14:textId="6C9DEC65" w:rsidR="005101CF" w:rsidRPr="005E2D3C" w:rsidRDefault="00A626AB" w:rsidP="00F95DCA">
      <w:r>
        <w:t xml:space="preserve">Não: X </w:t>
      </w:r>
      <w:r>
        <w:rPr>
          <w:rFonts w:eastAsia="Cambria"/>
        </w:rPr>
        <w:tab/>
      </w:r>
      <w:r>
        <w:rPr>
          <w:rFonts w:eastAsia="Cambria"/>
        </w:rPr>
        <w:tab/>
      </w:r>
    </w:p>
    <w:p w14:paraId="1C199B98" w14:textId="77777777" w:rsidR="005101CF" w:rsidRPr="005E2D3C" w:rsidRDefault="00A626AB" w:rsidP="00F95DCA">
      <w:r>
        <w:rPr>
          <w:rFonts w:eastAsia="Cambria"/>
        </w:rPr>
        <w:tab/>
      </w:r>
    </w:p>
    <w:p w14:paraId="1D72E977" w14:textId="77777777" w:rsidR="005101CF" w:rsidRPr="005E2D3C" w:rsidRDefault="00A626AB" w:rsidP="00F95DCA">
      <w:r>
        <w:t xml:space="preserve">Outros </w:t>
      </w:r>
    </w:p>
    <w:p w14:paraId="5C734C80" w14:textId="77777777" w:rsidR="005101CF" w:rsidRPr="005E2D3C" w:rsidRDefault="00A626AB" w:rsidP="00F95DCA">
      <w:r>
        <w:t xml:space="preserve">Legislação a alterar </w:t>
      </w:r>
    </w:p>
    <w:p w14:paraId="4E4AB546" w14:textId="77777777" w:rsidR="005101CF" w:rsidRPr="005E2D3C" w:rsidRDefault="00A626AB" w:rsidP="00F95DCA">
      <w:r>
        <w:t xml:space="preserve">Quanto: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rsidRPr="005E2D3C" w14:paraId="1F1A3720"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2319120D" w14:textId="77777777" w:rsidR="005101CF" w:rsidRPr="005E2D3C" w:rsidRDefault="00A626AB" w:rsidP="00F95DCA">
            <w:r>
              <w:t>1.</w:t>
            </w:r>
          </w:p>
        </w:tc>
        <w:tc>
          <w:tcPr>
            <w:tcW w:w="7188" w:type="dxa"/>
            <w:tcBorders>
              <w:top w:val="single" w:sz="4" w:space="0" w:color="000000"/>
              <w:left w:val="single" w:sz="4" w:space="0" w:color="000000"/>
              <w:bottom w:val="single" w:sz="4" w:space="0" w:color="000000"/>
              <w:right w:val="single" w:sz="4" w:space="0" w:color="000000"/>
            </w:tcBorders>
          </w:tcPr>
          <w:p w14:paraId="13D64B7A" w14:textId="77777777" w:rsidR="005101CF" w:rsidRPr="005E2D3C" w:rsidRDefault="00A626AB" w:rsidP="00F95DCA">
            <w:r>
              <w:rPr>
                <w:rFonts w:eastAsia="Arial"/>
              </w:rPr>
              <w:t xml:space="preserve"> </w:t>
            </w:r>
            <w:r>
              <w:t xml:space="preserve"> </w:t>
            </w:r>
          </w:p>
        </w:tc>
      </w:tr>
      <w:tr w:rsidR="005101CF" w:rsidRPr="005E2D3C" w14:paraId="542867A6"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4BC19C1E" w14:textId="77777777" w:rsidR="005101CF" w:rsidRPr="005E2D3C" w:rsidRDefault="00A626AB" w:rsidP="00F95DCA">
            <w:r>
              <w:t>2.</w:t>
            </w:r>
          </w:p>
        </w:tc>
        <w:tc>
          <w:tcPr>
            <w:tcW w:w="7188" w:type="dxa"/>
            <w:tcBorders>
              <w:top w:val="single" w:sz="4" w:space="0" w:color="000000"/>
              <w:left w:val="single" w:sz="4" w:space="0" w:color="000000"/>
              <w:bottom w:val="single" w:sz="4" w:space="0" w:color="000000"/>
              <w:right w:val="single" w:sz="4" w:space="0" w:color="000000"/>
            </w:tcBorders>
          </w:tcPr>
          <w:p w14:paraId="5D8F0E67" w14:textId="77777777" w:rsidR="005101CF" w:rsidRPr="005E2D3C" w:rsidRDefault="00A626AB" w:rsidP="00F95DCA">
            <w:r>
              <w:rPr>
                <w:rFonts w:eastAsia="Arial"/>
              </w:rPr>
              <w:t xml:space="preserve"> </w:t>
            </w:r>
            <w:r>
              <w:t xml:space="preserve"> </w:t>
            </w:r>
          </w:p>
        </w:tc>
      </w:tr>
      <w:tr w:rsidR="005101CF" w:rsidRPr="005E2D3C" w14:paraId="122BBE9A" w14:textId="77777777">
        <w:trPr>
          <w:trHeight w:val="535"/>
        </w:trPr>
        <w:tc>
          <w:tcPr>
            <w:tcW w:w="709" w:type="dxa"/>
            <w:tcBorders>
              <w:top w:val="single" w:sz="4" w:space="0" w:color="000000"/>
              <w:left w:val="single" w:sz="4" w:space="0" w:color="000000"/>
              <w:bottom w:val="single" w:sz="4" w:space="0" w:color="000000"/>
              <w:right w:val="single" w:sz="4" w:space="0" w:color="000000"/>
            </w:tcBorders>
          </w:tcPr>
          <w:p w14:paraId="2D1D2A2A" w14:textId="77777777" w:rsidR="005101CF" w:rsidRPr="005E2D3C" w:rsidRDefault="00A626AB" w:rsidP="00F95DCA">
            <w:r>
              <w:t>3.</w:t>
            </w:r>
          </w:p>
        </w:tc>
        <w:tc>
          <w:tcPr>
            <w:tcW w:w="7188" w:type="dxa"/>
            <w:tcBorders>
              <w:top w:val="single" w:sz="4" w:space="0" w:color="000000"/>
              <w:left w:val="single" w:sz="4" w:space="0" w:color="000000"/>
              <w:bottom w:val="single" w:sz="4" w:space="0" w:color="000000"/>
              <w:right w:val="single" w:sz="4" w:space="0" w:color="000000"/>
            </w:tcBorders>
          </w:tcPr>
          <w:p w14:paraId="52E76573" w14:textId="77777777" w:rsidR="005101CF" w:rsidRPr="005E2D3C" w:rsidRDefault="00A626AB" w:rsidP="00F95DCA">
            <w:r>
              <w:rPr>
                <w:rFonts w:eastAsia="Arial"/>
              </w:rPr>
              <w:t xml:space="preserve"> </w:t>
            </w:r>
            <w:r>
              <w:t xml:space="preserve"> </w:t>
            </w:r>
          </w:p>
        </w:tc>
      </w:tr>
    </w:tbl>
    <w:p w14:paraId="333BDAE9" w14:textId="77777777" w:rsidR="005101CF" w:rsidRPr="005E2D3C" w:rsidRDefault="00A626AB" w:rsidP="00F95DCA">
      <w:r>
        <w:t xml:space="preserve">(Acrescentar, se necessário). </w:t>
      </w:r>
    </w:p>
    <w:p w14:paraId="1A49E2A1" w14:textId="77777777" w:rsidR="005101CF" w:rsidRPr="005E2D3C" w:rsidRDefault="00A626AB" w:rsidP="00F95DCA">
      <w:r>
        <w:t xml:space="preserve"> </w:t>
      </w:r>
    </w:p>
    <w:p w14:paraId="1F8806FE" w14:textId="77777777" w:rsidR="005101CF" w:rsidRPr="005E2D3C" w:rsidRDefault="00A626AB" w:rsidP="00F95DCA">
      <w:r>
        <w:lastRenderedPageBreak/>
        <w:t xml:space="preserve">Legislação a revogar </w:t>
      </w:r>
    </w:p>
    <w:p w14:paraId="40810335" w14:textId="77777777" w:rsidR="005101CF" w:rsidRPr="005E2D3C" w:rsidRDefault="00A626AB" w:rsidP="00F95DCA">
      <w:r>
        <w:t xml:space="preserve">Quanto:   </w:t>
      </w:r>
    </w:p>
    <w:tbl>
      <w:tblPr>
        <w:tblStyle w:val="TableGrid"/>
        <w:tblW w:w="7897" w:type="dxa"/>
        <w:tblInd w:w="851" w:type="dxa"/>
        <w:tblCellMar>
          <w:top w:w="53" w:type="dxa"/>
          <w:left w:w="107" w:type="dxa"/>
          <w:right w:w="47" w:type="dxa"/>
        </w:tblCellMar>
        <w:tblLook w:val="04A0" w:firstRow="1" w:lastRow="0" w:firstColumn="1" w:lastColumn="0" w:noHBand="0" w:noVBand="1"/>
      </w:tblPr>
      <w:tblGrid>
        <w:gridCol w:w="806"/>
        <w:gridCol w:w="7091"/>
      </w:tblGrid>
      <w:tr w:rsidR="005101CF" w:rsidRPr="005E2D3C" w14:paraId="4B41F16C" w14:textId="77777777">
        <w:trPr>
          <w:trHeight w:val="2155"/>
        </w:trPr>
        <w:tc>
          <w:tcPr>
            <w:tcW w:w="806" w:type="dxa"/>
            <w:tcBorders>
              <w:top w:val="single" w:sz="4" w:space="0" w:color="000000"/>
              <w:left w:val="single" w:sz="4" w:space="0" w:color="000000"/>
              <w:bottom w:val="single" w:sz="4" w:space="0" w:color="000000"/>
              <w:right w:val="single" w:sz="4" w:space="0" w:color="000000"/>
            </w:tcBorders>
          </w:tcPr>
          <w:p w14:paraId="3064E64A" w14:textId="77777777" w:rsidR="005101CF" w:rsidRPr="005E2D3C" w:rsidRDefault="00A626AB" w:rsidP="00F95DCA">
            <w:r>
              <w:t xml:space="preserve">1. </w:t>
            </w:r>
          </w:p>
        </w:tc>
        <w:tc>
          <w:tcPr>
            <w:tcW w:w="7091" w:type="dxa"/>
            <w:tcBorders>
              <w:top w:val="single" w:sz="4" w:space="0" w:color="000000"/>
              <w:left w:val="single" w:sz="4" w:space="0" w:color="000000"/>
              <w:bottom w:val="single" w:sz="4" w:space="0" w:color="000000"/>
              <w:right w:val="single" w:sz="4" w:space="0" w:color="000000"/>
            </w:tcBorders>
          </w:tcPr>
          <w:p w14:paraId="29E37D26" w14:textId="77777777" w:rsidR="005101CF" w:rsidRPr="005E2D3C" w:rsidRDefault="00A626AB" w:rsidP="00F95DCA">
            <w:r>
              <w:t xml:space="preserve">Decreto-Lei n.º 276/2001, de 17 de outubro, com a redação dadaalterado pelos Decreto-Lei n.ºs 315/2003, de 17 de dezembro, 265/2007, de 24 de julho, 255/2009, de 24 de setembro e 260/2012, de 12 de dezembro, bem como pela Lei n.º </w:t>
            </w:r>
          </w:p>
          <w:p w14:paraId="1744F399" w14:textId="77777777" w:rsidR="005101CF" w:rsidRPr="005E2D3C" w:rsidRDefault="00A626AB" w:rsidP="00F95DCA">
            <w:r>
              <w:t xml:space="preserve">49/2007, de 31 de agosto;   </w:t>
            </w:r>
          </w:p>
        </w:tc>
      </w:tr>
      <w:tr w:rsidR="005101CF" w:rsidRPr="005E2D3C" w14:paraId="4369F512" w14:textId="77777777">
        <w:trPr>
          <w:trHeight w:val="940"/>
        </w:trPr>
        <w:tc>
          <w:tcPr>
            <w:tcW w:w="806" w:type="dxa"/>
            <w:tcBorders>
              <w:top w:val="single" w:sz="4" w:space="0" w:color="000000"/>
              <w:left w:val="single" w:sz="4" w:space="0" w:color="000000"/>
              <w:bottom w:val="single" w:sz="4" w:space="0" w:color="000000"/>
              <w:right w:val="single" w:sz="4" w:space="0" w:color="000000"/>
            </w:tcBorders>
          </w:tcPr>
          <w:p w14:paraId="3BD7A8F5" w14:textId="77777777" w:rsidR="005101CF" w:rsidRPr="005E2D3C" w:rsidRDefault="00A626AB" w:rsidP="00F95DCA">
            <w:r>
              <w:t xml:space="preserve">2. </w:t>
            </w:r>
          </w:p>
        </w:tc>
        <w:tc>
          <w:tcPr>
            <w:tcW w:w="7091" w:type="dxa"/>
            <w:tcBorders>
              <w:top w:val="single" w:sz="4" w:space="0" w:color="000000"/>
              <w:left w:val="single" w:sz="4" w:space="0" w:color="000000"/>
              <w:bottom w:val="single" w:sz="4" w:space="0" w:color="000000"/>
              <w:right w:val="single" w:sz="4" w:space="0" w:color="000000"/>
            </w:tcBorders>
          </w:tcPr>
          <w:p w14:paraId="5B7987FC" w14:textId="77777777" w:rsidR="005101CF" w:rsidRPr="005E2D3C" w:rsidRDefault="00A626AB" w:rsidP="00F95DCA">
            <w:r>
              <w:t xml:space="preserve">O Decreto-Lei n.º 313/2003, de 17 de dezembro, alterado pela Lei n.º </w:t>
            </w:r>
          </w:p>
          <w:p w14:paraId="6062A53D" w14:textId="77777777" w:rsidR="005101CF" w:rsidRPr="005E2D3C" w:rsidRDefault="00A626AB" w:rsidP="00F95DCA">
            <w:r>
              <w:t xml:space="preserve">49/2007, de 31 de agosto </w:t>
            </w:r>
          </w:p>
        </w:tc>
      </w:tr>
      <w:tr w:rsidR="005101CF" w:rsidRPr="005E2D3C" w14:paraId="721C4706" w14:textId="77777777">
        <w:trPr>
          <w:trHeight w:val="535"/>
        </w:trPr>
        <w:tc>
          <w:tcPr>
            <w:tcW w:w="806" w:type="dxa"/>
            <w:tcBorders>
              <w:top w:val="single" w:sz="4" w:space="0" w:color="000000"/>
              <w:left w:val="single" w:sz="4" w:space="0" w:color="000000"/>
              <w:bottom w:val="single" w:sz="4" w:space="0" w:color="000000"/>
              <w:right w:val="single" w:sz="4" w:space="0" w:color="000000"/>
            </w:tcBorders>
          </w:tcPr>
          <w:p w14:paraId="52EB7A32" w14:textId="77777777" w:rsidR="005101CF" w:rsidRPr="005E2D3C" w:rsidRDefault="00A626AB" w:rsidP="00F95DCA">
            <w:r>
              <w:t xml:space="preserve">3. </w:t>
            </w:r>
          </w:p>
        </w:tc>
        <w:tc>
          <w:tcPr>
            <w:tcW w:w="7091" w:type="dxa"/>
            <w:tcBorders>
              <w:top w:val="single" w:sz="4" w:space="0" w:color="000000"/>
              <w:left w:val="single" w:sz="4" w:space="0" w:color="000000"/>
              <w:bottom w:val="single" w:sz="4" w:space="0" w:color="000000"/>
              <w:right w:val="single" w:sz="4" w:space="0" w:color="000000"/>
            </w:tcBorders>
          </w:tcPr>
          <w:p w14:paraId="2EBBB505" w14:textId="77777777" w:rsidR="005101CF" w:rsidRPr="005E2D3C" w:rsidRDefault="00A626AB" w:rsidP="00F95DCA">
            <w:r>
              <w:t>Decreto-Lei n.º 314/2003, de 17 de dezembro</w:t>
            </w:r>
          </w:p>
        </w:tc>
      </w:tr>
      <w:tr w:rsidR="005101CF" w:rsidRPr="005E2D3C" w14:paraId="6FEC2BC1" w14:textId="77777777">
        <w:trPr>
          <w:trHeight w:val="535"/>
        </w:trPr>
        <w:tc>
          <w:tcPr>
            <w:tcW w:w="806" w:type="dxa"/>
            <w:tcBorders>
              <w:top w:val="single" w:sz="4" w:space="0" w:color="000000"/>
              <w:left w:val="single" w:sz="4" w:space="0" w:color="000000"/>
              <w:bottom w:val="single" w:sz="4" w:space="0" w:color="000000"/>
              <w:right w:val="single" w:sz="4" w:space="0" w:color="000000"/>
            </w:tcBorders>
          </w:tcPr>
          <w:p w14:paraId="41DD9296" w14:textId="77777777" w:rsidR="005101CF" w:rsidRPr="005E2D3C" w:rsidRDefault="00A626AB" w:rsidP="00F95DCA">
            <w:r>
              <w:t xml:space="preserve">4. </w:t>
            </w:r>
          </w:p>
        </w:tc>
        <w:tc>
          <w:tcPr>
            <w:tcW w:w="7091" w:type="dxa"/>
            <w:tcBorders>
              <w:top w:val="single" w:sz="4" w:space="0" w:color="000000"/>
              <w:left w:val="single" w:sz="4" w:space="0" w:color="000000"/>
              <w:bottom w:val="single" w:sz="4" w:space="0" w:color="000000"/>
              <w:right w:val="single" w:sz="4" w:space="0" w:color="000000"/>
            </w:tcBorders>
          </w:tcPr>
          <w:p w14:paraId="6C4D636D" w14:textId="1626A901" w:rsidR="005101CF" w:rsidRPr="005E2D3C" w:rsidRDefault="0052508A" w:rsidP="00F95DCA">
            <w:r>
              <w:t>Portaria</w:t>
            </w:r>
            <w:r w:rsidR="00A626AB">
              <w:t xml:space="preserve"> n.º 421/2004, de 24 de abril</w:t>
            </w:r>
          </w:p>
        </w:tc>
      </w:tr>
    </w:tbl>
    <w:p w14:paraId="52577F54" w14:textId="77777777" w:rsidR="005101CF" w:rsidRPr="005E2D3C" w:rsidRDefault="00A626AB" w:rsidP="00F95DCA">
      <w:r>
        <w:t xml:space="preserve">(Acrescentar, se necessário). </w:t>
      </w:r>
    </w:p>
    <w:p w14:paraId="6EEEE9A0" w14:textId="00E396BE" w:rsidR="005101CF" w:rsidRPr="005E2D3C" w:rsidRDefault="00A626AB" w:rsidP="00F95DCA">
      <w:r>
        <w:t xml:space="preserve"> </w:t>
      </w:r>
      <w:r>
        <w:rPr>
          <w:rFonts w:eastAsia="Cambria"/>
        </w:rPr>
        <w:tab/>
      </w:r>
    </w:p>
    <w:p w14:paraId="5E8599C8" w14:textId="77777777" w:rsidR="005101CF" w:rsidRPr="005E2D3C" w:rsidRDefault="00A626AB" w:rsidP="00F95DCA">
      <w:r>
        <w:t xml:space="preserve">Transposição de acto normativo da UE  </w:t>
      </w:r>
    </w:p>
    <w:p w14:paraId="466974D5" w14:textId="77777777" w:rsidR="005101CF" w:rsidRPr="005E2D3C" w:rsidRDefault="00A626AB" w:rsidP="00F95DCA">
      <w:r>
        <w:rPr>
          <w:rFonts w:eastAsia="Calibri"/>
        </w:rPr>
        <w:tab/>
      </w:r>
      <w:r>
        <w:t xml:space="preserve">  </w:t>
      </w:r>
      <w:r>
        <w:tab/>
        <w:t xml:space="preserve"> </w:t>
      </w:r>
      <w:r>
        <w:tab/>
        <w:t xml:space="preserve">Quanto: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rsidRPr="005E2D3C" w14:paraId="1BD43D2D"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56B3EDCA" w14:textId="77777777" w:rsidR="005101CF" w:rsidRPr="005E2D3C" w:rsidRDefault="00A626AB" w:rsidP="00F95DCA">
            <w:r>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4FB63320" w14:textId="77777777" w:rsidR="005101CF" w:rsidRPr="005E2D3C" w:rsidRDefault="00A626AB" w:rsidP="00F95DCA">
            <w:r>
              <w:t xml:space="preserve">Qual: </w:t>
            </w:r>
          </w:p>
        </w:tc>
      </w:tr>
      <w:tr w:rsidR="005101CF" w:rsidRPr="005E2D3C" w14:paraId="3D9DEF24"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383BA610" w14:textId="77777777" w:rsidR="005101CF" w:rsidRPr="005E2D3C" w:rsidRDefault="00A626AB" w:rsidP="00F95DCA">
            <w:r>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635E8EEC" w14:textId="77777777" w:rsidR="005101CF" w:rsidRPr="005E2D3C" w:rsidRDefault="00A626AB" w:rsidP="00F95DCA">
            <w:r>
              <w:t xml:space="preserve">x </w:t>
            </w:r>
          </w:p>
        </w:tc>
      </w:tr>
    </w:tbl>
    <w:p w14:paraId="6EEC1822" w14:textId="77777777" w:rsidR="005101CF" w:rsidRPr="005E2D3C" w:rsidRDefault="00A626AB" w:rsidP="00F95DCA">
      <w:r>
        <w:t xml:space="preserve"> </w:t>
      </w:r>
    </w:p>
    <w:p w14:paraId="7266CB4E" w14:textId="77777777" w:rsidR="005101CF" w:rsidRPr="005E2D3C" w:rsidRDefault="00A626AB" w:rsidP="00F95DCA">
      <w:r>
        <w:t xml:space="preserve">Aprova convenção Internacional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rsidRPr="005E2D3C" w14:paraId="79939A03"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6C927262" w14:textId="77777777" w:rsidR="005101CF" w:rsidRPr="005E2D3C" w:rsidRDefault="00A626AB" w:rsidP="00F95DCA">
            <w:r>
              <w:t xml:space="preserve">Sim:  </w:t>
            </w:r>
          </w:p>
        </w:tc>
        <w:tc>
          <w:tcPr>
            <w:tcW w:w="6764" w:type="dxa"/>
            <w:tcBorders>
              <w:top w:val="single" w:sz="4" w:space="0" w:color="000000"/>
              <w:left w:val="single" w:sz="4" w:space="0" w:color="000000"/>
              <w:bottom w:val="single" w:sz="4" w:space="0" w:color="000000"/>
              <w:right w:val="single" w:sz="4" w:space="0" w:color="000000"/>
            </w:tcBorders>
          </w:tcPr>
          <w:p w14:paraId="493B0DF7" w14:textId="77777777" w:rsidR="005101CF" w:rsidRPr="005E2D3C" w:rsidRDefault="00A626AB" w:rsidP="00F95DCA">
            <w:r>
              <w:t xml:space="preserve">Qual: </w:t>
            </w:r>
          </w:p>
        </w:tc>
      </w:tr>
      <w:tr w:rsidR="005101CF" w:rsidRPr="005E2D3C" w14:paraId="0DBDA5C8" w14:textId="77777777">
        <w:trPr>
          <w:trHeight w:val="535"/>
        </w:trPr>
        <w:tc>
          <w:tcPr>
            <w:tcW w:w="1230" w:type="dxa"/>
            <w:tcBorders>
              <w:top w:val="single" w:sz="4" w:space="0" w:color="000000"/>
              <w:left w:val="single" w:sz="4" w:space="0" w:color="000000"/>
              <w:bottom w:val="single" w:sz="4" w:space="0" w:color="000000"/>
              <w:right w:val="single" w:sz="4" w:space="0" w:color="000000"/>
            </w:tcBorders>
          </w:tcPr>
          <w:p w14:paraId="2E886AC3" w14:textId="77777777" w:rsidR="005101CF" w:rsidRPr="005E2D3C" w:rsidRDefault="00A626AB" w:rsidP="00F95DCA">
            <w:r>
              <w:t xml:space="preserve">Não </w:t>
            </w:r>
          </w:p>
        </w:tc>
        <w:tc>
          <w:tcPr>
            <w:tcW w:w="6764" w:type="dxa"/>
            <w:tcBorders>
              <w:top w:val="single" w:sz="4" w:space="0" w:color="000000"/>
              <w:left w:val="single" w:sz="4" w:space="0" w:color="000000"/>
              <w:bottom w:val="single" w:sz="4" w:space="0" w:color="000000"/>
              <w:right w:val="single" w:sz="4" w:space="0" w:color="000000"/>
            </w:tcBorders>
          </w:tcPr>
          <w:p w14:paraId="4274967A" w14:textId="77777777" w:rsidR="005101CF" w:rsidRPr="005E2D3C" w:rsidRDefault="00A626AB" w:rsidP="00F95DCA">
            <w:r>
              <w:t xml:space="preserve">x </w:t>
            </w:r>
          </w:p>
        </w:tc>
      </w:tr>
    </w:tbl>
    <w:p w14:paraId="3F8DACDE" w14:textId="77777777" w:rsidR="005101CF" w:rsidRPr="005E2D3C" w:rsidRDefault="00A626AB" w:rsidP="00F95DCA">
      <w:r>
        <w:t xml:space="preserve"> </w:t>
      </w:r>
    </w:p>
    <w:p w14:paraId="392D97DE" w14:textId="77777777" w:rsidR="005101CF" w:rsidRPr="005E2D3C" w:rsidRDefault="00A626AB" w:rsidP="00F95DCA">
      <w:r>
        <w:t xml:space="preserve">Regulamentos: </w:t>
      </w:r>
    </w:p>
    <w:tbl>
      <w:tblPr>
        <w:tblStyle w:val="TableGrid"/>
        <w:tblW w:w="7897" w:type="dxa"/>
        <w:tblInd w:w="851" w:type="dxa"/>
        <w:tblCellMar>
          <w:top w:w="36" w:type="dxa"/>
          <w:left w:w="107" w:type="dxa"/>
          <w:right w:w="10" w:type="dxa"/>
        </w:tblCellMar>
        <w:tblLook w:val="04A0" w:firstRow="1" w:lastRow="0" w:firstColumn="1" w:lastColumn="0" w:noHBand="0" w:noVBand="1"/>
      </w:tblPr>
      <w:tblGrid>
        <w:gridCol w:w="709"/>
        <w:gridCol w:w="7188"/>
      </w:tblGrid>
      <w:tr w:rsidR="005101CF" w:rsidRPr="005E2D3C" w14:paraId="59E7690C" w14:textId="77777777">
        <w:trPr>
          <w:trHeight w:val="2111"/>
        </w:trPr>
        <w:tc>
          <w:tcPr>
            <w:tcW w:w="709" w:type="dxa"/>
            <w:tcBorders>
              <w:top w:val="single" w:sz="4" w:space="0" w:color="000000"/>
              <w:left w:val="single" w:sz="4" w:space="0" w:color="000000"/>
              <w:bottom w:val="single" w:sz="4" w:space="0" w:color="000000"/>
              <w:right w:val="single" w:sz="4" w:space="0" w:color="000000"/>
            </w:tcBorders>
          </w:tcPr>
          <w:p w14:paraId="2527E39C" w14:textId="77777777" w:rsidR="005101CF" w:rsidRPr="005E2D3C" w:rsidRDefault="00A626AB" w:rsidP="00F95DCA">
            <w:r>
              <w:lastRenderedPageBreak/>
              <w:t>1.</w:t>
            </w:r>
            <w:r>
              <w:rPr>
                <w:rFonts w:eastAsia="Arial"/>
              </w:rP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0653A7D9" w14:textId="77777777" w:rsidR="005101CF" w:rsidRPr="005E2D3C" w:rsidRDefault="00A626AB" w:rsidP="00F95DCA">
            <w:r>
              <w:t xml:space="preserve">Sumário:  </w:t>
            </w:r>
          </w:p>
          <w:p w14:paraId="525AF0F2" w14:textId="77777777" w:rsidR="005101CF" w:rsidRPr="005E2D3C" w:rsidRDefault="00A626AB" w:rsidP="00F95DCA">
            <w:r>
              <w:t xml:space="preserve">Entidade competente:  </w:t>
            </w:r>
          </w:p>
          <w:p w14:paraId="05DA47D6" w14:textId="77777777" w:rsidR="005101CF" w:rsidRPr="005E2D3C" w:rsidRDefault="00A626AB" w:rsidP="00F95DCA">
            <w:r>
              <w:t xml:space="preserve">Forma:  </w:t>
            </w:r>
          </w:p>
          <w:p w14:paraId="2202A101" w14:textId="77777777" w:rsidR="005101CF" w:rsidRPr="005E2D3C" w:rsidRDefault="00A626AB" w:rsidP="00F95DCA">
            <w:r>
              <w:t xml:space="preserve">Prazo: </w:t>
            </w:r>
          </w:p>
        </w:tc>
      </w:tr>
      <w:tr w:rsidR="005101CF" w:rsidRPr="005E2D3C" w14:paraId="305E98C7" w14:textId="77777777">
        <w:trPr>
          <w:trHeight w:val="2110"/>
        </w:trPr>
        <w:tc>
          <w:tcPr>
            <w:tcW w:w="709" w:type="dxa"/>
            <w:tcBorders>
              <w:top w:val="single" w:sz="4" w:space="0" w:color="000000"/>
              <w:left w:val="single" w:sz="4" w:space="0" w:color="000000"/>
              <w:bottom w:val="single" w:sz="4" w:space="0" w:color="000000"/>
              <w:right w:val="single" w:sz="4" w:space="0" w:color="000000"/>
            </w:tcBorders>
          </w:tcPr>
          <w:p w14:paraId="1DB5C85B" w14:textId="77777777" w:rsidR="005101CF" w:rsidRPr="005E2D3C" w:rsidRDefault="00A626AB" w:rsidP="00F95DCA">
            <w:r>
              <w:t>2.</w:t>
            </w:r>
            <w:r>
              <w:rPr>
                <w:rFonts w:eastAsia="Arial"/>
              </w:rPr>
              <w:t xml:space="preserve"> </w:t>
            </w:r>
          </w:p>
        </w:tc>
        <w:tc>
          <w:tcPr>
            <w:tcW w:w="7188" w:type="dxa"/>
            <w:tcBorders>
              <w:top w:val="single" w:sz="4" w:space="0" w:color="000000"/>
              <w:left w:val="single" w:sz="4" w:space="0" w:color="000000"/>
              <w:bottom w:val="single" w:sz="4" w:space="0" w:color="000000"/>
              <w:right w:val="single" w:sz="4" w:space="0" w:color="000000"/>
            </w:tcBorders>
          </w:tcPr>
          <w:p w14:paraId="61D3FA1D" w14:textId="77777777" w:rsidR="005101CF" w:rsidRPr="005E2D3C" w:rsidRDefault="00A626AB" w:rsidP="00F95DCA">
            <w:r>
              <w:t xml:space="preserve">Sumário: </w:t>
            </w:r>
          </w:p>
          <w:p w14:paraId="1C2F0713" w14:textId="77777777" w:rsidR="005101CF" w:rsidRPr="005E2D3C" w:rsidRDefault="00A626AB" w:rsidP="00F95DCA">
            <w:r>
              <w:t xml:space="preserve">Entidade competente: </w:t>
            </w:r>
          </w:p>
          <w:p w14:paraId="532F23E4" w14:textId="77777777" w:rsidR="005101CF" w:rsidRPr="005E2D3C" w:rsidRDefault="00A626AB" w:rsidP="00F95DCA">
            <w:r>
              <w:t xml:space="preserve">Forma: </w:t>
            </w:r>
          </w:p>
          <w:p w14:paraId="5280C050" w14:textId="77777777" w:rsidR="005101CF" w:rsidRPr="005E2D3C" w:rsidRDefault="00A626AB" w:rsidP="00F95DCA">
            <w:r>
              <w:t xml:space="preserve">Prazo: </w:t>
            </w:r>
          </w:p>
        </w:tc>
      </w:tr>
    </w:tbl>
    <w:p w14:paraId="3817CA5C" w14:textId="77777777" w:rsidR="005101CF" w:rsidRPr="005E2D3C" w:rsidRDefault="00A626AB" w:rsidP="00F95DCA">
      <w:r>
        <w:t xml:space="preserve">(Acrescentar, se necessário). </w:t>
      </w:r>
    </w:p>
    <w:p w14:paraId="3EB538AA" w14:textId="4D9C0885" w:rsidR="005101CF" w:rsidRPr="005E2D3C" w:rsidRDefault="00A626AB" w:rsidP="00F95DCA">
      <w:r>
        <w:t xml:space="preserve"> </w:t>
      </w:r>
      <w:r>
        <w:rPr>
          <w:rFonts w:eastAsia="Cambria"/>
        </w:rPr>
        <w:tab/>
      </w:r>
    </w:p>
    <w:p w14:paraId="494BBA6F" w14:textId="77777777" w:rsidR="005101CF" w:rsidRPr="005E2D3C" w:rsidRDefault="00A626AB" w:rsidP="00F95DCA">
      <w:r>
        <w:t>15.</w:t>
      </w:r>
      <w:r>
        <w:rPr>
          <w:rFonts w:eastAsia="Arial"/>
        </w:rPr>
        <w:t xml:space="preserve"> </w:t>
      </w:r>
      <w:r>
        <w:t xml:space="preserve">Proposta de nota para a comunicação social </w:t>
      </w:r>
    </w:p>
    <w:p w14:paraId="793C04A5" w14:textId="77777777" w:rsidR="005101CF" w:rsidRPr="005E2D3C" w:rsidRDefault="00A626AB" w:rsidP="00F95DCA">
      <w:r>
        <w:t xml:space="preserve">O governo aprovou um diploma que estabelece as normas a que obedece a detenção, a identificação, o registo, o licenciamento e a comercialização, bem como o controlo sanitário dos animais de companhia, fixando as normas complementares da Convenção Europeia para a proteção dos Animais de Companhia, aprovada pelo Decreto n.º 13/93, de 13 de abril. </w:t>
      </w:r>
    </w:p>
    <w:p w14:paraId="0E8B235B" w14:textId="77777777" w:rsidR="005101CF" w:rsidRPr="005E2D3C" w:rsidRDefault="22998B98" w:rsidP="00F95DCA">
      <w:r>
        <w:t xml:space="preserve"> </w:t>
      </w:r>
    </w:p>
    <w:p w14:paraId="4E11F974" w14:textId="74D54FBF" w:rsidR="7F7CCA47" w:rsidRPr="005E2D3C" w:rsidRDefault="7F7CCA47" w:rsidP="00F95DCA"/>
    <w:p w14:paraId="1370903D" w14:textId="081011BE" w:rsidR="07ED153D" w:rsidRPr="005E2D3C" w:rsidRDefault="07ED153D" w:rsidP="00F95DCA">
      <w:pPr>
        <w:rPr>
          <w:color w:val="FF0000"/>
        </w:rPr>
      </w:pPr>
      <w:r>
        <w:rPr>
          <w:color w:val="FF0000"/>
        </w:rPr>
        <w:t>SUBSECÇÃO III – ALTERAR localização no documento!</w:t>
      </w:r>
      <w:commentRangeStart w:id="703"/>
      <w:commentRangeEnd w:id="703"/>
      <w:r w:rsidR="002251E2" w:rsidRPr="005E2D3C">
        <w:rPr>
          <w:rStyle w:val="Refdecomentrio"/>
          <w:color w:val="FF0000"/>
          <w:sz w:val="24"/>
          <w:szCs w:val="24"/>
        </w:rPr>
        <w:commentReference w:id="703"/>
      </w:r>
    </w:p>
    <w:p w14:paraId="35B5C88E" w14:textId="55AD88FF" w:rsidR="07ED153D" w:rsidRPr="005E2D3C" w:rsidRDefault="07ED153D" w:rsidP="00F95DCA">
      <w:r>
        <w:t xml:space="preserve">Outros controlos </w:t>
      </w:r>
    </w:p>
    <w:p w14:paraId="7157790F" w14:textId="77777777" w:rsidR="7F7CCA47" w:rsidRPr="005E2D3C" w:rsidRDefault="7F7CCA47" w:rsidP="00F95DCA"/>
    <w:p w14:paraId="71D1CB6C" w14:textId="77777777" w:rsidR="07ED153D" w:rsidRPr="005E2D3C" w:rsidRDefault="07ED153D" w:rsidP="00F95DCA">
      <w:r>
        <w:t>Artigo 142.º</w:t>
      </w:r>
    </w:p>
    <w:p w14:paraId="6308CFA3" w14:textId="152B996A" w:rsidR="07ED153D" w:rsidRPr="005E2D3C" w:rsidRDefault="07ED153D" w:rsidP="00F95DCA">
      <w:r>
        <w:t xml:space="preserve">Exames médico-veterinários, laboratoriais ou outros </w:t>
      </w:r>
    </w:p>
    <w:p w14:paraId="2C3AC685" w14:textId="77777777" w:rsidR="07ED153D" w:rsidRPr="005E2D3C" w:rsidRDefault="07ED153D" w:rsidP="00F95DCA">
      <w:r>
        <w:t xml:space="preserve">A DGAV pode, sempre que entender necessário, determinar a realização de quaisquer exames médico-veterinários, laboratoriais ou outros, para verificar se foi administrada a </w:t>
      </w:r>
      <w:r>
        <w:lastRenderedPageBreak/>
        <w:t xml:space="preserve">um animal de companhia qualquer substância, tratamento ou procedimento que vise aumentar ou diminuir o nível natural das capacidades fisiológicas e etológicas desse animal, nas seguintes situações: </w:t>
      </w:r>
    </w:p>
    <w:p w14:paraId="197B2D8A" w14:textId="77777777" w:rsidR="07ED153D" w:rsidRPr="005E2D3C" w:rsidRDefault="07ED153D" w:rsidP="00F95DCA">
      <w:r>
        <w:t xml:space="preserve">No decurso de competições; </w:t>
      </w:r>
    </w:p>
    <w:p w14:paraId="5FD73A4F" w14:textId="6EE1ECA3" w:rsidR="07ED153D" w:rsidRPr="005E2D3C" w:rsidRDefault="07ED153D" w:rsidP="00F95DCA">
      <w:r>
        <w:t>Em qualquer momento, quando constitua risco para o bem-estar do animal.</w:t>
      </w:r>
    </w:p>
    <w:p w14:paraId="39AB4961" w14:textId="62AF9FA8" w:rsidR="7F7CCA47" w:rsidRPr="005E2D3C" w:rsidRDefault="7F7CCA47" w:rsidP="00F95DCA"/>
    <w:p w14:paraId="3B1BB911" w14:textId="4A1B8B96" w:rsidR="7F7CCA47" w:rsidRPr="005E2D3C" w:rsidRDefault="7F7CCA47" w:rsidP="00F95DCA"/>
    <w:sectPr w:rsidR="7F7CCA47" w:rsidRPr="005E2D3C" w:rsidSect="005E68AA">
      <w:footerReference w:type="default" r:id="rId19"/>
      <w:pgSz w:w="11904" w:h="16840"/>
      <w:pgMar w:top="1713" w:right="1555" w:bottom="1443" w:left="1560"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Gui Jorge Machado Sarmento" w:date="2026-06-30T02:06:00Z" w:initials="GS">
    <w:p w14:paraId="5AF3E2F2" w14:textId="77777777" w:rsidR="0024310E" w:rsidRDefault="0024310E" w:rsidP="0024310E">
      <w:pPr>
        <w:pStyle w:val="Textodecomentrio"/>
        <w:ind w:left="0" w:firstLine="0"/>
        <w:jc w:val="left"/>
      </w:pPr>
      <w:r>
        <w:rPr>
          <w:rStyle w:val="Refdecomentrio"/>
        </w:rPr>
        <w:annotationRef/>
      </w:r>
      <w:r>
        <w:t>Nova proposta de texto - a rever</w:t>
      </w:r>
    </w:p>
  </w:comment>
  <w:comment w:id="34" w:author="Gui Jorge Machado Sarmento" w:date="2026-06-27T21:52:00Z" w:initials="GS">
    <w:p w14:paraId="27F4CC43" w14:textId="77777777" w:rsidR="00885E45" w:rsidRDefault="005D7EEC">
      <w:r>
        <w:rPr>
          <w:rStyle w:val="CommentReference"/>
        </w:rPr>
        <w:annotationRef/>
      </w:r>
      <w:r>
        <w:rPr>
          <w:sz w:val="20"/>
          <w:szCs w:val="20"/>
        </w:rPr>
        <w:t>Integra o conteúdo do duplicado «Animais de companhia» (eliminado): o n.º 2 distingue as espécies da Parte A e da Parte B do Anexo I do Regulamento (UE) 2016/429; o n.º 7 prevê o poder de a DGAV restringir ou condicionar a detenção ou circulação por razões sanitárias.</w:t>
      </w:r>
    </w:p>
  </w:comment>
  <w:comment w:id="38" w:author="Gui Jorge Machado Sarmento" w:date="2026-04-20T23:18:00Z" w:initials="GS">
    <w:p w14:paraId="19D74710" w14:textId="77777777" w:rsidR="00324D81" w:rsidRDefault="00324D81" w:rsidP="00324D81">
      <w:pPr>
        <w:pStyle w:val="Textodecomentrio"/>
        <w:ind w:left="0" w:firstLine="0"/>
        <w:jc w:val="left"/>
      </w:pPr>
      <w:r>
        <w:rPr>
          <w:rStyle w:val="Refdecomentrio"/>
        </w:rPr>
        <w:annotationRef/>
      </w:r>
      <w:r>
        <w:t>Organização das definições.</w:t>
      </w:r>
    </w:p>
  </w:comment>
  <w:comment w:id="39" w:author="Maria Cristina Tavares Briosa" w:date="2026-05-28T11:03:00Z" w:initials="MB">
    <w:p w14:paraId="07BE9094" w14:textId="70B7787F" w:rsidR="000B4DF1" w:rsidRDefault="0035170A">
      <w:pPr>
        <w:pStyle w:val="CommentText"/>
      </w:pPr>
      <w:r>
        <w:rPr>
          <w:rStyle w:val="CommentReference"/>
        </w:rPr>
        <w:annotationRef/>
      </w:r>
      <w:r w:rsidRPr="30E2EF15">
        <w:t>Definição a ponderar   - gaiolas só para espécies diferentes de cão e gato , para estes só para transporte/ contentores</w:t>
      </w:r>
    </w:p>
  </w:comment>
  <w:comment w:id="40" w:author="Gui Jorge Machado Sarmento" w:date="2026-06-27T21:55:00Z" w:initials="GS">
    <w:p w14:paraId="6B3C0F46" w14:textId="77777777" w:rsidR="00885E45" w:rsidRDefault="005D7EEC">
      <w:r>
        <w:rPr>
          <w:rStyle w:val="CommentReference"/>
        </w:rPr>
        <w:annotationRef/>
      </w:r>
      <w:r>
        <w:rPr>
          <w:sz w:val="20"/>
          <w:szCs w:val="20"/>
        </w:rPr>
        <w:t>Repõe-se a definição de «cão de caça»: o grupo tinha-a rasurado, mas o termo é usado no articulado (licença de cão de caça, classificação funcional, estabelecimentos de caça), pelo que a definição é necessária. Sujeito alinhado com «titular».</w:t>
      </w:r>
    </w:p>
  </w:comment>
  <w:comment w:id="41" w:author="Gui Jorge Machado Sarmento" w:date="2026-06-27T09:46:00Z" w:initials="GS">
    <w:p w14:paraId="09FEB8B9" w14:textId="77777777" w:rsidR="00885E45" w:rsidRDefault="005D7EEC">
      <w:r>
        <w:rPr>
          <w:rStyle w:val="CommentReference"/>
        </w:rPr>
        <w:annotationRef/>
      </w:r>
      <w:r>
        <w:rPr>
          <w:sz w:val="20"/>
          <w:szCs w:val="20"/>
        </w:rPr>
        <w:t>Repõe-se e amplia-se a definição. A redação anterior limitava a cedência à «colocação no mercado a título gratuito com vista à adoção», mas «cedência» é usada no articulado em sentido amplo — cedência de cães perigosos, cedência a entidades, interdição de cedência a menores e a secção «Cedência de animais» (arts. 92.º e 93.º). Passa a abranger qualquer transmissão gratuita da propriedade, da guarda ou da responsabilidade sobre o animal, distinguindo-se de «colocação no mercado», que abrange o oneroso e o gratuito e a publicidade.</w:t>
      </w:r>
    </w:p>
  </w:comment>
  <w:comment w:id="42" w:author="Gui Jorge Machado Sarmento" w:date="2026-06-27T14:07:00Z" w:initials="GS">
    <w:p w14:paraId="50E44565" w14:textId="77777777" w:rsidR="00885E45" w:rsidRDefault="005D7EEC">
      <w:r>
        <w:rPr>
          <w:rStyle w:val="CommentReference"/>
        </w:rPr>
        <w:annotationRef/>
      </w:r>
      <w:r>
        <w:rPr>
          <w:sz w:val="20"/>
          <w:szCs w:val="20"/>
        </w:rPr>
        <w:t>Corrige-se a redação truncada e fixa-se aqui, pela primeira vez, a distinção titular/detentor introduzida pelo novo regulamento europeu: o «titular» é o proprietário registado na base de dados oficial; o «detentor» é quem tem o animal à sua guarda (possuidor precário, artigo 1253.º do Código Civil). As ocorrências seguintes no diploma seguem esta distinção.</w:t>
      </w:r>
    </w:p>
  </w:comment>
  <w:comment w:id="43" w:author="Gui Jorge Machado Sarmento" w:date="2026-06-27T14:09:00Z" w:initials="GS">
    <w:p w14:paraId="1A560AB7" w14:textId="77777777" w:rsidR="00EF5D47" w:rsidRDefault="005D7EEC" w:rsidP="00EF5D47">
      <w:pPr>
        <w:pStyle w:val="Textodecomentrio"/>
        <w:ind w:left="0" w:firstLine="0"/>
        <w:jc w:val="left"/>
      </w:pPr>
      <w:r>
        <w:rPr>
          <w:rStyle w:val="CommentReference"/>
        </w:rPr>
        <w:annotationRef/>
      </w:r>
      <w:r w:rsidR="00EF5D47">
        <w:t>estende-se o conceito de «estabelecimento», para efeitos deste decreto-lei, de modo a abranger também os estabelecimentos de manutenção — como o articulado já o usa —, sem prejuízo do conceito do Regulamento (UE). Elimina-se a nota de trabalho. Distinção fixada aqui pela primeira vez.</w:t>
      </w:r>
    </w:p>
  </w:comment>
  <w:comment w:id="44" w:author="Maria Cristina Tavares Briosa" w:date="1900-01-01T00:00:00Z" w:initials="MB">
    <w:p w14:paraId="0AD1F40B" w14:textId="77E3853B" w:rsidR="000B4DF1" w:rsidRDefault="0035170A">
      <w:pPr>
        <w:pStyle w:val="CommentText"/>
      </w:pPr>
      <w:r>
        <w:rPr>
          <w:rStyle w:val="CommentReference"/>
        </w:rPr>
        <w:annotationRef/>
      </w:r>
      <w:r w:rsidRPr="06CBE2D0">
        <w:t xml:space="preserve">à luz da proibição que queremos impor, no que se refere à venda de cães e gatos em lojas, temos de reformular esta definição </w:t>
      </w:r>
    </w:p>
    <w:p w14:paraId="5104716F" w14:textId="5C486788" w:rsidR="000B4DF1" w:rsidRDefault="0035170A">
      <w:pPr>
        <w:pStyle w:val="CommentText"/>
      </w:pPr>
      <w:r w:rsidRPr="61835C6C">
        <w:t xml:space="preserve">~Proposta : ,,, </w:t>
      </w:r>
      <w:r w:rsidRPr="20BBB6ED">
        <w:rPr>
          <w:highlight w:val="yellow"/>
        </w:rPr>
        <w:t>onde os animais , com exceção de cães ou de gatos</w:t>
      </w:r>
      <w:r w:rsidRPr="6626A7BD">
        <w:t xml:space="preserve"> -----</w:t>
      </w:r>
    </w:p>
  </w:comment>
  <w:comment w:id="45" w:author="Susana Margarida Gonçalves Silva Santos" w:date="2026-06-05T16:10:00Z" w:initials="SS">
    <w:p w14:paraId="1B97FAD0" w14:textId="0257243F" w:rsidR="000B4DF1" w:rsidRDefault="0035170A">
      <w:pPr>
        <w:pStyle w:val="CommentText"/>
      </w:pPr>
      <w:r>
        <w:rPr>
          <w:rStyle w:val="CommentReference"/>
        </w:rPr>
        <w:annotationRef/>
      </w:r>
      <w:r w:rsidRPr="3159FC39">
        <w:t>NOTIFICAR COMISSÃO</w:t>
      </w:r>
    </w:p>
  </w:comment>
  <w:comment w:id="46" w:author="Gui Jorge Machado Sarmento" w:date="2026-06-27T14:09:00Z" w:initials="GS">
    <w:p w14:paraId="0568536C" w14:textId="77777777" w:rsidR="00885E45" w:rsidRDefault="005D7EEC">
      <w:r>
        <w:rPr>
          <w:rStyle w:val="CommentReference"/>
        </w:rPr>
        <w:annotationRef/>
      </w:r>
      <w:r>
        <w:rPr>
          <w:sz w:val="20"/>
          <w:szCs w:val="20"/>
        </w:rPr>
        <w:t>Completa-se a definição da categoria nacional «estabelecimento de manutenção» (alojamento temporário sem transferência de propriedade: hotéis, treino, creches, ATL, cães de caça) e separa-se a definição de «Esterilização», que estava fundida no mesmo parágrafo.</w:t>
      </w:r>
    </w:p>
  </w:comment>
  <w:comment w:id="47" w:author="Gui Jorge Machado Sarmento" w:date="2026-06-27T21:31:00Z" w:initials="GS">
    <w:p w14:paraId="13AADA3E" w14:textId="77777777" w:rsidR="00885E45" w:rsidRDefault="005D7EEC">
      <w:r>
        <w:rPr>
          <w:rStyle w:val="CommentReference"/>
        </w:rPr>
        <w:annotationRef/>
      </w:r>
      <w:r>
        <w:rPr>
          <w:sz w:val="20"/>
          <w:szCs w:val="20"/>
        </w:rPr>
        <w:t>Adita-se a definição de «furão», espécie nuclear a par de «cão» e «gato» e usada no artigo 2.º (entrada de furões), à semelhança das definições daquelas espécies.</w:t>
      </w:r>
    </w:p>
  </w:comment>
  <w:comment w:id="48" w:author="Gui Jorge Machado Sarmento" w:date="2026-06-27T21:31:00Z" w:initials="GS">
    <w:p w14:paraId="3A75BCB8" w14:textId="77777777" w:rsidR="00885E45" w:rsidRDefault="005D7EEC">
      <w:r>
        <w:rPr>
          <w:rStyle w:val="CommentReference"/>
        </w:rPr>
        <w:annotationRef/>
      </w:r>
      <w:r>
        <w:rPr>
          <w:sz w:val="20"/>
          <w:szCs w:val="20"/>
        </w:rPr>
        <w:t>Retira-se a menção ao «operador»: o historial clínico é convocado também fora do contexto dos operadores (deveres do detentor, venda por particulares, cedência, CRO). O limite «de que disponha ou tenha conhecimento» passa para a norma operativa que impõe a entrega, não para a definição.</w:t>
      </w:r>
    </w:p>
  </w:comment>
  <w:comment w:id="49" w:author="Gui Jorge Machado Sarmento" w:date="2026-06-27T21:31:00Z" w:initials="GS">
    <w:p w14:paraId="24AC2F7C" w14:textId="77777777" w:rsidR="00885E45" w:rsidRDefault="005D7EEC">
      <w:r>
        <w:rPr>
          <w:rStyle w:val="CommentReference"/>
        </w:rPr>
        <w:annotationRef/>
      </w:r>
      <w:r>
        <w:rPr>
          <w:sz w:val="20"/>
          <w:szCs w:val="20"/>
        </w:rPr>
        <w:t>Completa-se a definição (paralela a «abrigo», para colocação no mercado) e separa-se «Leitor», que estava fundida no mesmo parágrafo.</w:t>
      </w:r>
    </w:p>
  </w:comment>
  <w:comment w:id="50" w:author="Gui Jorge Machado Sarmento" w:date="2026-06-27T21:40:00Z" w:initials="GS">
    <w:p w14:paraId="116FD4DC" w14:textId="77777777" w:rsidR="00885E45" w:rsidRDefault="005D7EEC">
      <w:r>
        <w:rPr>
          <w:rStyle w:val="CommentReference"/>
        </w:rPr>
        <w:annotationRef/>
      </w:r>
      <w:r>
        <w:rPr>
          <w:sz w:val="20"/>
          <w:szCs w:val="20"/>
        </w:rPr>
        <w:t>Completa-se a definição, eliminando o «XXX?», e formata-se com a sigla MVM. Ancorada no Decreto-Lei n.º 116/98, de 5 de maio.</w:t>
      </w:r>
    </w:p>
  </w:comment>
  <w:comment w:id="51" w:author="Gui Jorge Machado Sarmento" w:date="2026-04-20T22:42:00Z" w:initials="GS">
    <w:p w14:paraId="77A61B45" w14:textId="77777777" w:rsidR="00FF79A7" w:rsidRDefault="00FF79A7" w:rsidP="00FF79A7">
      <w:pPr>
        <w:pStyle w:val="Textodecomentrio"/>
        <w:ind w:left="0" w:firstLine="0"/>
        <w:jc w:val="left"/>
      </w:pPr>
      <w:r>
        <w:rPr>
          <w:rStyle w:val="Refdecomentrio"/>
        </w:rPr>
        <w:annotationRef/>
      </w:r>
      <w:r>
        <w:t xml:space="preserve">Regulamento (UE) 2022/2065 do Parlamento Europeu e do Conselho, de 19 de outubro de 2022, relativo a um mercado único para os serviços digitais e que altera a Diretiva 2000/31/CE (JO L 277 de 27.10.2022, p. 1, ELI: </w:t>
      </w:r>
      <w:hyperlink r:id="rId1" w:history="1">
        <w:r w:rsidRPr="00421C5E">
          <w:rPr>
            <w:rStyle w:val="Hiperligao"/>
          </w:rPr>
          <w:t>http://data.europa.eu/eli/reg/2022/2065/oj</w:t>
        </w:r>
      </w:hyperlink>
      <w:r>
        <w:t>).</w:t>
      </w:r>
    </w:p>
  </w:comment>
  <w:comment w:id="52" w:author="Gui Jorge Machado Sarmento" w:date="2026-06-27T21:40:00Z" w:initials="GS">
    <w:p w14:paraId="1855FAFD" w14:textId="77777777" w:rsidR="00885E45" w:rsidRDefault="005D7EEC">
      <w:r>
        <w:rPr>
          <w:rStyle w:val="CommentReference"/>
        </w:rPr>
        <w:annotationRef/>
      </w:r>
      <w:r>
        <w:rPr>
          <w:sz w:val="20"/>
          <w:szCs w:val="20"/>
        </w:rPr>
        <w:t>Adita-se a definição de «Programa CED», convocada pelas definições de «entidade promotora» e «entidade responsável» mas até aqui não definida.</w:t>
      </w:r>
    </w:p>
  </w:comment>
  <w:comment w:id="53" w:author="Susana Margarida Gonçalves Silva Santos" w:date="2026-04-16T09:51:00Z" w:initials="SS">
    <w:p w14:paraId="13C9FC00" w14:textId="2089D74E" w:rsidR="00D93055" w:rsidRDefault="00D93055">
      <w:pPr>
        <w:pStyle w:val="CommentText"/>
      </w:pPr>
      <w:r>
        <w:rPr>
          <w:rStyle w:val="CommentReference"/>
        </w:rPr>
        <w:annotationRef/>
      </w:r>
      <w:r w:rsidRPr="4E477CF5">
        <w:t>RECURSOS GENÉTICOS</w:t>
      </w:r>
    </w:p>
  </w:comment>
  <w:comment w:id="54" w:author="Gui Jorge Machado Sarmento" w:date="2026-06-27T21:40:00Z" w:initials="GS">
    <w:p w14:paraId="20B3B43D" w14:textId="77777777" w:rsidR="00885E45" w:rsidRDefault="005D7EEC">
      <w:r>
        <w:rPr>
          <w:rStyle w:val="CommentReference"/>
        </w:rPr>
        <w:annotationRef/>
      </w:r>
      <w:r>
        <w:rPr>
          <w:sz w:val="20"/>
          <w:szCs w:val="20"/>
        </w:rPr>
        <w:t>«Titular» — contraponto de «detentor» (v. definição de «Detentor»): é o proprietário do animal registado na base de dados oficial. Nos animais sob responsabilidade de estabelecimento, figura como titular o operador.</w:t>
      </w:r>
    </w:p>
  </w:comment>
  <w:comment w:id="58" w:author="Gui Jorge Machado Sarmento" w:date="2026-04-20T23:35:00Z" w:initials="GS">
    <w:p w14:paraId="580DAE55" w14:textId="77777777" w:rsidR="00CD34D3" w:rsidRDefault="00CD34D3" w:rsidP="00172FB2">
      <w:pPr>
        <w:pStyle w:val="Textodecomentrio"/>
        <w:ind w:left="0" w:firstLine="0"/>
        <w:jc w:val="left"/>
      </w:pPr>
      <w:r>
        <w:rPr>
          <w:rStyle w:val="Refdecomentrio"/>
        </w:rPr>
        <w:annotationRef/>
      </w:r>
      <w:r>
        <w:t>Revisão do texto e nova proposta de redação.</w:t>
      </w:r>
    </w:p>
  </w:comment>
  <w:comment w:id="59" w:author="Susana Margarida Gonçalves Silva Santos" w:date="2026-06-03T11:18:00Z" w:initials="SS">
    <w:p w14:paraId="1FE5E5BF" w14:textId="77777777" w:rsidR="00CD34D3" w:rsidRDefault="00CD34D3">
      <w:pPr>
        <w:pStyle w:val="CommentText"/>
      </w:pPr>
      <w:r>
        <w:rPr>
          <w:rStyle w:val="CommentReference"/>
        </w:rPr>
        <w:annotationRef/>
      </w:r>
      <w:r w:rsidRPr="5FB16F0E">
        <w:t>Acautelar a possibilidade de haver alterações na Lista, para acrescentar ou para eliminar novas espécies.</w:t>
      </w:r>
    </w:p>
  </w:comment>
  <w:comment w:id="57" w:author="Maria Cristina Tavares Briosa" w:date="2026-06-02T15:17:00Z" w:initials="MB">
    <w:p w14:paraId="51AB9552" w14:textId="77777777" w:rsidR="00CD34D3" w:rsidRDefault="00CD34D3" w:rsidP="00CD34D3">
      <w:pPr>
        <w:pStyle w:val="CommentText"/>
      </w:pPr>
      <w:r>
        <w:rPr>
          <w:rStyle w:val="CommentReference"/>
        </w:rPr>
        <w:annotationRef/>
      </w:r>
      <w:r w:rsidRPr="1995C4B9">
        <w:t>norma a prever neste diploma ou na portaria que publique a lista???</w:t>
      </w:r>
    </w:p>
    <w:p w14:paraId="3E8C48D3" w14:textId="77777777" w:rsidR="00CD34D3" w:rsidRDefault="00CD34D3" w:rsidP="00CD34D3">
      <w:pPr>
        <w:pStyle w:val="CommentText"/>
      </w:pPr>
      <w:r w:rsidRPr="6DF67D68">
        <w:t xml:space="preserve">Lista dinâmica, pode ser alterada </w:t>
      </w:r>
    </w:p>
  </w:comment>
  <w:comment w:id="71" w:author="Rui André Vidal" w:date="2026-06-14T23:16:00Z" w:initials="RV">
    <w:p w14:paraId="69016B30" w14:textId="1A8919A2" w:rsidR="000B4DF1" w:rsidRDefault="0035170A">
      <w:pPr>
        <w:pStyle w:val="CommentText"/>
      </w:pPr>
      <w:r>
        <w:rPr>
          <w:rStyle w:val="CommentReference"/>
        </w:rPr>
        <w:annotationRef/>
      </w:r>
      <w:r w:rsidRPr="4692C17E">
        <w:t>Passar para Capítulo dos Operadores/Estabelecimentos</w:t>
      </w:r>
    </w:p>
  </w:comment>
  <w:comment w:id="74" w:author="Gui Jorge Machado Sarmento" w:date="2026-06-28T13:54:00Z" w:initials="GS">
    <w:p w14:paraId="2D47C24E" w14:textId="77777777" w:rsidR="00885E45" w:rsidRDefault="005D7EEC">
      <w:r>
        <w:rPr>
          <w:rStyle w:val="CommentReference"/>
        </w:rPr>
        <w:annotationRef/>
      </w:r>
      <w:r>
        <w:rPr>
          <w:sz w:val="20"/>
          <w:szCs w:val="20"/>
        </w:rPr>
        <w:t>Desdobramento do anterior artigo 6.º (Proibições Gerais), conforme decisão de revisão e regras de legística (RCM n.º 105/2025 — um objeto por artigo, epígrafes distintas). Este artigo recolhe a matéria de violência e crueldade da Versão B. Primeira ocorrência do desdobramento. A ressalva do n.º 3 articula com o crime de maus tratos do artigo 387.º do Código Penal (em vigor; o Acórdão do TC n.º 70/2024, do Plenário, não declarou a sua inconstitucionalidade). O abandono (artigo 388.º do CP) é tratado no artigo próprio «Proibição de abandono».</w:t>
      </w:r>
    </w:p>
  </w:comment>
  <w:comment w:id="75" w:author="Gui Jorge Machado Sarmento" w:date="2026-06-28T13:54:00Z" w:initials="GS">
    <w:p w14:paraId="18416C05" w14:textId="77777777" w:rsidR="00885E45" w:rsidRDefault="005D7EEC">
      <w:r>
        <w:rPr>
          <w:rStyle w:val="CommentReference"/>
        </w:rPr>
        <w:annotationRef/>
      </w:r>
      <w:r>
        <w:rPr>
          <w:sz w:val="20"/>
          <w:szCs w:val="20"/>
        </w:rPr>
        <w:t>Separação face às práticas de maneio: a agressão por manuseamento (pontapear, bater, arrastar, lançar, apertar) e o uso de equipamentos de maneio, contenção ou treino NÃO constam deste artigo — foram remetidos para o artigo «Práticas de maneio e contenção proibidas», para evitar duplicação do mesmo facto em dois tipos contraordenacionais. Aqui fica apenas a agressão direta e gratuita.</w:t>
      </w:r>
    </w:p>
  </w:comment>
  <w:comment w:id="78" w:author="Gui Jorge Machado Sarmento" w:date="2026-06-28T14:07:00Z" w:initials="GS">
    <w:p w14:paraId="4AF964B5" w14:textId="77777777" w:rsidR="00885E45" w:rsidRDefault="005D7EEC">
      <w:r>
        <w:rPr>
          <w:rStyle w:val="CommentReference"/>
        </w:rPr>
        <w:annotationRef/>
      </w:r>
      <w:r>
        <w:rPr>
          <w:sz w:val="20"/>
          <w:szCs w:val="20"/>
        </w:rPr>
        <w:t>Segundo desdobramento do antigo artigo 6.º. A lista de práticas de manuseamento e equipamentos provém do futuro regulamento da UE relativo ao bem-estar dos cães e gatos e à sua rastreabilidade (2023/0447(COD)), adotado pelo Parlamento em 28/04/2026 e pelo Conselho em 22/05/2026, a publicar no JOUE como Regulamento (UE) 2026/… — o número e a referência exata do artigo serão fixados aquando da publicação. Corrigida a remissão da isenção dos cães de serviço, que no original remetia indevidamente para a alínea a) (atar partes do corpo): passa a referir a alínea g) (coleiras de treino com estimulação elétrica), que é a prática efetivamente em causa no treino destes cães. O termo «gatos adultos» na alínea h) depende do conceito de «adulto» por espécie, alerta técnico ainda por fixar com a equipa.</w:t>
      </w:r>
    </w:p>
  </w:comment>
  <w:comment w:id="79" w:author="Gui Jorge Machado Sarmento" w:date="2026-06-28T20:19:00Z" w:initials="GS">
    <w:p w14:paraId="5712EAAD" w14:textId="77777777" w:rsidR="00EF5D47" w:rsidRDefault="00EF5D47" w:rsidP="00EF5D47">
      <w:pPr>
        <w:pStyle w:val="Textodecomentrio"/>
        <w:ind w:left="0" w:firstLine="0"/>
        <w:jc w:val="left"/>
      </w:pPr>
      <w:r>
        <w:rPr>
          <w:rStyle w:val="Refdecomentrio"/>
        </w:rPr>
        <w:annotationRef/>
      </w:r>
      <w:r>
        <w:t>Dúvida sobre esta redação: "Podem ser concedidas" ou "são concedidas"?</w:t>
      </w:r>
    </w:p>
  </w:comment>
  <w:comment w:id="80" w:author="Gui Jorge Machado Sarmento" w:date="2026-06-28T14:52:00Z" w:initials="GS">
    <w:p w14:paraId="12383B87" w14:textId="77777777" w:rsidR="00885E45" w:rsidRDefault="005D7EEC">
      <w:r>
        <w:rPr>
          <w:rStyle w:val="CommentReference"/>
        </w:rPr>
        <w:annotationRef/>
      </w:r>
      <w:r>
        <w:rPr>
          <w:sz w:val="20"/>
          <w:szCs w:val="20"/>
        </w:rPr>
        <w:t>Exceções a fechar pela DSBEA (decisão técnica de bem-estar). Cães de serviço: coleiras de picos [al. e)] e de estimulação elétrica [al. g)] admitidas apenas em treino; exceções mínimas; maus-tratos nunca admitidos. Cão de proteção de gado: coleira de proteção (picos voltados para fora, anti-predador) no exercício da função. Enquadramento jurídico (DAJA): o Regulamento (UE) 2026/… (art. 18.º, n.º 5) só prevê isenção, de todo o n.º 5, para cães militares/policiais/aduaneiros; para o cão de proteção de gado não há isenção expressa, pelo que a coleira de proteção só é admissível se não constituir prática que cause dor ou sofrimento ao animal (chapéu do art. 18.º, n.º 5) — qualificação técnica que cabe à DSBEA. Cão de proteção de gado: Decreto-Lei n.º 54/2016, de 25 de agosto, na redação do Decreto-Lei n.º 64/2025, de 10 de abril (não pode estar de trela ou usar açaime no exercício da função). — DAJA, Gui Sarmento</w:t>
      </w:r>
    </w:p>
  </w:comment>
  <w:comment w:id="83" w:author="Gui Jorge Machado Sarmento" w:date="2026-06-28T17:14:00Z" w:initials="GS">
    <w:p w14:paraId="22898B06" w14:textId="77777777" w:rsidR="00885E45" w:rsidRDefault="005D7EEC">
      <w:r>
        <w:rPr>
          <w:rStyle w:val="CommentReference"/>
        </w:rPr>
        <w:annotationRef/>
      </w:r>
      <w:r>
        <w:rPr>
          <w:sz w:val="20"/>
          <w:szCs w:val="20"/>
        </w:rPr>
        <w:t>Proibição autónoma em enunciado único; recolhe a cláusula do antigo art. 6.º. A definição de «abandono» mantém-se no art. 3.º. A ressalva articula com o art. 388.º do Código Penal (redação da Lei n.º 39/2020), em vigor — não inconstitucionalidade afirmada pelos Acórdãos do TC n.º 478/2024, 479/2024 e 480/2024. Numeração 7.º-A/7.º-B provisória até à renumeração geral.</w:t>
      </w:r>
    </w:p>
  </w:comment>
  <w:comment w:id="86" w:author="Gui Jorge Machado Sarmento" w:date="2026-06-28T17:14:00Z" w:initials="GS">
    <w:p w14:paraId="401625A8" w14:textId="77777777" w:rsidR="00885E45" w:rsidRDefault="005D7EEC">
      <w:r>
        <w:rPr>
          <w:rStyle w:val="CommentReference"/>
        </w:rPr>
        <w:annotationRef/>
      </w:r>
      <w:r>
        <w:rPr>
          <w:sz w:val="20"/>
          <w:szCs w:val="20"/>
        </w:rPr>
        <w:t>Recolhe os n.ºs 2 a 5 do antigo art. 6.º. O n.º 2 funde a transmissão fora de locais autorizados (via pública) com a venda não sedentária, ancorada no Decreto-Lei n.º 10/2015, de 16 de janeiro (que revogou a Lei n.º 27/2013). Fica para fecho técnico da DSBEA o tratamento das ações de adoção promovidas por associações zófilas/CRO.</w:t>
      </w:r>
    </w:p>
  </w:comment>
  <w:comment w:id="89" w:author="Rui André Vidal" w:date="2026-04-14T08:33:00Z" w:initials="RV">
    <w:p w14:paraId="0F31DC42" w14:textId="74BC4F9F" w:rsidR="00387091" w:rsidRDefault="0093750D">
      <w:r>
        <w:rPr>
          <w:rStyle w:val="CommentReference"/>
        </w:rPr>
        <w:annotationRef/>
      </w:r>
      <w:r w:rsidRPr="178F14DD">
        <w:t>Estenderia a qualquer animal de companhia</w:t>
      </w:r>
    </w:p>
  </w:comment>
  <w:comment w:id="90" w:author="Rui André Vidal" w:date="2026-04-14T08:25:00Z" w:initials="RV">
    <w:p w14:paraId="4EEC486E" w14:textId="0219EF86" w:rsidR="00387091" w:rsidRDefault="0093750D">
      <w:r>
        <w:rPr>
          <w:rStyle w:val="CommentReference"/>
        </w:rPr>
        <w:annotationRef/>
      </w:r>
      <w:r w:rsidRPr="5E2E2345">
        <w:t>detentores?</w:t>
      </w:r>
    </w:p>
  </w:comment>
  <w:comment w:id="91" w:author="Rui André Vidal" w:date="2026-04-14T08:29:00Z" w:initials="RV">
    <w:p w14:paraId="5BAD2A2E" w14:textId="0379F595" w:rsidR="00387091" w:rsidRDefault="0093750D">
      <w:pPr>
        <w:pStyle w:val="CommentText"/>
      </w:pPr>
      <w:r>
        <w:rPr>
          <w:rStyle w:val="CommentReference"/>
        </w:rPr>
        <w:annotationRef/>
      </w:r>
      <w:r w:rsidRPr="7FD514A3">
        <w:t>Sugeria incluir aqui apenas o n.º 1.1 e reservar as restantes disposições para o art.º das estratégias de reprodução, ou noutra opção, para disposições relativas a alojamentos de criação</w:t>
      </w:r>
    </w:p>
    <w:p w14:paraId="410E14B7" w14:textId="614E4E45" w:rsidR="00387091" w:rsidRDefault="0093750D">
      <w:r w:rsidRPr="18682EBE">
        <w:t>Anexo I - 1.          Alimentação e abeberamento</w:t>
      </w:r>
    </w:p>
    <w:p w14:paraId="4C477117" w14:textId="2DFBD6BF" w:rsidR="00387091" w:rsidRDefault="0093750D">
      <w:r w:rsidRPr="152E61C3">
        <w:t>1.1.       Os cães e gatos devem ser alimentados, pelo menos, duas vezes por dia. Os cachorros e gatinhos devem ser alimentados com maior frequência.</w:t>
      </w:r>
    </w:p>
    <w:p w14:paraId="2A2952FC" w14:textId="1C9B01F5" w:rsidR="00387091" w:rsidRDefault="0093750D">
      <w:r w:rsidRPr="6E60594A">
        <w:t>No entanto, estes requisitos não se aplicam a cães de guarda de gado mantidos em estabelecimentos de criação enquanto estes cães são usados para fins de guarda ou de treino.</w:t>
      </w:r>
    </w:p>
    <w:p w14:paraId="0070995E" w14:textId="0122E1F7" w:rsidR="00387091" w:rsidRDefault="0093750D">
      <w:r w:rsidRPr="1F66546A">
        <w:t>1.2.       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p>
    <w:p w14:paraId="7BECA552" w14:textId="1994EDFD" w:rsidR="00387091" w:rsidRDefault="0093750D">
      <w:r w:rsidRPr="796D29D8">
        <w:t>1.3.       Todos os cachorros e gatinhos não desmamados devem ser alimentados com uma quantidade de leite, de substituto do leite ou de uma combinação destes que seja suficiente para aumentar constantemente o peso corporal.</w:t>
      </w:r>
    </w:p>
    <w:p w14:paraId="0EB6D691" w14:textId="763BBB92" w:rsidR="00387091" w:rsidRDefault="0093750D">
      <w:r w:rsidRPr="74D9FFFC">
        <w:t>1.4.       O desmame deve ser efetuado com a introdução gradual de alimentos sólidos, durante um período não inferior a sete dias, e não pode ser concluído antes das seis semanas de idade, tanto para os cachorros como para os gatinhos.</w:t>
      </w:r>
    </w:p>
    <w:p w14:paraId="253CFC1B" w14:textId="0E7E1647" w:rsidR="00387091" w:rsidRDefault="00387091"/>
  </w:comment>
  <w:comment w:id="92" w:author="Susana Margarida Gonçalves Silva Santos" w:date="2026-06-08T16:00:00Z" w:initials="SS">
    <w:p w14:paraId="3F2AF17F" w14:textId="09C7E2FE" w:rsidR="000B4DF1" w:rsidRDefault="0035170A">
      <w:pPr>
        <w:pStyle w:val="CommentText"/>
      </w:pPr>
      <w:r>
        <w:rPr>
          <w:rStyle w:val="CommentReference"/>
        </w:rPr>
        <w:annotationRef/>
      </w:r>
      <w:r w:rsidRPr="7CACC17D">
        <w:t>Remeter a exceção aplicada aos Cães de Guarda de Gado, para o Regulamento? DAJA.</w:t>
      </w:r>
    </w:p>
  </w:comment>
  <w:comment w:id="93" w:author="Rui André Vidal" w:date="2026-04-14T08:25:00Z" w:initials="RV">
    <w:p w14:paraId="7DB8D0ED" w14:textId="77777777" w:rsidR="00954CFD" w:rsidRDefault="00954CFD">
      <w:r>
        <w:rPr>
          <w:rStyle w:val="CommentReference"/>
        </w:rPr>
        <w:annotationRef/>
      </w:r>
      <w:r w:rsidRPr="5E2E2345">
        <w:t>detentores?</w:t>
      </w:r>
    </w:p>
  </w:comment>
  <w:comment w:id="94" w:author="Rui André Vidal" w:date="2026-04-14T08:35:00Z" w:initials="RV">
    <w:p w14:paraId="4F8044AF" w14:textId="31674494" w:rsidR="00387091" w:rsidRDefault="0093750D">
      <w:r>
        <w:rPr>
          <w:rStyle w:val="CommentReference"/>
        </w:rPr>
        <w:annotationRef/>
      </w:r>
      <w:r w:rsidRPr="0985F03E">
        <w:t>acrescentar: "no caso dos cães e gatos?" ou "quando aplicável"? (neste último caso corre-se risco de desvirtuar a intenção do regulamento, penso)</w:t>
      </w:r>
    </w:p>
  </w:comment>
  <w:comment w:id="96" w:author="Rui André Vidal" w:date="2026-04-14T08:25:00Z" w:initials="RV">
    <w:p w14:paraId="1162BA57" w14:textId="77777777" w:rsidR="005042E4" w:rsidRDefault="005042E4">
      <w:r>
        <w:rPr>
          <w:rStyle w:val="CommentReference"/>
        </w:rPr>
        <w:annotationRef/>
      </w:r>
      <w:r w:rsidRPr="5E2E2345">
        <w:t>detentores?</w:t>
      </w:r>
    </w:p>
  </w:comment>
  <w:comment w:id="95" w:author="Rui André Vidal" w:date="2026-06-14T23:18:00Z" w:initials="RV">
    <w:p w14:paraId="53874F49" w14:textId="251A0C20" w:rsidR="000B4DF1" w:rsidRDefault="0035170A">
      <w:pPr>
        <w:pStyle w:val="CommentText"/>
      </w:pPr>
      <w:r>
        <w:rPr>
          <w:rStyle w:val="CommentReference"/>
        </w:rPr>
        <w:annotationRef/>
      </w:r>
      <w:r w:rsidRPr="531548BB">
        <w:t>N.ºs 3 a 7 passaria para Capítulo dos estabelecimentos, em artigo sobre condições de alimentação</w:t>
      </w:r>
    </w:p>
  </w:comment>
  <w:comment w:id="97" w:author="Maria Cristina Tavares Briosa" w:date="2026-06-02T17:16:00Z" w:initials="MB">
    <w:p w14:paraId="10F7FEA1" w14:textId="1C93DCBD" w:rsidR="000B4DF1" w:rsidRDefault="0035170A">
      <w:pPr>
        <w:pStyle w:val="CommentText"/>
      </w:pPr>
      <w:r>
        <w:rPr>
          <w:rStyle w:val="CommentReference"/>
        </w:rPr>
        <w:annotationRef/>
      </w:r>
      <w:r w:rsidRPr="2EF3985A">
        <w:t>colocar nos registos ou em nº pp dos estabelecimentos</w:t>
      </w:r>
    </w:p>
  </w:comment>
  <w:comment w:id="101" w:author="Susana Margarida Gonçalves Silva Santos" w:date="2026-06-08T17:34:00Z" w:initials="SS">
    <w:p w14:paraId="1F86C5A4" w14:textId="645A9A02" w:rsidR="000B4DF1" w:rsidRDefault="0035170A">
      <w:pPr>
        <w:pStyle w:val="CommentText"/>
      </w:pPr>
      <w:r>
        <w:rPr>
          <w:rStyle w:val="CommentReference"/>
        </w:rPr>
        <w:annotationRef/>
      </w:r>
      <w:r w:rsidRPr="0ED1C053">
        <w:t>Rui Vidal - Rever-</w:t>
      </w:r>
    </w:p>
  </w:comment>
  <w:comment w:id="103" w:author="Rui André Vidal" w:date="2026-05-25T15:38:00Z" w:initials="RV">
    <w:p w14:paraId="0DB89C16" w14:textId="223F1A34" w:rsidR="000B4DF1" w:rsidRDefault="0035170A">
      <w:pPr>
        <w:pStyle w:val="CommentText"/>
      </w:pPr>
      <w:r>
        <w:rPr>
          <w:rStyle w:val="CommentReference"/>
        </w:rPr>
        <w:annotationRef/>
      </w:r>
      <w:r w:rsidRPr="098D00A5">
        <w:t>Articular com o disposto nos princípios gerias</w:t>
      </w:r>
    </w:p>
  </w:comment>
  <w:comment w:id="104" w:author="Susana Margarida Gonçalves Silva Santos" w:date="2026-06-08T17:34:00Z" w:initials="SS">
    <w:p w14:paraId="2AFB7315" w14:textId="1AC8A2FD" w:rsidR="000B4DF1" w:rsidRDefault="0035170A">
      <w:pPr>
        <w:pStyle w:val="CommentText"/>
      </w:pPr>
      <w:r>
        <w:rPr>
          <w:rStyle w:val="CommentReference"/>
        </w:rPr>
        <w:annotationRef/>
      </w:r>
      <w:r w:rsidRPr="07F049B3">
        <w:t>Rui Vidal - Rever-</w:t>
      </w:r>
    </w:p>
  </w:comment>
  <w:comment w:id="107" w:author="Rui André Vidal" w:date="2026-06-12T08:49:00Z" w:initials="RV">
    <w:p w14:paraId="15246F95" w14:textId="2A44826A" w:rsidR="000B4DF1" w:rsidRDefault="0035170A">
      <w:pPr>
        <w:pStyle w:val="CommentText"/>
      </w:pPr>
      <w:r>
        <w:rPr>
          <w:rStyle w:val="CommentReference"/>
        </w:rPr>
        <w:annotationRef/>
      </w:r>
      <w:r w:rsidRPr="54E4E9B0">
        <w:t>1.1 do Anexo I do REG, previsto pelo artigo da Alimentação do REG</w:t>
      </w:r>
    </w:p>
    <w:p w14:paraId="13BDE31B" w14:textId="0A1A7F2E" w:rsidR="000B4DF1" w:rsidRDefault="000B4DF1">
      <w:pPr>
        <w:pStyle w:val="CommentText"/>
      </w:pPr>
    </w:p>
  </w:comment>
  <w:comment w:id="116" w:author="Rui André Vidal" w:date="2026-06-14T23:20:00Z" w:initials="RV">
    <w:p w14:paraId="6AA8E3D0" w14:textId="6ADE3D53" w:rsidR="000B4DF1" w:rsidRDefault="0035170A">
      <w:pPr>
        <w:pStyle w:val="CommentText"/>
      </w:pPr>
      <w:r>
        <w:rPr>
          <w:rStyle w:val="CommentReference"/>
        </w:rPr>
        <w:annotationRef/>
      </w:r>
      <w:r w:rsidRPr="302428B0">
        <w:t>Tendo em conta que a reprodução só deve acontecer em estabelecimentos, deverá seguir para Capítulo de estabelecimentos</w:t>
      </w:r>
    </w:p>
  </w:comment>
  <w:comment w:id="119" w:author="Rui André Vidal" w:date="2026-03-25T19:32:00Z" w:initials="RV">
    <w:p w14:paraId="26100691" w14:textId="371575E9" w:rsidR="00FC060F" w:rsidRDefault="00FC060F">
      <w:r>
        <w:annotationRef/>
      </w:r>
      <w:r w:rsidRPr="30AD77BD">
        <w:t>Passaria operadores a detentores. Estas disposições precedem as dos Estabelecimentos/Alojamentos e idealmente deveriam abranger detentores não-operadors</w:t>
      </w:r>
    </w:p>
    <w:p w14:paraId="22EA2D64" w14:textId="116D1706" w:rsidR="00FC060F" w:rsidRDefault="00FC060F"/>
  </w:comment>
  <w:comment w:id="118" w:author="Rui André Vidal" w:date="1900-01-01T00:00:00Z" w:initials="RV">
    <w:p w14:paraId="4226248E" w14:textId="54FAF4A0" w:rsidR="00387091" w:rsidRDefault="0093750D">
      <w:pPr>
        <w:pStyle w:val="CommentText"/>
      </w:pPr>
      <w:r>
        <w:rPr>
          <w:rStyle w:val="CommentReference"/>
        </w:rPr>
        <w:annotationRef/>
      </w:r>
      <w:r w:rsidRPr="2A38AF10">
        <w:t>Regulamento Art. 8(1)</w:t>
      </w:r>
      <w:r w:rsidRPr="2945781B">
        <w:rPr>
          <w:b/>
          <w:bCs/>
        </w:rPr>
        <w:t xml:space="preserve"> - </w:t>
      </w:r>
      <w:r w:rsidRPr="41795098">
        <w:t>Aplicável desde 1 julho 2036</w:t>
      </w:r>
    </w:p>
    <w:p w14:paraId="585A8DEF" w14:textId="545E9D9A" w:rsidR="00387091" w:rsidRDefault="00387091"/>
    <w:p w14:paraId="355B06DD" w14:textId="7E801136" w:rsidR="00387091" w:rsidRDefault="0093750D">
      <w:r w:rsidRPr="273F837B">
        <w:t>Terá definição por acto delegado quanto às características de genótipo a que esta disposição se refere, conforme previsto pelo 8(3.ºA):</w:t>
      </w:r>
    </w:p>
    <w:p w14:paraId="456002AC" w14:textId="2C4849F3" w:rsidR="00387091" w:rsidRDefault="00387091"/>
    <w:p w14:paraId="153B814F" w14:textId="212839EC" w:rsidR="00387091" w:rsidRDefault="0093750D">
      <w:pPr>
        <w:pStyle w:val="CommentText"/>
      </w:pPr>
      <w:r w:rsidRPr="0FA2D677">
        <w:t>8 (3)</w:t>
      </w:r>
      <w:r w:rsidRPr="2087B61B">
        <w:rPr>
          <w:i/>
          <w:iCs/>
        </w:rPr>
        <w:t>.  A Comissão tem competência para adotar atos delegados em conformidade com o artigo 28.º que complementem este Regulamento, definindo:</w:t>
      </w:r>
    </w:p>
    <w:p w14:paraId="486FD051" w14:textId="44585148" w:rsidR="00387091" w:rsidRDefault="0093750D">
      <w:r w:rsidRPr="4C1DA6DA">
        <w:rPr>
          <w:i/>
          <w:iCs/>
        </w:rPr>
        <w:t>a) características dos genótipos a que se refere o n.º 1 que devem ser excluídos da reprodução, e os métodos para a sua avaliação e requisitos de manutenção de registos</w:t>
      </w:r>
    </w:p>
  </w:comment>
  <w:comment w:id="120" w:author="Rui André Vidal" w:date="2026-03-25T20:03:00Z" w:initials="RV">
    <w:p w14:paraId="29AB32B4" w14:textId="60224638" w:rsidR="00FC060F" w:rsidRDefault="00FC060F">
      <w:r>
        <w:annotationRef/>
      </w:r>
      <w:r w:rsidRPr="40EA24EA">
        <w:t>Regulamento Art. 8(2)</w:t>
      </w:r>
      <w:r w:rsidRPr="57760559">
        <w:rPr>
          <w:b/>
          <w:bCs/>
        </w:rPr>
        <w:t xml:space="preserve"> - </w:t>
      </w:r>
      <w:r w:rsidRPr="42008B70">
        <w:t>Aplicável desde 1 julho 2030</w:t>
      </w:r>
    </w:p>
    <w:p w14:paraId="6B1DC43E" w14:textId="59923BE0" w:rsidR="00FC060F" w:rsidRDefault="00FC060F"/>
    <w:p w14:paraId="516E7CBC" w14:textId="732A8009" w:rsidR="00FC060F" w:rsidRDefault="00FC060F">
      <w:r w:rsidRPr="26F4AB15">
        <w:t>Opinião: deverá ser estendido a qualquer animal (coelhos, hamsters, aves, peixes etc)</w:t>
      </w:r>
    </w:p>
    <w:p w14:paraId="3EE262A6" w14:textId="317CE04D" w:rsidR="00FC060F" w:rsidRDefault="00FC060F"/>
    <w:p w14:paraId="17BDC0DD" w14:textId="1D2BE2DA" w:rsidR="00FC060F" w:rsidRDefault="00FC060F">
      <w:r w:rsidRPr="5962428E">
        <w:t>Terá definição por acto delegado quanto às características de genótipo a que esta disposição se refere, conforme previsto pelo 8(3.ºb) - "3</w:t>
      </w:r>
      <w:r w:rsidRPr="41FF4834">
        <w:rPr>
          <w:i/>
          <w:iCs/>
        </w:rPr>
        <w:t>.  A Comissão tem competência para adotar atos delegados em conformidade com o artigo 28.º que complementem este Regulamento, definindo:</w:t>
      </w:r>
    </w:p>
    <w:p w14:paraId="3B8F2CAB" w14:textId="6DDB9B0A" w:rsidR="00FC060F" w:rsidRDefault="00FC060F">
      <w:r w:rsidRPr="6CF5C489">
        <w:t xml:space="preserve">(b) </w:t>
      </w:r>
      <w:r w:rsidRPr="5FEE8BDA">
        <w:rPr>
          <w:i/>
          <w:iCs/>
        </w:rPr>
        <w:t>características de conformação excessivas a que se refere o n.º 2 do presente artigo que devem ser excluídos da reprodução, os métodos para a sua avaliação e requisitos de manutenção de registos.</w:t>
      </w:r>
    </w:p>
    <w:p w14:paraId="3157CD68" w14:textId="1EB525B0" w:rsidR="00FC060F" w:rsidRDefault="00FC060F"/>
  </w:comment>
  <w:comment w:id="121" w:author="Rui André Vidal" w:date="2026-03-25T18:45:00Z" w:initials="RV">
    <w:p w14:paraId="2B9882B1" w14:textId="4C4F0C89" w:rsidR="00FC060F" w:rsidRDefault="00FC060F">
      <w:r>
        <w:annotationRef/>
      </w:r>
      <w:r w:rsidRPr="4F5D216C">
        <w:t>Rever se se mantem esta intenção</w:t>
      </w:r>
    </w:p>
  </w:comment>
  <w:comment w:id="123" w:author="Rui André Vidal" w:date="2026-04-07T09:54:00Z" w:initials="RV">
    <w:p w14:paraId="4F5D4A05" w14:textId="521549A8" w:rsidR="00387091" w:rsidRDefault="0093750D">
      <w:r>
        <w:rPr>
          <w:rStyle w:val="CommentReference"/>
        </w:rPr>
        <w:annotationRef/>
      </w:r>
      <w:r w:rsidRPr="1CABB6D4">
        <w:t>Art. 16 do Regulamento</w:t>
      </w:r>
    </w:p>
  </w:comment>
  <w:comment w:id="122" w:author="Susana Margarida Gonçalves Silva Santos" w:date="2026-04-07T10:45:00Z" w:initials="SS">
    <w:p w14:paraId="5AEA6214" w14:textId="7E13654E" w:rsidR="00387091" w:rsidRDefault="0093750D">
      <w:r>
        <w:rPr>
          <w:rStyle w:val="CommentReference"/>
        </w:rPr>
        <w:annotationRef/>
      </w:r>
      <w:r w:rsidRPr="0A61599F">
        <w:t>ANEXO I</w:t>
      </w:r>
    </w:p>
  </w:comment>
  <w:comment w:id="124" w:author="Susana Margarida Gonçalves Silva Santos" w:date="2026-04-20T10:55:00Z" w:initials="SS">
    <w:p w14:paraId="29F99E9D" w14:textId="0381B680" w:rsidR="000B4DF1" w:rsidRDefault="0035170A">
      <w:pPr>
        <w:pStyle w:val="CommentText"/>
      </w:pPr>
      <w:r>
        <w:rPr>
          <w:rStyle w:val="CommentReference"/>
        </w:rPr>
        <w:annotationRef/>
      </w:r>
      <w:r w:rsidRPr="6CA72C8E">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 </w:t>
      </w:r>
    </w:p>
  </w:comment>
  <w:comment w:id="127" w:author="Susana Margarida Gonçalves Silva Santos" w:date="2026-04-20T17:27:00Z" w:initials="SS">
    <w:p w14:paraId="4EBC79D4" w14:textId="4E30D77C" w:rsidR="00D93055" w:rsidRDefault="00D93055">
      <w:pPr>
        <w:pStyle w:val="CommentText"/>
      </w:pPr>
      <w:r>
        <w:rPr>
          <w:rStyle w:val="CommentReference"/>
        </w:rPr>
        <w:annotationRef/>
      </w:r>
      <w:r w:rsidRPr="622D2AF9">
        <w:t>Verificar redação - art. 15º, nº 3</w:t>
      </w:r>
    </w:p>
  </w:comment>
  <w:comment w:id="128" w:author="Susana Margarida Gonçalves Silva Santos" w:date="2026-04-20T17:27:00Z" w:initials="SS">
    <w:p w14:paraId="3505F1CF" w14:textId="1B0CC864" w:rsidR="00D93055" w:rsidRDefault="00D93055">
      <w:pPr>
        <w:pStyle w:val="CommentText"/>
      </w:pPr>
      <w:r>
        <w:rPr>
          <w:rStyle w:val="CommentReference"/>
        </w:rPr>
        <w:annotationRef/>
      </w:r>
      <w:r w:rsidRPr="2F9CAC9A">
        <w:t>3. Os operadores não podem manter os cães ou os gatos em contentores. </w:t>
      </w:r>
    </w:p>
    <w:p w14:paraId="595978C6" w14:textId="2326154B" w:rsidR="00D93055" w:rsidRDefault="00D93055">
      <w:pPr>
        <w:pStyle w:val="CommentText"/>
      </w:pPr>
      <w:r w:rsidRPr="718DF79A">
        <w:t>Os contentores podem, no entanto, ser utilizados para o isolamento de curta duração de determinados cães ou gatos, durante a participação em espetáculos de beleza,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 </w:t>
      </w:r>
    </w:p>
    <w:p w14:paraId="5082F6D5" w14:textId="6A5F43D6" w:rsidR="00D93055" w:rsidRDefault="00D93055">
      <w:pPr>
        <w:pStyle w:val="CommentText"/>
      </w:pPr>
    </w:p>
  </w:comment>
  <w:comment w:id="129" w:author="Maria Jorge Caldeira Carvalho Antunes Correia" w:date="2026-06-08T11:55:00Z" w:initials="MC">
    <w:p w14:paraId="239EED35" w14:textId="64181C3B" w:rsidR="000B4DF1" w:rsidRDefault="0035170A">
      <w:pPr>
        <w:pStyle w:val="CommentText"/>
      </w:pPr>
      <w:r>
        <w:rPr>
          <w:rStyle w:val="CommentReference"/>
        </w:rPr>
        <w:annotationRef/>
      </w:r>
      <w:r w:rsidRPr="381E7EF8">
        <w:t>Artigo- condições para manutenção de cães e gatos</w:t>
      </w:r>
    </w:p>
  </w:comment>
  <w:comment w:id="130" w:author="Susana Margarida Gonçalves Silva Santos" w:date="2026-04-20T17:39:00Z" w:initials="SS">
    <w:p w14:paraId="00056A82" w14:textId="3BDDA9A3" w:rsidR="00D93055" w:rsidRDefault="00D93055">
      <w:pPr>
        <w:pStyle w:val="CommentText"/>
      </w:pPr>
      <w:r>
        <w:rPr>
          <w:rStyle w:val="CommentReference"/>
        </w:rPr>
        <w:annotationRef/>
      </w:r>
      <w:r w:rsidRPr="213C9CE0">
        <w:t>Exceção. Restrição PT - COMUNICAR.</w:t>
      </w:r>
    </w:p>
  </w:comment>
  <w:comment w:id="131" w:author="Rui André Vidal" w:date="2026-06-14T23:31:00Z" w:initials="RV">
    <w:p w14:paraId="45959217" w14:textId="47AFD2E1" w:rsidR="000B4DF1" w:rsidRDefault="0035170A">
      <w:pPr>
        <w:pStyle w:val="CommentText"/>
      </w:pPr>
      <w:r>
        <w:rPr>
          <w:rStyle w:val="CommentReference"/>
        </w:rPr>
        <w:annotationRef/>
      </w:r>
      <w:r w:rsidRPr="3362A477">
        <w:t>Proposta a considerar se a intenção for adaptar a outras realidades. mas deveria garantir-se que se consegue prevenir abuso.</w:t>
      </w:r>
    </w:p>
  </w:comment>
  <w:comment w:id="132" w:author="Rui André Vidal" w:date="2026-06-12T07:40:00Z" w:initials="RV">
    <w:p w14:paraId="4C94750C" w14:textId="57513210" w:rsidR="000B4DF1" w:rsidRDefault="0035170A">
      <w:pPr>
        <w:pStyle w:val="CommentText"/>
      </w:pPr>
      <w:r>
        <w:rPr>
          <w:rStyle w:val="CommentReference"/>
        </w:rPr>
        <w:annotationRef/>
      </w:r>
      <w:r w:rsidRPr="5E93D1CE">
        <w:t>prever ainda janela temporal para uma proibição do acorrentamento  global</w:t>
      </w:r>
    </w:p>
  </w:comment>
  <w:comment w:id="142" w:author="Maria Jorge Caldeira Carvalho Antunes Correia" w:date="2026-06-08T12:19:00Z" w:initials="MC">
    <w:p w14:paraId="76342E3A" w14:textId="2A3EC53E" w:rsidR="000B4DF1" w:rsidRDefault="0035170A">
      <w:pPr>
        <w:pStyle w:val="CommentText"/>
      </w:pPr>
      <w:r>
        <w:rPr>
          <w:rStyle w:val="CommentReference"/>
        </w:rPr>
        <w:annotationRef/>
      </w:r>
      <w:r w:rsidRPr="3513137E">
        <w:t>capacidade da detenção particular</w:t>
      </w:r>
    </w:p>
  </w:comment>
  <w:comment w:id="154" w:author="Susana Margarida Gonçalves Silva Santos" w:date="2026-06-08T16:40:00Z" w:initials="SS">
    <w:p w14:paraId="56D675A9" w14:textId="4E800BD7" w:rsidR="000B4DF1" w:rsidRDefault="0035170A">
      <w:pPr>
        <w:pStyle w:val="CommentText"/>
      </w:pPr>
      <w:r>
        <w:rPr>
          <w:rStyle w:val="CommentReference"/>
        </w:rPr>
        <w:annotationRef/>
      </w:r>
      <w:r w:rsidRPr="0C8B5A3F">
        <w:t>Queremos dizer para todos os estabelecimentos.</w:t>
      </w:r>
    </w:p>
  </w:comment>
  <w:comment w:id="155" w:author="Maria Cristina Tavares Briosa" w:date="2026-04-15T04:43:00Z" w:initials="MB">
    <w:p w14:paraId="02653917" w14:textId="77777777" w:rsidR="00E9704E" w:rsidRDefault="00E9704E">
      <w:pPr>
        <w:pStyle w:val="CommentText"/>
      </w:pPr>
      <w:r>
        <w:rPr>
          <w:rStyle w:val="CommentReference"/>
        </w:rPr>
        <w:annotationRef/>
      </w:r>
      <w:r w:rsidRPr="0CD9FD0E">
        <w:t xml:space="preserve">As menções a cães e gatos relativas a disposições do REG Europeu que estamos a transcrever para o RGAC mantêm-se assim , exatamente pq são do REWG ou podemos sempre substitui-las por animais de companhia? ( pergunta para o GJ) </w:t>
      </w:r>
    </w:p>
  </w:comment>
  <w:comment w:id="158" w:author="Rui André Vidal" w:date="2026-04-14T02:21:00Z" w:initials="RV">
    <w:p w14:paraId="33CBA968" w14:textId="32E3AE55" w:rsidR="000B4DF1" w:rsidRDefault="0035170A">
      <w:pPr>
        <w:pStyle w:val="CommentText"/>
      </w:pPr>
      <w:r>
        <w:rPr>
          <w:rStyle w:val="CommentReference"/>
        </w:rPr>
        <w:annotationRef/>
      </w:r>
      <w:r w:rsidRPr="20712449">
        <w:rPr>
          <w:b/>
          <w:bCs/>
        </w:rPr>
        <w:t>detentores</w:t>
      </w:r>
    </w:p>
  </w:comment>
  <w:comment w:id="159" w:author="Maria Cristina Tavares Briosa" w:date="2026-06-02T17:21:00Z" w:initials="MB">
    <w:p w14:paraId="057A4180" w14:textId="3D4F0810" w:rsidR="000B4DF1" w:rsidRDefault="0035170A">
      <w:pPr>
        <w:pStyle w:val="CommentText"/>
      </w:pPr>
      <w:r>
        <w:rPr>
          <w:rStyle w:val="CommentReference"/>
        </w:rPr>
        <w:annotationRef/>
      </w:r>
      <w:r w:rsidRPr="6BB1BC4C">
        <w:t>penso que estas disposições são específicas para operadores e não para outros detentores, a epígrafe podia ser " Condições gerais dos estabelecimentos"</w:t>
      </w:r>
    </w:p>
  </w:comment>
  <w:comment w:id="160" w:author="Maria Cristina Tavares Briosa" w:date="2026-06-02T17:26:00Z" w:initials="MB">
    <w:p w14:paraId="68FDA496" w14:textId="4FE0A39B" w:rsidR="000B4DF1" w:rsidRDefault="0035170A">
      <w:pPr>
        <w:pStyle w:val="CommentText"/>
      </w:pPr>
      <w:r>
        <w:rPr>
          <w:rStyle w:val="CommentReference"/>
        </w:rPr>
        <w:annotationRef/>
      </w:r>
      <w:r w:rsidRPr="417E990B">
        <w:t>passar para condições de manutenção de cães e gatos ( eliminar venda)</w:t>
      </w:r>
    </w:p>
  </w:comment>
  <w:comment w:id="161" w:author="Gui Jorge Machado Sarmento" w:date="2026-06-28T20:56:00Z" w:initials="GS">
    <w:p w14:paraId="0AD764E8" w14:textId="77777777" w:rsidR="001D1E19" w:rsidRDefault="001D1E19" w:rsidP="001D1E19">
      <w:pPr>
        <w:pStyle w:val="Textodecomentrio"/>
        <w:ind w:left="0" w:firstLine="0"/>
        <w:jc w:val="left"/>
      </w:pPr>
      <w:r>
        <w:rPr>
          <w:rStyle w:val="Refdecomentrio"/>
        </w:rPr>
        <w:annotationRef/>
      </w:r>
      <w:r>
        <w:t>É necessário perceber qual o enquadramento desta redação</w:t>
      </w:r>
    </w:p>
  </w:comment>
  <w:comment w:id="170" w:author="Maria Cristina Tavares Briosa" w:date="2026-03-26T02:17:00Z" w:initials="MB">
    <w:p w14:paraId="549EB8E0" w14:textId="2C4680CF" w:rsidR="000B4DF1" w:rsidRDefault="0035170A">
      <w:pPr>
        <w:pStyle w:val="CommentText"/>
      </w:pPr>
      <w:r>
        <w:rPr>
          <w:rStyle w:val="CommentReference"/>
        </w:rPr>
        <w:annotationRef/>
      </w:r>
      <w:r w:rsidRPr="05D3C023">
        <w:t>Artigo 12.º </w:t>
      </w:r>
    </w:p>
    <w:p w14:paraId="5549833B" w14:textId="4E63D04D" w:rsidR="000B4DF1" w:rsidRDefault="0035170A">
      <w:pPr>
        <w:pStyle w:val="CommentText"/>
      </w:pPr>
      <w:r w:rsidRPr="6479686A">
        <w:t>Competências dos tratadores de animais em matéria de bem‑estar dos animais </w:t>
      </w:r>
    </w:p>
    <w:p w14:paraId="4FD0D320" w14:textId="63600639" w:rsidR="000B4DF1" w:rsidRDefault="000B4DF1">
      <w:pPr>
        <w:pStyle w:val="CommentText"/>
      </w:pPr>
    </w:p>
    <w:p w14:paraId="63B0116B" w14:textId="701181B0" w:rsidR="000B4DF1" w:rsidRDefault="0035170A">
      <w:pPr>
        <w:pStyle w:val="CommentText"/>
      </w:pPr>
      <w:r w:rsidRPr="30E7E5D8">
        <w:t>Tal como referido hoje na reunião, basta remeter esta disposição para o REG comunitário. Em qq caso, este assunto não tem relação com o treino.</w:t>
      </w:r>
    </w:p>
    <w:p w14:paraId="1DF7385A" w14:textId="0EA9212C" w:rsidR="000B4DF1" w:rsidRDefault="000B4DF1">
      <w:pPr>
        <w:pStyle w:val="CommentText"/>
      </w:pPr>
    </w:p>
    <w:p w14:paraId="78C62905" w14:textId="75FDD7CD" w:rsidR="000B4DF1" w:rsidRDefault="0035170A">
      <w:pPr>
        <w:pStyle w:val="CommentText"/>
      </w:pPr>
      <w:r w:rsidRPr="54F8355A">
        <w:t>Talvez devamos manter neste código algumas disposições mais genéricas , remetendo para o REG , ou referir aquelas que queremos ver mais restritivas?</w:t>
      </w:r>
    </w:p>
  </w:comment>
  <w:comment w:id="171" w:author="Rui André Vidal" w:date="2026-04-09T18:54:00Z" w:initials="RV">
    <w:p w14:paraId="6B35D2A8" w14:textId="5434C347" w:rsidR="000B4DF1" w:rsidRDefault="0035170A">
      <w:pPr>
        <w:pStyle w:val="CommentText"/>
      </w:pPr>
      <w:r>
        <w:rPr>
          <w:rStyle w:val="CommentReference"/>
        </w:rPr>
        <w:annotationRef/>
      </w:r>
      <w:r w:rsidRPr="25EC11E7">
        <w:t>Concordo com a remissão. No que respeita à relação com o assunto, já foi corrigido, este será o local indicado no Código, ou seja, as competências dos tratadores são tratadas nas condições gerais dos estabelecimentos.</w:t>
      </w:r>
    </w:p>
  </w:comment>
  <w:comment w:id="174" w:author="Susana Margarida Gonçalves Silva Santos" w:date="2026-04-16T04:59:00Z" w:initials="SS">
    <w:p w14:paraId="08669492" w14:textId="7D705FA4" w:rsidR="000B4DF1" w:rsidRDefault="0035170A">
      <w:pPr>
        <w:pStyle w:val="CommentText"/>
      </w:pPr>
      <w:r>
        <w:rPr>
          <w:rStyle w:val="CommentReference"/>
        </w:rPr>
        <w:annotationRef/>
      </w:r>
      <w:r w:rsidRPr="495EC659">
        <w:t>DAJA</w:t>
      </w:r>
    </w:p>
  </w:comment>
  <w:comment w:id="175" w:author="Gui Jorge Machado Sarmento" w:date="2026-06-28T20:56:00Z" w:initials="GS">
    <w:p w14:paraId="4D93877E" w14:textId="77777777" w:rsidR="00F72F47" w:rsidRDefault="001D1E19" w:rsidP="00F72F47">
      <w:pPr>
        <w:pStyle w:val="Textodecomentrio"/>
        <w:ind w:left="0" w:firstLine="0"/>
        <w:jc w:val="left"/>
      </w:pPr>
      <w:r>
        <w:rPr>
          <w:rStyle w:val="Refdecomentrio"/>
        </w:rPr>
        <w:annotationRef/>
      </w:r>
      <w:r w:rsidR="00F72F47">
        <w:t xml:space="preserve">É necessário definir o conteúdo do programa de formação como nos perigosos. - Portaria n.º 317/2015 de 30 de setembro </w:t>
      </w:r>
    </w:p>
  </w:comment>
  <w:comment w:id="176" w:author="Susana Margarida Gonçalves Silva Santos" w:date="2026-06-08T17:55:00Z" w:initials="SS">
    <w:p w14:paraId="145EEF18" w14:textId="2D83E515" w:rsidR="000B4DF1" w:rsidRDefault="0035170A">
      <w:pPr>
        <w:pStyle w:val="CommentText"/>
      </w:pPr>
      <w:r>
        <w:rPr>
          <w:rStyle w:val="CommentReference"/>
        </w:rPr>
        <w:annotationRef/>
      </w:r>
      <w:r w:rsidRPr="3BE4C72D">
        <w:t>DGADR.</w:t>
      </w:r>
    </w:p>
  </w:comment>
  <w:comment w:id="178" w:author="Gui Jorge Machado Sarmento" w:date="2026-06-28T23:57:00Z" w:initials="GS">
    <w:p w14:paraId="045A58D4" w14:textId="77777777" w:rsidR="00C0245E" w:rsidRDefault="00C0245E" w:rsidP="00C0245E">
      <w:pPr>
        <w:pStyle w:val="Textodecomentrio"/>
        <w:ind w:left="0" w:firstLine="0"/>
        <w:jc w:val="left"/>
      </w:pPr>
      <w:r>
        <w:rPr>
          <w:rStyle w:val="Refdecomentrio"/>
        </w:rPr>
        <w:annotationRef/>
      </w:r>
      <w:r>
        <w:t>Apenas estes?</w:t>
      </w:r>
    </w:p>
  </w:comment>
  <w:comment w:id="179" w:author="Gui Jorge Machado Sarmento" w:date="2026-06-28T23:55:00Z" w:initials="GS">
    <w:p w14:paraId="235873B7" w14:textId="77777777" w:rsidR="00C151F2" w:rsidRDefault="00C151F2" w:rsidP="00C151F2">
      <w:pPr>
        <w:pStyle w:val="Textodecomentrio"/>
        <w:ind w:left="0" w:firstLine="0"/>
        <w:jc w:val="left"/>
      </w:pPr>
      <w:r>
        <w:rPr>
          <w:rStyle w:val="Refdecomentrio"/>
        </w:rPr>
        <w:annotationRef/>
      </w:r>
      <w:r>
        <w:t xml:space="preserve">Periodicidade a confirmar com a versão consolidada do regulamento. A proposta da Comissão admitia periodicidade assente em análise de risco </w:t>
      </w:r>
      <w:r>
        <w:rPr>
          <w:i/>
          <w:iCs/>
        </w:rPr>
        <w:t>ou</w:t>
      </w:r>
      <w:r>
        <w:t xml:space="preserve"> anual por opção nacional; fixou-se aqui a anual com ressalva de risco, mas a redação final do regulamento pode impor solução diversa. Decisão técnica da DSBEA. </w:t>
      </w:r>
    </w:p>
  </w:comment>
  <w:comment w:id="180" w:author="Gui Jorge Machado Sarmento" w:date="2026-06-28T23:56:00Z" w:initials="GS">
    <w:p w14:paraId="7A826E88" w14:textId="77777777" w:rsidR="00C64676" w:rsidRDefault="00C64676" w:rsidP="00C64676">
      <w:pPr>
        <w:pStyle w:val="Textodecomentrio"/>
        <w:ind w:left="0" w:firstLine="0"/>
        <w:jc w:val="left"/>
      </w:pPr>
      <w:r>
        <w:rPr>
          <w:rStyle w:val="Refdecomentrio"/>
        </w:rPr>
        <w:annotationRef/>
      </w:r>
      <w:r>
        <w:t xml:space="preserve">Dúvidas na possibilidade desta redação: parece resultar do Reg. Que a visita seja </w:t>
      </w:r>
      <w:r>
        <w:rPr>
          <w:i/>
          <w:iCs/>
        </w:rPr>
        <w:t>não anunciada</w:t>
      </w:r>
      <w:r>
        <w:t xml:space="preserve"> por </w:t>
      </w:r>
      <w:r>
        <w:rPr>
          <w:i/>
          <w:iCs/>
        </w:rPr>
        <w:t>veterinário oficial</w:t>
      </w:r>
      <w:r>
        <w:t xml:space="preserve">. Se essa solução prevalecer no texto final, o n.º 5 é incompatível: a visita de aconselhamento não pode ser feita pelo médico-veterinário responsável pelo estabelecimento, por falta de independência. </w:t>
      </w:r>
    </w:p>
  </w:comment>
  <w:comment w:id="193" w:author="Rui André Vidal" w:date="2026-05-25T15:54:00Z" w:initials="RV">
    <w:p w14:paraId="3DEE72AC" w14:textId="6F1C0355" w:rsidR="000B4DF1" w:rsidRDefault="0035170A">
      <w:pPr>
        <w:pStyle w:val="CommentText"/>
      </w:pPr>
      <w:r>
        <w:rPr>
          <w:rStyle w:val="CommentReference"/>
        </w:rPr>
        <w:annotationRef/>
      </w:r>
      <w:r w:rsidRPr="67D0AEF2">
        <w:t>uma zona própria</w:t>
      </w:r>
    </w:p>
  </w:comment>
  <w:comment w:id="194" w:author="Rui André Vidal" w:date="2026-05-25T16:21:00Z" w:initials="RV">
    <w:p w14:paraId="100EBFFD" w14:textId="3BFB4EA6" w:rsidR="000B4DF1" w:rsidRDefault="0035170A">
      <w:pPr>
        <w:pStyle w:val="CommentText"/>
      </w:pPr>
      <w:r>
        <w:rPr>
          <w:rStyle w:val="CommentReference"/>
        </w:rPr>
        <w:annotationRef/>
      </w:r>
      <w:r w:rsidRPr="49FCE8BF">
        <w:t>Em princípio haverá um capítulo de estabelecimentos de caça</w:t>
      </w:r>
    </w:p>
  </w:comment>
  <w:comment w:id="196" w:author="Rui André Vidal" w:date="2026-05-25T16:30:00Z" w:initials="RV">
    <w:p w14:paraId="69D5CEB5" w14:textId="15521214" w:rsidR="000B4DF1" w:rsidRDefault="0035170A">
      <w:pPr>
        <w:pStyle w:val="CommentText"/>
      </w:pPr>
      <w:r>
        <w:rPr>
          <w:rStyle w:val="CommentReference"/>
        </w:rPr>
        <w:annotationRef/>
      </w:r>
      <w:r w:rsidRPr="498839DF">
        <w:t>E os  centros de treino de cães com alojamento? ATL/Creche?</w:t>
      </w:r>
    </w:p>
  </w:comment>
  <w:comment w:id="195" w:author="Gui Jorge Machado Sarmento" w:date="2026-06-29T00:06:00Z" w:initials="GS">
    <w:p w14:paraId="1BCD8311" w14:textId="77777777" w:rsidR="00440490" w:rsidRDefault="00440490" w:rsidP="00440490">
      <w:pPr>
        <w:pStyle w:val="Textodecomentrio"/>
        <w:ind w:left="0" w:firstLine="0"/>
        <w:jc w:val="left"/>
      </w:pPr>
      <w:r>
        <w:rPr>
          <w:rStyle w:val="Refdecomentrio"/>
        </w:rPr>
        <w:annotationRef/>
      </w:r>
      <w:r>
        <w:t>Dúvida se deve ser incluída a figura dos hotéis, com repercussão direta no âmbito da MCP.</w:t>
      </w:r>
    </w:p>
  </w:comment>
  <w:comment w:id="197" w:author="Rui André Vidal" w:date="2026-05-25T16:31:00Z" w:initials="RV">
    <w:p w14:paraId="0F1F29DD" w14:textId="76065B80" w:rsidR="000B4DF1" w:rsidRDefault="0035170A">
      <w:pPr>
        <w:pStyle w:val="CommentText"/>
      </w:pPr>
      <w:r>
        <w:rPr>
          <w:rStyle w:val="CommentReference"/>
        </w:rPr>
        <w:annotationRef/>
      </w:r>
      <w:r w:rsidRPr="406A51D8">
        <w:t>rever se está previsto nos princípios gerais</w:t>
      </w:r>
    </w:p>
  </w:comment>
  <w:comment w:id="200" w:author="Susana Margarida Gonçalves Silva Santos" w:date="2026-04-16T11:59:00Z" w:initials="SS">
    <w:p w14:paraId="50BD63F6" w14:textId="6EEE15CF" w:rsidR="00D93055" w:rsidRDefault="00D93055">
      <w:pPr>
        <w:pStyle w:val="CommentText"/>
      </w:pPr>
      <w:r>
        <w:rPr>
          <w:rStyle w:val="CommentReference"/>
        </w:rPr>
        <w:annotationRef/>
      </w:r>
      <w:r w:rsidRPr="3BA77A13">
        <w:t>DAJA</w:t>
      </w:r>
    </w:p>
  </w:comment>
  <w:comment w:id="202" w:author="Rui André Vidal" w:date="2026-05-14T12:11:00Z" w:initials="RV">
    <w:p w14:paraId="315C215B" w14:textId="5CEAA112" w:rsidR="000B4DF1" w:rsidRDefault="0035170A">
      <w:pPr>
        <w:pStyle w:val="CommentText"/>
      </w:pPr>
      <w:r>
        <w:rPr>
          <w:rStyle w:val="CommentReference"/>
        </w:rPr>
        <w:annotationRef/>
      </w:r>
      <w:r w:rsidRPr="3C28BF6F">
        <w:t>Foi retirada a menção do registo em nome do criador nas lojas de venda com base na assunção de que a proibição de venda em lojas será aprovada</w:t>
      </w:r>
    </w:p>
  </w:comment>
  <w:comment w:id="203" w:author="Rui André Vidal" w:date="2026-05-07T14:42:00Z" w:initials="RV">
    <w:p w14:paraId="48ADA873" w14:textId="50298569" w:rsidR="000B4DF1" w:rsidRDefault="0035170A">
      <w:pPr>
        <w:pStyle w:val="CommentText"/>
      </w:pPr>
      <w:r>
        <w:rPr>
          <w:rStyle w:val="CommentReference"/>
        </w:rPr>
        <w:annotationRef/>
      </w:r>
      <w:r w:rsidRPr="47C97BB0">
        <w:t>Verificar se se poderá criar um manual de procedimentos para estas situações</w:t>
      </w:r>
    </w:p>
  </w:comment>
  <w:comment w:id="229" w:author="Gui Jorge Machado Sarmento" w:date="2026-06-29T00:29:00Z" w:initials="GS">
    <w:p w14:paraId="48BABACC" w14:textId="77777777" w:rsidR="005E6782" w:rsidRDefault="005E6782" w:rsidP="005E6782">
      <w:pPr>
        <w:pStyle w:val="Textodecomentrio"/>
        <w:ind w:left="0" w:firstLine="0"/>
        <w:jc w:val="left"/>
      </w:pPr>
      <w:r>
        <w:rPr>
          <w:rStyle w:val="Refdecomentrio"/>
        </w:rPr>
        <w:annotationRef/>
      </w:r>
      <w:r>
        <w:t>Nova proposta de redação.</w:t>
      </w:r>
    </w:p>
  </w:comment>
  <w:comment w:id="236" w:author="Gui Jorge Machado Sarmento" w:date="2026-06-29T00:59:00Z" w:initials="GS">
    <w:p w14:paraId="0D9C8397" w14:textId="77777777" w:rsidR="00191B54" w:rsidRDefault="00191B54" w:rsidP="00191B54">
      <w:pPr>
        <w:pStyle w:val="Textodecomentrio"/>
        <w:ind w:left="0" w:firstLine="0"/>
        <w:jc w:val="left"/>
      </w:pPr>
      <w:r>
        <w:rPr>
          <w:rStyle w:val="Refdecomentrio"/>
        </w:rPr>
        <w:annotationRef/>
      </w:r>
      <w:r>
        <w:t>Nova proposta de redação, incluindo a sugestão de renovação periódica obrigatória.</w:t>
      </w:r>
    </w:p>
  </w:comment>
  <w:comment w:id="238" w:author="Gui Jorge Machado Sarmento" w:date="2026-06-29T00:56:00Z" w:initials="GS">
    <w:p w14:paraId="0E6EA928" w14:textId="77777777" w:rsidR="00930C40" w:rsidRDefault="00930C40" w:rsidP="00930C40">
      <w:pPr>
        <w:pStyle w:val="Textodecomentrio"/>
        <w:ind w:left="0" w:firstLine="0"/>
        <w:jc w:val="left"/>
      </w:pPr>
      <w:r>
        <w:rPr>
          <w:rStyle w:val="Refdecomentrio"/>
        </w:rPr>
        <w:annotationRef/>
      </w:r>
      <w:r>
        <w:t>Ponderar inclusão de "hotéis".</w:t>
      </w:r>
    </w:p>
  </w:comment>
  <w:comment w:id="239" w:author="Gui Jorge Machado Sarmento" w:date="2026-06-29T01:18:00Z" w:initials="GS">
    <w:p w14:paraId="27E57EDC" w14:textId="77777777" w:rsidR="001369ED" w:rsidRDefault="001369ED" w:rsidP="001369ED">
      <w:pPr>
        <w:pStyle w:val="Textodecomentrio"/>
        <w:ind w:left="0" w:firstLine="0"/>
        <w:jc w:val="left"/>
      </w:pPr>
      <w:r>
        <w:rPr>
          <w:rStyle w:val="Refdecomentrio"/>
        </w:rPr>
        <w:annotationRef/>
      </w:r>
      <w:r>
        <w:t>Inovação, no sentido de garantir a legalidade do exercício da atividade junto das Câmaras Municipais.</w:t>
      </w:r>
    </w:p>
  </w:comment>
  <w:comment w:id="242" w:author="Gui Jorge Machado Sarmento" w:date="2026-06-29T00:37:00Z" w:initials="GS">
    <w:p w14:paraId="57F97CC0" w14:textId="77777777" w:rsidR="0048619C" w:rsidRDefault="0048619C" w:rsidP="0048619C">
      <w:pPr>
        <w:pStyle w:val="Textodecomentrio"/>
        <w:ind w:left="0" w:firstLine="0"/>
        <w:jc w:val="left"/>
      </w:pPr>
      <w:r>
        <w:rPr>
          <w:rStyle w:val="Refdecomentrio"/>
        </w:rPr>
        <w:annotationRef/>
      </w:r>
      <w:r>
        <w:t>Nova proposta de redação. Retirada menção à Lei n.º 9/2009, de 4 de março</w:t>
      </w:r>
    </w:p>
  </w:comment>
  <w:comment w:id="244" w:author="Gui Jorge Machado Sarmento" w:date="2026-06-29T01:13:00Z" w:initials="GS">
    <w:p w14:paraId="74546165" w14:textId="77777777" w:rsidR="00A77A60" w:rsidRDefault="00A77A60" w:rsidP="00A77A60">
      <w:pPr>
        <w:pStyle w:val="Textodecomentrio"/>
        <w:ind w:left="0" w:firstLine="0"/>
        <w:jc w:val="left"/>
      </w:pPr>
      <w:r>
        <w:rPr>
          <w:rStyle w:val="Refdecomentrio"/>
        </w:rPr>
        <w:annotationRef/>
      </w:r>
      <w:r>
        <w:t>Nova proposta de redação de acordo com o formulário em vigor.</w:t>
      </w:r>
    </w:p>
  </w:comment>
  <w:comment w:id="248" w:author="Gui Jorge Machado Sarmento" w:date="2026-06-29T01:32:00Z" w:initials="GS">
    <w:p w14:paraId="4430E0AB" w14:textId="77777777" w:rsidR="007E4FF7" w:rsidRDefault="007E4FF7" w:rsidP="007E4FF7">
      <w:pPr>
        <w:pStyle w:val="Textodecomentrio"/>
        <w:ind w:left="0" w:firstLine="0"/>
        <w:jc w:val="left"/>
      </w:pPr>
      <w:r>
        <w:rPr>
          <w:rStyle w:val="Refdecomentrio"/>
        </w:rPr>
        <w:annotationRef/>
      </w:r>
      <w:r>
        <w:t>Nova proposta de redação.</w:t>
      </w:r>
    </w:p>
  </w:comment>
  <w:comment w:id="252" w:author="Gui Jorge Machado Sarmento" w:date="2026-06-29T01:34:00Z" w:initials="GS">
    <w:p w14:paraId="4F10FDDA" w14:textId="77777777" w:rsidR="00445EFA" w:rsidRDefault="00445EFA" w:rsidP="00445EFA">
      <w:pPr>
        <w:pStyle w:val="Textodecomentrio"/>
        <w:ind w:left="0" w:firstLine="0"/>
        <w:jc w:val="left"/>
      </w:pPr>
      <w:r>
        <w:rPr>
          <w:rStyle w:val="Refdecomentrio"/>
        </w:rPr>
        <w:annotationRef/>
      </w:r>
      <w:r>
        <w:t>Rever e ponderar o controlo à distância.</w:t>
      </w:r>
    </w:p>
  </w:comment>
  <w:comment w:id="257" w:author="Gui Jorge Machado Sarmento" w:date="2026-06-29T01:42:00Z" w:initials="GS">
    <w:p w14:paraId="108B1D40" w14:textId="77777777" w:rsidR="006B70D2" w:rsidRDefault="006B70D2" w:rsidP="006B70D2">
      <w:pPr>
        <w:pStyle w:val="Textodecomentrio"/>
        <w:ind w:left="0" w:firstLine="0"/>
        <w:jc w:val="left"/>
      </w:pPr>
      <w:r>
        <w:rPr>
          <w:rStyle w:val="Refdecomentrio"/>
        </w:rPr>
        <w:annotationRef/>
      </w:r>
      <w:r>
        <w:t xml:space="preserve">Mantida a publicitação no balcão único (art. 6.º do DL n.º 92/2010, de 26 de julho) e no sítio da DGAV. Confirmar os termos atuais de funcionamento do balcão único e a referência ao diploma. </w:t>
      </w:r>
    </w:p>
  </w:comment>
  <w:comment w:id="258" w:author="Gui Jorge Machado Sarmento" w:date="2026-06-29T01:42:00Z" w:initials="GS">
    <w:p w14:paraId="2D73891D" w14:textId="77777777" w:rsidR="00C0363E" w:rsidRDefault="00C0363E" w:rsidP="00C0363E">
      <w:pPr>
        <w:pStyle w:val="Textodecomentrio"/>
        <w:ind w:left="0" w:firstLine="0"/>
        <w:jc w:val="left"/>
      </w:pPr>
      <w:r>
        <w:rPr>
          <w:rStyle w:val="Refdecomentrio"/>
        </w:rPr>
        <w:annotationRef/>
      </w:r>
      <w:r>
        <w:t>O conteúdo da lista (alíneas a) a e)) corresponde ao art. 10.º, n.º 3, do Regulamento e respeita aos estabelecimentos aprovados, incluindo os de criação.</w:t>
      </w:r>
    </w:p>
  </w:comment>
  <w:comment w:id="265" w:author="Rui André Vidal" w:date="2026-05-26T17:13:00Z" w:initials="RV">
    <w:p w14:paraId="22C4675F" w14:textId="786BB545" w:rsidR="000B4DF1" w:rsidRDefault="0035170A">
      <w:pPr>
        <w:pStyle w:val="CommentText"/>
      </w:pPr>
      <w:r>
        <w:rPr>
          <w:rStyle w:val="CommentReference"/>
        </w:rPr>
        <w:annotationRef/>
      </w:r>
      <w:r w:rsidRPr="4ECA2675">
        <w:t>vem do Regulamento, alínea b) do n.2 do art.º 10.º</w:t>
      </w:r>
    </w:p>
  </w:comment>
  <w:comment w:id="275" w:author="Maria Cristina Tavares Briosa" w:date="2026-06-18T14:58:00Z" w:initials="MB">
    <w:p w14:paraId="53F19D81" w14:textId="02ADA23C" w:rsidR="0035170A" w:rsidRDefault="0035170A">
      <w:pPr>
        <w:pStyle w:val="CommentText"/>
      </w:pPr>
      <w:r>
        <w:rPr>
          <w:rStyle w:val="CommentReference"/>
        </w:rPr>
        <w:annotationRef/>
      </w:r>
      <w:r w:rsidRPr="2EAF004F">
        <w:t>estabelecimento</w:t>
      </w:r>
    </w:p>
  </w:comment>
  <w:comment w:id="313" w:author="Susana Margarida Gonçalves Silva Santos" w:date="2026-04-21T10:20:00Z" w:initials="SS">
    <w:p w14:paraId="50FF4711" w14:textId="766EFB7D" w:rsidR="00823F3B" w:rsidRDefault="0035170A">
      <w:pPr>
        <w:pStyle w:val="CommentText"/>
      </w:pPr>
      <w:r>
        <w:rPr>
          <w:rStyle w:val="CommentReference"/>
        </w:rPr>
        <w:annotationRef/>
      </w:r>
      <w:r w:rsidRPr="541AA615">
        <w:t>Registar no SIAC. Impressão do documento, em qualquer altura.</w:t>
      </w:r>
    </w:p>
  </w:comment>
  <w:comment w:id="314" w:author="Susana Margarida Gonçalves Silva Santos" w:date="2026-04-21T10:32:00Z" w:initials="SS">
    <w:p w14:paraId="712E65A5" w14:textId="53A339AE" w:rsidR="00823F3B" w:rsidRDefault="0035170A">
      <w:pPr>
        <w:pStyle w:val="CommentText"/>
      </w:pPr>
      <w:r>
        <w:rPr>
          <w:rStyle w:val="CommentReference"/>
        </w:rPr>
        <w:annotationRef/>
      </w:r>
      <w:r w:rsidRPr="0A55CAE0">
        <w:t>Colocar nas obrigações dos operadores.</w:t>
      </w:r>
    </w:p>
  </w:comment>
  <w:comment w:id="321" w:author="Susana Margarida Gonçalves Silva Santos" w:date="2026-03-26T10:19:00Z" w:initials="SS">
    <w:p w14:paraId="1A4000BE" w14:textId="7E2EC119" w:rsidR="00FC060F" w:rsidRDefault="00FC060F">
      <w:r>
        <w:annotationRef/>
      </w:r>
      <w:r w:rsidRPr="6434B88C">
        <w:t>Bases de dados para gestão das populações de animais de companhia. Controlo, gestão,...</w:t>
      </w:r>
    </w:p>
  </w:comment>
  <w:comment w:id="325" w:author="Maria Rosário Silva Lemos Cidadão" w:date="2026-03-25T16:33:00Z" w:initials="MC">
    <w:p w14:paraId="6333773B" w14:textId="6964ADB8" w:rsidR="00FC060F" w:rsidRDefault="00FC060F">
      <w:r>
        <w:annotationRef/>
      </w:r>
      <w:r w:rsidRPr="4B03DD89">
        <w:t>No REGBEAC colocavam a identificação individual do progenitor materno.- Considerar por ligação ao CPC ou CPF.  A ESTUDAR</w:t>
      </w:r>
    </w:p>
  </w:comment>
  <w:comment w:id="326" w:author="Susana Margarida Gonçalves Silva Santos" w:date="2026-03-26T10:08:00Z" w:initials="SS">
    <w:p w14:paraId="5B4E9E37" w14:textId="11373CFD" w:rsidR="00FC060F" w:rsidRDefault="00FC060F">
      <w:r>
        <w:annotationRef/>
      </w:r>
      <w:r w:rsidRPr="09719641">
        <w:t>Falar com Recursos Genéticos.</w:t>
      </w:r>
    </w:p>
  </w:comment>
  <w:comment w:id="327" w:author="Maria Rosário Silva Lemos Cidadão" w:date="2026-03-25T16:35:00Z" w:initials="MC">
    <w:p w14:paraId="31ACDDF2" w14:textId="1C662B50" w:rsidR="00FC060F" w:rsidRDefault="00FC060F">
      <w:r>
        <w:annotationRef/>
      </w:r>
      <w:r w:rsidRPr="4088446E">
        <w:t>Artigo 23.º do REG BE</w:t>
      </w:r>
    </w:p>
  </w:comment>
  <w:comment w:id="328" w:author="Maria Rosário Silva Lemos Cidadão" w:date="2026-06-11T15:07:00Z" w:initials="MC">
    <w:p w14:paraId="6AFBAF7C" w14:textId="4C97F4A9" w:rsidR="000B4DF1" w:rsidRDefault="0035170A">
      <w:pPr>
        <w:pStyle w:val="CommentText"/>
      </w:pPr>
      <w:r>
        <w:rPr>
          <w:rStyle w:val="CommentReference"/>
        </w:rPr>
        <w:annotationRef/>
      </w:r>
      <w:r w:rsidRPr="21EC9C57">
        <w:t>deve-se referir restrição à sua área territorial ou deixamos omisso?</w:t>
      </w:r>
    </w:p>
  </w:comment>
  <w:comment w:id="329" w:author="Rui André Vidal" w:date="2026-05-07T11:42:00Z" w:initials="RV">
    <w:p w14:paraId="4860960F" w14:textId="6A6D5D97" w:rsidR="000B4DF1" w:rsidRDefault="0035170A">
      <w:pPr>
        <w:pStyle w:val="CommentText"/>
      </w:pPr>
      <w:r>
        <w:rPr>
          <w:rStyle w:val="CommentReference"/>
        </w:rPr>
        <w:annotationRef/>
      </w:r>
      <w:r w:rsidRPr="40232F4E">
        <w:t>Origina do último parágrafo do n.º 3 do Art.º 21.º do Regulamento. Faz referência ao sistema de verificação que terá implementação posterior.</w:t>
      </w:r>
    </w:p>
  </w:comment>
  <w:comment w:id="336" w:author="Maria Rosário Silva Lemos Cidadão" w:date="2026-05-07T15:10:00Z" w:initials="MC">
    <w:p w14:paraId="527F7ACB" w14:textId="746F74A9" w:rsidR="000B4DF1" w:rsidRDefault="0035170A">
      <w:pPr>
        <w:pStyle w:val="CommentText"/>
      </w:pPr>
      <w:r>
        <w:rPr>
          <w:rStyle w:val="CommentReference"/>
        </w:rPr>
        <w:annotationRef/>
      </w:r>
      <w:r w:rsidRPr="2EBDDD51">
        <w:t>Separar</w:t>
      </w:r>
    </w:p>
    <w:p w14:paraId="5F1CAC22" w14:textId="57EFF537" w:rsidR="000B4DF1" w:rsidRDefault="0035170A">
      <w:pPr>
        <w:pStyle w:val="CommentText"/>
      </w:pPr>
      <w:r w:rsidRPr="63E3AF0A">
        <w:t>Identificação=marcação do animal</w:t>
      </w:r>
    </w:p>
    <w:p w14:paraId="55FF42C3" w14:textId="0484FD04" w:rsidR="000B4DF1" w:rsidRDefault="0035170A">
      <w:pPr>
        <w:pStyle w:val="CommentText"/>
      </w:pPr>
      <w:r w:rsidRPr="79C1EE9E">
        <w:t>Registo=registo na BD oficial</w:t>
      </w:r>
    </w:p>
  </w:comment>
  <w:comment w:id="337" w:author="Maria Rosário Silva Lemos Cidadão" w:date="2026-03-25T15:37:00Z" w:initials="MC">
    <w:p w14:paraId="4B8D7BF3" w14:textId="751E824A" w:rsidR="00FC060F" w:rsidRDefault="00FC060F">
      <w:r>
        <w:annotationRef/>
      </w:r>
      <w:r w:rsidRPr="53D6AD2F">
        <w:t>Estamos mais restritivos que no REG BE. que nos animais de operador é de 6 meses</w:t>
      </w:r>
    </w:p>
  </w:comment>
  <w:comment w:id="338" w:author="Susana Margarida Gonçalves Silva Santos" w:date="2026-03-26T11:04:00Z" w:initials="SS">
    <w:p w14:paraId="7F9FA677" w14:textId="4C7CFAEC" w:rsidR="00FC060F" w:rsidRDefault="00FC060F">
      <w:r>
        <w:annotationRef/>
      </w:r>
      <w:r w:rsidRPr="00315CD1">
        <w:t>COMUNICAR À COMISSÃO!</w:t>
      </w:r>
    </w:p>
  </w:comment>
  <w:comment w:id="339" w:author="Maria Rosário Silva Lemos Cidadão" w:date="2026-06-05T09:47:00Z" w:initials="MC">
    <w:p w14:paraId="6512CF32" w14:textId="6610E3B8" w:rsidR="000B4DF1" w:rsidRDefault="0035170A">
      <w:pPr>
        <w:pStyle w:val="CommentText"/>
      </w:pPr>
      <w:r>
        <w:rPr>
          <w:rStyle w:val="CommentReference"/>
        </w:rPr>
        <w:annotationRef/>
      </w:r>
      <w:r w:rsidRPr="190BB4B2">
        <w:t>AVES - psittacideos</w:t>
      </w:r>
    </w:p>
  </w:comment>
  <w:comment w:id="343" w:author="Susana Margarida Gonçalves Silva Santos" w:date="2026-03-26T11:48:00Z" w:initials="SS">
    <w:p w14:paraId="545CBB1A" w14:textId="401C89AE" w:rsidR="00FC060F" w:rsidRDefault="00FC060F">
      <w:r>
        <w:annotationRef/>
      </w:r>
      <w:r w:rsidRPr="7D88798C">
        <w:t>Legislação especial? - GJ</w:t>
      </w:r>
    </w:p>
  </w:comment>
  <w:comment w:id="350" w:author="Maria Rosário Silva Lemos Cidadão" w:date="2026-06-05T10:38:00Z" w:initials="MC">
    <w:p w14:paraId="0CFAE0AB" w14:textId="78C99323" w:rsidR="000B4DF1" w:rsidRDefault="0035170A">
      <w:pPr>
        <w:pStyle w:val="CommentText"/>
      </w:pPr>
      <w:r>
        <w:rPr>
          <w:rStyle w:val="CommentReference"/>
        </w:rPr>
        <w:annotationRef/>
      </w:r>
      <w:r w:rsidRPr="2E4B7C2F">
        <w:t>Á DAJA para ver se podemos colocar esta obrigação, se a empresa só comercializar transponder com AIM para equideos</w:t>
      </w:r>
    </w:p>
  </w:comment>
  <w:comment w:id="353" w:author="Gui Jorge Machado Sarmento" w:date="2026-06-29T15:34:00Z" w:initials="GS">
    <w:p w14:paraId="46D97462" w14:textId="77777777" w:rsidR="00D32463" w:rsidRDefault="00D32463" w:rsidP="00D32463">
      <w:pPr>
        <w:pStyle w:val="Textodecomentrio"/>
        <w:ind w:left="0" w:firstLine="0"/>
        <w:jc w:val="left"/>
      </w:pPr>
      <w:r>
        <w:rPr>
          <w:rStyle w:val="Refdecomentrio"/>
        </w:rPr>
        <w:annotationRef/>
      </w:r>
      <w:r>
        <w:t>Proposta de redação.</w:t>
      </w:r>
    </w:p>
  </w:comment>
  <w:comment w:id="354" w:author="Maria Rosário Silva Lemos Cidadão" w:date="2026-06-05T10:54:00Z" w:initials="MC">
    <w:p w14:paraId="7FEF88B0" w14:textId="2FE6A871" w:rsidR="000B4DF1" w:rsidRDefault="0035170A">
      <w:pPr>
        <w:pStyle w:val="CommentText"/>
      </w:pPr>
      <w:r>
        <w:rPr>
          <w:rStyle w:val="CommentReference"/>
        </w:rPr>
        <w:annotationRef/>
      </w:r>
      <w:r w:rsidRPr="741E5F3A">
        <w:t>DAJA - Deve referenciar-se câmara ou município.</w:t>
      </w:r>
    </w:p>
    <w:p w14:paraId="0815F15B" w14:textId="025C623E" w:rsidR="000B4DF1" w:rsidRDefault="0035170A">
      <w:pPr>
        <w:pStyle w:val="CommentText"/>
      </w:pPr>
      <w:r w:rsidRPr="311F4581">
        <w:t xml:space="preserve">Vai ser a figura que irá aparecer como titular no SIAC </w:t>
      </w:r>
    </w:p>
  </w:comment>
  <w:comment w:id="357" w:author="Maria Rosário Silva Lemos Cidadão" w:date="1900-01-01T00:00:00Z" w:initials="MC">
    <w:p w14:paraId="2BA26EFB" w14:textId="7E0B2C4D" w:rsidR="000B4DF1" w:rsidRDefault="0035170A">
      <w:pPr>
        <w:pStyle w:val="CommentText"/>
      </w:pPr>
      <w:r>
        <w:rPr>
          <w:rStyle w:val="CommentReference"/>
        </w:rPr>
        <w:annotationRef/>
      </w:r>
      <w:r w:rsidRPr="621826FC">
        <w:t>REG BE Artigo 26.º</w:t>
      </w:r>
    </w:p>
    <w:p w14:paraId="1310E4A3" w14:textId="364149A3" w:rsidR="000B4DF1" w:rsidRDefault="0035170A">
      <w:pPr>
        <w:pStyle w:val="CommentText"/>
      </w:pPr>
      <w:r w:rsidRPr="2619CF04">
        <w:t>IMPORTAÇÃO</w:t>
      </w:r>
    </w:p>
    <w:p w14:paraId="2F49EC97" w14:textId="7B2435E6" w:rsidR="000B4DF1" w:rsidRDefault="0035170A">
      <w:pPr>
        <w:pStyle w:val="CommentText"/>
      </w:pPr>
      <w:r w:rsidRPr="09339C2A">
        <w:t xml:space="preserve"> Para colocação no mercado - Aplicação 5 anos </w:t>
      </w:r>
    </w:p>
    <w:p w14:paraId="3FC9386B" w14:textId="5B2D6B3A" w:rsidR="000B4DF1" w:rsidRDefault="0035170A">
      <w:pPr>
        <w:pStyle w:val="CommentText"/>
      </w:pPr>
      <w:r w:rsidRPr="1396F231">
        <w:t>Não Comercial - Aplicação 10 anos</w:t>
      </w:r>
    </w:p>
    <w:p w14:paraId="0239B69C" w14:textId="1D9ABD9B" w:rsidR="000B4DF1" w:rsidRDefault="000B4DF1">
      <w:pPr>
        <w:pStyle w:val="CommentText"/>
      </w:pPr>
    </w:p>
  </w:comment>
  <w:comment w:id="358" w:author="Maria Rosário Silva Lemos Cidadão" w:date="2026-06-11T08:18:00Z" w:initials="MC">
    <w:p w14:paraId="101F9CDC" w14:textId="4107DAFB" w:rsidR="000B4DF1" w:rsidRDefault="0035170A">
      <w:pPr>
        <w:pStyle w:val="CommentText"/>
      </w:pPr>
      <w:r>
        <w:rPr>
          <w:rStyle w:val="CommentReference"/>
        </w:rPr>
        <w:annotationRef/>
      </w:r>
      <w:r w:rsidRPr="50F3E368">
        <w:t>Mais restritivo que o REG para vindo de países terceiros, que considera 6 meses em vez de 120 dias</w:t>
      </w:r>
    </w:p>
  </w:comment>
  <w:comment w:id="359" w:author="Maria Rosário Silva Lemos Cidadão" w:date="2026-06-11T14:44:00Z" w:initials="MC">
    <w:p w14:paraId="11BBB06D" w14:textId="5B6FD034" w:rsidR="000B4DF1" w:rsidRDefault="0035170A">
      <w:pPr>
        <w:pStyle w:val="CommentText"/>
      </w:pPr>
      <w:r>
        <w:rPr>
          <w:rStyle w:val="CommentReference"/>
        </w:rPr>
        <w:annotationRef/>
      </w:r>
      <w:r w:rsidRPr="51AEAA07">
        <w:t>disposição mais restritiva que o REG BE</w:t>
      </w:r>
    </w:p>
  </w:comment>
  <w:comment w:id="360" w:author="Maria Rosário Silva Lemos Cidadão" w:date="2026-06-05T11:36:00Z" w:initials="MC">
    <w:p w14:paraId="0A1914BF" w14:textId="7DE9EC48" w:rsidR="000B4DF1" w:rsidRDefault="0035170A">
      <w:pPr>
        <w:pStyle w:val="CommentText"/>
      </w:pPr>
      <w:r>
        <w:rPr>
          <w:rStyle w:val="CommentReference"/>
        </w:rPr>
        <w:annotationRef/>
      </w:r>
      <w:r w:rsidRPr="16746E1F">
        <w:t>TEM DE SER discutido este prazo (dias/semanas)  e conjugar com os artigos 75º e 76º na altual versão.</w:t>
      </w:r>
    </w:p>
    <w:p w14:paraId="265A3F81" w14:textId="5860FD71" w:rsidR="000B4DF1" w:rsidRDefault="0035170A">
      <w:pPr>
        <w:pStyle w:val="CommentText"/>
      </w:pPr>
      <w:r w:rsidRPr="5BFB07E5">
        <w:t>REVER os artigos</w:t>
      </w:r>
    </w:p>
  </w:comment>
  <w:comment w:id="367" w:author="Maria Rosário Silva Lemos Cidadão" w:date="2026-06-05T12:20:00Z" w:initials="MC">
    <w:p w14:paraId="2368E9E2" w14:textId="2A12C07F" w:rsidR="000B4DF1" w:rsidRDefault="0035170A">
      <w:pPr>
        <w:pStyle w:val="CommentText"/>
      </w:pPr>
      <w:r>
        <w:rPr>
          <w:rStyle w:val="CommentReference"/>
        </w:rPr>
        <w:annotationRef/>
      </w:r>
      <w:r w:rsidRPr="485D719E">
        <w:t>Não havia esta obrigação no DL 82/2019.</w:t>
      </w:r>
    </w:p>
    <w:p w14:paraId="30DA5464" w14:textId="6E381FA7" w:rsidR="000B4DF1" w:rsidRDefault="0035170A">
      <w:pPr>
        <w:pStyle w:val="CommentText"/>
      </w:pPr>
      <w:r w:rsidRPr="55975741">
        <w:t>Pode se de difícil aplicabilidade.</w:t>
      </w:r>
    </w:p>
    <w:p w14:paraId="6A23A39B" w14:textId="5EC1287B" w:rsidR="000B4DF1" w:rsidRDefault="0035170A">
      <w:pPr>
        <w:pStyle w:val="CommentText"/>
      </w:pPr>
      <w:r w:rsidRPr="40C4359B">
        <w:t>Hipoteses</w:t>
      </w:r>
    </w:p>
    <w:p w14:paraId="6F0547C7" w14:textId="269E961A" w:rsidR="000B4DF1" w:rsidRDefault="0035170A">
      <w:pPr>
        <w:pStyle w:val="CommentText"/>
      </w:pPr>
      <w:r w:rsidRPr="0DC10134">
        <w:t>Colocar obrigação de declaração para os operadores, não CRO.</w:t>
      </w:r>
    </w:p>
    <w:p w14:paraId="0BFA86C8" w14:textId="3C5EF6B9" w:rsidR="000B4DF1" w:rsidRDefault="0035170A">
      <w:pPr>
        <w:pStyle w:val="CommentText"/>
      </w:pPr>
      <w:r w:rsidRPr="77123F2C">
        <w:t>Ser isenta a obrigação de declaração se a morte for averbada por MV</w:t>
      </w:r>
    </w:p>
    <w:p w14:paraId="22B6F62C" w14:textId="090BC50F" w:rsidR="000B4DF1" w:rsidRDefault="0035170A">
      <w:pPr>
        <w:pStyle w:val="CommentText"/>
      </w:pPr>
      <w:r w:rsidRPr="0CFA8E24">
        <w:t>Este ponto a melhorar</w:t>
      </w:r>
    </w:p>
  </w:comment>
  <w:comment w:id="368" w:author="Maria Rosário Silva Lemos Cidadão" w:date="2026-06-05T07:51:00Z" w:initials="MC">
    <w:p w14:paraId="112AD59B" w14:textId="77759B40" w:rsidR="000B4DF1" w:rsidRDefault="0035170A">
      <w:pPr>
        <w:pStyle w:val="CommentText"/>
      </w:pPr>
      <w:r>
        <w:rPr>
          <w:rStyle w:val="CommentReference"/>
        </w:rPr>
        <w:annotationRef/>
      </w:r>
      <w:r w:rsidRPr="3922F79D">
        <w:t>OMV quer 72 horas</w:t>
      </w:r>
    </w:p>
  </w:comment>
  <w:comment w:id="383" w:author="Rui André Vidal" w:date="2026-06-11T09:05:00Z" w:initials="RV">
    <w:p w14:paraId="77B30291" w14:textId="0DF1335F" w:rsidR="000B4DF1" w:rsidRDefault="0035170A">
      <w:pPr>
        <w:pStyle w:val="CommentText"/>
      </w:pPr>
      <w:r>
        <w:rPr>
          <w:rStyle w:val="CommentReference"/>
        </w:rPr>
        <w:annotationRef/>
      </w:r>
      <w:r w:rsidRPr="39A85960">
        <w:t>Residência? Titulares &lt; 18 anos</w:t>
      </w:r>
    </w:p>
  </w:comment>
  <w:comment w:id="384" w:author="Rui André Vidal" w:date="2026-06-12T12:15:00Z" w:initials="RV">
    <w:p w14:paraId="050BFB54" w14:textId="63F49FBF" w:rsidR="000B4DF1" w:rsidRDefault="0035170A">
      <w:pPr>
        <w:pStyle w:val="CommentText"/>
      </w:pPr>
      <w:r>
        <w:rPr>
          <w:rStyle w:val="CommentReference"/>
        </w:rPr>
        <w:annotationRef/>
      </w:r>
      <w:r w:rsidRPr="06772950">
        <w:t>DAJA</w:t>
      </w:r>
    </w:p>
  </w:comment>
  <w:comment w:id="385" w:author="Rui André Vidal" w:date="2026-06-12T13:01:00Z" w:initials="RV">
    <w:p w14:paraId="47A22777" w14:textId="3D455C62" w:rsidR="000B4DF1" w:rsidRDefault="0035170A">
      <w:pPr>
        <w:pStyle w:val="CommentText"/>
      </w:pPr>
      <w:r>
        <w:rPr>
          <w:rStyle w:val="CommentReference"/>
        </w:rPr>
        <w:annotationRef/>
      </w:r>
      <w:r w:rsidRPr="7B2647D9">
        <w:t>Refletir se há documentação a pedir para esta classificação</w:t>
      </w:r>
    </w:p>
  </w:comment>
  <w:comment w:id="388" w:author="Rui André Vidal" w:date="2026-06-12T16:15:00Z" w:initials="RV">
    <w:p w14:paraId="254331C8" w14:textId="07A27D6B" w:rsidR="000B4DF1" w:rsidRDefault="0035170A">
      <w:pPr>
        <w:pStyle w:val="CommentText"/>
      </w:pPr>
      <w:r>
        <w:rPr>
          <w:rStyle w:val="CommentReference"/>
        </w:rPr>
        <w:annotationRef/>
      </w:r>
      <w:r w:rsidRPr="5C8708CB">
        <w:t>DAJA - Remeter para Portaria</w:t>
      </w:r>
    </w:p>
  </w:comment>
  <w:comment w:id="429" w:author="Susana Margarida Gonçalves Silva Santos" w:date="2026-04-21T11:15:00Z" w:initials="SS">
    <w:p w14:paraId="4C593345" w14:textId="473137A4" w:rsidR="00823F3B" w:rsidRDefault="0035170A">
      <w:pPr>
        <w:pStyle w:val="CommentText"/>
      </w:pPr>
      <w:r>
        <w:rPr>
          <w:rStyle w:val="CommentReference"/>
        </w:rPr>
        <w:annotationRef/>
      </w:r>
      <w:r w:rsidRPr="6E829045">
        <w:t>Prever os dados a disponibilizar pelos Municípios. prever sanções para os Municípios que não informam a DGAV.</w:t>
      </w:r>
    </w:p>
  </w:comment>
  <w:comment w:id="438" w:author="Maria Cristina Tavares Briosa" w:date="1900-01-01T00:00:00Z" w:initials="MB">
    <w:p w14:paraId="0A76B6E4" w14:textId="70EDFF3E" w:rsidR="00823F3B" w:rsidRDefault="0035170A">
      <w:pPr>
        <w:pStyle w:val="CommentText"/>
      </w:pPr>
      <w:r>
        <w:rPr>
          <w:rStyle w:val="CommentReference"/>
        </w:rPr>
        <w:annotationRef/>
      </w:r>
      <w:r w:rsidRPr="59B7F3DC">
        <w:t xml:space="preserve">A Lei 27 diz podem </w:t>
      </w:r>
    </w:p>
  </w:comment>
  <w:comment w:id="437" w:author="Maria Cristina Tavares Briosa" w:date="2026-03-18T17:12:00Z" w:initials="MB">
    <w:p w14:paraId="5F3A76AF" w14:textId="2580EDDF" w:rsidR="00FC060F" w:rsidRDefault="00FC060F">
      <w:r>
        <w:annotationRef/>
      </w:r>
      <w:r w:rsidRPr="209FB5C4">
        <w:t xml:space="preserve">acrescentar um nº : </w:t>
      </w:r>
    </w:p>
    <w:p w14:paraId="6B3278E5" w14:textId="524A03E6" w:rsidR="00FC060F" w:rsidRDefault="00FC060F">
      <w:r w:rsidRPr="4DD76533">
        <w:t>o programa a que se refere o presente artigo não é aplicável a cães</w:t>
      </w:r>
    </w:p>
  </w:comment>
  <w:comment w:id="443" w:author="Susana Margarida Gonçalves Silva Santos" w:date="2026-06-09T14:57:00Z" w:initials="SS">
    <w:p w14:paraId="5DBD7D56" w14:textId="58A284ED" w:rsidR="000B4DF1" w:rsidRDefault="0035170A">
      <w:pPr>
        <w:pStyle w:val="CommentText"/>
      </w:pPr>
      <w:r>
        <w:rPr>
          <w:rStyle w:val="CommentReference"/>
        </w:rPr>
        <w:annotationRef/>
      </w:r>
      <w:r w:rsidRPr="4E8547EF">
        <w:t>Colocar o ponto 3 nas Normas Transitórias.</w:t>
      </w:r>
    </w:p>
  </w:comment>
  <w:comment w:id="447" w:author="Susana Margarida Gonçalves Silva Santos" w:date="2026-06-09T16:34:00Z" w:initials="SS">
    <w:p w14:paraId="6D6752A8" w14:textId="3A5FB3E5" w:rsidR="000B4DF1" w:rsidRDefault="0035170A">
      <w:pPr>
        <w:pStyle w:val="CommentText"/>
      </w:pPr>
      <w:r>
        <w:rPr>
          <w:rStyle w:val="CommentReference"/>
        </w:rPr>
        <w:annotationRef/>
      </w:r>
      <w:r w:rsidRPr="7AAFE6A0">
        <w:t xml:space="preserve">Possibilidades de colmatar o problema - </w:t>
      </w:r>
      <w:r w:rsidRPr="6AAF6A51">
        <w:rPr>
          <w:b/>
          <w:bCs/>
        </w:rPr>
        <w:t>DAJA</w:t>
      </w:r>
      <w:r w:rsidRPr="4EB6537D">
        <w:t xml:space="preserve"> :</w:t>
      </w:r>
    </w:p>
    <w:p w14:paraId="15936E3B" w14:textId="266A683B" w:rsidR="000B4DF1" w:rsidRDefault="000B4DF1">
      <w:pPr>
        <w:pStyle w:val="CommentText"/>
      </w:pPr>
    </w:p>
    <w:p w14:paraId="6CC3113E" w14:textId="41B5DA27" w:rsidR="000B4DF1" w:rsidRDefault="0035170A">
      <w:pPr>
        <w:pStyle w:val="CommentText"/>
      </w:pPr>
      <w:r w:rsidRPr="2A14124D">
        <w:t>1. Prever majoração das taxas, por não cumprimento.</w:t>
      </w:r>
    </w:p>
    <w:p w14:paraId="6A0D510D" w14:textId="18061A75" w:rsidR="000B4DF1" w:rsidRDefault="0035170A">
      <w:pPr>
        <w:pStyle w:val="CommentText"/>
      </w:pPr>
      <w:r w:rsidRPr="3C4B4B7D">
        <w:t>2. Contraordenação, com possibilidade de apreensão do animal. PENAS ACESSÓRIAS.</w:t>
      </w:r>
    </w:p>
    <w:p w14:paraId="0B38F070" w14:textId="4F4900D3" w:rsidR="000B4DF1" w:rsidRDefault="000B4DF1">
      <w:pPr>
        <w:pStyle w:val="CommentText"/>
      </w:pPr>
    </w:p>
    <w:p w14:paraId="1CB50B6A" w14:textId="650844C0" w:rsidR="000B4DF1" w:rsidRDefault="000B4DF1">
      <w:pPr>
        <w:pStyle w:val="CommentText"/>
      </w:pPr>
    </w:p>
    <w:p w14:paraId="078A73EE" w14:textId="12023296" w:rsidR="000B4DF1" w:rsidRDefault="000B4DF1">
      <w:pPr>
        <w:pStyle w:val="CommentText"/>
      </w:pPr>
    </w:p>
    <w:p w14:paraId="4C85A4BB" w14:textId="749C6C30" w:rsidR="000B4DF1" w:rsidRDefault="000B4DF1">
      <w:pPr>
        <w:pStyle w:val="CommentText"/>
      </w:pPr>
    </w:p>
  </w:comment>
  <w:comment w:id="448" w:author="Rui André Vidal" w:date="2026-06-11T08:48:00Z" w:initials="RV">
    <w:p w14:paraId="00C53ED3" w14:textId="4697A346" w:rsidR="000B4DF1" w:rsidRDefault="0035170A">
      <w:pPr>
        <w:pStyle w:val="CommentText"/>
      </w:pPr>
      <w:r>
        <w:rPr>
          <w:rStyle w:val="CommentReference"/>
        </w:rPr>
        <w:annotationRef/>
      </w:r>
      <w:r w:rsidRPr="63BD1C7A">
        <w:t>Sugestão. Rever redação</w:t>
      </w:r>
    </w:p>
  </w:comment>
  <w:comment w:id="449" w:author="Susana Margarida Gonçalves Silva Santos" w:date="2026-04-23T11:18:00Z" w:initials="SS">
    <w:p w14:paraId="1FCFE449" w14:textId="7FF31066" w:rsidR="00823F3B" w:rsidRDefault="0035170A">
      <w:pPr>
        <w:pStyle w:val="CommentText"/>
      </w:pPr>
      <w:r>
        <w:rPr>
          <w:rStyle w:val="CommentReference"/>
        </w:rPr>
        <w:annotationRef/>
      </w:r>
      <w:r w:rsidRPr="3710F910">
        <w:t xml:space="preserve">Prever </w:t>
      </w:r>
      <w:r w:rsidRPr="0D294D59">
        <w:rPr>
          <w:b/>
          <w:bCs/>
        </w:rPr>
        <w:t>alerta no SIAC</w:t>
      </w:r>
      <w:r w:rsidRPr="720B7DF7">
        <w:t>, quando não houver cumprimento.</w:t>
      </w:r>
    </w:p>
  </w:comment>
  <w:comment w:id="452" w:author="Susana Margarida Gonçalves Silva Santos" w:date="2026-04-23T11:44:00Z" w:initials="SS">
    <w:p w14:paraId="4DAD424C" w14:textId="2D3332EC" w:rsidR="00823F3B" w:rsidRDefault="0035170A">
      <w:pPr>
        <w:pStyle w:val="CommentText"/>
      </w:pPr>
      <w:r>
        <w:rPr>
          <w:rStyle w:val="CommentReference"/>
        </w:rPr>
        <w:annotationRef/>
      </w:r>
      <w:r w:rsidRPr="6FD31F99">
        <w:t>CAMV - Ver definições.</w:t>
      </w:r>
    </w:p>
  </w:comment>
  <w:comment w:id="460" w:author="Maria Cristina Tavares Briosa" w:date="2026-03-18T10:49:00Z" w:initials="MB">
    <w:p w14:paraId="58993FA8" w14:textId="4A0FF4B4" w:rsidR="00FC060F" w:rsidRDefault="00FC060F">
      <w:r>
        <w:annotationRef/>
      </w:r>
      <w:r w:rsidRPr="262CC638">
        <w:t>Inserir disposição prevista no artº 2º da Lei º 27/2016: - "Deveres do Estado"</w:t>
      </w:r>
    </w:p>
    <w:p w14:paraId="77CCE298" w14:textId="2E67FAB4" w:rsidR="00FC060F" w:rsidRDefault="00FC060F"/>
    <w:p w14:paraId="754BB2DF" w14:textId="180165E9" w:rsidR="00FC060F" w:rsidRDefault="00FC060F">
      <w:r w:rsidRPr="65E3B2BF">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14:paraId="4DB4DEA7" w14:textId="3260261E" w:rsidR="00FC060F" w:rsidRDefault="00FC060F"/>
    <w:p w14:paraId="192DBD7A" w14:textId="3B1A87C4" w:rsidR="00FC060F" w:rsidRDefault="00FC060F"/>
  </w:comment>
  <w:comment w:id="462" w:author="Maria Cristina Tavares Briosa" w:date="2026-03-18T03:49:00Z" w:initials="MB">
    <w:p w14:paraId="175DAC82" w14:textId="29416179" w:rsidR="00823F3B" w:rsidRDefault="0035170A">
      <w:pPr>
        <w:pStyle w:val="CommentText"/>
      </w:pPr>
      <w:r>
        <w:rPr>
          <w:rStyle w:val="CommentReference"/>
        </w:rPr>
        <w:annotationRef/>
      </w:r>
      <w:r w:rsidRPr="68795D9A">
        <w:t>Inserir disposição prevista no artº 2º da Lei º 27/2016: - "Deveres do Estado"</w:t>
      </w:r>
    </w:p>
    <w:p w14:paraId="17CA73F5" w14:textId="2F0F54F2" w:rsidR="00823F3B" w:rsidRDefault="00823F3B">
      <w:pPr>
        <w:pStyle w:val="CommentText"/>
      </w:pPr>
    </w:p>
    <w:p w14:paraId="76FBCDF6" w14:textId="6BCE3C96" w:rsidR="00823F3B" w:rsidRDefault="0035170A">
      <w:pPr>
        <w:pStyle w:val="CommentText"/>
      </w:pPr>
      <w:r w:rsidRPr="388C7EC2">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14:paraId="583CDB49" w14:textId="11A701C1" w:rsidR="00823F3B" w:rsidRDefault="00823F3B">
      <w:pPr>
        <w:pStyle w:val="CommentText"/>
      </w:pPr>
    </w:p>
    <w:p w14:paraId="175A17FC" w14:textId="07AA8E75" w:rsidR="00823F3B" w:rsidRDefault="00823F3B">
      <w:pPr>
        <w:pStyle w:val="CommentText"/>
      </w:pPr>
    </w:p>
  </w:comment>
  <w:comment w:id="464" w:author="Susana Margarida Gonçalves Silva Santos" w:date="2026-04-23T12:33:00Z" w:initials="SS">
    <w:p w14:paraId="039225E3" w14:textId="6F6AF234" w:rsidR="00823F3B" w:rsidRDefault="0035170A">
      <w:pPr>
        <w:pStyle w:val="CommentText"/>
      </w:pPr>
      <w:r>
        <w:rPr>
          <w:rStyle w:val="CommentReference"/>
        </w:rPr>
        <w:annotationRef/>
      </w:r>
      <w:r w:rsidRPr="58568592">
        <w:t>DAJA - Dr. Gui.</w:t>
      </w:r>
    </w:p>
  </w:comment>
  <w:comment w:id="469" w:author="Susana Margarida Gonçalves Silva Santos" w:date="2026-04-23T12:47:00Z" w:initials="SS">
    <w:p w14:paraId="25E244DB" w14:textId="61DE60F9" w:rsidR="00823F3B" w:rsidRDefault="0035170A">
      <w:pPr>
        <w:pStyle w:val="CommentText"/>
      </w:pPr>
      <w:r>
        <w:rPr>
          <w:rStyle w:val="CommentReference"/>
        </w:rPr>
        <w:annotationRef/>
      </w:r>
      <w:r w:rsidRPr="22BB277E">
        <w:t>Estabelecer regras para os CRO Intermunicipais!</w:t>
      </w:r>
    </w:p>
  </w:comment>
  <w:comment w:id="470" w:author="Susana Margarida Gonçalves Silva Santos" w:date="2026-04-23T12:46:00Z" w:initials="SS">
    <w:p w14:paraId="102B7276" w14:textId="58773153" w:rsidR="00823F3B" w:rsidRDefault="0035170A">
      <w:pPr>
        <w:pStyle w:val="CommentText"/>
      </w:pPr>
      <w:r>
        <w:rPr>
          <w:rStyle w:val="CommentReference"/>
        </w:rPr>
        <w:annotationRef/>
      </w:r>
      <w:r w:rsidRPr="19925130">
        <w:t>Retirar (?)</w:t>
      </w:r>
    </w:p>
  </w:comment>
  <w:comment w:id="471" w:author="Susana Margarida Gonçalves Silva Santos" w:date="2026-04-28T10:28:00Z" w:initials="SS">
    <w:p w14:paraId="7126108A" w14:textId="5738AB9C" w:rsidR="00823F3B" w:rsidRDefault="0035170A">
      <w:pPr>
        <w:pStyle w:val="CommentText"/>
      </w:pPr>
      <w:r>
        <w:rPr>
          <w:rStyle w:val="CommentReference"/>
        </w:rPr>
        <w:annotationRef/>
      </w:r>
      <w:r w:rsidRPr="0A55AF25">
        <w:t>Dimensão da instalação - Colocar em Anexo..</w:t>
      </w:r>
    </w:p>
  </w:comment>
  <w:comment w:id="472" w:author="Susana Margarida Gonçalves Silva Santos" w:date="1900-01-01T00:00:00Z" w:initials="SS">
    <w:p w14:paraId="6B6C02B7" w14:textId="29AE2FBF" w:rsidR="00823F3B" w:rsidRDefault="0035170A">
      <w:pPr>
        <w:pStyle w:val="CommentText"/>
      </w:pPr>
      <w:r>
        <w:rPr>
          <w:rStyle w:val="CommentReference"/>
        </w:rPr>
        <w:annotationRef/>
      </w:r>
      <w:r w:rsidRPr="5F3C7F34">
        <w:t>A principal diferença entre direção técnica e gestão reside no foco da autoridade e na natureza das responsabilidades. Enquanto a direção técnica se concentra na qualidade, conformidade e execução especializada, a gestão foca na viabilidade, recursos e estratégia organizacional. - PREVER na revisão do DL 116/98.</w:t>
      </w:r>
    </w:p>
  </w:comment>
  <w:comment w:id="473" w:author="Maria Helena Menezes Maia" w:date="2026-04-01T19:05:00Z" w:initials="MM">
    <w:p w14:paraId="3F97C81D" w14:textId="252F7DF6" w:rsidR="00387091" w:rsidRDefault="0093750D">
      <w:r>
        <w:rPr>
          <w:rStyle w:val="CommentReference"/>
        </w:rPr>
        <w:annotationRef/>
      </w:r>
      <w:r w:rsidRPr="7E149DE5">
        <w:t>ver nº 5 do artigo 32</w:t>
      </w:r>
    </w:p>
  </w:comment>
  <w:comment w:id="475" w:author="Maria Cristina Tavares Briosa" w:date="2026-03-18T12:16:00Z" w:initials="MB">
    <w:p w14:paraId="676003D3" w14:textId="31D79508" w:rsidR="00FC060F" w:rsidRDefault="00FC060F">
      <w:r>
        <w:annotationRef/>
      </w:r>
      <w:r w:rsidRPr="08329AA7">
        <w:t>Inserir obrigatoriedade de divulgação de relatório anual de gestão do CRO ( Lei 27)</w:t>
      </w:r>
    </w:p>
  </w:comment>
  <w:comment w:id="474" w:author="Maria Cristina Tavares Briosa" w:date="2026-03-23T17:19:00Z" w:initials="MB">
    <w:p w14:paraId="673B4445" w14:textId="2CA737F3" w:rsidR="00FC060F" w:rsidRDefault="00FC060F">
      <w:r>
        <w:annotationRef/>
      </w:r>
      <w:r w:rsidRPr="5174332F">
        <w:t>Comparar este texto ( RGBEAC) com Lei 27</w:t>
      </w:r>
    </w:p>
  </w:comment>
  <w:comment w:id="476" w:author="Susana Margarida Gonçalves Silva Santos" w:date="2026-03-26T08:05:00Z" w:initials="SS">
    <w:p w14:paraId="66C02F0A" w14:textId="68E35603" w:rsidR="00FC060F" w:rsidRDefault="00FC060F">
      <w:r>
        <w:annotationRef/>
      </w:r>
      <w:r w:rsidRPr="254FAB74">
        <w:t>Distinção CRO e IAZ</w:t>
      </w:r>
    </w:p>
  </w:comment>
  <w:comment w:id="480" w:author="Rui André Vidal" w:date="2026-05-07T14:58:00Z" w:initials="RV">
    <w:p w14:paraId="60B44847" w14:textId="326BC3A7" w:rsidR="000B4DF1" w:rsidRDefault="0035170A">
      <w:pPr>
        <w:pStyle w:val="CommentText"/>
      </w:pPr>
      <w:r>
        <w:rPr>
          <w:rStyle w:val="CommentReference"/>
        </w:rPr>
        <w:annotationRef/>
      </w:r>
      <w:r w:rsidRPr="21006A60">
        <w:t>314/2003</w:t>
      </w:r>
    </w:p>
  </w:comment>
  <w:comment w:id="484" w:author="Rui André Vidal" w:date="2026-05-07T14:59:00Z" w:initials="RV">
    <w:p w14:paraId="19F325BE" w14:textId="6D5CE86E" w:rsidR="000B4DF1" w:rsidRDefault="0035170A">
      <w:pPr>
        <w:pStyle w:val="CommentText"/>
      </w:pPr>
      <w:r>
        <w:rPr>
          <w:rStyle w:val="CommentReference"/>
        </w:rPr>
        <w:annotationRef/>
      </w:r>
      <w:r w:rsidRPr="102CD423">
        <w:t>314/2003</w:t>
      </w:r>
    </w:p>
  </w:comment>
  <w:comment w:id="491" w:author="Maria Cristina Tavares Briosa" w:date="2026-03-18T10:54:00Z" w:initials="MB">
    <w:p w14:paraId="468C83EB" w14:textId="252AA842" w:rsidR="00FC060F" w:rsidRDefault="00FC060F">
      <w:r>
        <w:annotationRef/>
      </w:r>
      <w:r w:rsidRPr="2DB3EB56">
        <w:t>Acolhidos? É capturados e recolhidos</w:t>
      </w:r>
    </w:p>
  </w:comment>
  <w:comment w:id="494" w:author="Rui André Vidal" w:date="2026-06-05T11:35:00Z" w:initials="RV">
    <w:p w14:paraId="2DB94B81" w14:textId="3F16A036" w:rsidR="000B4DF1" w:rsidRDefault="0035170A">
      <w:pPr>
        <w:pStyle w:val="CommentText"/>
      </w:pPr>
      <w:r>
        <w:rPr>
          <w:rStyle w:val="CommentReference"/>
        </w:rPr>
        <w:annotationRef/>
      </w:r>
      <w:r w:rsidRPr="5ED375E7">
        <w:t>Rever o procedimento e respetivos prazos para as 3 situações: a) animal recolhido sem ID, b) animal recolhido com ID sem registo, e c) animal recolhido com ID e registo</w:t>
      </w:r>
    </w:p>
  </w:comment>
  <w:comment w:id="496" w:author="Susana Margarida Gonçalves Silva Santos" w:date="2026-06-09T17:41:00Z" w:initials="SS">
    <w:p w14:paraId="5E79C587" w14:textId="32472C6F" w:rsidR="000B4DF1" w:rsidRDefault="0035170A">
      <w:pPr>
        <w:pStyle w:val="CommentText"/>
      </w:pPr>
      <w:r>
        <w:rPr>
          <w:rStyle w:val="CommentReference"/>
        </w:rPr>
        <w:annotationRef/>
      </w:r>
      <w:r w:rsidRPr="30AA9610">
        <w:t>Colega Helena Maia.</w:t>
      </w:r>
    </w:p>
  </w:comment>
  <w:comment w:id="497" w:author="Maria Cristina Tavares Briosa" w:date="2026-03-18T11:07:00Z" w:initials="MB">
    <w:p w14:paraId="72F69FA9" w14:textId="6C934442" w:rsidR="00FC060F" w:rsidRDefault="00FC060F">
      <w:r>
        <w:annotationRef/>
      </w:r>
      <w:r w:rsidRPr="1BA01AE4">
        <w:t>1- findo o prazo de reclamação (previsto no nº 11) os animais podem, sob parecer obrigatório do médico veterinário ao serviço do município, ser cedidos gratuitamente pelas câmaras municipais ou centros de recolha oficial de animais, quer a pessoas individuais, quer a instituições zoofilas devidamente legalizadas e que provem possuir condições adequadas para o alojamento e maneio dos animais ( LEI 27)</w:t>
      </w:r>
    </w:p>
    <w:p w14:paraId="4FF8AC9D" w14:textId="64207944" w:rsidR="00FC060F" w:rsidRDefault="00FC060F"/>
  </w:comment>
  <w:comment w:id="498" w:author="Maria Cristina Tavares Briosa" w:date="2026-03-18T11:19:00Z" w:initials="MB">
    <w:p w14:paraId="015CA0B2" w14:textId="2DA7C440" w:rsidR="00FC060F" w:rsidRDefault="00FC060F">
      <w:r>
        <w:annotationRef/>
      </w:r>
      <w:r w:rsidRPr="6EAD1606">
        <w:t>incluir 1 artigo relativo a Occisão/eutanásia - o RGBEAC  tem essa proposta, já corrigida por nós - adaptar, incluindo Lei 27</w:t>
      </w:r>
    </w:p>
    <w:p w14:paraId="5A006C30" w14:textId="4E2732D1" w:rsidR="00FC060F" w:rsidRDefault="00FC060F"/>
  </w:comment>
  <w:comment w:id="499" w:author="Susana Margarida Gonçalves Silva Santos" w:date="2026-06-11T09:53:00Z" w:initials="SS">
    <w:p w14:paraId="55DF6B31" w14:textId="56BB4BB1" w:rsidR="000B4DF1" w:rsidRDefault="0035170A">
      <w:pPr>
        <w:pStyle w:val="CommentText"/>
      </w:pPr>
      <w:r>
        <w:rPr>
          <w:rStyle w:val="CommentReference"/>
        </w:rPr>
        <w:annotationRef/>
      </w:r>
      <w:r w:rsidRPr="488A2A73">
        <w:t>6 — A eutanásia pode ser realizada em centros de recolha</w:t>
      </w:r>
    </w:p>
    <w:p w14:paraId="7C1E049C" w14:textId="2F9D53C5" w:rsidR="000B4DF1" w:rsidRDefault="0035170A">
      <w:pPr>
        <w:pStyle w:val="CommentText"/>
      </w:pPr>
      <w:r w:rsidRPr="7D7EB46F">
        <w:t>oficial de animais ou centros de atendimento médico</w:t>
      </w:r>
    </w:p>
    <w:p w14:paraId="00970E12" w14:textId="2F8C7CA8" w:rsidR="000B4DF1" w:rsidRDefault="0035170A">
      <w:pPr>
        <w:pStyle w:val="CommentText"/>
      </w:pPr>
      <w:r w:rsidRPr="16BF247A">
        <w:t>veterinário, por médico veterinário, em casos comprovados</w:t>
      </w:r>
    </w:p>
    <w:p w14:paraId="4EDC8203" w14:textId="70DD3C81" w:rsidR="000B4DF1" w:rsidRDefault="0035170A">
      <w:pPr>
        <w:pStyle w:val="CommentText"/>
      </w:pPr>
      <w:r w:rsidRPr="42BFC03B">
        <w:t>de doença manifestamente incurável e quando se demonstre</w:t>
      </w:r>
    </w:p>
    <w:p w14:paraId="3809F543" w14:textId="0DBA82E8" w:rsidR="000B4DF1" w:rsidRDefault="0035170A">
      <w:pPr>
        <w:pStyle w:val="CommentText"/>
      </w:pPr>
      <w:r w:rsidRPr="2C5CEA92">
        <w:t>ser a via única e indispensável para eliminar a dor e o</w:t>
      </w:r>
    </w:p>
    <w:p w14:paraId="34661E6D" w14:textId="60E40437" w:rsidR="000B4DF1" w:rsidRDefault="0035170A">
      <w:pPr>
        <w:pStyle w:val="CommentText"/>
      </w:pPr>
      <w:r w:rsidRPr="37521B80">
        <w:t>sofrimento irrecuperável do animal.</w:t>
      </w:r>
    </w:p>
    <w:p w14:paraId="03683D86" w14:textId="1D574257" w:rsidR="000B4DF1" w:rsidRDefault="0035170A">
      <w:pPr>
        <w:pStyle w:val="CommentText"/>
      </w:pPr>
      <w:r w:rsidRPr="59430955">
        <w:t>7 — Em qualquer dos casos, abate, occisão ou eutanásia,</w:t>
      </w:r>
    </w:p>
    <w:p w14:paraId="3DC79740" w14:textId="16E5EB38" w:rsidR="000B4DF1" w:rsidRDefault="0035170A">
      <w:pPr>
        <w:pStyle w:val="CommentText"/>
      </w:pPr>
      <w:r w:rsidRPr="0F236F80">
        <w:t>a indução da morte ao animal deve ser efetuada através</w:t>
      </w:r>
    </w:p>
    <w:p w14:paraId="1C841862" w14:textId="1032A8D8" w:rsidR="000B4DF1" w:rsidRDefault="0035170A">
      <w:pPr>
        <w:pStyle w:val="CommentText"/>
      </w:pPr>
      <w:r w:rsidRPr="6132D5A2">
        <w:t>de métodos que garantam a ausência de dor e sofrimento,</w:t>
      </w:r>
    </w:p>
    <w:p w14:paraId="6EA2AFB8" w14:textId="4B61F1CF" w:rsidR="000B4DF1" w:rsidRDefault="0035170A">
      <w:pPr>
        <w:pStyle w:val="CommentText"/>
      </w:pPr>
      <w:r w:rsidRPr="4331E46F">
        <w:t>devendo a morte ser imediata, indolor e respeitando a</w:t>
      </w:r>
    </w:p>
    <w:p w14:paraId="25F07294" w14:textId="72C11BD8" w:rsidR="000B4DF1" w:rsidRDefault="0035170A">
      <w:pPr>
        <w:pStyle w:val="CommentText"/>
      </w:pPr>
      <w:r w:rsidRPr="64D299CC">
        <w:t>dignidade do animal.</w:t>
      </w:r>
    </w:p>
    <w:p w14:paraId="2FD09DBF" w14:textId="43C87130" w:rsidR="000B4DF1" w:rsidRDefault="0035170A">
      <w:pPr>
        <w:pStyle w:val="CommentText"/>
      </w:pPr>
      <w:r w:rsidRPr="5A032517">
        <w:t>8 — As boas práticas para a realização do abate, occisão</w:t>
      </w:r>
    </w:p>
    <w:p w14:paraId="2FD3DFF7" w14:textId="409C68C5" w:rsidR="000B4DF1" w:rsidRDefault="0035170A">
      <w:pPr>
        <w:pStyle w:val="CommentText"/>
      </w:pPr>
      <w:r w:rsidRPr="42B91C0E">
        <w:t>e eutanásia são divulgadas pela Direção -Geral de Alimentação</w:t>
      </w:r>
    </w:p>
    <w:p w14:paraId="6C2C8719" w14:textId="560EAFBF" w:rsidR="000B4DF1" w:rsidRDefault="0035170A">
      <w:pPr>
        <w:pStyle w:val="CommentText"/>
      </w:pPr>
      <w:r w:rsidRPr="1560F627">
        <w:t>e Veterinária e pela Ordem dos Médicos Veterinários.</w:t>
      </w:r>
    </w:p>
  </w:comment>
  <w:comment w:id="500" w:author="Rui André Vidal" w:date="2026-06-05T11:26:00Z" w:initials="RV">
    <w:p w14:paraId="2BF1B031" w14:textId="3B09B9E3" w:rsidR="000B4DF1" w:rsidRDefault="0035170A">
      <w:pPr>
        <w:pStyle w:val="CommentText"/>
      </w:pPr>
      <w:r>
        <w:rPr>
          <w:rStyle w:val="CommentReference"/>
        </w:rPr>
        <w:annotationRef/>
      </w:r>
      <w:r w:rsidRPr="2FAF429C">
        <w:t>occisão</w:t>
      </w:r>
    </w:p>
  </w:comment>
  <w:comment w:id="504" w:author="Susana Margarida Gonçalves Silva Santos" w:date="2026-04-28T12:32:00Z" w:initials="SS">
    <w:p w14:paraId="58537AB5" w14:textId="1744C9A4" w:rsidR="00823F3B" w:rsidRDefault="0035170A">
      <w:pPr>
        <w:pStyle w:val="CommentText"/>
      </w:pPr>
      <w:r>
        <w:rPr>
          <w:rStyle w:val="CommentReference"/>
        </w:rPr>
        <w:annotationRef/>
      </w:r>
      <w:r w:rsidRPr="39CFB926">
        <w:t>Colocação no mercado?</w:t>
      </w:r>
    </w:p>
  </w:comment>
  <w:comment w:id="508" w:author="Susana Margarida Gonçalves Silva Santos" w:date="2026-04-30T09:57:00Z" w:initials="SS">
    <w:p w14:paraId="76A1CE66" w14:textId="6DB6A237" w:rsidR="00823F3B" w:rsidRDefault="0035170A">
      <w:pPr>
        <w:pStyle w:val="CommentText"/>
      </w:pPr>
      <w:r>
        <w:rPr>
          <w:rStyle w:val="CommentReference"/>
        </w:rPr>
        <w:annotationRef/>
      </w:r>
      <w:r w:rsidRPr="29110F10">
        <w:t>Repetido - n.º 2 do artigo 75º - VERIFICAR</w:t>
      </w:r>
    </w:p>
  </w:comment>
  <w:comment w:id="509" w:author="Gui Jorge Machado Sarmento" w:date="2026-06-30T00:01:00Z" w:initials="GS">
    <w:p w14:paraId="6BD21D0C" w14:textId="77777777" w:rsidR="006231F6" w:rsidRDefault="006231F6" w:rsidP="006231F6">
      <w:pPr>
        <w:pStyle w:val="Textodecomentrio"/>
        <w:ind w:left="0" w:firstLine="0"/>
        <w:jc w:val="left"/>
      </w:pPr>
      <w:r>
        <w:rPr>
          <w:rStyle w:val="Refdecomentrio"/>
        </w:rPr>
        <w:annotationRef/>
      </w:r>
      <w:r>
        <w:t>Ponderar eventual redução das despesas ou suporte a 50% de modo a promover a adoção responsável.</w:t>
      </w:r>
    </w:p>
  </w:comment>
  <w:comment w:id="513" w:author="Rui André Vidal" w:date="2026-05-07T15:49:00Z" w:initials="RV">
    <w:p w14:paraId="7C1042D9" w14:textId="0C98A135" w:rsidR="000B4DF1" w:rsidRDefault="0035170A">
      <w:pPr>
        <w:pStyle w:val="CommentText"/>
      </w:pPr>
      <w:r>
        <w:rPr>
          <w:rStyle w:val="CommentReference"/>
        </w:rPr>
        <w:annotationRef/>
      </w:r>
      <w:r w:rsidRPr="4ED1F2CE">
        <w:t>E CRO? A definir quando se trabalhar o tema dos lares de acolhimento</w:t>
      </w:r>
    </w:p>
  </w:comment>
  <w:comment w:id="528" w:author="Susana Margarida Gonçalves Silva Santos" w:date="2026-04-30T11:30:00Z" w:initials="SS">
    <w:p w14:paraId="7C027A25" w14:textId="1FB73BD9" w:rsidR="00823F3B" w:rsidRDefault="0035170A">
      <w:pPr>
        <w:pStyle w:val="CommentText"/>
      </w:pPr>
      <w:r>
        <w:rPr>
          <w:rStyle w:val="CommentReference"/>
        </w:rPr>
        <w:annotationRef/>
      </w:r>
      <w:r w:rsidRPr="148CB0C7">
        <w:t>RESTRIÇÃO - Comunicar à Comissão!</w:t>
      </w:r>
    </w:p>
  </w:comment>
  <w:comment w:id="529" w:author="Susana Margarida Gonçalves Silva Santos" w:date="2026-06-11T12:05:00Z" w:initials="SS">
    <w:p w14:paraId="258F0112" w14:textId="5823013D" w:rsidR="000B4DF1" w:rsidRDefault="0035170A">
      <w:pPr>
        <w:pStyle w:val="CommentText"/>
      </w:pPr>
      <w:r>
        <w:rPr>
          <w:rStyle w:val="CommentReference"/>
        </w:rPr>
        <w:annotationRef/>
      </w:r>
      <w:r w:rsidRPr="4D3D701E">
        <w:t>Propomos que seja possível aceitar a participação, desde que justificada por declaração de médico veterinário.</w:t>
      </w:r>
    </w:p>
  </w:comment>
  <w:comment w:id="530" w:author="Rui André Vidal" w:date="2026-04-09T19:51:00Z" w:initials="RV">
    <w:p w14:paraId="7EACA096" w14:textId="63D3D7BD" w:rsidR="00823F3B" w:rsidRDefault="0035170A">
      <w:pPr>
        <w:pStyle w:val="CommentText"/>
      </w:pPr>
      <w:r>
        <w:rPr>
          <w:rStyle w:val="CommentReference"/>
        </w:rPr>
        <w:annotationRef/>
      </w:r>
      <w:r w:rsidRPr="0E16448F">
        <w:t>Do Regulamento, art. 19º, n.ºs 1 e 2.</w:t>
      </w:r>
    </w:p>
    <w:p w14:paraId="437D73E3" w14:textId="4D57211C" w:rsidR="00823F3B" w:rsidRDefault="0035170A">
      <w:pPr>
        <w:pStyle w:val="CommentText"/>
      </w:pPr>
      <w:r w:rsidRPr="35024B7D">
        <w:t xml:space="preserve">Propõe-se passar o ponto 2 como alínea do n.º seguinte </w:t>
      </w:r>
    </w:p>
    <w:p w14:paraId="29BA133D" w14:textId="77E7E1F4" w:rsidR="00823F3B" w:rsidRDefault="0035170A">
      <w:pPr>
        <w:pStyle w:val="CommentText"/>
      </w:pPr>
      <w:r w:rsidRPr="234F0542">
        <w:t xml:space="preserve">Essencialmente vem proibir conformações exctremas e mutilações. </w:t>
      </w:r>
    </w:p>
    <w:p w14:paraId="1F799B5A" w14:textId="5D2B90A6" w:rsidR="00823F3B" w:rsidRDefault="0035170A">
      <w:pPr>
        <w:pStyle w:val="CommentText"/>
      </w:pPr>
      <w:r w:rsidRPr="7CE2950A">
        <w:t>Atenção ao ponto 1 que refere apenas operadores de estabelecimentos de criação e venda, fará sentido restringir esta proibição a estes operadores?</w:t>
      </w:r>
    </w:p>
  </w:comment>
  <w:comment w:id="535" w:author="Rui André Vidal" w:date="2026-05-07T16:28:00Z" w:initials="RV">
    <w:p w14:paraId="6837F65D" w14:textId="77777777" w:rsidR="00BD4115" w:rsidRDefault="00BD4115">
      <w:pPr>
        <w:pStyle w:val="CommentText"/>
      </w:pPr>
      <w:r>
        <w:rPr>
          <w:rStyle w:val="CommentReference"/>
        </w:rPr>
        <w:annotationRef/>
      </w:r>
      <w:r w:rsidRPr="3BA4A65E">
        <w:t>A rever no final que estabelecimentos poderão ser estes além dos locais de criação</w:t>
      </w:r>
    </w:p>
  </w:comment>
  <w:comment w:id="536" w:author="Susana Margarida Gonçalves Silva Santos" w:date="2026-05-12T11:28:00Z" w:initials="SS">
    <w:p w14:paraId="45F33F4D" w14:textId="77777777" w:rsidR="00BD4115" w:rsidRDefault="00BD4115">
      <w:pPr>
        <w:pStyle w:val="CommentText"/>
      </w:pPr>
      <w:r>
        <w:rPr>
          <w:rStyle w:val="CommentReference"/>
        </w:rPr>
        <w:annotationRef/>
      </w:r>
      <w:r w:rsidRPr="6C143588">
        <w:t>Confirmar - TRANSPORTE.</w:t>
      </w:r>
    </w:p>
  </w:comment>
  <w:comment w:id="537" w:author="Susana Margarida Gonçalves Silva Santos" w:date="2026-05-12T11:37:00Z" w:initials="SS">
    <w:p w14:paraId="1FD04DEF" w14:textId="77777777" w:rsidR="00BD4115" w:rsidRDefault="00BD4115">
      <w:pPr>
        <w:pStyle w:val="CommentText"/>
      </w:pPr>
      <w:r>
        <w:rPr>
          <w:rStyle w:val="CommentReference"/>
        </w:rPr>
        <w:annotationRef/>
      </w:r>
      <w:r w:rsidRPr="6619EEC2">
        <w:t>Animais sem sinais ou sintomas de doença</w:t>
      </w:r>
    </w:p>
  </w:comment>
  <w:comment w:id="538" w:author="Rui André Vidal" w:date="2026-05-14T09:45:00Z" w:initials="RV">
    <w:p w14:paraId="154A7EF4" w14:textId="77777777" w:rsidR="00BD4115" w:rsidRDefault="00BD4115">
      <w:pPr>
        <w:pStyle w:val="CommentText"/>
      </w:pPr>
      <w:r>
        <w:rPr>
          <w:rStyle w:val="CommentReference"/>
        </w:rPr>
        <w:annotationRef/>
      </w:r>
      <w:r w:rsidRPr="70999714">
        <w:t>Rever redação com jurídico</w:t>
      </w:r>
    </w:p>
  </w:comment>
  <w:comment w:id="542" w:author="Rui André Vidal" w:date="2026-05-07T11:30:00Z" w:initials="RV">
    <w:p w14:paraId="3F567B09" w14:textId="77777777" w:rsidR="004A6B14" w:rsidRDefault="004A6B14">
      <w:pPr>
        <w:pStyle w:val="CommentText"/>
      </w:pPr>
      <w:r>
        <w:rPr>
          <w:rStyle w:val="CommentReference"/>
        </w:rPr>
        <w:annotationRef/>
      </w:r>
      <w:r w:rsidRPr="24DAABCE">
        <w:t>Termo e referência a trabalhar com o SIAC</w:t>
      </w:r>
    </w:p>
  </w:comment>
  <w:comment w:id="541" w:author="Rui André Vidal" w:date="2026-05-07T11:33:00Z" w:initials="RV">
    <w:p w14:paraId="1390B9A9" w14:textId="77777777" w:rsidR="004A6B14" w:rsidRDefault="004A6B14">
      <w:pPr>
        <w:pStyle w:val="CommentText"/>
      </w:pPr>
      <w:r>
        <w:rPr>
          <w:rStyle w:val="CommentReference"/>
        </w:rPr>
        <w:annotationRef/>
      </w:r>
      <w:r w:rsidRPr="7F8F523D">
        <w:t>Foi incluído no n.1 deste artigo</w:t>
      </w:r>
    </w:p>
  </w:comment>
  <w:comment w:id="546" w:author="Rui André Vidal" w:date="2026-05-14T11:26:00Z" w:initials="RV">
    <w:p w14:paraId="4209738C" w14:textId="7BEBC4D5" w:rsidR="000B4DF1" w:rsidRDefault="0035170A">
      <w:pPr>
        <w:pStyle w:val="CommentText"/>
      </w:pPr>
      <w:r>
        <w:rPr>
          <w:rStyle w:val="CommentReference"/>
        </w:rPr>
        <w:annotationRef/>
      </w:r>
      <w:r w:rsidRPr="485EF76F">
        <w:t>Rever a que entidades se aplica, por quanto tempo, que requisitos se exigem e em que local do Código ficarão as disposições sobre este tema</w:t>
      </w:r>
    </w:p>
  </w:comment>
  <w:comment w:id="562" w:author="Susana Margarida Gonçalves Silva Santos" w:date="2026-03-26T10:13:00Z" w:initials="SS">
    <w:p w14:paraId="5A190668" w14:textId="7CB2EC97" w:rsidR="00FC060F" w:rsidRDefault="00FC060F">
      <w:r>
        <w:annotationRef/>
      </w:r>
      <w:r w:rsidRPr="69E0547F">
        <w:t>CPC e CPF</w:t>
      </w:r>
    </w:p>
  </w:comment>
  <w:comment w:id="563" w:author="Maria Cristina Tavares Briosa" w:date="2026-05-20T12:10:00Z" w:initials="MB">
    <w:p w14:paraId="184BFD7A" w14:textId="16774394" w:rsidR="000B4DF1" w:rsidRDefault="0035170A">
      <w:pPr>
        <w:pStyle w:val="CommentText"/>
      </w:pPr>
      <w:r>
        <w:rPr>
          <w:rStyle w:val="CommentReference"/>
        </w:rPr>
        <w:annotationRef/>
      </w:r>
      <w:r w:rsidRPr="32334702">
        <w:t>ou outros , que não o português</w:t>
      </w:r>
    </w:p>
  </w:comment>
  <w:comment w:id="568" w:author="Maria Cristina Tavares Briosa" w:date="2026-04-02T12:01:00Z" w:initials="MB">
    <w:p w14:paraId="49053ABD" w14:textId="598635B1" w:rsidR="00387091" w:rsidRDefault="0093750D">
      <w:r>
        <w:rPr>
          <w:rStyle w:val="CommentReference"/>
        </w:rPr>
        <w:annotationRef/>
      </w:r>
      <w:r w:rsidRPr="5270BE30">
        <w:t>Colocar na informação generalista e ligada à lista positiva</w:t>
      </w:r>
    </w:p>
  </w:comment>
  <w:comment w:id="569" w:author="Rui André Vidal" w:date="2026-05-19T09:46:00Z" w:initials="RV">
    <w:p w14:paraId="155F61C7" w14:textId="0014E267" w:rsidR="000B4DF1" w:rsidRDefault="0035170A">
      <w:pPr>
        <w:pStyle w:val="CommentText"/>
      </w:pPr>
      <w:r>
        <w:rPr>
          <w:rStyle w:val="CommentReference"/>
        </w:rPr>
        <w:annotationRef/>
      </w:r>
      <w:r w:rsidRPr="42B30939">
        <w:t>Confirmado em reunião de preparação, será implícito na redação do âmbito dos animais de companhia neste diploma.</w:t>
      </w:r>
    </w:p>
  </w:comment>
  <w:comment w:id="571" w:author="Maria Cristina Tavares Briosa" w:date="2026-05-20T12:33:00Z" w:initials="MB">
    <w:p w14:paraId="7A9C0223" w14:textId="780948D7" w:rsidR="000B4DF1" w:rsidRDefault="0035170A">
      <w:pPr>
        <w:pStyle w:val="CommentText"/>
      </w:pPr>
      <w:r>
        <w:rPr>
          <w:rStyle w:val="CommentReference"/>
        </w:rPr>
        <w:annotationRef/>
      </w:r>
      <w:r w:rsidRPr="37362847">
        <w:t>a epígrafe poderia ser licença de detenção</w:t>
      </w:r>
    </w:p>
  </w:comment>
  <w:comment w:id="572" w:author="Maria Cristina Tavares Briosa" w:date="2026-05-20T12:21:00Z" w:initials="MB">
    <w:p w14:paraId="052B90C7" w14:textId="4AF8FF6D" w:rsidR="000B4DF1" w:rsidRDefault="0035170A">
      <w:pPr>
        <w:pStyle w:val="CommentText"/>
      </w:pPr>
      <w:r>
        <w:rPr>
          <w:rStyle w:val="CommentReference"/>
        </w:rPr>
        <w:annotationRef/>
      </w:r>
      <w:r w:rsidRPr="35A6BBC2">
        <w:t>classificar o modelo? Será mais fácil a sua identificação pelos titulares</w:t>
      </w:r>
    </w:p>
  </w:comment>
  <w:comment w:id="573" w:author="Maria Cristina Tavares Briosa" w:date="2026-05-20T12:24:00Z" w:initials="MB">
    <w:p w14:paraId="03E7A747" w14:textId="718138F8" w:rsidR="000B4DF1" w:rsidRDefault="0035170A">
      <w:pPr>
        <w:pStyle w:val="CommentText"/>
      </w:pPr>
      <w:r>
        <w:rPr>
          <w:rStyle w:val="CommentReference"/>
        </w:rPr>
        <w:annotationRef/>
      </w:r>
      <w:r w:rsidRPr="2BBE4650">
        <w:t>estes não são os crimes contra animais de companhia? Sendo assim esta frase não se justifica, porque já está mais abaixo</w:t>
      </w:r>
    </w:p>
  </w:comment>
  <w:comment w:id="584" w:author="Maria Cristina Tavares Briosa" w:date="2026-03-17T19:12:00Z" w:initials="MB">
    <w:p w14:paraId="22230FE4" w14:textId="700C13BE" w:rsidR="00FC060F" w:rsidRDefault="00FC060F">
      <w:r>
        <w:annotationRef/>
      </w:r>
      <w:r w:rsidRPr="540D2CFC">
        <w:t>comentário anterior</w:t>
      </w:r>
    </w:p>
  </w:comment>
  <w:comment w:id="589" w:author="Maria Cristina Tavares Briosa" w:date="2026-04-06T16:32:00Z" w:initials="MB">
    <w:p w14:paraId="74CDDE04" w14:textId="37226879" w:rsidR="00387091" w:rsidRDefault="0093750D">
      <w:r>
        <w:rPr>
          <w:rStyle w:val="CommentReference"/>
        </w:rPr>
        <w:annotationRef/>
      </w:r>
      <w:r w:rsidRPr="1C273A95">
        <w:t>Esclarecer dúvidas antigas mordedura de cão pp ou p ( legislação pp)  ou cão de companhia ( violação artº 6º Dl 276)</w:t>
      </w:r>
    </w:p>
  </w:comment>
  <w:comment w:id="595" w:author="Gui Jorge Machado Sarmento" w:date="2026-06-30T00:50:00Z" w:initials="GS">
    <w:p w14:paraId="0D53914F" w14:textId="77777777" w:rsidR="000F429F" w:rsidRDefault="000F429F" w:rsidP="000F429F">
      <w:pPr>
        <w:pStyle w:val="Textodecomentrio"/>
        <w:ind w:left="0" w:firstLine="0"/>
        <w:jc w:val="left"/>
      </w:pPr>
      <w:r>
        <w:rPr>
          <w:rStyle w:val="Refdecomentrio"/>
        </w:rPr>
        <w:annotationRef/>
      </w:r>
      <w:r>
        <w:t>Proposta de redação como solicitado.</w:t>
      </w:r>
    </w:p>
  </w:comment>
  <w:comment w:id="599" w:author="Maria Cristina Tavares Briosa" w:date="2026-05-21T17:09:00Z" w:initials="MB">
    <w:p w14:paraId="3C37A8AC" w14:textId="3400676E" w:rsidR="000B4DF1" w:rsidRDefault="0035170A">
      <w:pPr>
        <w:pStyle w:val="CommentText"/>
      </w:pPr>
      <w:r>
        <w:rPr>
          <w:rStyle w:val="CommentReference"/>
        </w:rPr>
        <w:annotationRef/>
      </w:r>
      <w:r w:rsidRPr="339540D6">
        <w:t>ver com colegas do Grupo</w:t>
      </w:r>
    </w:p>
  </w:comment>
  <w:comment w:id="600" w:author="Rui André Vidal" w:date="2026-05-21T12:31:00Z" w:initials="RV">
    <w:p w14:paraId="0DCF94D0" w14:textId="5EA1F07B" w:rsidR="000B4DF1" w:rsidRDefault="0035170A">
      <w:pPr>
        <w:pStyle w:val="CommentText"/>
      </w:pPr>
      <w:r>
        <w:rPr>
          <w:rStyle w:val="CommentReference"/>
        </w:rPr>
        <w:annotationRef/>
      </w:r>
      <w:r w:rsidRPr="69345A53">
        <w:t>verificar que campos estão disponíveis no SIAC</w:t>
      </w:r>
    </w:p>
  </w:comment>
  <w:comment w:id="601" w:author="Maria Cristina Tavares Briosa" w:date="2026-05-20T15:16:00Z" w:initials="MB">
    <w:p w14:paraId="1229725E" w14:textId="7DE5CDEC" w:rsidR="000B4DF1" w:rsidRDefault="0035170A">
      <w:pPr>
        <w:pStyle w:val="CommentText"/>
      </w:pPr>
      <w:r>
        <w:rPr>
          <w:rStyle w:val="CommentReference"/>
        </w:rPr>
        <w:annotationRef/>
      </w:r>
      <w:r w:rsidRPr="152C2F32">
        <w:t>Prever procedimento intermédio para lesões sem grande gravidade?</w:t>
      </w:r>
    </w:p>
  </w:comment>
  <w:comment w:id="604" w:author="Rui André Vidal" w:date="2026-05-26T10:16:00Z" w:initials="RV">
    <w:p w14:paraId="16AD9AB6" w14:textId="06FBD4EF" w:rsidR="000B4DF1" w:rsidRDefault="0035170A">
      <w:pPr>
        <w:pStyle w:val="CommentText"/>
      </w:pPr>
      <w:r>
        <w:rPr>
          <w:rStyle w:val="CommentReference"/>
        </w:rPr>
        <w:annotationRef/>
      </w:r>
      <w:r w:rsidRPr="0E7AE055">
        <w:t>rever pelo jurídico se se mantem o é ou pode</w:t>
      </w:r>
    </w:p>
  </w:comment>
  <w:comment w:id="605" w:author="Rui André Vidal" w:date="2026-05-26T11:28:00Z" w:initials="RV">
    <w:p w14:paraId="64211B5B" w14:textId="08BE94AB" w:rsidR="000B4DF1" w:rsidRDefault="0035170A">
      <w:pPr>
        <w:pStyle w:val="CommentText"/>
      </w:pPr>
      <w:r>
        <w:rPr>
          <w:rStyle w:val="CommentReference"/>
        </w:rPr>
        <w:annotationRef/>
      </w:r>
      <w:r w:rsidRPr="64A4CDF8">
        <w:t>occisado?</w:t>
      </w:r>
    </w:p>
  </w:comment>
  <w:comment w:id="610" w:author="Maria Cristina Tavares Briosa" w:date="2026-05-20T12:14:00Z" w:initials="MB">
    <w:p w14:paraId="049CD66A" w14:textId="6C9F98F8" w:rsidR="000B4DF1" w:rsidRDefault="0035170A">
      <w:pPr>
        <w:pStyle w:val="CommentText"/>
      </w:pPr>
      <w:r>
        <w:rPr>
          <w:rStyle w:val="CommentReference"/>
        </w:rPr>
        <w:annotationRef/>
      </w:r>
      <w:r w:rsidRPr="2E8BF2E8">
        <w:t>esta informação deve estar em artigo específico de entrada de cães p ou pp no território nacional.</w:t>
      </w:r>
    </w:p>
    <w:p w14:paraId="3FD3A237" w14:textId="7F269C5D" w:rsidR="000B4DF1" w:rsidRDefault="0035170A">
      <w:pPr>
        <w:pStyle w:val="CommentText"/>
      </w:pPr>
      <w:r w:rsidRPr="0834876F">
        <w:t>Se for consensual, podemos incluir aqui um nº a informar que aos animais provenientes do estrangeiro são aplicáveis as normas do artigo ......</w:t>
      </w:r>
    </w:p>
  </w:comment>
  <w:comment w:id="611" w:author="Maria Cristina Tavares Briosa" w:date="2026-06-11T15:44:00Z" w:initials="MB">
    <w:p w14:paraId="0C2E8C4B" w14:textId="4A40B120" w:rsidR="000B4DF1" w:rsidRDefault="0035170A">
      <w:pPr>
        <w:pStyle w:val="CommentText"/>
      </w:pPr>
      <w:r>
        <w:rPr>
          <w:rStyle w:val="CommentReference"/>
        </w:rPr>
        <w:annotationRef/>
      </w:r>
      <w:r w:rsidRPr="2AF2DE35">
        <w:t>nº 3 do artigo 59+2</w:t>
      </w:r>
    </w:p>
  </w:comment>
  <w:comment w:id="612" w:author="Maria Cristina Tavares Briosa" w:date="2026-04-06T11:52:00Z" w:initials="MB">
    <w:p w14:paraId="6CA95074" w14:textId="6BB5426F" w:rsidR="00387091" w:rsidRDefault="0093750D">
      <w:pPr>
        <w:pStyle w:val="CommentText"/>
      </w:pPr>
      <w:r>
        <w:rPr>
          <w:rStyle w:val="CommentReference"/>
        </w:rPr>
        <w:annotationRef/>
      </w:r>
      <w:r w:rsidRPr="699D5EB7">
        <w:t>Ou em despacho? Queremos envolver o CPC neste procedimento e incluir a apresentação de:</w:t>
      </w:r>
    </w:p>
    <w:p w14:paraId="5D10D719" w14:textId="6CEB7A1F" w:rsidR="00387091" w:rsidRDefault="0093750D">
      <w:r w:rsidRPr="6DC03D4A">
        <w:t>TRACES, ou certificado sanitário, LO oficial, indicação do alojamento de destino e comprovativo de registos/licenças dos animais já existentes.</w:t>
      </w:r>
    </w:p>
    <w:p w14:paraId="34289ECF" w14:textId="23FF0B7A" w:rsidR="00387091" w:rsidRDefault="00387091"/>
  </w:comment>
  <w:comment w:id="615" w:author="Rui André Vidal" w:date="2026-05-28T14:51:00Z" w:initials="RV">
    <w:p w14:paraId="41061A2E" w14:textId="3B156645" w:rsidR="000B4DF1" w:rsidRDefault="0035170A">
      <w:pPr>
        <w:pStyle w:val="CommentText"/>
      </w:pPr>
      <w:r>
        <w:rPr>
          <w:rStyle w:val="CommentReference"/>
        </w:rPr>
        <w:annotationRef/>
      </w:r>
      <w:r w:rsidRPr="3809CEDD">
        <w:t>Verificar se se faz remissão para este número/artigo nas condições de suspensão/encerramento de estabelecimentos</w:t>
      </w:r>
    </w:p>
  </w:comment>
  <w:comment w:id="618" w:author="Maria Cristina Tavares Briosa" w:date="2026-04-06T11:56:00Z" w:initials="MB">
    <w:p w14:paraId="7DD28481" w14:textId="6D5DB774" w:rsidR="00387091" w:rsidRDefault="0093750D">
      <w:r>
        <w:rPr>
          <w:rStyle w:val="CommentReference"/>
        </w:rPr>
        <w:annotationRef/>
      </w:r>
      <w:r w:rsidRPr="1075BCEA">
        <w:t>ver com CPC/ GRG</w:t>
      </w:r>
    </w:p>
  </w:comment>
  <w:comment w:id="619" w:author="Maria Cristina Tavares Briosa" w:date="2026-04-06T12:01:00Z" w:initials="MB">
    <w:p w14:paraId="3AC7232D" w14:textId="68026AC0" w:rsidR="00387091" w:rsidRDefault="0093750D">
      <w:pPr>
        <w:pStyle w:val="CommentText"/>
      </w:pPr>
      <w:r>
        <w:rPr>
          <w:rStyle w:val="CommentReference"/>
        </w:rPr>
        <w:annotationRef/>
      </w:r>
      <w:r w:rsidRPr="4BC37246">
        <w:t>Ligação entre a base do CPC e o SIAC.</w:t>
      </w:r>
    </w:p>
    <w:p w14:paraId="5C3BACD9" w14:textId="258292B6" w:rsidR="00387091" w:rsidRDefault="0093750D">
      <w:r w:rsidRPr="55BFD5B3">
        <w:t>Colocar texto que penalize o CPC se registarem ninhadas de pp que não deem cumprimento a estas obrigações. ( Retirar a gestão do livro?)</w:t>
      </w:r>
    </w:p>
  </w:comment>
  <w:comment w:id="636" w:author="Maria Cristina Tavares Briosa" w:date="2026-04-06T14:45:00Z" w:initials="MB">
    <w:p w14:paraId="7C4DECE3" w14:textId="7A9325F2" w:rsidR="00387091" w:rsidRDefault="0093750D">
      <w:r>
        <w:rPr>
          <w:rStyle w:val="CommentReference"/>
        </w:rPr>
        <w:annotationRef/>
      </w:r>
      <w:r w:rsidRPr="74DC6B49">
        <w:t>Precisamos de manter prazo? Ver c/ GJ</w:t>
      </w:r>
    </w:p>
  </w:comment>
  <w:comment w:id="639" w:author="Maria Cristina Tavares Briosa" w:date="2026-05-28T12:42:00Z" w:initials="MB">
    <w:p w14:paraId="08E7FC5C" w14:textId="4F4C730D" w:rsidR="000B4DF1" w:rsidRDefault="0035170A">
      <w:pPr>
        <w:pStyle w:val="CommentText"/>
      </w:pPr>
      <w:r>
        <w:rPr>
          <w:rStyle w:val="CommentReference"/>
        </w:rPr>
        <w:annotationRef/>
      </w:r>
      <w:r w:rsidRPr="5EBB6B3D">
        <w:t>A entidade certificador está definida - são a GNR e PSP - portaria 317/2015</w:t>
      </w:r>
    </w:p>
  </w:comment>
  <w:comment w:id="642" w:author="Rui André Vidal" w:date="2026-05-28T16:16:00Z" w:initials="RV">
    <w:p w14:paraId="459EC320" w14:textId="69DA1BED" w:rsidR="000B4DF1" w:rsidRDefault="0035170A">
      <w:pPr>
        <w:pStyle w:val="CommentText"/>
      </w:pPr>
      <w:r>
        <w:rPr>
          <w:rStyle w:val="CommentReference"/>
        </w:rPr>
        <w:annotationRef/>
      </w:r>
      <w:r w:rsidRPr="7565995A">
        <w:t>A verificar pelo Jurídico por favor.</w:t>
      </w:r>
    </w:p>
  </w:comment>
  <w:comment w:id="650" w:author="Maria Cristina Tavares Briosa" w:date="2026-03-17T19:18:00Z" w:initials="MB">
    <w:p w14:paraId="61C677D6" w14:textId="70AB9E7C" w:rsidR="00FC060F" w:rsidRDefault="00FC060F">
      <w:r>
        <w:annotationRef/>
      </w:r>
      <w:r w:rsidRPr="43384921">
        <w:t>ADITAR AS DOS P E PP</w:t>
      </w:r>
    </w:p>
  </w:comment>
  <w:comment w:id="656" w:author="Maria Cristina Tavares Briosa" w:date="2026-04-06T14:56:00Z" w:initials="MB">
    <w:p w14:paraId="0B1BC9E6" w14:textId="7CF27C14" w:rsidR="00387091" w:rsidRDefault="0093750D">
      <w:r>
        <w:rPr>
          <w:rStyle w:val="CommentReference"/>
        </w:rPr>
        <w:annotationRef/>
      </w:r>
      <w:r w:rsidRPr="070F8A35">
        <w:t>redigir de acordo com o artº 6ª A do DL nº 64/2000</w:t>
      </w:r>
    </w:p>
  </w:comment>
  <w:comment w:id="663" w:author="Maria Cristina Tavares Briosa" w:date="2026-04-06T14:59:00Z" w:initials="MB">
    <w:p w14:paraId="558F77D8" w14:textId="2047FA81" w:rsidR="00387091" w:rsidRDefault="0093750D">
      <w:pPr>
        <w:pStyle w:val="CommentText"/>
      </w:pPr>
      <w:r>
        <w:rPr>
          <w:rStyle w:val="CommentReference"/>
        </w:rPr>
        <w:annotationRef/>
      </w:r>
      <w:r w:rsidRPr="1376CC4F">
        <w:t>Registo de ninhadas no LO, Esterilizações obrigatórias</w:t>
      </w:r>
    </w:p>
    <w:p w14:paraId="47B6EA49" w14:textId="783B6A0A" w:rsidR="00387091" w:rsidRDefault="0093750D">
      <w:r w:rsidRPr="152393B2">
        <w:t>VER REDAÇÃO PP</w:t>
      </w:r>
    </w:p>
  </w:comment>
  <w:comment w:id="699" w:author="Maria Cristina Tavares Briosa" w:date="2026-03-17T19:20:00Z" w:initials="MB">
    <w:p w14:paraId="0974DB84" w14:textId="36935C0A" w:rsidR="00FC060F" w:rsidRDefault="00FC060F">
      <w:r>
        <w:annotationRef/>
      </w:r>
      <w:r w:rsidRPr="1A239F84">
        <w:t>rever</w:t>
      </w:r>
    </w:p>
  </w:comment>
  <w:comment w:id="700" w:author="Susana Margarida Gonçalves Silva Santos" w:date="2026-04-07T11:21:00Z" w:initials="SS">
    <w:p w14:paraId="588ED7F3" w14:textId="30507F89" w:rsidR="00387091" w:rsidRDefault="0093750D">
      <w:r>
        <w:rPr>
          <w:rStyle w:val="CommentReference"/>
        </w:rPr>
        <w:annotationRef/>
      </w:r>
      <w:r w:rsidRPr="66F8C23A">
        <w:t>Norma - Rui Vidal</w:t>
      </w:r>
    </w:p>
  </w:comment>
  <w:comment w:id="702" w:author="Rui André Vidal" w:date="2026-05-29T12:10:00Z" w:initials="RV">
    <w:p w14:paraId="3D9FD80C" w14:textId="7184B56A" w:rsidR="000B4DF1" w:rsidRDefault="0035170A">
      <w:pPr>
        <w:pStyle w:val="CommentText"/>
      </w:pPr>
      <w:r>
        <w:rPr>
          <w:rStyle w:val="CommentReference"/>
        </w:rPr>
        <w:annotationRef/>
      </w:r>
      <w:r w:rsidRPr="1AD153F5">
        <w:t>em função de proposta para proibição de cães e gatos nas lojas</w:t>
      </w:r>
    </w:p>
  </w:comment>
  <w:comment w:id="703" w:author="Maria Helena Menezes Maia" w:date="1900-01-01T00:00:00Z" w:initials="MM">
    <w:p w14:paraId="39618687" w14:textId="12678E21" w:rsidR="00823F3B" w:rsidRDefault="0035170A">
      <w:pPr>
        <w:pStyle w:val="CommentText"/>
      </w:pPr>
      <w:r>
        <w:rPr>
          <w:rStyle w:val="CommentReference"/>
        </w:rPr>
        <w:annotationRef/>
      </w:r>
      <w:r w:rsidRPr="787EC06D">
        <w:t>Não entra na secção das zoonoses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F3E2F2" w15:done="0"/>
  <w15:commentEx w15:paraId="27F4CC43" w15:done="0"/>
  <w15:commentEx w15:paraId="19D74710" w15:done="1"/>
  <w15:commentEx w15:paraId="07BE9094" w15:done="1"/>
  <w15:commentEx w15:paraId="6B3C0F46" w15:done="0"/>
  <w15:commentEx w15:paraId="09FEB8B9" w15:done="0"/>
  <w15:commentEx w15:paraId="50E44565" w15:done="0"/>
  <w15:commentEx w15:paraId="1A560AB7" w15:done="0"/>
  <w15:commentEx w15:paraId="5104716F" w15:done="1"/>
  <w15:commentEx w15:paraId="1B97FAD0" w15:paraIdParent="5104716F" w15:done="1"/>
  <w15:commentEx w15:paraId="0568536C" w15:done="0"/>
  <w15:commentEx w15:paraId="13AADA3E" w15:done="0"/>
  <w15:commentEx w15:paraId="3A75BCB8" w15:done="0"/>
  <w15:commentEx w15:paraId="24AC2F7C" w15:done="0"/>
  <w15:commentEx w15:paraId="116FD4DC" w15:done="0"/>
  <w15:commentEx w15:paraId="77A61B45" w15:done="0"/>
  <w15:commentEx w15:paraId="1855FAFD" w15:done="0"/>
  <w15:commentEx w15:paraId="13C9FC00" w15:done="0"/>
  <w15:commentEx w15:paraId="20B3B43D" w15:done="0"/>
  <w15:commentEx w15:paraId="580DAE55" w15:done="0"/>
  <w15:commentEx w15:paraId="1FE5E5BF" w15:paraIdParent="580DAE55" w15:done="0"/>
  <w15:commentEx w15:paraId="3E8C48D3" w15:done="0"/>
  <w15:commentEx w15:paraId="69016B30" w15:done="1"/>
  <w15:commentEx w15:paraId="2D47C24E" w15:done="0"/>
  <w15:commentEx w15:paraId="18416C05" w15:done="0"/>
  <w15:commentEx w15:paraId="4AF964B5" w15:done="0"/>
  <w15:commentEx w15:paraId="5712EAAD" w15:done="0"/>
  <w15:commentEx w15:paraId="12383B87" w15:done="0"/>
  <w15:commentEx w15:paraId="22898B06" w15:done="0"/>
  <w15:commentEx w15:paraId="401625A8" w15:done="0"/>
  <w15:commentEx w15:paraId="0F31DC42" w15:done="1"/>
  <w15:commentEx w15:paraId="4EEC486E" w15:done="1"/>
  <w15:commentEx w15:paraId="253CFC1B" w15:done="0"/>
  <w15:commentEx w15:paraId="3F2AF17F" w15:paraIdParent="253CFC1B" w15:done="0"/>
  <w15:commentEx w15:paraId="7DB8D0ED" w15:done="1"/>
  <w15:commentEx w15:paraId="4F8044AF" w15:done="0"/>
  <w15:commentEx w15:paraId="1162BA57" w15:done="1"/>
  <w15:commentEx w15:paraId="53874F49" w15:done="0"/>
  <w15:commentEx w15:paraId="10F7FEA1" w15:done="0"/>
  <w15:commentEx w15:paraId="1F86C5A4" w15:done="1"/>
  <w15:commentEx w15:paraId="0DB89C16" w15:done="1"/>
  <w15:commentEx w15:paraId="2AFB7315" w15:paraIdParent="0DB89C16" w15:done="1"/>
  <w15:commentEx w15:paraId="13BDE31B" w15:done="0"/>
  <w15:commentEx w15:paraId="6AA8E3D0" w15:done="0"/>
  <w15:commentEx w15:paraId="22EA2D64" w15:done="0"/>
  <w15:commentEx w15:paraId="486FD051" w15:done="1"/>
  <w15:commentEx w15:paraId="3157CD68" w15:done="1"/>
  <w15:commentEx w15:paraId="2B9882B1" w15:done="1"/>
  <w15:commentEx w15:paraId="4F5D4A05" w15:done="0"/>
  <w15:commentEx w15:paraId="5AEA6214" w15:done="0"/>
  <w15:commentEx w15:paraId="29F99E9D" w15:done="0"/>
  <w15:commentEx w15:paraId="4EBC79D4" w15:done="0"/>
  <w15:commentEx w15:paraId="5082F6D5" w15:paraIdParent="4EBC79D4" w15:done="0"/>
  <w15:commentEx w15:paraId="239EED35" w15:paraIdParent="4EBC79D4" w15:done="0"/>
  <w15:commentEx w15:paraId="00056A82" w15:done="0"/>
  <w15:commentEx w15:paraId="45959217" w15:done="0"/>
  <w15:commentEx w15:paraId="4C94750C" w15:done="0"/>
  <w15:commentEx w15:paraId="76342E3A" w15:done="1"/>
  <w15:commentEx w15:paraId="56D675A9" w15:done="0"/>
  <w15:commentEx w15:paraId="02653917" w15:done="0"/>
  <w15:commentEx w15:paraId="33CBA968" w15:done="1"/>
  <w15:commentEx w15:paraId="057A4180" w15:paraIdParent="33CBA968" w15:done="1"/>
  <w15:commentEx w15:paraId="68FDA496" w15:done="0"/>
  <w15:commentEx w15:paraId="0AD764E8" w15:done="0"/>
  <w15:commentEx w15:paraId="78C62905" w15:done="0"/>
  <w15:commentEx w15:paraId="6B35D2A8" w15:paraIdParent="78C62905" w15:done="0"/>
  <w15:commentEx w15:paraId="08669492" w15:done="0"/>
  <w15:commentEx w15:paraId="4D93877E" w15:done="0"/>
  <w15:commentEx w15:paraId="145EEF18" w15:done="0"/>
  <w15:commentEx w15:paraId="045A58D4" w15:done="0"/>
  <w15:commentEx w15:paraId="235873B7" w15:done="0"/>
  <w15:commentEx w15:paraId="7A826E88" w15:done="0"/>
  <w15:commentEx w15:paraId="3DEE72AC" w15:done="1"/>
  <w15:commentEx w15:paraId="100EBFFD" w15:done="0"/>
  <w15:commentEx w15:paraId="69D5CEB5" w15:done="0"/>
  <w15:commentEx w15:paraId="1BCD8311" w15:done="0"/>
  <w15:commentEx w15:paraId="0F1F29DD" w15:done="1"/>
  <w15:commentEx w15:paraId="50BD63F6" w15:done="1"/>
  <w15:commentEx w15:paraId="315C215B" w15:done="0"/>
  <w15:commentEx w15:paraId="48ADA873" w15:done="1"/>
  <w15:commentEx w15:paraId="48BABACC" w15:done="0"/>
  <w15:commentEx w15:paraId="0D9C8397" w15:done="0"/>
  <w15:commentEx w15:paraId="0E6EA928" w15:done="0"/>
  <w15:commentEx w15:paraId="27E57EDC" w15:done="0"/>
  <w15:commentEx w15:paraId="57F97CC0" w15:done="0"/>
  <w15:commentEx w15:paraId="74546165" w15:done="0"/>
  <w15:commentEx w15:paraId="4430E0AB" w15:done="0"/>
  <w15:commentEx w15:paraId="4F10FDDA" w15:done="0"/>
  <w15:commentEx w15:paraId="108B1D40" w15:done="0"/>
  <w15:commentEx w15:paraId="2D73891D" w15:done="0"/>
  <w15:commentEx w15:paraId="22C4675F" w15:done="0"/>
  <w15:commentEx w15:paraId="53F19D81" w15:done="0"/>
  <w15:commentEx w15:paraId="50FF4711" w15:done="0"/>
  <w15:commentEx w15:paraId="712E65A5" w15:done="0"/>
  <w15:commentEx w15:paraId="1A4000BE" w15:done="0"/>
  <w15:commentEx w15:paraId="6333773B" w15:done="0"/>
  <w15:commentEx w15:paraId="5B4E9E37" w15:paraIdParent="6333773B" w15:done="0"/>
  <w15:commentEx w15:paraId="31ACDDF2" w15:done="1"/>
  <w15:commentEx w15:paraId="6AFBAF7C" w15:done="0"/>
  <w15:commentEx w15:paraId="4860960F" w15:done="0"/>
  <w15:commentEx w15:paraId="55FF42C3" w15:done="0"/>
  <w15:commentEx w15:paraId="4B8D7BF3" w15:done="0"/>
  <w15:commentEx w15:paraId="7F9FA677" w15:paraIdParent="4B8D7BF3" w15:done="0"/>
  <w15:commentEx w15:paraId="6512CF32" w15:done="0"/>
  <w15:commentEx w15:paraId="545CBB1A" w15:done="0"/>
  <w15:commentEx w15:paraId="0CFAE0AB" w15:done="0"/>
  <w15:commentEx w15:paraId="46D97462" w15:done="0"/>
  <w15:commentEx w15:paraId="0815F15B" w15:done="1"/>
  <w15:commentEx w15:paraId="0239B69C" w15:done="0"/>
  <w15:commentEx w15:paraId="101F9CDC" w15:done="0"/>
  <w15:commentEx w15:paraId="11BBB06D" w15:done="0"/>
  <w15:commentEx w15:paraId="265A3F81" w15:done="0"/>
  <w15:commentEx w15:paraId="22B6F62C" w15:done="0"/>
  <w15:commentEx w15:paraId="112AD59B" w15:done="0"/>
  <w15:commentEx w15:paraId="77B30291" w15:done="0"/>
  <w15:commentEx w15:paraId="050BFB54" w15:paraIdParent="77B30291" w15:done="0"/>
  <w15:commentEx w15:paraId="47A22777" w15:done="1"/>
  <w15:commentEx w15:paraId="254331C8" w15:done="0"/>
  <w15:commentEx w15:paraId="4C593345" w15:done="0"/>
  <w15:commentEx w15:paraId="0A76B6E4" w15:done="0"/>
  <w15:commentEx w15:paraId="6B3278E5" w15:done="0"/>
  <w15:commentEx w15:paraId="5DBD7D56" w15:done="0"/>
  <w15:commentEx w15:paraId="4C85A4BB" w15:done="0"/>
  <w15:commentEx w15:paraId="00C53ED3" w15:done="0"/>
  <w15:commentEx w15:paraId="1FCFE449" w15:done="0"/>
  <w15:commentEx w15:paraId="4DAD424C" w15:done="0"/>
  <w15:commentEx w15:paraId="192DBD7A" w15:done="0"/>
  <w15:commentEx w15:paraId="175A17FC" w15:done="0"/>
  <w15:commentEx w15:paraId="039225E3" w15:done="0"/>
  <w15:commentEx w15:paraId="25E244DB" w15:done="0"/>
  <w15:commentEx w15:paraId="102B7276" w15:done="0"/>
  <w15:commentEx w15:paraId="7126108A" w15:done="0"/>
  <w15:commentEx w15:paraId="6B6C02B7" w15:done="0"/>
  <w15:commentEx w15:paraId="3F97C81D" w15:done="0"/>
  <w15:commentEx w15:paraId="676003D3" w15:done="0"/>
  <w15:commentEx w15:paraId="673B4445" w15:done="0"/>
  <w15:commentEx w15:paraId="66C02F0A" w15:done="0"/>
  <w15:commentEx w15:paraId="60B44847" w15:done="0"/>
  <w15:commentEx w15:paraId="19F325BE" w15:done="0"/>
  <w15:commentEx w15:paraId="468C83EB" w15:done="0"/>
  <w15:commentEx w15:paraId="2DB94B81" w15:done="0"/>
  <w15:commentEx w15:paraId="5E79C587" w15:done="0"/>
  <w15:commentEx w15:paraId="4FF8AC9D" w15:done="0"/>
  <w15:commentEx w15:paraId="5A006C30" w15:done="0"/>
  <w15:commentEx w15:paraId="6C2C8719" w15:paraIdParent="5A006C30" w15:done="0"/>
  <w15:commentEx w15:paraId="2BF1B031" w15:done="1"/>
  <w15:commentEx w15:paraId="58537AB5" w15:done="0"/>
  <w15:commentEx w15:paraId="76A1CE66" w15:done="0"/>
  <w15:commentEx w15:paraId="6BD21D0C" w15:done="0"/>
  <w15:commentEx w15:paraId="7C1042D9" w15:done="0"/>
  <w15:commentEx w15:paraId="7C027A25" w15:done="0"/>
  <w15:commentEx w15:paraId="258F0112" w15:paraIdParent="7C027A25" w15:done="0"/>
  <w15:commentEx w15:paraId="1F799B5A" w15:done="0"/>
  <w15:commentEx w15:paraId="6837F65D" w15:done="0"/>
  <w15:commentEx w15:paraId="45F33F4D" w15:done="0"/>
  <w15:commentEx w15:paraId="1FD04DEF" w15:done="0"/>
  <w15:commentEx w15:paraId="154A7EF4" w15:done="0"/>
  <w15:commentEx w15:paraId="3F567B09" w15:done="0"/>
  <w15:commentEx w15:paraId="1390B9A9" w15:done="0"/>
  <w15:commentEx w15:paraId="4209738C" w15:done="0"/>
  <w15:commentEx w15:paraId="5A190668" w15:done="0"/>
  <w15:commentEx w15:paraId="184BFD7A" w15:done="0"/>
  <w15:commentEx w15:paraId="49053ABD" w15:done="0"/>
  <w15:commentEx w15:paraId="155F61C7" w15:paraIdParent="49053ABD" w15:done="0"/>
  <w15:commentEx w15:paraId="7A9C0223" w15:done="0"/>
  <w15:commentEx w15:paraId="052B90C7" w15:done="0"/>
  <w15:commentEx w15:paraId="03E7A747" w15:done="0"/>
  <w15:commentEx w15:paraId="22230FE4" w15:done="0"/>
  <w15:commentEx w15:paraId="74CDDE04" w15:done="0"/>
  <w15:commentEx w15:paraId="0D53914F" w15:done="0"/>
  <w15:commentEx w15:paraId="3C37A8AC" w15:done="0"/>
  <w15:commentEx w15:paraId="0DCF94D0" w15:done="0"/>
  <w15:commentEx w15:paraId="1229725E" w15:done="0"/>
  <w15:commentEx w15:paraId="16AD9AB6" w15:done="0"/>
  <w15:commentEx w15:paraId="64211B5B" w15:done="0"/>
  <w15:commentEx w15:paraId="3FD3A237" w15:done="1"/>
  <w15:commentEx w15:paraId="0C2E8C4B" w15:paraIdParent="3FD3A237" w15:done="1"/>
  <w15:commentEx w15:paraId="34289ECF" w15:done="0"/>
  <w15:commentEx w15:paraId="41061A2E" w15:done="0"/>
  <w15:commentEx w15:paraId="7DD28481" w15:done="0"/>
  <w15:commentEx w15:paraId="5C3BACD9" w15:done="0"/>
  <w15:commentEx w15:paraId="7C4DECE3" w15:done="0"/>
  <w15:commentEx w15:paraId="08E7FC5C" w15:done="0"/>
  <w15:commentEx w15:paraId="459EC320" w15:done="0"/>
  <w15:commentEx w15:paraId="61C677D6" w15:done="0"/>
  <w15:commentEx w15:paraId="0B1BC9E6" w15:done="0"/>
  <w15:commentEx w15:paraId="47B6EA49" w15:done="0"/>
  <w15:commentEx w15:paraId="0974DB84" w15:done="0"/>
  <w15:commentEx w15:paraId="588ED7F3" w15:done="0"/>
  <w15:commentEx w15:paraId="3D9FD80C" w15:done="0"/>
  <w15:commentEx w15:paraId="396186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427BE2" w16cex:dateUtc="2026-06-30T01:06:00Z"/>
  <w16cex:commentExtensible w16cex:durableId="2307D4A2" w16cex:dateUtc="2026-06-27T21:52:00Z"/>
  <w16cex:commentExtensible w16cex:durableId="2A3F18EC" w16cex:dateUtc="2026-04-20T22:18:00Z"/>
  <w16cex:commentExtensible w16cex:durableId="744664CE" w16cex:dateUtc="2026-05-28T10:03:00Z"/>
  <w16cex:commentExtensible w16cex:durableId="18822B24" w16cex:dateUtc="2026-06-27T21:55:00Z"/>
  <w16cex:commentExtensible w16cex:durableId="01014F8B" w16cex:dateUtc="2026-06-27T09:46:00Z"/>
  <w16cex:commentExtensible w16cex:durableId="1592035C" w16cex:dateUtc="2026-06-27T14:07:00Z"/>
  <w16cex:commentExtensible w16cex:durableId="23FE0149" w16cex:dateUtc="2026-06-27T14:09:00Z"/>
  <w16cex:commentExtensible w16cex:durableId="0F6828D4" w16cex:dateUtc="2026-05-28T10:08:00Z"/>
  <w16cex:commentExtensible w16cex:durableId="40F71D28" w16cex:dateUtc="2026-06-05T15:10:00Z"/>
  <w16cex:commentExtensible w16cex:durableId="3F14C12A" w16cex:dateUtc="2026-06-27T14:09:00Z"/>
  <w16cex:commentExtensible w16cex:durableId="2D48AD8C" w16cex:dateUtc="2026-06-27T21:31:00Z"/>
  <w16cex:commentExtensible w16cex:durableId="2E3C10B1" w16cex:dateUtc="2026-06-27T21:31:00Z"/>
  <w16cex:commentExtensible w16cex:durableId="66467970" w16cex:dateUtc="2026-06-27T21:31:00Z"/>
  <w16cex:commentExtensible w16cex:durableId="6C210FCF" w16cex:dateUtc="2026-06-27T21:40:00Z"/>
  <w16cex:commentExtensible w16cex:durableId="3EE0B976" w16cex:dateUtc="2026-04-20T21:42:00Z"/>
  <w16cex:commentExtensible w16cex:durableId="27939BFB" w16cex:dateUtc="2026-06-27T21:40:00Z"/>
  <w16cex:commentExtensible w16cex:durableId="42FC3AAF" w16cex:dateUtc="2026-04-16T08:51:00Z"/>
  <w16cex:commentExtensible w16cex:durableId="1C648E80" w16cex:dateUtc="2026-06-27T21:40:00Z"/>
  <w16cex:commentExtensible w16cex:durableId="728AF225" w16cex:dateUtc="2026-04-20T22:35:00Z"/>
  <w16cex:commentExtensible w16cex:durableId="41001074" w16cex:dateUtc="2026-06-03T10:18:00Z"/>
  <w16cex:commentExtensible w16cex:durableId="3AD02C93" w16cex:dateUtc="2026-06-02T14:17:00Z"/>
  <w16cex:commentExtensible w16cex:durableId="22290B72" w16cex:dateUtc="2026-06-14T22:16:00Z"/>
  <w16cex:commentExtensible w16cex:durableId="4A84E2D6" w16cex:dateUtc="2026-06-28T13:54:00Z"/>
  <w16cex:commentExtensible w16cex:durableId="00E91DC3" w16cex:dateUtc="2026-06-28T13:54:00Z"/>
  <w16cex:commentExtensible w16cex:durableId="4DEBFD69" w16cex:dateUtc="2026-06-28T14:07:00Z"/>
  <w16cex:commentExtensible w16cex:durableId="648133EB" w16cex:dateUtc="2026-06-28T19:19:00Z"/>
  <w16cex:commentExtensible w16cex:durableId="419224C0" w16cex:dateUtc="2026-06-28T14:52:00Z"/>
  <w16cex:commentExtensible w16cex:durableId="35BCDAF9" w16cex:dateUtc="2026-06-28T17:14:00Z"/>
  <w16cex:commentExtensible w16cex:durableId="4870F152" w16cex:dateUtc="2026-06-28T17:14:00Z"/>
  <w16cex:commentExtensible w16cex:durableId="66FAD9EF" w16cex:dateUtc="2026-04-14T07:33:00Z"/>
  <w16cex:commentExtensible w16cex:durableId="0C2B6595" w16cex:dateUtc="2026-04-14T07:25:00Z"/>
  <w16cex:commentExtensible w16cex:durableId="176F6B14" w16cex:dateUtc="2026-04-14T07:29:00Z"/>
  <w16cex:commentExtensible w16cex:durableId="4970C2F2" w16cex:dateUtc="2026-06-08T15:00:00Z"/>
  <w16cex:commentExtensible w16cex:durableId="2FD53C0E" w16cex:dateUtc="2026-04-14T07:25:00Z"/>
  <w16cex:commentExtensible w16cex:durableId="471A265E" w16cex:dateUtc="2026-04-14T07:35:00Z"/>
  <w16cex:commentExtensible w16cex:durableId="4F73FC9C" w16cex:dateUtc="2026-04-14T07:25:00Z"/>
  <w16cex:commentExtensible w16cex:durableId="747AA1A1" w16cex:dateUtc="2026-06-14T22:18:00Z"/>
  <w16cex:commentExtensible w16cex:durableId="168A2F8F" w16cex:dateUtc="2026-06-02T16:16:00Z"/>
  <w16cex:commentExtensible w16cex:durableId="1BC6E284" w16cex:dateUtc="2026-06-08T16:34:00Z"/>
  <w16cex:commentExtensible w16cex:durableId="301EC616" w16cex:dateUtc="2026-05-25T14:38:00Z"/>
  <w16cex:commentExtensible w16cex:durableId="7AA3E3E3" w16cex:dateUtc="2026-06-08T16:34:00Z"/>
  <w16cex:commentExtensible w16cex:durableId="0E892C7F" w16cex:dateUtc="2026-06-12T07:49:00Z"/>
  <w16cex:commentExtensible w16cex:durableId="4082D429" w16cex:dateUtc="2026-06-14T22:20:00Z"/>
  <w16cex:commentExtensible w16cex:durableId="508DB00E" w16cex:dateUtc="2026-03-25T19:32:00Z"/>
  <w16cex:commentExtensible w16cex:durableId="6FA3317A" w16cex:dateUtc="2026-03-25T20:00:00Z"/>
  <w16cex:commentExtensible w16cex:durableId="770A5E3D" w16cex:dateUtc="2026-03-25T20:03:00Z"/>
  <w16cex:commentExtensible w16cex:durableId="56355686" w16cex:dateUtc="2026-03-25T18:45:00Z"/>
  <w16cex:commentExtensible w16cex:durableId="283C8D09" w16cex:dateUtc="2026-04-07T08:54:00Z"/>
  <w16cex:commentExtensible w16cex:durableId="41508D91" w16cex:dateUtc="2026-04-07T09:45:00Z"/>
  <w16cex:commentExtensible w16cex:durableId="32CE128E" w16cex:dateUtc="2026-04-20T16:55:00Z"/>
  <w16cex:commentExtensible w16cex:durableId="60D6C758" w16cex:dateUtc="2026-04-20T16:27:00Z"/>
  <w16cex:commentExtensible w16cex:durableId="74D49880" w16cex:dateUtc="2026-04-20T16:27:00Z"/>
  <w16cex:commentExtensible w16cex:durableId="16F30554" w16cex:dateUtc="2026-06-08T10:55:00Z"/>
  <w16cex:commentExtensible w16cex:durableId="42E4E0E4" w16cex:dateUtc="2026-04-20T16:39:00Z"/>
  <w16cex:commentExtensible w16cex:durableId="1397B2E3" w16cex:dateUtc="2026-06-14T22:31:00Z"/>
  <w16cex:commentExtensible w16cex:durableId="7DAE576A" w16cex:dateUtc="2026-06-12T06:40:00Z"/>
  <w16cex:commentExtensible w16cex:durableId="6C8CF780" w16cex:dateUtc="2026-06-08T11:19:00Z"/>
  <w16cex:commentExtensible w16cex:durableId="620A6807" w16cex:dateUtc="2026-06-08T15:40:00Z"/>
  <w16cex:commentExtensible w16cex:durableId="6F8ABFB2" w16cex:dateUtc="2026-04-15T10:43:00Z"/>
  <w16cex:commentExtensible w16cex:durableId="31F2803F" w16cex:dateUtc="2026-04-14T08:21:00Z"/>
  <w16cex:commentExtensible w16cex:durableId="4DABA60D" w16cex:dateUtc="2026-06-02T16:21:00Z"/>
  <w16cex:commentExtensible w16cex:durableId="346CFFC3" w16cex:dateUtc="2026-06-02T16:26:00Z"/>
  <w16cex:commentExtensible w16cex:durableId="6BD3CF61" w16cex:dateUtc="2026-06-28T19:56:00Z"/>
  <w16cex:commentExtensible w16cex:durableId="34B895C5" w16cex:dateUtc="2026-03-26T16:17:00Z"/>
  <w16cex:commentExtensible w16cex:durableId="3F3187B4" w16cex:dateUtc="2026-04-10T00:54:00Z"/>
  <w16cex:commentExtensible w16cex:durableId="4829F2F6" w16cex:dateUtc="2026-04-16T10:59:00Z"/>
  <w16cex:commentExtensible w16cex:durableId="3CF077AD" w16cex:dateUtc="2026-06-28T19:56:00Z"/>
  <w16cex:commentExtensible w16cex:durableId="606B206C" w16cex:dateUtc="2026-06-08T16:55:00Z"/>
  <w16cex:commentExtensible w16cex:durableId="4C935329" w16cex:dateUtc="2026-06-28T22:57:00Z"/>
  <w16cex:commentExtensible w16cex:durableId="110105D9" w16cex:dateUtc="2026-06-28T22:55:00Z"/>
  <w16cex:commentExtensible w16cex:durableId="020156A4" w16cex:dateUtc="2026-06-28T22:56:00Z"/>
  <w16cex:commentExtensible w16cex:durableId="0C7021D3" w16cex:dateUtc="2026-05-25T14:54:00Z"/>
  <w16cex:commentExtensible w16cex:durableId="17C5E328" w16cex:dateUtc="2026-05-25T15:21:00Z"/>
  <w16cex:commentExtensible w16cex:durableId="2CD3AE37" w16cex:dateUtc="2026-05-25T15:30:00Z"/>
  <w16cex:commentExtensible w16cex:durableId="56A18964" w16cex:dateUtc="2026-06-28T23:06:00Z"/>
  <w16cex:commentExtensible w16cex:durableId="417FA7A0" w16cex:dateUtc="2026-05-25T15:31:00Z"/>
  <w16cex:commentExtensible w16cex:durableId="1FF3B0DA" w16cex:dateUtc="2026-04-16T10:59:00Z"/>
  <w16cex:commentExtensible w16cex:durableId="297FAA26" w16cex:dateUtc="2026-05-14T11:11:00Z"/>
  <w16cex:commentExtensible w16cex:durableId="1999E4E4" w16cex:dateUtc="2026-05-07T13:42:00Z"/>
  <w16cex:commentExtensible w16cex:durableId="7DC939A1" w16cex:dateUtc="2026-06-28T23:29:00Z"/>
  <w16cex:commentExtensible w16cex:durableId="59D88DEE" w16cex:dateUtc="2026-06-28T23:59:00Z"/>
  <w16cex:commentExtensible w16cex:durableId="3179701C" w16cex:dateUtc="2026-06-28T23:56:00Z"/>
  <w16cex:commentExtensible w16cex:durableId="3A50CE05" w16cex:dateUtc="2026-06-29T00:18:00Z"/>
  <w16cex:commentExtensible w16cex:durableId="09EC21F3" w16cex:dateUtc="2026-06-28T23:37:00Z"/>
  <w16cex:commentExtensible w16cex:durableId="58F4FB4B" w16cex:dateUtc="2026-06-29T00:13:00Z"/>
  <w16cex:commentExtensible w16cex:durableId="64B3B6CD" w16cex:dateUtc="2026-06-29T00:32:00Z"/>
  <w16cex:commentExtensible w16cex:durableId="7D70A46C" w16cex:dateUtc="2026-06-29T00:34:00Z"/>
  <w16cex:commentExtensible w16cex:durableId="63C1C507" w16cex:dateUtc="2026-06-29T00:42:00Z"/>
  <w16cex:commentExtensible w16cex:durableId="50746DC2" w16cex:dateUtc="2026-06-29T00:42:00Z"/>
  <w16cex:commentExtensible w16cex:durableId="1B4B5849" w16cex:dateUtc="2026-05-26T16:13:00Z"/>
  <w16cex:commentExtensible w16cex:durableId="26755F7C" w16cex:dateUtc="2026-06-18T13:58:00Z"/>
  <w16cex:commentExtensible w16cex:durableId="6AE6B5F0" w16cex:dateUtc="2026-04-21T09:20:00Z"/>
  <w16cex:commentExtensible w16cex:durableId="778D0564" w16cex:dateUtc="2026-04-21T09:32:00Z"/>
  <w16cex:commentExtensible w16cex:durableId="7C30D01D" w16cex:dateUtc="2026-03-26T10:19:00Z"/>
  <w16cex:commentExtensible w16cex:durableId="73BA4150" w16cex:dateUtc="2026-03-25T16:33:00Z">
    <w16cex:extLst>
      <w16:ext w16:uri="{CE6994B0-6A32-4C9F-8C6B-6E91EDA988CE}">
        <cr:reactions xmlns:cr="http://schemas.microsoft.com/office/comments/2020/reactions">
          <cr:reaction reactionType="1">
            <cr:reactionInfo dateUtc="2026-03-25T16:34:12Z">
              <cr:user userId="S::mcidadao@dgav.pt::6b8a8a9e-dfea-482a-ad22-d282462b5872" userProvider="AD" userName="Maria Rosário Silva Lemos Cidadão"/>
            </cr:reactionInfo>
          </cr:reaction>
        </cr:reactions>
      </w16:ext>
    </w16cex:extLst>
  </w16cex:commentExtensible>
  <w16cex:commentExtensible w16cex:durableId="7143974D" w16cex:dateUtc="2026-03-26T10:08:00Z"/>
  <w16cex:commentExtensible w16cex:durableId="38F16324" w16cex:dateUtc="2026-03-25T16:35:00Z"/>
  <w16cex:commentExtensible w16cex:durableId="11DB88C1" w16cex:dateUtc="2026-06-11T14:07:00Z"/>
  <w16cex:commentExtensible w16cex:durableId="3321368F" w16cex:dateUtc="2026-05-07T10:42:00Z"/>
  <w16cex:commentExtensible w16cex:durableId="4EF81D43" w16cex:dateUtc="2026-05-07T14:10:00Z"/>
  <w16cex:commentExtensible w16cex:durableId="7CA88A5D" w16cex:dateUtc="2026-03-25T15:37:00Z"/>
  <w16cex:commentExtensible w16cex:durableId="1806E985" w16cex:dateUtc="2026-03-26T11:04:00Z"/>
  <w16cex:commentExtensible w16cex:durableId="3635A3DE" w16cex:dateUtc="2026-06-05T08:47:00Z"/>
  <w16cex:commentExtensible w16cex:durableId="202AFE98" w16cex:dateUtc="2026-03-26T11:48:00Z"/>
  <w16cex:commentExtensible w16cex:durableId="6D465777" w16cex:dateUtc="2026-06-05T09:38:00Z"/>
  <w16cex:commentExtensible w16cex:durableId="756BBBC0" w16cex:dateUtc="2026-06-29T14:34:00Z"/>
  <w16cex:commentExtensible w16cex:durableId="63F1F28B" w16cex:dateUtc="2026-06-05T09:54:00Z"/>
  <w16cex:commentExtensible w16cex:durableId="2DCCC224" w16cex:dateUtc="2026-06-05T10:01:00Z"/>
  <w16cex:commentExtensible w16cex:durableId="684BE047" w16cex:dateUtc="2026-06-11T07:18:00Z"/>
  <w16cex:commentExtensible w16cex:durableId="43BAE81F" w16cex:dateUtc="2026-06-11T13:44:00Z"/>
  <w16cex:commentExtensible w16cex:durableId="093717C9" w16cex:dateUtc="2026-06-05T10:36:00Z"/>
  <w16cex:commentExtensible w16cex:durableId="0C305924" w16cex:dateUtc="2026-06-05T11:20:00Z"/>
  <w16cex:commentExtensible w16cex:durableId="67ECCB44" w16cex:dateUtc="2026-06-05T06:51:00Z"/>
  <w16cex:commentExtensible w16cex:durableId="4E75C4A3" w16cex:dateUtc="2026-06-11T08:05:00Z"/>
  <w16cex:commentExtensible w16cex:durableId="27A341F5" w16cex:dateUtc="2026-06-12T11:15:00Z"/>
  <w16cex:commentExtensible w16cex:durableId="4CDED6F7" w16cex:dateUtc="2026-06-12T12:01:00Z"/>
  <w16cex:commentExtensible w16cex:durableId="4938FB31" w16cex:dateUtc="2026-06-12T15:15:00Z"/>
  <w16cex:commentExtensible w16cex:durableId="3B66EB22" w16cex:dateUtc="2026-04-21T10:15:00Z"/>
  <w16cex:commentExtensible w16cex:durableId="04F7EDB4" w16cex:dateUtc="2026-03-18T17:01:00Z"/>
  <w16cex:commentExtensible w16cex:durableId="2C80DA44" w16cex:dateUtc="2026-03-18T17:12:00Z"/>
  <w16cex:commentExtensible w16cex:durableId="5E5093C4" w16cex:dateUtc="2026-06-09T13:57:00Z"/>
  <w16cex:commentExtensible w16cex:durableId="57DC252D" w16cex:dateUtc="2026-06-09T15:34:00Z"/>
  <w16cex:commentExtensible w16cex:durableId="360DE7F8" w16cex:dateUtc="2026-06-11T07:48:00Z"/>
  <w16cex:commentExtensible w16cex:durableId="6080B640" w16cex:dateUtc="2026-04-23T10:18:00Z"/>
  <w16cex:commentExtensible w16cex:durableId="029097BA" w16cex:dateUtc="2026-04-23T10:44:00Z"/>
  <w16cex:commentExtensible w16cex:durableId="0766A603" w16cex:dateUtc="2026-03-18T10:49:00Z"/>
  <w16cex:commentExtensible w16cex:durableId="00E7A9E1" w16cex:dateUtc="2026-03-18T10:49:00Z"/>
  <w16cex:commentExtensible w16cex:durableId="616B1362" w16cex:dateUtc="2026-04-23T11:33:00Z"/>
  <w16cex:commentExtensible w16cex:durableId="3FBD73C4" w16cex:dateUtc="2026-04-23T11:47:00Z"/>
  <w16cex:commentExtensible w16cex:durableId="1F457B52" w16cex:dateUtc="2026-04-23T11:46:00Z"/>
  <w16cex:commentExtensible w16cex:durableId="2B02B8EC" w16cex:dateUtc="2026-04-28T09:28:00Z"/>
  <w16cex:commentExtensible w16cex:durableId="14403D83" w16cex:dateUtc="2026-04-28T07:51:00Z"/>
  <w16cex:commentExtensible w16cex:durableId="500EDB84" w16cex:dateUtc="2026-04-01T18:05:00Z"/>
  <w16cex:commentExtensible w16cex:durableId="0C43C67A" w16cex:dateUtc="2026-03-18T12:16:00Z"/>
  <w16cex:commentExtensible w16cex:durableId="1E80FDE8" w16cex:dateUtc="2026-03-23T17:19:00Z"/>
  <w16cex:commentExtensible w16cex:durableId="7B6A0661" w16cex:dateUtc="2026-03-26T08:05:00Z"/>
  <w16cex:commentExtensible w16cex:durableId="708B828E" w16cex:dateUtc="2026-05-07T13:58:00Z"/>
  <w16cex:commentExtensible w16cex:durableId="3C54B69C" w16cex:dateUtc="2026-05-07T13:59:00Z"/>
  <w16cex:commentExtensible w16cex:durableId="3A02A61D" w16cex:dateUtc="2026-03-18T10:54:00Z"/>
  <w16cex:commentExtensible w16cex:durableId="459A6FD9" w16cex:dateUtc="2026-06-05T10:35:00Z"/>
  <w16cex:commentExtensible w16cex:durableId="77E9FC18" w16cex:dateUtc="2026-06-09T16:41:00Z"/>
  <w16cex:commentExtensible w16cex:durableId="2290DE81" w16cex:dateUtc="2026-03-18T11:07:00Z"/>
  <w16cex:commentExtensible w16cex:durableId="2C650F3B" w16cex:dateUtc="2026-03-18T11:19:00Z"/>
  <w16cex:commentExtensible w16cex:durableId="5BC91782" w16cex:dateUtc="2026-06-11T08:53:00Z"/>
  <w16cex:commentExtensible w16cex:durableId="69B85C9B" w16cex:dateUtc="2026-06-05T10:26:00Z"/>
  <w16cex:commentExtensible w16cex:durableId="3C413E8A" w16cex:dateUtc="2026-04-28T11:32:00Z"/>
  <w16cex:commentExtensible w16cex:durableId="358418CC" w16cex:dateUtc="2026-04-30T08:57:00Z"/>
  <w16cex:commentExtensible w16cex:durableId="0E94523B" w16cex:dateUtc="2026-06-29T23:01:00Z"/>
  <w16cex:commentExtensible w16cex:durableId="455C7438" w16cex:dateUtc="2026-05-07T14:49:00Z"/>
  <w16cex:commentExtensible w16cex:durableId="7BF8730B" w16cex:dateUtc="2026-04-30T10:30:00Z"/>
  <w16cex:commentExtensible w16cex:durableId="4EAB771F" w16cex:dateUtc="2026-06-11T11:05:00Z"/>
  <w16cex:commentExtensible w16cex:durableId="38503A41" w16cex:dateUtc="2026-04-10T01:51:00Z"/>
  <w16cex:commentExtensible w16cex:durableId="18014E7E" w16cex:dateUtc="2026-05-07T15:28:00Z"/>
  <w16cex:commentExtensible w16cex:durableId="64583DAA" w16cex:dateUtc="2026-05-12T10:28:00Z"/>
  <w16cex:commentExtensible w16cex:durableId="781673CC" w16cex:dateUtc="2026-05-12T10:37:00Z"/>
  <w16cex:commentExtensible w16cex:durableId="1672BEF4" w16cex:dateUtc="2026-05-14T08:45:00Z"/>
  <w16cex:commentExtensible w16cex:durableId="73BC9331" w16cex:dateUtc="2026-05-07T10:30:00Z"/>
  <w16cex:commentExtensible w16cex:durableId="227E0AC5" w16cex:dateUtc="2026-05-07T10:33:00Z"/>
  <w16cex:commentExtensible w16cex:durableId="3CDC2FA8" w16cex:dateUtc="2026-05-14T10:26:00Z"/>
  <w16cex:commentExtensible w16cex:durableId="249DB846" w16cex:dateUtc="2026-03-26T10:13:00Z"/>
  <w16cex:commentExtensible w16cex:durableId="6212B416" w16cex:dateUtc="2026-05-20T11:10:00Z"/>
  <w16cex:commentExtensible w16cex:durableId="0E8199C1" w16cex:dateUtc="2026-04-02T11:01:00Z"/>
  <w16cex:commentExtensible w16cex:durableId="093D692B" w16cex:dateUtc="2026-05-19T08:46:00Z"/>
  <w16cex:commentExtensible w16cex:durableId="3DE85C69" w16cex:dateUtc="2026-05-20T11:33:00Z"/>
  <w16cex:commentExtensible w16cex:durableId="4B2AC9E2" w16cex:dateUtc="2026-05-20T11:21:00Z"/>
  <w16cex:commentExtensible w16cex:durableId="4935C9A5" w16cex:dateUtc="2026-05-20T11:24:00Z"/>
  <w16cex:commentExtensible w16cex:durableId="4C54CF07" w16cex:dateUtc="2026-03-17T19:12:00Z"/>
  <w16cex:commentExtensible w16cex:durableId="76821F99" w16cex:dateUtc="2026-04-06T15:32:00Z"/>
  <w16cex:commentExtensible w16cex:durableId="176D5FD3" w16cex:dateUtc="2026-06-29T23:50:00Z"/>
  <w16cex:commentExtensible w16cex:durableId="37BEE5E9" w16cex:dateUtc="2026-05-21T16:09:00Z"/>
  <w16cex:commentExtensible w16cex:durableId="293BDCEB" w16cex:dateUtc="2026-05-21T11:31:00Z"/>
  <w16cex:commentExtensible w16cex:durableId="21CEC5D4" w16cex:dateUtc="2026-05-20T14:16:00Z"/>
  <w16cex:commentExtensible w16cex:durableId="508FEA19" w16cex:dateUtc="2026-05-26T09:16:00Z"/>
  <w16cex:commentExtensible w16cex:durableId="13539467" w16cex:dateUtc="2026-05-26T10:28:00Z"/>
  <w16cex:commentExtensible w16cex:durableId="7C88950A" w16cex:dateUtc="2026-05-20T11:14:00Z"/>
  <w16cex:commentExtensible w16cex:durableId="1D39234E" w16cex:dateUtc="2026-06-11T14:44:00Z"/>
  <w16cex:commentExtensible w16cex:durableId="41D4E03E" w16cex:dateUtc="2026-04-06T10:52:00Z"/>
  <w16cex:commentExtensible w16cex:durableId="4C70E8B1" w16cex:dateUtc="2026-05-28T13:51:00Z"/>
  <w16cex:commentExtensible w16cex:durableId="60FD1128" w16cex:dateUtc="2026-04-06T10:56:00Z"/>
  <w16cex:commentExtensible w16cex:durableId="334F57C0" w16cex:dateUtc="2026-04-06T11:01:00Z"/>
  <w16cex:commentExtensible w16cex:durableId="5ADFC196" w16cex:dateUtc="2026-04-06T13:45:00Z"/>
  <w16cex:commentExtensible w16cex:durableId="65FD36C3" w16cex:dateUtc="2026-05-28T11:42:00Z"/>
  <w16cex:commentExtensible w16cex:durableId="08356B56" w16cex:dateUtc="2026-05-28T15:16:00Z"/>
  <w16cex:commentExtensible w16cex:durableId="4E1A2669" w16cex:dateUtc="2026-03-17T19:18:00Z"/>
  <w16cex:commentExtensible w16cex:durableId="71ABCE01" w16cex:dateUtc="2026-04-06T13:56:00Z"/>
  <w16cex:commentExtensible w16cex:durableId="7D571B82" w16cex:dateUtc="2026-04-06T13:59:00Z"/>
  <w16cex:commentExtensible w16cex:durableId="3184A9EB" w16cex:dateUtc="2026-03-17T19:20:00Z"/>
  <w16cex:commentExtensible w16cex:durableId="06EC3C48" w16cex:dateUtc="2026-04-07T10:21:00Z"/>
  <w16cex:commentExtensible w16cex:durableId="0A4FCE91" w16cex:dateUtc="2026-05-29T11:10:00Z"/>
  <w16cex:commentExtensible w16cex:durableId="76A53347" w16cex:dateUtc="2026-04-05T1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F3E2F2" w16cid:durableId="40427BE2"/>
  <w16cid:commentId w16cid:paraId="27F4CC43" w16cid:durableId="2307D4A2"/>
  <w16cid:commentId w16cid:paraId="19D74710" w16cid:durableId="2A3F18EC"/>
  <w16cid:commentId w16cid:paraId="07BE9094" w16cid:durableId="744664CE"/>
  <w16cid:commentId w16cid:paraId="6B3C0F46" w16cid:durableId="18822B24"/>
  <w16cid:commentId w16cid:paraId="09FEB8B9" w16cid:durableId="01014F8B"/>
  <w16cid:commentId w16cid:paraId="50E44565" w16cid:durableId="1592035C"/>
  <w16cid:commentId w16cid:paraId="1A560AB7" w16cid:durableId="23FE0149"/>
  <w16cid:commentId w16cid:paraId="5104716F" w16cid:durableId="0F6828D4"/>
  <w16cid:commentId w16cid:paraId="1B97FAD0" w16cid:durableId="40F71D28"/>
  <w16cid:commentId w16cid:paraId="0568536C" w16cid:durableId="3F14C12A"/>
  <w16cid:commentId w16cid:paraId="13AADA3E" w16cid:durableId="2D48AD8C"/>
  <w16cid:commentId w16cid:paraId="3A75BCB8" w16cid:durableId="2E3C10B1"/>
  <w16cid:commentId w16cid:paraId="24AC2F7C" w16cid:durableId="66467970"/>
  <w16cid:commentId w16cid:paraId="116FD4DC" w16cid:durableId="6C210FCF"/>
  <w16cid:commentId w16cid:paraId="77A61B45" w16cid:durableId="3EE0B976"/>
  <w16cid:commentId w16cid:paraId="1855FAFD" w16cid:durableId="27939BFB"/>
  <w16cid:commentId w16cid:paraId="13C9FC00" w16cid:durableId="42FC3AAF"/>
  <w16cid:commentId w16cid:paraId="20B3B43D" w16cid:durableId="1C648E80"/>
  <w16cid:commentId w16cid:paraId="580DAE55" w16cid:durableId="728AF225"/>
  <w16cid:commentId w16cid:paraId="1FE5E5BF" w16cid:durableId="41001074"/>
  <w16cid:commentId w16cid:paraId="3E8C48D3" w16cid:durableId="3AD02C93"/>
  <w16cid:commentId w16cid:paraId="69016B30" w16cid:durableId="22290B72"/>
  <w16cid:commentId w16cid:paraId="2D47C24E" w16cid:durableId="4A84E2D6"/>
  <w16cid:commentId w16cid:paraId="18416C05" w16cid:durableId="00E91DC3"/>
  <w16cid:commentId w16cid:paraId="4AF964B5" w16cid:durableId="4DEBFD69"/>
  <w16cid:commentId w16cid:paraId="5712EAAD" w16cid:durableId="648133EB"/>
  <w16cid:commentId w16cid:paraId="12383B87" w16cid:durableId="419224C0"/>
  <w16cid:commentId w16cid:paraId="22898B06" w16cid:durableId="35BCDAF9"/>
  <w16cid:commentId w16cid:paraId="401625A8" w16cid:durableId="4870F152"/>
  <w16cid:commentId w16cid:paraId="0F31DC42" w16cid:durableId="66FAD9EF"/>
  <w16cid:commentId w16cid:paraId="4EEC486E" w16cid:durableId="0C2B6595"/>
  <w16cid:commentId w16cid:paraId="253CFC1B" w16cid:durableId="176F6B14"/>
  <w16cid:commentId w16cid:paraId="3F2AF17F" w16cid:durableId="4970C2F2"/>
  <w16cid:commentId w16cid:paraId="7DB8D0ED" w16cid:durableId="2FD53C0E"/>
  <w16cid:commentId w16cid:paraId="4F8044AF" w16cid:durableId="471A265E"/>
  <w16cid:commentId w16cid:paraId="1162BA57" w16cid:durableId="4F73FC9C"/>
  <w16cid:commentId w16cid:paraId="53874F49" w16cid:durableId="747AA1A1"/>
  <w16cid:commentId w16cid:paraId="10F7FEA1" w16cid:durableId="168A2F8F"/>
  <w16cid:commentId w16cid:paraId="1F86C5A4" w16cid:durableId="1BC6E284"/>
  <w16cid:commentId w16cid:paraId="0DB89C16" w16cid:durableId="301EC616"/>
  <w16cid:commentId w16cid:paraId="2AFB7315" w16cid:durableId="7AA3E3E3"/>
  <w16cid:commentId w16cid:paraId="13BDE31B" w16cid:durableId="0E892C7F"/>
  <w16cid:commentId w16cid:paraId="6AA8E3D0" w16cid:durableId="4082D429"/>
  <w16cid:commentId w16cid:paraId="22EA2D64" w16cid:durableId="508DB00E"/>
  <w16cid:commentId w16cid:paraId="486FD051" w16cid:durableId="6FA3317A"/>
  <w16cid:commentId w16cid:paraId="3157CD68" w16cid:durableId="770A5E3D"/>
  <w16cid:commentId w16cid:paraId="2B9882B1" w16cid:durableId="56355686"/>
  <w16cid:commentId w16cid:paraId="4F5D4A05" w16cid:durableId="283C8D09"/>
  <w16cid:commentId w16cid:paraId="5AEA6214" w16cid:durableId="41508D91"/>
  <w16cid:commentId w16cid:paraId="29F99E9D" w16cid:durableId="32CE128E"/>
  <w16cid:commentId w16cid:paraId="4EBC79D4" w16cid:durableId="60D6C758"/>
  <w16cid:commentId w16cid:paraId="5082F6D5" w16cid:durableId="74D49880"/>
  <w16cid:commentId w16cid:paraId="239EED35" w16cid:durableId="16F30554"/>
  <w16cid:commentId w16cid:paraId="00056A82" w16cid:durableId="42E4E0E4"/>
  <w16cid:commentId w16cid:paraId="45959217" w16cid:durableId="1397B2E3"/>
  <w16cid:commentId w16cid:paraId="4C94750C" w16cid:durableId="7DAE576A"/>
  <w16cid:commentId w16cid:paraId="76342E3A" w16cid:durableId="6C8CF780"/>
  <w16cid:commentId w16cid:paraId="56D675A9" w16cid:durableId="620A6807"/>
  <w16cid:commentId w16cid:paraId="02653917" w16cid:durableId="6F8ABFB2"/>
  <w16cid:commentId w16cid:paraId="33CBA968" w16cid:durableId="31F2803F"/>
  <w16cid:commentId w16cid:paraId="057A4180" w16cid:durableId="4DABA60D"/>
  <w16cid:commentId w16cid:paraId="68FDA496" w16cid:durableId="346CFFC3"/>
  <w16cid:commentId w16cid:paraId="0AD764E8" w16cid:durableId="6BD3CF61"/>
  <w16cid:commentId w16cid:paraId="78C62905" w16cid:durableId="34B895C5"/>
  <w16cid:commentId w16cid:paraId="6B35D2A8" w16cid:durableId="3F3187B4"/>
  <w16cid:commentId w16cid:paraId="08669492" w16cid:durableId="4829F2F6"/>
  <w16cid:commentId w16cid:paraId="4D93877E" w16cid:durableId="3CF077AD"/>
  <w16cid:commentId w16cid:paraId="145EEF18" w16cid:durableId="606B206C"/>
  <w16cid:commentId w16cid:paraId="045A58D4" w16cid:durableId="4C935329"/>
  <w16cid:commentId w16cid:paraId="235873B7" w16cid:durableId="110105D9"/>
  <w16cid:commentId w16cid:paraId="7A826E88" w16cid:durableId="020156A4"/>
  <w16cid:commentId w16cid:paraId="3DEE72AC" w16cid:durableId="0C7021D3"/>
  <w16cid:commentId w16cid:paraId="100EBFFD" w16cid:durableId="17C5E328"/>
  <w16cid:commentId w16cid:paraId="69D5CEB5" w16cid:durableId="2CD3AE37"/>
  <w16cid:commentId w16cid:paraId="1BCD8311" w16cid:durableId="56A18964"/>
  <w16cid:commentId w16cid:paraId="0F1F29DD" w16cid:durableId="417FA7A0"/>
  <w16cid:commentId w16cid:paraId="50BD63F6" w16cid:durableId="1FF3B0DA"/>
  <w16cid:commentId w16cid:paraId="315C215B" w16cid:durableId="297FAA26"/>
  <w16cid:commentId w16cid:paraId="48ADA873" w16cid:durableId="1999E4E4"/>
  <w16cid:commentId w16cid:paraId="48BABACC" w16cid:durableId="7DC939A1"/>
  <w16cid:commentId w16cid:paraId="0D9C8397" w16cid:durableId="59D88DEE"/>
  <w16cid:commentId w16cid:paraId="0E6EA928" w16cid:durableId="3179701C"/>
  <w16cid:commentId w16cid:paraId="27E57EDC" w16cid:durableId="3A50CE05"/>
  <w16cid:commentId w16cid:paraId="57F97CC0" w16cid:durableId="09EC21F3"/>
  <w16cid:commentId w16cid:paraId="74546165" w16cid:durableId="58F4FB4B"/>
  <w16cid:commentId w16cid:paraId="4430E0AB" w16cid:durableId="64B3B6CD"/>
  <w16cid:commentId w16cid:paraId="4F10FDDA" w16cid:durableId="7D70A46C"/>
  <w16cid:commentId w16cid:paraId="108B1D40" w16cid:durableId="63C1C507"/>
  <w16cid:commentId w16cid:paraId="2D73891D" w16cid:durableId="50746DC2"/>
  <w16cid:commentId w16cid:paraId="22C4675F" w16cid:durableId="1B4B5849"/>
  <w16cid:commentId w16cid:paraId="53F19D81" w16cid:durableId="26755F7C"/>
  <w16cid:commentId w16cid:paraId="50FF4711" w16cid:durableId="6AE6B5F0"/>
  <w16cid:commentId w16cid:paraId="712E65A5" w16cid:durableId="778D0564"/>
  <w16cid:commentId w16cid:paraId="1A4000BE" w16cid:durableId="7C30D01D"/>
  <w16cid:commentId w16cid:paraId="6333773B" w16cid:durableId="73BA4150"/>
  <w16cid:commentId w16cid:paraId="5B4E9E37" w16cid:durableId="7143974D"/>
  <w16cid:commentId w16cid:paraId="31ACDDF2" w16cid:durableId="38F16324"/>
  <w16cid:commentId w16cid:paraId="6AFBAF7C" w16cid:durableId="11DB88C1"/>
  <w16cid:commentId w16cid:paraId="4860960F" w16cid:durableId="3321368F"/>
  <w16cid:commentId w16cid:paraId="55FF42C3" w16cid:durableId="4EF81D43"/>
  <w16cid:commentId w16cid:paraId="4B8D7BF3" w16cid:durableId="7CA88A5D"/>
  <w16cid:commentId w16cid:paraId="7F9FA677" w16cid:durableId="1806E985"/>
  <w16cid:commentId w16cid:paraId="6512CF32" w16cid:durableId="3635A3DE"/>
  <w16cid:commentId w16cid:paraId="545CBB1A" w16cid:durableId="202AFE98"/>
  <w16cid:commentId w16cid:paraId="0CFAE0AB" w16cid:durableId="6D465777"/>
  <w16cid:commentId w16cid:paraId="46D97462" w16cid:durableId="756BBBC0"/>
  <w16cid:commentId w16cid:paraId="0815F15B" w16cid:durableId="63F1F28B"/>
  <w16cid:commentId w16cid:paraId="0239B69C" w16cid:durableId="2DCCC224"/>
  <w16cid:commentId w16cid:paraId="101F9CDC" w16cid:durableId="684BE047"/>
  <w16cid:commentId w16cid:paraId="11BBB06D" w16cid:durableId="43BAE81F"/>
  <w16cid:commentId w16cid:paraId="265A3F81" w16cid:durableId="093717C9"/>
  <w16cid:commentId w16cid:paraId="22B6F62C" w16cid:durableId="0C305924"/>
  <w16cid:commentId w16cid:paraId="112AD59B" w16cid:durableId="67ECCB44"/>
  <w16cid:commentId w16cid:paraId="77B30291" w16cid:durableId="4E75C4A3"/>
  <w16cid:commentId w16cid:paraId="050BFB54" w16cid:durableId="27A341F5"/>
  <w16cid:commentId w16cid:paraId="47A22777" w16cid:durableId="4CDED6F7"/>
  <w16cid:commentId w16cid:paraId="254331C8" w16cid:durableId="4938FB31"/>
  <w16cid:commentId w16cid:paraId="4C593345" w16cid:durableId="3B66EB22"/>
  <w16cid:commentId w16cid:paraId="0A76B6E4" w16cid:durableId="04F7EDB4"/>
  <w16cid:commentId w16cid:paraId="6B3278E5" w16cid:durableId="2C80DA44"/>
  <w16cid:commentId w16cid:paraId="5DBD7D56" w16cid:durableId="5E5093C4"/>
  <w16cid:commentId w16cid:paraId="4C85A4BB" w16cid:durableId="57DC252D"/>
  <w16cid:commentId w16cid:paraId="00C53ED3" w16cid:durableId="360DE7F8"/>
  <w16cid:commentId w16cid:paraId="1FCFE449" w16cid:durableId="6080B640"/>
  <w16cid:commentId w16cid:paraId="4DAD424C" w16cid:durableId="029097BA"/>
  <w16cid:commentId w16cid:paraId="192DBD7A" w16cid:durableId="0766A603"/>
  <w16cid:commentId w16cid:paraId="175A17FC" w16cid:durableId="00E7A9E1"/>
  <w16cid:commentId w16cid:paraId="039225E3" w16cid:durableId="616B1362"/>
  <w16cid:commentId w16cid:paraId="25E244DB" w16cid:durableId="3FBD73C4"/>
  <w16cid:commentId w16cid:paraId="102B7276" w16cid:durableId="1F457B52"/>
  <w16cid:commentId w16cid:paraId="7126108A" w16cid:durableId="2B02B8EC"/>
  <w16cid:commentId w16cid:paraId="6B6C02B7" w16cid:durableId="14403D83"/>
  <w16cid:commentId w16cid:paraId="3F97C81D" w16cid:durableId="500EDB84"/>
  <w16cid:commentId w16cid:paraId="676003D3" w16cid:durableId="0C43C67A"/>
  <w16cid:commentId w16cid:paraId="673B4445" w16cid:durableId="1E80FDE8"/>
  <w16cid:commentId w16cid:paraId="66C02F0A" w16cid:durableId="7B6A0661"/>
  <w16cid:commentId w16cid:paraId="60B44847" w16cid:durableId="708B828E"/>
  <w16cid:commentId w16cid:paraId="19F325BE" w16cid:durableId="3C54B69C"/>
  <w16cid:commentId w16cid:paraId="468C83EB" w16cid:durableId="3A02A61D"/>
  <w16cid:commentId w16cid:paraId="2DB94B81" w16cid:durableId="459A6FD9"/>
  <w16cid:commentId w16cid:paraId="5E79C587" w16cid:durableId="77E9FC18"/>
  <w16cid:commentId w16cid:paraId="4FF8AC9D" w16cid:durableId="2290DE81"/>
  <w16cid:commentId w16cid:paraId="5A006C30" w16cid:durableId="2C650F3B"/>
  <w16cid:commentId w16cid:paraId="6C2C8719" w16cid:durableId="5BC91782"/>
  <w16cid:commentId w16cid:paraId="2BF1B031" w16cid:durableId="69B85C9B"/>
  <w16cid:commentId w16cid:paraId="58537AB5" w16cid:durableId="3C413E8A"/>
  <w16cid:commentId w16cid:paraId="76A1CE66" w16cid:durableId="358418CC"/>
  <w16cid:commentId w16cid:paraId="6BD21D0C" w16cid:durableId="0E94523B"/>
  <w16cid:commentId w16cid:paraId="7C1042D9" w16cid:durableId="455C7438"/>
  <w16cid:commentId w16cid:paraId="7C027A25" w16cid:durableId="7BF8730B"/>
  <w16cid:commentId w16cid:paraId="258F0112" w16cid:durableId="4EAB771F"/>
  <w16cid:commentId w16cid:paraId="1F799B5A" w16cid:durableId="38503A41"/>
  <w16cid:commentId w16cid:paraId="6837F65D" w16cid:durableId="18014E7E"/>
  <w16cid:commentId w16cid:paraId="45F33F4D" w16cid:durableId="64583DAA"/>
  <w16cid:commentId w16cid:paraId="1FD04DEF" w16cid:durableId="781673CC"/>
  <w16cid:commentId w16cid:paraId="154A7EF4" w16cid:durableId="1672BEF4"/>
  <w16cid:commentId w16cid:paraId="3F567B09" w16cid:durableId="73BC9331"/>
  <w16cid:commentId w16cid:paraId="1390B9A9" w16cid:durableId="227E0AC5"/>
  <w16cid:commentId w16cid:paraId="4209738C" w16cid:durableId="3CDC2FA8"/>
  <w16cid:commentId w16cid:paraId="5A190668" w16cid:durableId="249DB846"/>
  <w16cid:commentId w16cid:paraId="184BFD7A" w16cid:durableId="6212B416"/>
  <w16cid:commentId w16cid:paraId="49053ABD" w16cid:durableId="0E8199C1"/>
  <w16cid:commentId w16cid:paraId="155F61C7" w16cid:durableId="093D692B"/>
  <w16cid:commentId w16cid:paraId="7A9C0223" w16cid:durableId="3DE85C69"/>
  <w16cid:commentId w16cid:paraId="052B90C7" w16cid:durableId="4B2AC9E2"/>
  <w16cid:commentId w16cid:paraId="03E7A747" w16cid:durableId="4935C9A5"/>
  <w16cid:commentId w16cid:paraId="22230FE4" w16cid:durableId="4C54CF07"/>
  <w16cid:commentId w16cid:paraId="74CDDE04" w16cid:durableId="76821F99"/>
  <w16cid:commentId w16cid:paraId="0D53914F" w16cid:durableId="176D5FD3"/>
  <w16cid:commentId w16cid:paraId="3C37A8AC" w16cid:durableId="37BEE5E9"/>
  <w16cid:commentId w16cid:paraId="0DCF94D0" w16cid:durableId="293BDCEB"/>
  <w16cid:commentId w16cid:paraId="1229725E" w16cid:durableId="21CEC5D4"/>
  <w16cid:commentId w16cid:paraId="16AD9AB6" w16cid:durableId="508FEA19"/>
  <w16cid:commentId w16cid:paraId="64211B5B" w16cid:durableId="13539467"/>
  <w16cid:commentId w16cid:paraId="3FD3A237" w16cid:durableId="7C88950A"/>
  <w16cid:commentId w16cid:paraId="0C2E8C4B" w16cid:durableId="1D39234E"/>
  <w16cid:commentId w16cid:paraId="34289ECF" w16cid:durableId="41D4E03E"/>
  <w16cid:commentId w16cid:paraId="41061A2E" w16cid:durableId="4C70E8B1"/>
  <w16cid:commentId w16cid:paraId="7DD28481" w16cid:durableId="60FD1128"/>
  <w16cid:commentId w16cid:paraId="5C3BACD9" w16cid:durableId="334F57C0"/>
  <w16cid:commentId w16cid:paraId="7C4DECE3" w16cid:durableId="5ADFC196"/>
  <w16cid:commentId w16cid:paraId="08E7FC5C" w16cid:durableId="65FD36C3"/>
  <w16cid:commentId w16cid:paraId="459EC320" w16cid:durableId="08356B56"/>
  <w16cid:commentId w16cid:paraId="61C677D6" w16cid:durableId="4E1A2669"/>
  <w16cid:commentId w16cid:paraId="0B1BC9E6" w16cid:durableId="71ABCE01"/>
  <w16cid:commentId w16cid:paraId="47B6EA49" w16cid:durableId="7D571B82"/>
  <w16cid:commentId w16cid:paraId="0974DB84" w16cid:durableId="3184A9EB"/>
  <w16cid:commentId w16cid:paraId="588ED7F3" w16cid:durableId="06EC3C48"/>
  <w16cid:commentId w16cid:paraId="3D9FD80C" w16cid:durableId="0A4FCE91"/>
  <w16cid:commentId w16cid:paraId="39618687" w16cid:durableId="76A533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03B6E" w14:textId="77777777" w:rsidR="00AF7282" w:rsidRDefault="00AF7282">
      <w:pPr>
        <w:spacing w:after="0" w:line="240" w:lineRule="auto"/>
      </w:pPr>
      <w:r>
        <w:separator/>
      </w:r>
    </w:p>
  </w:endnote>
  <w:endnote w:type="continuationSeparator" w:id="0">
    <w:p w14:paraId="42A2F3F2" w14:textId="77777777" w:rsidR="00AF7282" w:rsidRDefault="00AF7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132805"/>
      <w:docPartObj>
        <w:docPartGallery w:val="Page Numbers (Bottom of Page)"/>
        <w:docPartUnique/>
      </w:docPartObj>
    </w:sdtPr>
    <w:sdtEndPr/>
    <w:sdtContent>
      <w:p w14:paraId="34919F74" w14:textId="6EA702D6" w:rsidR="008C1490" w:rsidRDefault="008C1490">
        <w:pPr>
          <w:pStyle w:val="Rodap"/>
          <w:jc w:val="right"/>
        </w:pPr>
        <w:r>
          <w:fldChar w:fldCharType="begin"/>
        </w:r>
        <w:r>
          <w:instrText>PAGE   \* MERGEFORMAT</w:instrText>
        </w:r>
        <w:r>
          <w:fldChar w:fldCharType="separate"/>
        </w:r>
        <w:r>
          <w:t>2</w:t>
        </w:r>
        <w:r>
          <w:fldChar w:fldCharType="end"/>
        </w:r>
      </w:p>
    </w:sdtContent>
  </w:sdt>
  <w:p w14:paraId="58429D12" w14:textId="19C84F29" w:rsidR="005E68AA" w:rsidRDefault="005E68AA">
    <w:pPr>
      <w:spacing w:after="0" w:line="259" w:lineRule="auto"/>
      <w:ind w:left="142"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56591"/>
      <w:docPartObj>
        <w:docPartGallery w:val="Page Numbers (Bottom of Page)"/>
        <w:docPartUnique/>
      </w:docPartObj>
    </w:sdtPr>
    <w:sdtEndPr/>
    <w:sdtContent>
      <w:p w14:paraId="3B03F6A6" w14:textId="293C6C0A" w:rsidR="008C1490" w:rsidRDefault="008C1490">
        <w:pPr>
          <w:pStyle w:val="Rodap"/>
          <w:jc w:val="right"/>
        </w:pPr>
        <w:r>
          <w:fldChar w:fldCharType="begin"/>
        </w:r>
        <w:r>
          <w:instrText>PAGE   \* MERGEFORMAT</w:instrText>
        </w:r>
        <w:r>
          <w:fldChar w:fldCharType="separate"/>
        </w:r>
        <w:r>
          <w:t>2</w:t>
        </w:r>
        <w:r>
          <w:fldChar w:fldCharType="end"/>
        </w:r>
      </w:p>
    </w:sdtContent>
  </w:sdt>
  <w:p w14:paraId="79761977" w14:textId="77777777" w:rsidR="008C1490" w:rsidRDefault="008C149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B7BA9" w14:textId="77777777" w:rsidR="00AF7282" w:rsidRDefault="00AF7282">
      <w:pPr>
        <w:spacing w:after="0" w:line="240" w:lineRule="auto"/>
      </w:pPr>
      <w:r>
        <w:separator/>
      </w:r>
    </w:p>
  </w:footnote>
  <w:footnote w:type="continuationSeparator" w:id="0">
    <w:p w14:paraId="2F9D2F92" w14:textId="77777777" w:rsidR="00AF7282" w:rsidRDefault="00AF728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7oHkUmduQhDO4" int2:id="sdzOXygp">
      <int2:state int2:value="Rejected" int2:type="spell"/>
    </int2:textHash>
    <int2:textHash int2:hashCode="V26cqFE5XB8v1D" int2:id="6ga3jeSE">
      <int2:state int2:value="Rejected" int2:type="spell"/>
    </int2:textHash>
    <int2:textHash int2:hashCode="n7WhQxpC6+FP9z" int2:id="YDyCPEWA">
      <int2:state int2:value="Rejected" int2:type="spell"/>
    </int2:textHash>
    <int2:bookmark int2:bookmarkName="_Int_SdwKuRPY" int2:invalidationBookmarkName="" int2:hashCode="8BJOKN6BbN8lWh" int2:id="Z9cD578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0941"/>
    <w:multiLevelType w:val="hybridMultilevel"/>
    <w:tmpl w:val="080C2058"/>
    <w:lvl w:ilvl="0" w:tplc="357AD132">
      <w:start w:val="1"/>
      <w:numFmt w:val="decimal"/>
      <w:lvlText w:val="11"/>
      <w:lvlJc w:val="left"/>
      <w:pPr>
        <w:ind w:left="720" w:hanging="360"/>
      </w:pPr>
    </w:lvl>
    <w:lvl w:ilvl="1" w:tplc="E4448E84">
      <w:start w:val="1"/>
      <w:numFmt w:val="lowerLetter"/>
      <w:lvlText w:val="%2."/>
      <w:lvlJc w:val="left"/>
      <w:pPr>
        <w:ind w:left="1440" w:hanging="360"/>
      </w:pPr>
    </w:lvl>
    <w:lvl w:ilvl="2" w:tplc="FB244726">
      <w:start w:val="1"/>
      <w:numFmt w:val="lowerRoman"/>
      <w:lvlText w:val="%3."/>
      <w:lvlJc w:val="right"/>
      <w:pPr>
        <w:ind w:left="2160" w:hanging="180"/>
      </w:pPr>
    </w:lvl>
    <w:lvl w:ilvl="3" w:tplc="EFC4CFBA">
      <w:start w:val="1"/>
      <w:numFmt w:val="decimal"/>
      <w:lvlText w:val="%4."/>
      <w:lvlJc w:val="left"/>
      <w:pPr>
        <w:ind w:left="2880" w:hanging="360"/>
      </w:pPr>
    </w:lvl>
    <w:lvl w:ilvl="4" w:tplc="D16E0D3A">
      <w:start w:val="1"/>
      <w:numFmt w:val="lowerLetter"/>
      <w:lvlText w:val="%5."/>
      <w:lvlJc w:val="left"/>
      <w:pPr>
        <w:ind w:left="3600" w:hanging="360"/>
      </w:pPr>
    </w:lvl>
    <w:lvl w:ilvl="5" w:tplc="A6D01594">
      <w:start w:val="1"/>
      <w:numFmt w:val="lowerRoman"/>
      <w:lvlText w:val="%6."/>
      <w:lvlJc w:val="right"/>
      <w:pPr>
        <w:ind w:left="4320" w:hanging="180"/>
      </w:pPr>
    </w:lvl>
    <w:lvl w:ilvl="6" w:tplc="293EB6FC">
      <w:start w:val="1"/>
      <w:numFmt w:val="decimal"/>
      <w:lvlText w:val="%7."/>
      <w:lvlJc w:val="left"/>
      <w:pPr>
        <w:ind w:left="5040" w:hanging="360"/>
      </w:pPr>
    </w:lvl>
    <w:lvl w:ilvl="7" w:tplc="8E6E98A6">
      <w:start w:val="1"/>
      <w:numFmt w:val="lowerLetter"/>
      <w:lvlText w:val="%8."/>
      <w:lvlJc w:val="left"/>
      <w:pPr>
        <w:ind w:left="5760" w:hanging="360"/>
      </w:pPr>
    </w:lvl>
    <w:lvl w:ilvl="8" w:tplc="C2CA7A0C">
      <w:start w:val="1"/>
      <w:numFmt w:val="lowerRoman"/>
      <w:lvlText w:val="%9."/>
      <w:lvlJc w:val="right"/>
      <w:pPr>
        <w:ind w:left="6480" w:hanging="180"/>
      </w:pPr>
    </w:lvl>
  </w:abstractNum>
  <w:abstractNum w:abstractNumId="1" w15:restartNumberingAfterBreak="0">
    <w:nsid w:val="00C41185"/>
    <w:multiLevelType w:val="hybridMultilevel"/>
    <w:tmpl w:val="F77E4110"/>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 w15:restartNumberingAfterBreak="0">
    <w:nsid w:val="00D4054A"/>
    <w:multiLevelType w:val="hybridMultilevel"/>
    <w:tmpl w:val="09E8538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 w15:restartNumberingAfterBreak="0">
    <w:nsid w:val="01374945"/>
    <w:multiLevelType w:val="hybridMultilevel"/>
    <w:tmpl w:val="B9046A56"/>
    <w:lvl w:ilvl="0" w:tplc="EEBAD616">
      <w:start w:val="1"/>
      <w:numFmt w:val="decimal"/>
      <w:lvlText w:val="%1."/>
      <w:lvlJc w:val="left"/>
      <w:pPr>
        <w:ind w:left="502" w:hanging="360"/>
      </w:pPr>
    </w:lvl>
    <w:lvl w:ilvl="1" w:tplc="B4605494">
      <w:start w:val="1"/>
      <w:numFmt w:val="lowerLetter"/>
      <w:lvlText w:val="%2."/>
      <w:lvlJc w:val="left"/>
      <w:pPr>
        <w:ind w:left="1222" w:hanging="360"/>
      </w:pPr>
    </w:lvl>
    <w:lvl w:ilvl="2" w:tplc="1BE484DA">
      <w:start w:val="1"/>
      <w:numFmt w:val="lowerRoman"/>
      <w:lvlText w:val="%3."/>
      <w:lvlJc w:val="right"/>
      <w:pPr>
        <w:ind w:left="1942" w:hanging="180"/>
      </w:pPr>
    </w:lvl>
    <w:lvl w:ilvl="3" w:tplc="2F682CE0">
      <w:start w:val="1"/>
      <w:numFmt w:val="decimal"/>
      <w:lvlText w:val="%4."/>
      <w:lvlJc w:val="left"/>
      <w:pPr>
        <w:ind w:left="2662" w:hanging="360"/>
      </w:pPr>
    </w:lvl>
    <w:lvl w:ilvl="4" w:tplc="04F20368">
      <w:start w:val="1"/>
      <w:numFmt w:val="lowerLetter"/>
      <w:lvlText w:val="%5."/>
      <w:lvlJc w:val="left"/>
      <w:pPr>
        <w:ind w:left="3382" w:hanging="360"/>
      </w:pPr>
    </w:lvl>
    <w:lvl w:ilvl="5" w:tplc="15F80FA8">
      <w:start w:val="1"/>
      <w:numFmt w:val="lowerRoman"/>
      <w:lvlText w:val="%6."/>
      <w:lvlJc w:val="right"/>
      <w:pPr>
        <w:ind w:left="4102" w:hanging="180"/>
      </w:pPr>
    </w:lvl>
    <w:lvl w:ilvl="6" w:tplc="E6EEC3F0">
      <w:start w:val="1"/>
      <w:numFmt w:val="decimal"/>
      <w:lvlText w:val="%7."/>
      <w:lvlJc w:val="left"/>
      <w:pPr>
        <w:ind w:left="4822" w:hanging="360"/>
      </w:pPr>
    </w:lvl>
    <w:lvl w:ilvl="7" w:tplc="65CCC2FE">
      <w:start w:val="1"/>
      <w:numFmt w:val="lowerLetter"/>
      <w:lvlText w:val="%8."/>
      <w:lvlJc w:val="left"/>
      <w:pPr>
        <w:ind w:left="5542" w:hanging="360"/>
      </w:pPr>
    </w:lvl>
    <w:lvl w:ilvl="8" w:tplc="FE2A3E1E">
      <w:start w:val="1"/>
      <w:numFmt w:val="lowerRoman"/>
      <w:lvlText w:val="%9."/>
      <w:lvlJc w:val="right"/>
      <w:pPr>
        <w:ind w:left="6262" w:hanging="180"/>
      </w:pPr>
    </w:lvl>
  </w:abstractNum>
  <w:abstractNum w:abstractNumId="4" w15:restartNumberingAfterBreak="0">
    <w:nsid w:val="016A5D4F"/>
    <w:multiLevelType w:val="hybridMultilevel"/>
    <w:tmpl w:val="F1B8D9B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5" w15:restartNumberingAfterBreak="0">
    <w:nsid w:val="01D90BEC"/>
    <w:multiLevelType w:val="hybridMultilevel"/>
    <w:tmpl w:val="15F487C4"/>
    <w:lvl w:ilvl="0" w:tplc="FFFFFFFF">
      <w:start w:val="1"/>
      <w:numFmt w:val="lowerLetter"/>
      <w:lvlText w:val="%1)"/>
      <w:lvlJc w:val="left"/>
      <w:pPr>
        <w:ind w:left="1002"/>
      </w:pPr>
      <w:rPr>
        <w:rFonts w:ascii="Garamond" w:hAnsi="Garamond" w:hint="default"/>
        <w:b w:val="0"/>
        <w:i/>
        <w:iCs/>
        <w:strike w:val="0"/>
        <w:dstrike w:val="0"/>
        <w:color w:val="000000"/>
        <w:sz w:val="24"/>
        <w:szCs w:val="24"/>
        <w:u w:val="none" w:color="000000"/>
        <w:bdr w:val="none" w:sz="0" w:space="0" w:color="auto"/>
        <w:shd w:val="clear" w:color="auto" w:fill="auto"/>
        <w:vertAlign w:val="baseline"/>
      </w:rPr>
    </w:lvl>
    <w:lvl w:ilvl="1" w:tplc="A0E4E4D8">
      <w:start w:val="1"/>
      <w:numFmt w:val="lowerLetter"/>
      <w:lvlText w:val="%2"/>
      <w:lvlJc w:val="left"/>
      <w:pPr>
        <w:ind w:left="16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C3CC169E">
      <w:start w:val="1"/>
      <w:numFmt w:val="lowerRoman"/>
      <w:lvlText w:val="%3"/>
      <w:lvlJc w:val="left"/>
      <w:pPr>
        <w:ind w:left="23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230CE1CC">
      <w:start w:val="1"/>
      <w:numFmt w:val="decimal"/>
      <w:lvlText w:val="%4"/>
      <w:lvlJc w:val="left"/>
      <w:pPr>
        <w:ind w:left="30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09E86AA6">
      <w:start w:val="1"/>
      <w:numFmt w:val="lowerLetter"/>
      <w:lvlText w:val="%5"/>
      <w:lvlJc w:val="left"/>
      <w:pPr>
        <w:ind w:left="380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BD8AEA78">
      <w:start w:val="1"/>
      <w:numFmt w:val="lowerRoman"/>
      <w:lvlText w:val="%6"/>
      <w:lvlJc w:val="left"/>
      <w:pPr>
        <w:ind w:left="452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5982996">
      <w:start w:val="1"/>
      <w:numFmt w:val="decimal"/>
      <w:lvlText w:val="%7"/>
      <w:lvlJc w:val="left"/>
      <w:pPr>
        <w:ind w:left="52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1E40076">
      <w:start w:val="1"/>
      <w:numFmt w:val="lowerLetter"/>
      <w:lvlText w:val="%8"/>
      <w:lvlJc w:val="left"/>
      <w:pPr>
        <w:ind w:left="59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DFC734C">
      <w:start w:val="1"/>
      <w:numFmt w:val="lowerRoman"/>
      <w:lvlText w:val="%9"/>
      <w:lvlJc w:val="left"/>
      <w:pPr>
        <w:ind w:left="66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1FB2BA1"/>
    <w:multiLevelType w:val="hybridMultilevel"/>
    <w:tmpl w:val="FC0265FA"/>
    <w:lvl w:ilvl="0" w:tplc="08160017">
      <w:start w:val="1"/>
      <w:numFmt w:val="lowerLetter"/>
      <w:lvlText w:val="%1)"/>
      <w:lvlJc w:val="lef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7" w15:restartNumberingAfterBreak="0">
    <w:nsid w:val="02592E86"/>
    <w:multiLevelType w:val="hybridMultilevel"/>
    <w:tmpl w:val="2E00FB20"/>
    <w:lvl w:ilvl="0" w:tplc="A4A000F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BA04F2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AF89CEE">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1249E72">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A22CB64">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3044D9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F9EEB2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6CDCA69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4E3A8354">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2A933CA"/>
    <w:multiLevelType w:val="hybridMultilevel"/>
    <w:tmpl w:val="1E4002E2"/>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02DB8C35"/>
    <w:multiLevelType w:val="hybridMultilevel"/>
    <w:tmpl w:val="BE3A53AC"/>
    <w:lvl w:ilvl="0" w:tplc="5A88A50A">
      <w:start w:val="1"/>
      <w:numFmt w:val="decimal"/>
      <w:lvlText w:val="3"/>
      <w:lvlJc w:val="left"/>
      <w:pPr>
        <w:ind w:left="502" w:hanging="360"/>
      </w:pPr>
    </w:lvl>
    <w:lvl w:ilvl="1" w:tplc="23AE3368">
      <w:start w:val="1"/>
      <w:numFmt w:val="lowerLetter"/>
      <w:lvlText w:val="%2."/>
      <w:lvlJc w:val="left"/>
      <w:pPr>
        <w:ind w:left="1222" w:hanging="360"/>
      </w:pPr>
    </w:lvl>
    <w:lvl w:ilvl="2" w:tplc="6F4A06BE">
      <w:start w:val="1"/>
      <w:numFmt w:val="lowerRoman"/>
      <w:lvlText w:val="%3."/>
      <w:lvlJc w:val="right"/>
      <w:pPr>
        <w:ind w:left="1942" w:hanging="180"/>
      </w:pPr>
    </w:lvl>
    <w:lvl w:ilvl="3" w:tplc="E36EA23C">
      <w:start w:val="1"/>
      <w:numFmt w:val="decimal"/>
      <w:lvlText w:val="%4."/>
      <w:lvlJc w:val="left"/>
      <w:pPr>
        <w:ind w:left="2662" w:hanging="360"/>
      </w:pPr>
    </w:lvl>
    <w:lvl w:ilvl="4" w:tplc="6E763186">
      <w:start w:val="1"/>
      <w:numFmt w:val="lowerLetter"/>
      <w:lvlText w:val="%5."/>
      <w:lvlJc w:val="left"/>
      <w:pPr>
        <w:ind w:left="3382" w:hanging="360"/>
      </w:pPr>
    </w:lvl>
    <w:lvl w:ilvl="5" w:tplc="33AEE7F2">
      <w:start w:val="1"/>
      <w:numFmt w:val="lowerRoman"/>
      <w:lvlText w:val="%6."/>
      <w:lvlJc w:val="right"/>
      <w:pPr>
        <w:ind w:left="4102" w:hanging="180"/>
      </w:pPr>
    </w:lvl>
    <w:lvl w:ilvl="6" w:tplc="C8E2375C">
      <w:start w:val="1"/>
      <w:numFmt w:val="decimal"/>
      <w:lvlText w:val="%7."/>
      <w:lvlJc w:val="left"/>
      <w:pPr>
        <w:ind w:left="4822" w:hanging="360"/>
      </w:pPr>
    </w:lvl>
    <w:lvl w:ilvl="7" w:tplc="42FC11C4">
      <w:start w:val="1"/>
      <w:numFmt w:val="lowerLetter"/>
      <w:lvlText w:val="%8."/>
      <w:lvlJc w:val="left"/>
      <w:pPr>
        <w:ind w:left="5542" w:hanging="360"/>
      </w:pPr>
    </w:lvl>
    <w:lvl w:ilvl="8" w:tplc="0B787DCA">
      <w:start w:val="1"/>
      <w:numFmt w:val="lowerRoman"/>
      <w:lvlText w:val="%9."/>
      <w:lvlJc w:val="right"/>
      <w:pPr>
        <w:ind w:left="6262" w:hanging="180"/>
      </w:pPr>
    </w:lvl>
  </w:abstractNum>
  <w:abstractNum w:abstractNumId="10" w15:restartNumberingAfterBreak="0">
    <w:nsid w:val="02F80EDB"/>
    <w:multiLevelType w:val="hybridMultilevel"/>
    <w:tmpl w:val="14CC5D7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02FE7099"/>
    <w:multiLevelType w:val="multilevel"/>
    <w:tmpl w:val="E0D8680C"/>
    <w:lvl w:ilvl="0">
      <w:start w:val="3"/>
      <w:numFmt w:val="lowerLetter"/>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00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7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3F04904"/>
    <w:multiLevelType w:val="hybridMultilevel"/>
    <w:tmpl w:val="B8E8112E"/>
    <w:lvl w:ilvl="0" w:tplc="4F1C39D4">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A960E3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FF805A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F18A8A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AC4432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544501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B40F66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ACA078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7A6A29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418296B"/>
    <w:multiLevelType w:val="hybridMultilevel"/>
    <w:tmpl w:val="3104CFB0"/>
    <w:lvl w:ilvl="0" w:tplc="15162DA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206961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A42D4D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AE92AC7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BD6768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BFEB22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EDA3DF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08295F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A2045D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4B490A8"/>
    <w:multiLevelType w:val="hybridMultilevel"/>
    <w:tmpl w:val="83F0F916"/>
    <w:lvl w:ilvl="0" w:tplc="525E3592">
      <w:start w:val="1"/>
      <w:numFmt w:val="lowerLetter"/>
      <w:lvlText w:val="%1)"/>
      <w:lvlJc w:val="left"/>
      <w:pPr>
        <w:ind w:left="720" w:hanging="360"/>
      </w:pPr>
    </w:lvl>
    <w:lvl w:ilvl="1" w:tplc="73645824">
      <w:start w:val="1"/>
      <w:numFmt w:val="lowerLetter"/>
      <w:lvlText w:val="%2."/>
      <w:lvlJc w:val="left"/>
      <w:pPr>
        <w:ind w:left="1440" w:hanging="360"/>
      </w:pPr>
    </w:lvl>
    <w:lvl w:ilvl="2" w:tplc="C01A1D9A">
      <w:start w:val="1"/>
      <w:numFmt w:val="lowerRoman"/>
      <w:lvlText w:val="%3."/>
      <w:lvlJc w:val="right"/>
      <w:pPr>
        <w:ind w:left="2160" w:hanging="180"/>
      </w:pPr>
    </w:lvl>
    <w:lvl w:ilvl="3" w:tplc="0ECCEFB8">
      <w:start w:val="1"/>
      <w:numFmt w:val="decimal"/>
      <w:lvlText w:val="%4."/>
      <w:lvlJc w:val="left"/>
      <w:pPr>
        <w:ind w:left="2880" w:hanging="360"/>
      </w:pPr>
    </w:lvl>
    <w:lvl w:ilvl="4" w:tplc="1CF67964">
      <w:start w:val="1"/>
      <w:numFmt w:val="lowerLetter"/>
      <w:lvlText w:val="%5."/>
      <w:lvlJc w:val="left"/>
      <w:pPr>
        <w:ind w:left="3600" w:hanging="360"/>
      </w:pPr>
    </w:lvl>
    <w:lvl w:ilvl="5" w:tplc="688A0212">
      <w:start w:val="1"/>
      <w:numFmt w:val="lowerRoman"/>
      <w:lvlText w:val="%6."/>
      <w:lvlJc w:val="right"/>
      <w:pPr>
        <w:ind w:left="4320" w:hanging="180"/>
      </w:pPr>
    </w:lvl>
    <w:lvl w:ilvl="6" w:tplc="BE6609B6">
      <w:start w:val="1"/>
      <w:numFmt w:val="decimal"/>
      <w:lvlText w:val="%7."/>
      <w:lvlJc w:val="left"/>
      <w:pPr>
        <w:ind w:left="5040" w:hanging="360"/>
      </w:pPr>
    </w:lvl>
    <w:lvl w:ilvl="7" w:tplc="C4A22D18">
      <w:start w:val="1"/>
      <w:numFmt w:val="lowerLetter"/>
      <w:lvlText w:val="%8."/>
      <w:lvlJc w:val="left"/>
      <w:pPr>
        <w:ind w:left="5760" w:hanging="360"/>
      </w:pPr>
    </w:lvl>
    <w:lvl w:ilvl="8" w:tplc="79286A44">
      <w:start w:val="1"/>
      <w:numFmt w:val="lowerRoman"/>
      <w:lvlText w:val="%9."/>
      <w:lvlJc w:val="right"/>
      <w:pPr>
        <w:ind w:left="6480" w:hanging="180"/>
      </w:pPr>
    </w:lvl>
  </w:abstractNum>
  <w:abstractNum w:abstractNumId="15" w15:restartNumberingAfterBreak="0">
    <w:nsid w:val="05523D85"/>
    <w:multiLevelType w:val="hybridMultilevel"/>
    <w:tmpl w:val="97A03DF4"/>
    <w:lvl w:ilvl="0" w:tplc="1348F4BC">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396B73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56E49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780A6B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4B6778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2383A5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1F4BF9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4AF6530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D6AA63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5A23A76"/>
    <w:multiLevelType w:val="hybridMultilevel"/>
    <w:tmpl w:val="F4C6EAFC"/>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 w15:restartNumberingAfterBreak="0">
    <w:nsid w:val="05CE5AB3"/>
    <w:multiLevelType w:val="multilevel"/>
    <w:tmpl w:val="F94EA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232EA2"/>
    <w:multiLevelType w:val="hybridMultilevel"/>
    <w:tmpl w:val="743A64F2"/>
    <w:lvl w:ilvl="0" w:tplc="03D2EB00">
      <w:start w:val="9"/>
      <w:numFmt w:val="decimal"/>
      <w:lvlText w:val="%1"/>
      <w:lvlJc w:val="left"/>
      <w:pPr>
        <w:ind w:left="27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EE6B468">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E70AAF0">
      <w:start w:val="1"/>
      <w:numFmt w:val="lowerRoman"/>
      <w:lvlText w:val="%3"/>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66B83C84">
      <w:start w:val="1"/>
      <w:numFmt w:val="decimal"/>
      <w:lvlText w:val="%4"/>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0678A99E">
      <w:start w:val="1"/>
      <w:numFmt w:val="lowerLetter"/>
      <w:lvlText w:val="%5"/>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E626E6A">
      <w:start w:val="1"/>
      <w:numFmt w:val="lowerRoman"/>
      <w:lvlText w:val="%6"/>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9063FD0">
      <w:start w:val="1"/>
      <w:numFmt w:val="decimal"/>
      <w:lvlText w:val="%7"/>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A6268DA">
      <w:start w:val="1"/>
      <w:numFmt w:val="lowerLetter"/>
      <w:lvlText w:val="%8"/>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D13437E4">
      <w:start w:val="1"/>
      <w:numFmt w:val="lowerRoman"/>
      <w:lvlText w:val="%9"/>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63A12A9"/>
    <w:multiLevelType w:val="hybridMultilevel"/>
    <w:tmpl w:val="2E8AAF36"/>
    <w:lvl w:ilvl="0" w:tplc="156AE9EE">
      <w:start w:val="2"/>
      <w:numFmt w:val="decimal"/>
      <w:lvlText w:val="%1."/>
      <w:lvlJc w:val="left"/>
      <w:pPr>
        <w:ind w:left="12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09A3CE0">
      <w:start w:val="1"/>
      <w:numFmt w:val="lowerLetter"/>
      <w:lvlText w:val="%2"/>
      <w:lvlJc w:val="left"/>
      <w:pPr>
        <w:ind w:left="17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CE6BF1E">
      <w:start w:val="1"/>
      <w:numFmt w:val="lowerRoman"/>
      <w:lvlText w:val="%3"/>
      <w:lvlJc w:val="left"/>
      <w:pPr>
        <w:ind w:left="25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0AA4B7E">
      <w:start w:val="1"/>
      <w:numFmt w:val="decimal"/>
      <w:lvlText w:val="%4"/>
      <w:lvlJc w:val="left"/>
      <w:pPr>
        <w:ind w:left="32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0262DBE">
      <w:start w:val="1"/>
      <w:numFmt w:val="lowerLetter"/>
      <w:lvlText w:val="%5"/>
      <w:lvlJc w:val="left"/>
      <w:pPr>
        <w:ind w:left="39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06495D6">
      <w:start w:val="1"/>
      <w:numFmt w:val="lowerRoman"/>
      <w:lvlText w:val="%6"/>
      <w:lvlJc w:val="left"/>
      <w:pPr>
        <w:ind w:left="46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192BBAC">
      <w:start w:val="1"/>
      <w:numFmt w:val="decimal"/>
      <w:lvlText w:val="%7"/>
      <w:lvlJc w:val="left"/>
      <w:pPr>
        <w:ind w:left="53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2D0EB890">
      <w:start w:val="1"/>
      <w:numFmt w:val="lowerLetter"/>
      <w:lvlText w:val="%8"/>
      <w:lvlJc w:val="left"/>
      <w:pPr>
        <w:ind w:left="61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146F93E">
      <w:start w:val="1"/>
      <w:numFmt w:val="lowerRoman"/>
      <w:lvlText w:val="%9"/>
      <w:lvlJc w:val="left"/>
      <w:pPr>
        <w:ind w:left="68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735C97E"/>
    <w:multiLevelType w:val="hybridMultilevel"/>
    <w:tmpl w:val="8D64CE02"/>
    <w:lvl w:ilvl="0" w:tplc="DF86C86E">
      <w:start w:val="1"/>
      <w:numFmt w:val="decimal"/>
      <w:lvlText w:val="%1."/>
      <w:lvlJc w:val="left"/>
      <w:pPr>
        <w:ind w:left="502" w:hanging="360"/>
      </w:pPr>
    </w:lvl>
    <w:lvl w:ilvl="1" w:tplc="DDE42658">
      <w:start w:val="1"/>
      <w:numFmt w:val="lowerLetter"/>
      <w:lvlText w:val="%2."/>
      <w:lvlJc w:val="left"/>
      <w:pPr>
        <w:ind w:left="1222" w:hanging="360"/>
      </w:pPr>
    </w:lvl>
    <w:lvl w:ilvl="2" w:tplc="76BEC7AA">
      <w:start w:val="1"/>
      <w:numFmt w:val="lowerRoman"/>
      <w:lvlText w:val="%3."/>
      <w:lvlJc w:val="right"/>
      <w:pPr>
        <w:ind w:left="1942" w:hanging="180"/>
      </w:pPr>
    </w:lvl>
    <w:lvl w:ilvl="3" w:tplc="7996CC44">
      <w:start w:val="1"/>
      <w:numFmt w:val="decimal"/>
      <w:lvlText w:val="%4."/>
      <w:lvlJc w:val="left"/>
      <w:pPr>
        <w:ind w:left="2662" w:hanging="360"/>
      </w:pPr>
    </w:lvl>
    <w:lvl w:ilvl="4" w:tplc="D8F00EA6">
      <w:start w:val="1"/>
      <w:numFmt w:val="lowerLetter"/>
      <w:lvlText w:val="%5."/>
      <w:lvlJc w:val="left"/>
      <w:pPr>
        <w:ind w:left="3382" w:hanging="360"/>
      </w:pPr>
    </w:lvl>
    <w:lvl w:ilvl="5" w:tplc="5DD65254">
      <w:start w:val="1"/>
      <w:numFmt w:val="lowerRoman"/>
      <w:lvlText w:val="%6."/>
      <w:lvlJc w:val="right"/>
      <w:pPr>
        <w:ind w:left="4102" w:hanging="180"/>
      </w:pPr>
    </w:lvl>
    <w:lvl w:ilvl="6" w:tplc="D17AE7C6">
      <w:start w:val="1"/>
      <w:numFmt w:val="decimal"/>
      <w:lvlText w:val="%7."/>
      <w:lvlJc w:val="left"/>
      <w:pPr>
        <w:ind w:left="4822" w:hanging="360"/>
      </w:pPr>
    </w:lvl>
    <w:lvl w:ilvl="7" w:tplc="135C1F2A">
      <w:start w:val="1"/>
      <w:numFmt w:val="lowerLetter"/>
      <w:lvlText w:val="%8."/>
      <w:lvlJc w:val="left"/>
      <w:pPr>
        <w:ind w:left="5542" w:hanging="360"/>
      </w:pPr>
    </w:lvl>
    <w:lvl w:ilvl="8" w:tplc="E546506A">
      <w:start w:val="1"/>
      <w:numFmt w:val="lowerRoman"/>
      <w:lvlText w:val="%9."/>
      <w:lvlJc w:val="right"/>
      <w:pPr>
        <w:ind w:left="6262" w:hanging="180"/>
      </w:pPr>
    </w:lvl>
  </w:abstractNum>
  <w:abstractNum w:abstractNumId="21" w15:restartNumberingAfterBreak="0">
    <w:nsid w:val="077B25E2"/>
    <w:multiLevelType w:val="hybridMultilevel"/>
    <w:tmpl w:val="EF16D2F8"/>
    <w:lvl w:ilvl="0" w:tplc="18FE1BD8">
      <w:start w:val="1"/>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A768D75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A9638D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9F87D1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232BDF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A081C1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AB8F18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C8C493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6D8F42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7C117AE"/>
    <w:multiLevelType w:val="hybridMultilevel"/>
    <w:tmpl w:val="7FF0BF76"/>
    <w:lvl w:ilvl="0" w:tplc="12025C32">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 w15:restartNumberingAfterBreak="0">
    <w:nsid w:val="07E17CB3"/>
    <w:multiLevelType w:val="hybridMultilevel"/>
    <w:tmpl w:val="B4D4BC0E"/>
    <w:lvl w:ilvl="0" w:tplc="191E1402">
      <w:start w:val="1"/>
      <w:numFmt w:val="decimal"/>
      <w:lvlText w:val="%1."/>
      <w:lvlJc w:val="left"/>
      <w:pPr>
        <w:ind w:left="502" w:hanging="360"/>
      </w:pPr>
    </w:lvl>
    <w:lvl w:ilvl="1" w:tplc="E3F0EF6A">
      <w:start w:val="1"/>
      <w:numFmt w:val="lowerLetter"/>
      <w:lvlText w:val="%2."/>
      <w:lvlJc w:val="left"/>
      <w:pPr>
        <w:ind w:left="1222" w:hanging="360"/>
      </w:pPr>
    </w:lvl>
    <w:lvl w:ilvl="2" w:tplc="544447DE">
      <w:start w:val="1"/>
      <w:numFmt w:val="lowerRoman"/>
      <w:lvlText w:val="%3."/>
      <w:lvlJc w:val="right"/>
      <w:pPr>
        <w:ind w:left="1942" w:hanging="180"/>
      </w:pPr>
    </w:lvl>
    <w:lvl w:ilvl="3" w:tplc="991671C4">
      <w:start w:val="1"/>
      <w:numFmt w:val="decimal"/>
      <w:lvlText w:val="%4."/>
      <w:lvlJc w:val="left"/>
      <w:pPr>
        <w:ind w:left="2662" w:hanging="360"/>
      </w:pPr>
    </w:lvl>
    <w:lvl w:ilvl="4" w:tplc="C9205A2E">
      <w:start w:val="1"/>
      <w:numFmt w:val="lowerLetter"/>
      <w:lvlText w:val="%5."/>
      <w:lvlJc w:val="left"/>
      <w:pPr>
        <w:ind w:left="3382" w:hanging="360"/>
      </w:pPr>
    </w:lvl>
    <w:lvl w:ilvl="5" w:tplc="24400C9C">
      <w:start w:val="1"/>
      <w:numFmt w:val="lowerRoman"/>
      <w:lvlText w:val="%6."/>
      <w:lvlJc w:val="right"/>
      <w:pPr>
        <w:ind w:left="4102" w:hanging="180"/>
      </w:pPr>
    </w:lvl>
    <w:lvl w:ilvl="6" w:tplc="39BEAB7C">
      <w:start w:val="1"/>
      <w:numFmt w:val="decimal"/>
      <w:lvlText w:val="%7."/>
      <w:lvlJc w:val="left"/>
      <w:pPr>
        <w:ind w:left="4822" w:hanging="360"/>
      </w:pPr>
    </w:lvl>
    <w:lvl w:ilvl="7" w:tplc="58B44500">
      <w:start w:val="1"/>
      <w:numFmt w:val="lowerLetter"/>
      <w:lvlText w:val="%8."/>
      <w:lvlJc w:val="left"/>
      <w:pPr>
        <w:ind w:left="5542" w:hanging="360"/>
      </w:pPr>
    </w:lvl>
    <w:lvl w:ilvl="8" w:tplc="6E8EB808">
      <w:start w:val="1"/>
      <w:numFmt w:val="lowerRoman"/>
      <w:lvlText w:val="%9."/>
      <w:lvlJc w:val="right"/>
      <w:pPr>
        <w:ind w:left="6262" w:hanging="180"/>
      </w:pPr>
    </w:lvl>
  </w:abstractNum>
  <w:abstractNum w:abstractNumId="24" w15:restartNumberingAfterBreak="0">
    <w:nsid w:val="082B0B23"/>
    <w:multiLevelType w:val="hybridMultilevel"/>
    <w:tmpl w:val="D5E89C3E"/>
    <w:lvl w:ilvl="0" w:tplc="6994D7C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C8C76D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8407F7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27E1CA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0A0AB5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35829B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24048D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2D6DFE2">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F3C9E4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8394D53"/>
    <w:multiLevelType w:val="hybridMultilevel"/>
    <w:tmpl w:val="6BECD160"/>
    <w:lvl w:ilvl="0" w:tplc="D2EC4FF4">
      <w:start w:val="1"/>
      <w:numFmt w:val="decimal"/>
      <w:lvlText w:val="%1."/>
      <w:lvlJc w:val="left"/>
      <w:pPr>
        <w:ind w:left="502" w:hanging="360"/>
      </w:pPr>
    </w:lvl>
    <w:lvl w:ilvl="1" w:tplc="B0CE6F3A">
      <w:start w:val="1"/>
      <w:numFmt w:val="lowerLetter"/>
      <w:lvlText w:val="%2."/>
      <w:lvlJc w:val="left"/>
      <w:pPr>
        <w:ind w:left="1222" w:hanging="360"/>
      </w:pPr>
    </w:lvl>
    <w:lvl w:ilvl="2" w:tplc="92EA906A">
      <w:start w:val="1"/>
      <w:numFmt w:val="lowerRoman"/>
      <w:lvlText w:val="%3."/>
      <w:lvlJc w:val="right"/>
      <w:pPr>
        <w:ind w:left="1942" w:hanging="180"/>
      </w:pPr>
    </w:lvl>
    <w:lvl w:ilvl="3" w:tplc="BD9A4658">
      <w:start w:val="1"/>
      <w:numFmt w:val="decimal"/>
      <w:lvlText w:val="%4."/>
      <w:lvlJc w:val="left"/>
      <w:pPr>
        <w:ind w:left="2662" w:hanging="360"/>
      </w:pPr>
    </w:lvl>
    <w:lvl w:ilvl="4" w:tplc="180A8C2C">
      <w:start w:val="1"/>
      <w:numFmt w:val="lowerLetter"/>
      <w:lvlText w:val="%5."/>
      <w:lvlJc w:val="left"/>
      <w:pPr>
        <w:ind w:left="3382" w:hanging="360"/>
      </w:pPr>
    </w:lvl>
    <w:lvl w:ilvl="5" w:tplc="E5103AE0">
      <w:start w:val="1"/>
      <w:numFmt w:val="lowerRoman"/>
      <w:lvlText w:val="%6."/>
      <w:lvlJc w:val="right"/>
      <w:pPr>
        <w:ind w:left="4102" w:hanging="180"/>
      </w:pPr>
    </w:lvl>
    <w:lvl w:ilvl="6" w:tplc="F45E3CE0">
      <w:start w:val="1"/>
      <w:numFmt w:val="decimal"/>
      <w:lvlText w:val="%7."/>
      <w:lvlJc w:val="left"/>
      <w:pPr>
        <w:ind w:left="4822" w:hanging="360"/>
      </w:pPr>
    </w:lvl>
    <w:lvl w:ilvl="7" w:tplc="BAD88996">
      <w:start w:val="1"/>
      <w:numFmt w:val="lowerLetter"/>
      <w:lvlText w:val="%8."/>
      <w:lvlJc w:val="left"/>
      <w:pPr>
        <w:ind w:left="5542" w:hanging="360"/>
      </w:pPr>
    </w:lvl>
    <w:lvl w:ilvl="8" w:tplc="C9985572">
      <w:start w:val="1"/>
      <w:numFmt w:val="lowerRoman"/>
      <w:lvlText w:val="%9."/>
      <w:lvlJc w:val="right"/>
      <w:pPr>
        <w:ind w:left="6262" w:hanging="180"/>
      </w:pPr>
    </w:lvl>
  </w:abstractNum>
  <w:abstractNum w:abstractNumId="26" w15:restartNumberingAfterBreak="0">
    <w:nsid w:val="08CF16DB"/>
    <w:multiLevelType w:val="hybridMultilevel"/>
    <w:tmpl w:val="25AEC83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7" w15:restartNumberingAfterBreak="0">
    <w:nsid w:val="096B1454"/>
    <w:multiLevelType w:val="multilevel"/>
    <w:tmpl w:val="14F68018"/>
    <w:lvl w:ilvl="0">
      <w:start w:val="1"/>
      <w:numFmt w:val="decimal"/>
      <w:lvlText w:val="%1."/>
      <w:lvlJc w:val="left"/>
      <w:pPr>
        <w:ind w:left="487" w:hanging="360"/>
      </w:pPr>
    </w:lvl>
    <w:lvl w:ilvl="1">
      <w:start w:val="1"/>
      <w:numFmt w:val="decimal"/>
      <w:lvlText w:val="%1.%2."/>
      <w:lvlJc w:val="left"/>
      <w:pPr>
        <w:ind w:left="1207" w:hanging="360"/>
      </w:pPr>
    </w:lvl>
    <w:lvl w:ilvl="2">
      <w:start w:val="1"/>
      <w:numFmt w:val="decimal"/>
      <w:lvlText w:val="%1.%2.%3."/>
      <w:lvlJc w:val="left"/>
      <w:pPr>
        <w:ind w:left="1927" w:hanging="180"/>
      </w:pPr>
    </w:lvl>
    <w:lvl w:ilvl="3">
      <w:start w:val="1"/>
      <w:numFmt w:val="decimal"/>
      <w:lvlText w:val="%1.%2.%3.%4."/>
      <w:lvlJc w:val="left"/>
      <w:pPr>
        <w:ind w:left="2647" w:hanging="360"/>
      </w:pPr>
    </w:lvl>
    <w:lvl w:ilvl="4">
      <w:start w:val="1"/>
      <w:numFmt w:val="decimal"/>
      <w:lvlText w:val="%1.%2.%3.%4.%5."/>
      <w:lvlJc w:val="left"/>
      <w:pPr>
        <w:ind w:left="3367" w:hanging="360"/>
      </w:pPr>
    </w:lvl>
    <w:lvl w:ilvl="5">
      <w:start w:val="1"/>
      <w:numFmt w:val="decimal"/>
      <w:lvlText w:val="%1.%2.%3.%4.%5.%6."/>
      <w:lvlJc w:val="left"/>
      <w:pPr>
        <w:ind w:left="4087" w:hanging="180"/>
      </w:pPr>
    </w:lvl>
    <w:lvl w:ilvl="6">
      <w:start w:val="1"/>
      <w:numFmt w:val="decimal"/>
      <w:lvlText w:val="%1.%2.%3.%4.%5.%6.%7."/>
      <w:lvlJc w:val="left"/>
      <w:pPr>
        <w:ind w:left="4807" w:hanging="360"/>
      </w:pPr>
    </w:lvl>
    <w:lvl w:ilvl="7">
      <w:start w:val="1"/>
      <w:numFmt w:val="decimal"/>
      <w:lvlText w:val="%1.%2.%3.%4.%5.%6.%7.%8."/>
      <w:lvlJc w:val="left"/>
      <w:pPr>
        <w:ind w:left="5527" w:hanging="360"/>
      </w:pPr>
    </w:lvl>
    <w:lvl w:ilvl="8">
      <w:start w:val="1"/>
      <w:numFmt w:val="decimal"/>
      <w:lvlText w:val="%1.%2.%3.%4.%5.%6.%7.%8.%9."/>
      <w:lvlJc w:val="left"/>
      <w:pPr>
        <w:ind w:left="6247" w:hanging="180"/>
      </w:pPr>
    </w:lvl>
  </w:abstractNum>
  <w:abstractNum w:abstractNumId="28" w15:restartNumberingAfterBreak="0">
    <w:nsid w:val="09792AD6"/>
    <w:multiLevelType w:val="hybridMultilevel"/>
    <w:tmpl w:val="1C3C7AC8"/>
    <w:lvl w:ilvl="0" w:tplc="D72EAA52">
      <w:start w:val="2"/>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0FAF21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A04AB6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B022C0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7704DE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008019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D94ABC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F600D7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4DA6E6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9C8A25B"/>
    <w:multiLevelType w:val="hybridMultilevel"/>
    <w:tmpl w:val="FFFFFFFF"/>
    <w:lvl w:ilvl="0" w:tplc="A0686150">
      <w:start w:val="1"/>
      <w:numFmt w:val="decimal"/>
      <w:lvlText w:val="%1."/>
      <w:lvlJc w:val="left"/>
      <w:pPr>
        <w:ind w:left="502" w:hanging="360"/>
      </w:pPr>
    </w:lvl>
    <w:lvl w:ilvl="1" w:tplc="97F88A58">
      <w:start w:val="1"/>
      <w:numFmt w:val="lowerLetter"/>
      <w:lvlText w:val="%2."/>
      <w:lvlJc w:val="left"/>
      <w:pPr>
        <w:ind w:left="1222" w:hanging="360"/>
      </w:pPr>
    </w:lvl>
    <w:lvl w:ilvl="2" w:tplc="E8D039BC">
      <w:start w:val="1"/>
      <w:numFmt w:val="lowerRoman"/>
      <w:lvlText w:val="%3."/>
      <w:lvlJc w:val="right"/>
      <w:pPr>
        <w:ind w:left="1942" w:hanging="180"/>
      </w:pPr>
    </w:lvl>
    <w:lvl w:ilvl="3" w:tplc="3D846E18">
      <w:start w:val="1"/>
      <w:numFmt w:val="decimal"/>
      <w:lvlText w:val="%4."/>
      <w:lvlJc w:val="left"/>
      <w:pPr>
        <w:ind w:left="2662" w:hanging="360"/>
      </w:pPr>
    </w:lvl>
    <w:lvl w:ilvl="4" w:tplc="F56CD332">
      <w:start w:val="1"/>
      <w:numFmt w:val="lowerLetter"/>
      <w:lvlText w:val="%5."/>
      <w:lvlJc w:val="left"/>
      <w:pPr>
        <w:ind w:left="3382" w:hanging="360"/>
      </w:pPr>
    </w:lvl>
    <w:lvl w:ilvl="5" w:tplc="BAEEEAD2">
      <w:start w:val="1"/>
      <w:numFmt w:val="lowerRoman"/>
      <w:lvlText w:val="%6."/>
      <w:lvlJc w:val="right"/>
      <w:pPr>
        <w:ind w:left="4102" w:hanging="180"/>
      </w:pPr>
    </w:lvl>
    <w:lvl w:ilvl="6" w:tplc="0464AE46">
      <w:start w:val="1"/>
      <w:numFmt w:val="decimal"/>
      <w:lvlText w:val="%7."/>
      <w:lvlJc w:val="left"/>
      <w:pPr>
        <w:ind w:left="4822" w:hanging="360"/>
      </w:pPr>
    </w:lvl>
    <w:lvl w:ilvl="7" w:tplc="4C1C3D80">
      <w:start w:val="1"/>
      <w:numFmt w:val="lowerLetter"/>
      <w:lvlText w:val="%8."/>
      <w:lvlJc w:val="left"/>
      <w:pPr>
        <w:ind w:left="5542" w:hanging="360"/>
      </w:pPr>
    </w:lvl>
    <w:lvl w:ilvl="8" w:tplc="C1E03C68">
      <w:start w:val="1"/>
      <w:numFmt w:val="lowerRoman"/>
      <w:lvlText w:val="%9."/>
      <w:lvlJc w:val="right"/>
      <w:pPr>
        <w:ind w:left="6262" w:hanging="180"/>
      </w:pPr>
    </w:lvl>
  </w:abstractNum>
  <w:abstractNum w:abstractNumId="30" w15:restartNumberingAfterBreak="0">
    <w:nsid w:val="0A05DE17"/>
    <w:multiLevelType w:val="hybridMultilevel"/>
    <w:tmpl w:val="3A70314A"/>
    <w:lvl w:ilvl="0" w:tplc="2BD625CE">
      <w:start w:val="1"/>
      <w:numFmt w:val="lowerLetter"/>
      <w:lvlText w:val="e)"/>
      <w:lvlJc w:val="left"/>
      <w:pPr>
        <w:ind w:left="502" w:hanging="360"/>
      </w:pPr>
    </w:lvl>
    <w:lvl w:ilvl="1" w:tplc="B980F254">
      <w:start w:val="1"/>
      <w:numFmt w:val="lowerLetter"/>
      <w:lvlText w:val="%2."/>
      <w:lvlJc w:val="left"/>
      <w:pPr>
        <w:ind w:left="1222" w:hanging="360"/>
      </w:pPr>
    </w:lvl>
    <w:lvl w:ilvl="2" w:tplc="1096B710">
      <w:start w:val="1"/>
      <w:numFmt w:val="lowerRoman"/>
      <w:lvlText w:val="%3."/>
      <w:lvlJc w:val="right"/>
      <w:pPr>
        <w:ind w:left="1942" w:hanging="180"/>
      </w:pPr>
    </w:lvl>
    <w:lvl w:ilvl="3" w:tplc="995CE43A">
      <w:start w:val="1"/>
      <w:numFmt w:val="decimal"/>
      <w:lvlText w:val="%4."/>
      <w:lvlJc w:val="left"/>
      <w:pPr>
        <w:ind w:left="2662" w:hanging="360"/>
      </w:pPr>
    </w:lvl>
    <w:lvl w:ilvl="4" w:tplc="2E528F82">
      <w:start w:val="1"/>
      <w:numFmt w:val="lowerLetter"/>
      <w:lvlText w:val="%5."/>
      <w:lvlJc w:val="left"/>
      <w:pPr>
        <w:ind w:left="3382" w:hanging="360"/>
      </w:pPr>
    </w:lvl>
    <w:lvl w:ilvl="5" w:tplc="197626E4">
      <w:start w:val="1"/>
      <w:numFmt w:val="lowerRoman"/>
      <w:lvlText w:val="%6."/>
      <w:lvlJc w:val="right"/>
      <w:pPr>
        <w:ind w:left="4102" w:hanging="180"/>
      </w:pPr>
    </w:lvl>
    <w:lvl w:ilvl="6" w:tplc="72662C0E">
      <w:start w:val="1"/>
      <w:numFmt w:val="decimal"/>
      <w:lvlText w:val="%7."/>
      <w:lvlJc w:val="left"/>
      <w:pPr>
        <w:ind w:left="4822" w:hanging="360"/>
      </w:pPr>
    </w:lvl>
    <w:lvl w:ilvl="7" w:tplc="613C910A">
      <w:start w:val="1"/>
      <w:numFmt w:val="lowerLetter"/>
      <w:lvlText w:val="%8."/>
      <w:lvlJc w:val="left"/>
      <w:pPr>
        <w:ind w:left="5542" w:hanging="360"/>
      </w:pPr>
    </w:lvl>
    <w:lvl w:ilvl="8" w:tplc="9CBA2670">
      <w:start w:val="1"/>
      <w:numFmt w:val="lowerRoman"/>
      <w:lvlText w:val="%9."/>
      <w:lvlJc w:val="right"/>
      <w:pPr>
        <w:ind w:left="6262" w:hanging="180"/>
      </w:pPr>
    </w:lvl>
  </w:abstractNum>
  <w:abstractNum w:abstractNumId="31" w15:restartNumberingAfterBreak="0">
    <w:nsid w:val="0AF61E14"/>
    <w:multiLevelType w:val="hybridMultilevel"/>
    <w:tmpl w:val="410A71E8"/>
    <w:lvl w:ilvl="0" w:tplc="4ED22D64">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D12B81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B60A31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EC6F4A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96840C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6821B3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E24C13C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170192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A2EC85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C247C48"/>
    <w:multiLevelType w:val="hybridMultilevel"/>
    <w:tmpl w:val="3024212C"/>
    <w:lvl w:ilvl="0" w:tplc="1E0E4DB4">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AEEAB0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72CF18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D46E76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ABC21E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3B00CC0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196A73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D66FCD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8621AD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C33CA2F"/>
    <w:multiLevelType w:val="hybridMultilevel"/>
    <w:tmpl w:val="0B424424"/>
    <w:lvl w:ilvl="0" w:tplc="94667C46">
      <w:start w:val="1"/>
      <w:numFmt w:val="lowerLetter"/>
      <w:lvlText w:val="%1)"/>
      <w:lvlJc w:val="left"/>
      <w:pPr>
        <w:ind w:left="720" w:hanging="360"/>
      </w:pPr>
    </w:lvl>
    <w:lvl w:ilvl="1" w:tplc="E69C79B2">
      <w:start w:val="1"/>
      <w:numFmt w:val="lowerLetter"/>
      <w:lvlText w:val="%2."/>
      <w:lvlJc w:val="left"/>
      <w:pPr>
        <w:ind w:left="1440" w:hanging="360"/>
      </w:pPr>
    </w:lvl>
    <w:lvl w:ilvl="2" w:tplc="FFF4B794">
      <w:start w:val="1"/>
      <w:numFmt w:val="lowerRoman"/>
      <w:lvlText w:val="%3."/>
      <w:lvlJc w:val="right"/>
      <w:pPr>
        <w:ind w:left="2160" w:hanging="180"/>
      </w:pPr>
    </w:lvl>
    <w:lvl w:ilvl="3" w:tplc="45D0B26E">
      <w:start w:val="1"/>
      <w:numFmt w:val="decimal"/>
      <w:lvlText w:val="%4."/>
      <w:lvlJc w:val="left"/>
      <w:pPr>
        <w:ind w:left="2880" w:hanging="360"/>
      </w:pPr>
    </w:lvl>
    <w:lvl w:ilvl="4" w:tplc="BB0AF38E">
      <w:start w:val="1"/>
      <w:numFmt w:val="lowerLetter"/>
      <w:lvlText w:val="%5."/>
      <w:lvlJc w:val="left"/>
      <w:pPr>
        <w:ind w:left="3600" w:hanging="360"/>
      </w:pPr>
    </w:lvl>
    <w:lvl w:ilvl="5" w:tplc="1E0894E8">
      <w:start w:val="1"/>
      <w:numFmt w:val="lowerRoman"/>
      <w:lvlText w:val="%6."/>
      <w:lvlJc w:val="right"/>
      <w:pPr>
        <w:ind w:left="4320" w:hanging="180"/>
      </w:pPr>
    </w:lvl>
    <w:lvl w:ilvl="6" w:tplc="35EC1D3A">
      <w:start w:val="1"/>
      <w:numFmt w:val="decimal"/>
      <w:lvlText w:val="%7."/>
      <w:lvlJc w:val="left"/>
      <w:pPr>
        <w:ind w:left="5040" w:hanging="360"/>
      </w:pPr>
    </w:lvl>
    <w:lvl w:ilvl="7" w:tplc="A26C71F4">
      <w:start w:val="1"/>
      <w:numFmt w:val="lowerLetter"/>
      <w:lvlText w:val="%8."/>
      <w:lvlJc w:val="left"/>
      <w:pPr>
        <w:ind w:left="5760" w:hanging="360"/>
      </w:pPr>
    </w:lvl>
    <w:lvl w:ilvl="8" w:tplc="0D12CFA2">
      <w:start w:val="1"/>
      <w:numFmt w:val="lowerRoman"/>
      <w:lvlText w:val="%9."/>
      <w:lvlJc w:val="right"/>
      <w:pPr>
        <w:ind w:left="6480" w:hanging="180"/>
      </w:pPr>
    </w:lvl>
  </w:abstractNum>
  <w:abstractNum w:abstractNumId="34" w15:restartNumberingAfterBreak="0">
    <w:nsid w:val="0CEF56E2"/>
    <w:multiLevelType w:val="hybridMultilevel"/>
    <w:tmpl w:val="A68837E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5" w15:restartNumberingAfterBreak="0">
    <w:nsid w:val="0D0230FF"/>
    <w:multiLevelType w:val="hybridMultilevel"/>
    <w:tmpl w:val="DE004E88"/>
    <w:lvl w:ilvl="0" w:tplc="09BE0D06">
      <w:start w:val="5"/>
      <w:numFmt w:val="decimal"/>
      <w:lvlText w:val="%1"/>
      <w:lvlJc w:val="left"/>
      <w:pPr>
        <w:ind w:left="41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3169726">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3446F336">
      <w:start w:val="1"/>
      <w:numFmt w:val="lowerRoman"/>
      <w:lvlText w:val="%3"/>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1F2E96C">
      <w:start w:val="1"/>
      <w:numFmt w:val="decimal"/>
      <w:lvlText w:val="%4"/>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B5A32EE">
      <w:start w:val="1"/>
      <w:numFmt w:val="lowerLetter"/>
      <w:lvlText w:val="%5"/>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DA80BD4">
      <w:start w:val="1"/>
      <w:numFmt w:val="lowerRoman"/>
      <w:lvlText w:val="%6"/>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0F245BCA">
      <w:start w:val="1"/>
      <w:numFmt w:val="decimal"/>
      <w:lvlText w:val="%7"/>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7A24940">
      <w:start w:val="1"/>
      <w:numFmt w:val="lowerLetter"/>
      <w:lvlText w:val="%8"/>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6FAA28EC">
      <w:start w:val="1"/>
      <w:numFmt w:val="lowerRoman"/>
      <w:lvlText w:val="%9"/>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0D1A4875"/>
    <w:multiLevelType w:val="hybridMultilevel"/>
    <w:tmpl w:val="FC9CA0C6"/>
    <w:lvl w:ilvl="0" w:tplc="33B031A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AA6952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4121E5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E490F35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3183F5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FBEF01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B9672E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3661C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A44466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0DF0E0EB"/>
    <w:multiLevelType w:val="hybridMultilevel"/>
    <w:tmpl w:val="FFFFFFFF"/>
    <w:lvl w:ilvl="0" w:tplc="BD68C488">
      <w:start w:val="1"/>
      <w:numFmt w:val="bullet"/>
      <w:lvlText w:val=""/>
      <w:lvlJc w:val="left"/>
      <w:pPr>
        <w:ind w:left="487" w:hanging="360"/>
      </w:pPr>
      <w:rPr>
        <w:rFonts w:ascii="Symbol" w:hAnsi="Symbol" w:hint="default"/>
      </w:rPr>
    </w:lvl>
    <w:lvl w:ilvl="1" w:tplc="2AA8D140">
      <w:start w:val="1"/>
      <w:numFmt w:val="bullet"/>
      <w:lvlText w:val="o"/>
      <w:lvlJc w:val="left"/>
      <w:pPr>
        <w:ind w:left="1207" w:hanging="360"/>
      </w:pPr>
      <w:rPr>
        <w:rFonts w:ascii="Courier New" w:hAnsi="Courier New" w:hint="default"/>
      </w:rPr>
    </w:lvl>
    <w:lvl w:ilvl="2" w:tplc="2B62BE34">
      <w:start w:val="1"/>
      <w:numFmt w:val="bullet"/>
      <w:lvlText w:val=""/>
      <w:lvlJc w:val="left"/>
      <w:pPr>
        <w:ind w:left="1927" w:hanging="360"/>
      </w:pPr>
      <w:rPr>
        <w:rFonts w:ascii="Wingdings" w:hAnsi="Wingdings" w:hint="default"/>
      </w:rPr>
    </w:lvl>
    <w:lvl w:ilvl="3" w:tplc="5CD82578">
      <w:start w:val="1"/>
      <w:numFmt w:val="bullet"/>
      <w:lvlText w:val=""/>
      <w:lvlJc w:val="left"/>
      <w:pPr>
        <w:ind w:left="2647" w:hanging="360"/>
      </w:pPr>
      <w:rPr>
        <w:rFonts w:ascii="Symbol" w:hAnsi="Symbol" w:hint="default"/>
      </w:rPr>
    </w:lvl>
    <w:lvl w:ilvl="4" w:tplc="F4CAA6E6">
      <w:start w:val="1"/>
      <w:numFmt w:val="bullet"/>
      <w:lvlText w:val="o"/>
      <w:lvlJc w:val="left"/>
      <w:pPr>
        <w:ind w:left="3367" w:hanging="360"/>
      </w:pPr>
      <w:rPr>
        <w:rFonts w:ascii="Courier New" w:hAnsi="Courier New" w:hint="default"/>
      </w:rPr>
    </w:lvl>
    <w:lvl w:ilvl="5" w:tplc="39A03ECC">
      <w:start w:val="1"/>
      <w:numFmt w:val="bullet"/>
      <w:lvlText w:val=""/>
      <w:lvlJc w:val="left"/>
      <w:pPr>
        <w:ind w:left="4087" w:hanging="360"/>
      </w:pPr>
      <w:rPr>
        <w:rFonts w:ascii="Wingdings" w:hAnsi="Wingdings" w:hint="default"/>
      </w:rPr>
    </w:lvl>
    <w:lvl w:ilvl="6" w:tplc="74CC5282">
      <w:start w:val="1"/>
      <w:numFmt w:val="bullet"/>
      <w:lvlText w:val=""/>
      <w:lvlJc w:val="left"/>
      <w:pPr>
        <w:ind w:left="4807" w:hanging="360"/>
      </w:pPr>
      <w:rPr>
        <w:rFonts w:ascii="Symbol" w:hAnsi="Symbol" w:hint="default"/>
      </w:rPr>
    </w:lvl>
    <w:lvl w:ilvl="7" w:tplc="BE20454A">
      <w:start w:val="1"/>
      <w:numFmt w:val="bullet"/>
      <w:lvlText w:val="o"/>
      <w:lvlJc w:val="left"/>
      <w:pPr>
        <w:ind w:left="5527" w:hanging="360"/>
      </w:pPr>
      <w:rPr>
        <w:rFonts w:ascii="Courier New" w:hAnsi="Courier New" w:hint="default"/>
      </w:rPr>
    </w:lvl>
    <w:lvl w:ilvl="8" w:tplc="A83EC02E">
      <w:start w:val="1"/>
      <w:numFmt w:val="bullet"/>
      <w:lvlText w:val=""/>
      <w:lvlJc w:val="left"/>
      <w:pPr>
        <w:ind w:left="6247" w:hanging="360"/>
      </w:pPr>
      <w:rPr>
        <w:rFonts w:ascii="Wingdings" w:hAnsi="Wingdings" w:hint="default"/>
      </w:rPr>
    </w:lvl>
  </w:abstractNum>
  <w:abstractNum w:abstractNumId="38" w15:restartNumberingAfterBreak="0">
    <w:nsid w:val="0E115E25"/>
    <w:multiLevelType w:val="hybridMultilevel"/>
    <w:tmpl w:val="D4F8C7FE"/>
    <w:lvl w:ilvl="0" w:tplc="CECE409C">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1B036C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0250FA">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ADC68F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7FC3C5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344100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A48613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09E7B6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970C2CD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0F1E288E"/>
    <w:multiLevelType w:val="hybridMultilevel"/>
    <w:tmpl w:val="C2CA4F72"/>
    <w:lvl w:ilvl="0" w:tplc="1B90C93A">
      <w:start w:val="1"/>
      <w:numFmt w:val="bullet"/>
      <w:lvlText w:val="-"/>
      <w:lvlJc w:val="left"/>
      <w:pPr>
        <w:ind w:left="1495" w:hanging="360"/>
      </w:pPr>
      <w:rPr>
        <w:rFonts w:ascii="Aptos" w:hAnsi="Aptos" w:hint="default"/>
      </w:rPr>
    </w:lvl>
    <w:lvl w:ilvl="1" w:tplc="5876436A">
      <w:start w:val="1"/>
      <w:numFmt w:val="bullet"/>
      <w:lvlText w:val="o"/>
      <w:lvlJc w:val="left"/>
      <w:pPr>
        <w:ind w:left="2215" w:hanging="360"/>
      </w:pPr>
      <w:rPr>
        <w:rFonts w:ascii="Courier New" w:hAnsi="Courier New" w:hint="default"/>
      </w:rPr>
    </w:lvl>
    <w:lvl w:ilvl="2" w:tplc="C8C26DAE">
      <w:start w:val="1"/>
      <w:numFmt w:val="bullet"/>
      <w:lvlText w:val=""/>
      <w:lvlJc w:val="left"/>
      <w:pPr>
        <w:ind w:left="2935" w:hanging="360"/>
      </w:pPr>
      <w:rPr>
        <w:rFonts w:ascii="Wingdings" w:hAnsi="Wingdings" w:hint="default"/>
      </w:rPr>
    </w:lvl>
    <w:lvl w:ilvl="3" w:tplc="36027686">
      <w:start w:val="1"/>
      <w:numFmt w:val="bullet"/>
      <w:lvlText w:val=""/>
      <w:lvlJc w:val="left"/>
      <w:pPr>
        <w:ind w:left="3655" w:hanging="360"/>
      </w:pPr>
      <w:rPr>
        <w:rFonts w:ascii="Symbol" w:hAnsi="Symbol" w:hint="default"/>
      </w:rPr>
    </w:lvl>
    <w:lvl w:ilvl="4" w:tplc="4D02BD70">
      <w:start w:val="1"/>
      <w:numFmt w:val="bullet"/>
      <w:lvlText w:val="o"/>
      <w:lvlJc w:val="left"/>
      <w:pPr>
        <w:ind w:left="4375" w:hanging="360"/>
      </w:pPr>
      <w:rPr>
        <w:rFonts w:ascii="Courier New" w:hAnsi="Courier New" w:hint="default"/>
      </w:rPr>
    </w:lvl>
    <w:lvl w:ilvl="5" w:tplc="E6D06586">
      <w:start w:val="1"/>
      <w:numFmt w:val="bullet"/>
      <w:lvlText w:val=""/>
      <w:lvlJc w:val="left"/>
      <w:pPr>
        <w:ind w:left="5095" w:hanging="360"/>
      </w:pPr>
      <w:rPr>
        <w:rFonts w:ascii="Wingdings" w:hAnsi="Wingdings" w:hint="default"/>
      </w:rPr>
    </w:lvl>
    <w:lvl w:ilvl="6" w:tplc="5A503B2E">
      <w:start w:val="1"/>
      <w:numFmt w:val="bullet"/>
      <w:lvlText w:val=""/>
      <w:lvlJc w:val="left"/>
      <w:pPr>
        <w:ind w:left="5815" w:hanging="360"/>
      </w:pPr>
      <w:rPr>
        <w:rFonts w:ascii="Symbol" w:hAnsi="Symbol" w:hint="default"/>
      </w:rPr>
    </w:lvl>
    <w:lvl w:ilvl="7" w:tplc="BA7CCB30">
      <w:start w:val="1"/>
      <w:numFmt w:val="bullet"/>
      <w:lvlText w:val="o"/>
      <w:lvlJc w:val="left"/>
      <w:pPr>
        <w:ind w:left="6535" w:hanging="360"/>
      </w:pPr>
      <w:rPr>
        <w:rFonts w:ascii="Courier New" w:hAnsi="Courier New" w:hint="default"/>
      </w:rPr>
    </w:lvl>
    <w:lvl w:ilvl="8" w:tplc="94BEDBD0">
      <w:start w:val="1"/>
      <w:numFmt w:val="bullet"/>
      <w:lvlText w:val=""/>
      <w:lvlJc w:val="left"/>
      <w:pPr>
        <w:ind w:left="7255" w:hanging="360"/>
      </w:pPr>
      <w:rPr>
        <w:rFonts w:ascii="Wingdings" w:hAnsi="Wingdings" w:hint="default"/>
      </w:rPr>
    </w:lvl>
  </w:abstractNum>
  <w:abstractNum w:abstractNumId="40" w15:restartNumberingAfterBreak="0">
    <w:nsid w:val="0F7C2DEA"/>
    <w:multiLevelType w:val="hybridMultilevel"/>
    <w:tmpl w:val="5A5CD056"/>
    <w:lvl w:ilvl="0" w:tplc="0712B14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0404CD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4BC8D4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75C2BF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5703C4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DF20CB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24243E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5EE3A5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545A82E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08F7D52"/>
    <w:multiLevelType w:val="hybridMultilevel"/>
    <w:tmpl w:val="020619E0"/>
    <w:lvl w:ilvl="0" w:tplc="06F8CF0C">
      <w:start w:val="5"/>
      <w:numFmt w:val="lowerLetter"/>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2EA338C">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66EFB8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273C6E84">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25104620">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85602FF2">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E7986014">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7D3E4912">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14C5854">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12863F4"/>
    <w:multiLevelType w:val="hybridMultilevel"/>
    <w:tmpl w:val="EE8E7554"/>
    <w:lvl w:ilvl="0" w:tplc="B5D65D5C">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43" w15:restartNumberingAfterBreak="0">
    <w:nsid w:val="11C0243F"/>
    <w:multiLevelType w:val="hybridMultilevel"/>
    <w:tmpl w:val="C728C75C"/>
    <w:lvl w:ilvl="0" w:tplc="E084E9E0">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44" w15:restartNumberingAfterBreak="0">
    <w:nsid w:val="12336A90"/>
    <w:multiLevelType w:val="hybridMultilevel"/>
    <w:tmpl w:val="68E0C13C"/>
    <w:lvl w:ilvl="0" w:tplc="E356E1C8">
      <w:start w:val="1"/>
      <w:numFmt w:val="lowerLetter"/>
      <w:lvlText w:val="%1)"/>
      <w:lvlJc w:val="left"/>
      <w:pPr>
        <w:ind w:left="351" w:hanging="360"/>
      </w:pPr>
      <w:rPr>
        <w:rFonts w:hint="default"/>
      </w:rPr>
    </w:lvl>
    <w:lvl w:ilvl="1" w:tplc="08160019" w:tentative="1">
      <w:start w:val="1"/>
      <w:numFmt w:val="lowerLetter"/>
      <w:lvlText w:val="%2."/>
      <w:lvlJc w:val="left"/>
      <w:pPr>
        <w:ind w:left="1071" w:hanging="360"/>
      </w:pPr>
    </w:lvl>
    <w:lvl w:ilvl="2" w:tplc="0816001B" w:tentative="1">
      <w:start w:val="1"/>
      <w:numFmt w:val="lowerRoman"/>
      <w:lvlText w:val="%3."/>
      <w:lvlJc w:val="right"/>
      <w:pPr>
        <w:ind w:left="1791" w:hanging="180"/>
      </w:pPr>
    </w:lvl>
    <w:lvl w:ilvl="3" w:tplc="0816000F" w:tentative="1">
      <w:start w:val="1"/>
      <w:numFmt w:val="decimal"/>
      <w:lvlText w:val="%4."/>
      <w:lvlJc w:val="left"/>
      <w:pPr>
        <w:ind w:left="2511" w:hanging="360"/>
      </w:pPr>
    </w:lvl>
    <w:lvl w:ilvl="4" w:tplc="08160019" w:tentative="1">
      <w:start w:val="1"/>
      <w:numFmt w:val="lowerLetter"/>
      <w:lvlText w:val="%5."/>
      <w:lvlJc w:val="left"/>
      <w:pPr>
        <w:ind w:left="3231" w:hanging="360"/>
      </w:pPr>
    </w:lvl>
    <w:lvl w:ilvl="5" w:tplc="0816001B" w:tentative="1">
      <w:start w:val="1"/>
      <w:numFmt w:val="lowerRoman"/>
      <w:lvlText w:val="%6."/>
      <w:lvlJc w:val="right"/>
      <w:pPr>
        <w:ind w:left="3951" w:hanging="180"/>
      </w:pPr>
    </w:lvl>
    <w:lvl w:ilvl="6" w:tplc="0816000F" w:tentative="1">
      <w:start w:val="1"/>
      <w:numFmt w:val="decimal"/>
      <w:lvlText w:val="%7."/>
      <w:lvlJc w:val="left"/>
      <w:pPr>
        <w:ind w:left="4671" w:hanging="360"/>
      </w:pPr>
    </w:lvl>
    <w:lvl w:ilvl="7" w:tplc="08160019" w:tentative="1">
      <w:start w:val="1"/>
      <w:numFmt w:val="lowerLetter"/>
      <w:lvlText w:val="%8."/>
      <w:lvlJc w:val="left"/>
      <w:pPr>
        <w:ind w:left="5391" w:hanging="360"/>
      </w:pPr>
    </w:lvl>
    <w:lvl w:ilvl="8" w:tplc="0816001B" w:tentative="1">
      <w:start w:val="1"/>
      <w:numFmt w:val="lowerRoman"/>
      <w:lvlText w:val="%9."/>
      <w:lvlJc w:val="right"/>
      <w:pPr>
        <w:ind w:left="6111" w:hanging="180"/>
      </w:pPr>
    </w:lvl>
  </w:abstractNum>
  <w:abstractNum w:abstractNumId="45" w15:restartNumberingAfterBreak="0">
    <w:nsid w:val="127A4F81"/>
    <w:multiLevelType w:val="hybridMultilevel"/>
    <w:tmpl w:val="EDD0F980"/>
    <w:lvl w:ilvl="0" w:tplc="2AA085E6">
      <w:start w:val="1"/>
      <w:numFmt w:val="lowerLetter"/>
      <w:lvlText w:val="%1)"/>
      <w:lvlJc w:val="left"/>
      <w:pPr>
        <w:ind w:left="877" w:hanging="360"/>
      </w:pPr>
    </w:lvl>
    <w:lvl w:ilvl="1" w:tplc="67FE0C70">
      <w:start w:val="1"/>
      <w:numFmt w:val="lowerLetter"/>
      <w:lvlText w:val="%2."/>
      <w:lvlJc w:val="left"/>
      <w:pPr>
        <w:ind w:left="1597" w:hanging="360"/>
      </w:pPr>
    </w:lvl>
    <w:lvl w:ilvl="2" w:tplc="8864F18A">
      <w:start w:val="1"/>
      <w:numFmt w:val="lowerRoman"/>
      <w:lvlText w:val="%3."/>
      <w:lvlJc w:val="right"/>
      <w:pPr>
        <w:ind w:left="2317" w:hanging="180"/>
      </w:pPr>
    </w:lvl>
    <w:lvl w:ilvl="3" w:tplc="DC24C928">
      <w:start w:val="1"/>
      <w:numFmt w:val="decimal"/>
      <w:lvlText w:val="%4."/>
      <w:lvlJc w:val="left"/>
      <w:pPr>
        <w:ind w:left="3037" w:hanging="360"/>
      </w:pPr>
    </w:lvl>
    <w:lvl w:ilvl="4" w:tplc="BEAC7C8C">
      <w:start w:val="1"/>
      <w:numFmt w:val="lowerLetter"/>
      <w:lvlText w:val="%5."/>
      <w:lvlJc w:val="left"/>
      <w:pPr>
        <w:ind w:left="3757" w:hanging="360"/>
      </w:pPr>
    </w:lvl>
    <w:lvl w:ilvl="5" w:tplc="A7FA96A4">
      <w:start w:val="1"/>
      <w:numFmt w:val="lowerRoman"/>
      <w:lvlText w:val="%6."/>
      <w:lvlJc w:val="right"/>
      <w:pPr>
        <w:ind w:left="4477" w:hanging="180"/>
      </w:pPr>
    </w:lvl>
    <w:lvl w:ilvl="6" w:tplc="829AC6EE">
      <w:start w:val="1"/>
      <w:numFmt w:val="decimal"/>
      <w:lvlText w:val="%7."/>
      <w:lvlJc w:val="left"/>
      <w:pPr>
        <w:ind w:left="5197" w:hanging="360"/>
      </w:pPr>
    </w:lvl>
    <w:lvl w:ilvl="7" w:tplc="4D426AAC">
      <w:start w:val="1"/>
      <w:numFmt w:val="lowerLetter"/>
      <w:lvlText w:val="%8."/>
      <w:lvlJc w:val="left"/>
      <w:pPr>
        <w:ind w:left="5917" w:hanging="360"/>
      </w:pPr>
    </w:lvl>
    <w:lvl w:ilvl="8" w:tplc="C5A4D00A">
      <w:start w:val="1"/>
      <w:numFmt w:val="lowerRoman"/>
      <w:lvlText w:val="%9."/>
      <w:lvlJc w:val="right"/>
      <w:pPr>
        <w:ind w:left="6637" w:hanging="180"/>
      </w:pPr>
    </w:lvl>
  </w:abstractNum>
  <w:abstractNum w:abstractNumId="46" w15:restartNumberingAfterBreak="0">
    <w:nsid w:val="138C1A9D"/>
    <w:multiLevelType w:val="hybridMultilevel"/>
    <w:tmpl w:val="3F448356"/>
    <w:lvl w:ilvl="0" w:tplc="D8BAF53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73EE42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78D0235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BBAF3F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F02508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81ED64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4248F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D60674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83EC94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3D9DD1D"/>
    <w:multiLevelType w:val="hybridMultilevel"/>
    <w:tmpl w:val="FFFFFFFF"/>
    <w:lvl w:ilvl="0" w:tplc="6D96B034">
      <w:start w:val="1"/>
      <w:numFmt w:val="decimal"/>
      <w:lvlText w:val="%1."/>
      <w:lvlJc w:val="left"/>
      <w:pPr>
        <w:ind w:left="720" w:hanging="360"/>
      </w:pPr>
    </w:lvl>
    <w:lvl w:ilvl="1" w:tplc="5660FC28">
      <w:start w:val="1"/>
      <w:numFmt w:val="lowerLetter"/>
      <w:lvlText w:val="%2."/>
      <w:lvlJc w:val="left"/>
      <w:pPr>
        <w:ind w:left="1440" w:hanging="360"/>
      </w:pPr>
    </w:lvl>
    <w:lvl w:ilvl="2" w:tplc="100C1A8C">
      <w:start w:val="1"/>
      <w:numFmt w:val="lowerRoman"/>
      <w:lvlText w:val="%3."/>
      <w:lvlJc w:val="right"/>
      <w:pPr>
        <w:ind w:left="2160" w:hanging="180"/>
      </w:pPr>
    </w:lvl>
    <w:lvl w:ilvl="3" w:tplc="C93E0B54">
      <w:start w:val="1"/>
      <w:numFmt w:val="decimal"/>
      <w:lvlText w:val="%4."/>
      <w:lvlJc w:val="left"/>
      <w:pPr>
        <w:ind w:left="2880" w:hanging="360"/>
      </w:pPr>
    </w:lvl>
    <w:lvl w:ilvl="4" w:tplc="F9E0A6FC">
      <w:start w:val="1"/>
      <w:numFmt w:val="lowerLetter"/>
      <w:lvlText w:val="%5."/>
      <w:lvlJc w:val="left"/>
      <w:pPr>
        <w:ind w:left="3600" w:hanging="360"/>
      </w:pPr>
    </w:lvl>
    <w:lvl w:ilvl="5" w:tplc="7F28AD92">
      <w:start w:val="1"/>
      <w:numFmt w:val="lowerRoman"/>
      <w:lvlText w:val="%6."/>
      <w:lvlJc w:val="right"/>
      <w:pPr>
        <w:ind w:left="4320" w:hanging="180"/>
      </w:pPr>
    </w:lvl>
    <w:lvl w:ilvl="6" w:tplc="4EB864E4">
      <w:start w:val="1"/>
      <w:numFmt w:val="decimal"/>
      <w:lvlText w:val="%7."/>
      <w:lvlJc w:val="left"/>
      <w:pPr>
        <w:ind w:left="5040" w:hanging="360"/>
      </w:pPr>
    </w:lvl>
    <w:lvl w:ilvl="7" w:tplc="E606342A">
      <w:start w:val="1"/>
      <w:numFmt w:val="lowerLetter"/>
      <w:lvlText w:val="%8."/>
      <w:lvlJc w:val="left"/>
      <w:pPr>
        <w:ind w:left="5760" w:hanging="360"/>
      </w:pPr>
    </w:lvl>
    <w:lvl w:ilvl="8" w:tplc="93E2E2C2">
      <w:start w:val="1"/>
      <w:numFmt w:val="lowerRoman"/>
      <w:lvlText w:val="%9."/>
      <w:lvlJc w:val="right"/>
      <w:pPr>
        <w:ind w:left="6480" w:hanging="180"/>
      </w:pPr>
    </w:lvl>
  </w:abstractNum>
  <w:abstractNum w:abstractNumId="48" w15:restartNumberingAfterBreak="0">
    <w:nsid w:val="15B44D53"/>
    <w:multiLevelType w:val="hybridMultilevel"/>
    <w:tmpl w:val="4C54A8BE"/>
    <w:lvl w:ilvl="0" w:tplc="271CE980">
      <w:start w:val="1"/>
      <w:numFmt w:val="lowerLetter"/>
      <w:lvlText w:val="%1)"/>
      <w:lvlJc w:val="left"/>
      <w:pPr>
        <w:ind w:left="867" w:hanging="360"/>
      </w:pPr>
    </w:lvl>
    <w:lvl w:ilvl="1" w:tplc="99EA404E">
      <w:start w:val="1"/>
      <w:numFmt w:val="lowerLetter"/>
      <w:lvlText w:val="%2."/>
      <w:lvlJc w:val="left"/>
      <w:pPr>
        <w:ind w:left="1587" w:hanging="360"/>
      </w:pPr>
    </w:lvl>
    <w:lvl w:ilvl="2" w:tplc="7E88BCB8">
      <w:start w:val="1"/>
      <w:numFmt w:val="lowerRoman"/>
      <w:lvlText w:val="%3."/>
      <w:lvlJc w:val="right"/>
      <w:pPr>
        <w:ind w:left="2307" w:hanging="180"/>
      </w:pPr>
    </w:lvl>
    <w:lvl w:ilvl="3" w:tplc="7696D858">
      <w:start w:val="1"/>
      <w:numFmt w:val="decimal"/>
      <w:lvlText w:val="%4."/>
      <w:lvlJc w:val="left"/>
      <w:pPr>
        <w:ind w:left="3027" w:hanging="360"/>
      </w:pPr>
    </w:lvl>
    <w:lvl w:ilvl="4" w:tplc="44D05B26">
      <w:start w:val="1"/>
      <w:numFmt w:val="lowerLetter"/>
      <w:lvlText w:val="%5."/>
      <w:lvlJc w:val="left"/>
      <w:pPr>
        <w:ind w:left="3747" w:hanging="360"/>
      </w:pPr>
    </w:lvl>
    <w:lvl w:ilvl="5" w:tplc="4C20F946">
      <w:start w:val="1"/>
      <w:numFmt w:val="lowerRoman"/>
      <w:lvlText w:val="%6."/>
      <w:lvlJc w:val="right"/>
      <w:pPr>
        <w:ind w:left="4467" w:hanging="180"/>
      </w:pPr>
    </w:lvl>
    <w:lvl w:ilvl="6" w:tplc="9D4024EA">
      <w:start w:val="1"/>
      <w:numFmt w:val="decimal"/>
      <w:lvlText w:val="%7."/>
      <w:lvlJc w:val="left"/>
      <w:pPr>
        <w:ind w:left="5187" w:hanging="360"/>
      </w:pPr>
    </w:lvl>
    <w:lvl w:ilvl="7" w:tplc="75FE32B6">
      <w:start w:val="1"/>
      <w:numFmt w:val="lowerLetter"/>
      <w:lvlText w:val="%8."/>
      <w:lvlJc w:val="left"/>
      <w:pPr>
        <w:ind w:left="5907" w:hanging="360"/>
      </w:pPr>
    </w:lvl>
    <w:lvl w:ilvl="8" w:tplc="D9DED618">
      <w:start w:val="1"/>
      <w:numFmt w:val="lowerRoman"/>
      <w:lvlText w:val="%9."/>
      <w:lvlJc w:val="right"/>
      <w:pPr>
        <w:ind w:left="6627" w:hanging="180"/>
      </w:pPr>
    </w:lvl>
  </w:abstractNum>
  <w:abstractNum w:abstractNumId="49" w15:restartNumberingAfterBreak="0">
    <w:nsid w:val="15C26140"/>
    <w:multiLevelType w:val="hybridMultilevel"/>
    <w:tmpl w:val="1B2AA148"/>
    <w:lvl w:ilvl="0" w:tplc="CA1ADF54">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AE2577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34845A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0824F5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32CE5E1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68E6B5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596DD1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0F4044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E2021E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6137D9B"/>
    <w:multiLevelType w:val="multilevel"/>
    <w:tmpl w:val="CCD4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2D8CE3"/>
    <w:multiLevelType w:val="hybridMultilevel"/>
    <w:tmpl w:val="AFDAF3E6"/>
    <w:lvl w:ilvl="0" w:tplc="80DAB020">
      <w:start w:val="1"/>
      <w:numFmt w:val="lowerLetter"/>
      <w:lvlText w:val="%1."/>
      <w:lvlJc w:val="left"/>
      <w:pPr>
        <w:ind w:left="487" w:hanging="360"/>
      </w:pPr>
    </w:lvl>
    <w:lvl w:ilvl="1" w:tplc="299E1A08">
      <w:start w:val="1"/>
      <w:numFmt w:val="lowerLetter"/>
      <w:lvlText w:val="%2."/>
      <w:lvlJc w:val="left"/>
      <w:pPr>
        <w:ind w:left="1207" w:hanging="360"/>
      </w:pPr>
    </w:lvl>
    <w:lvl w:ilvl="2" w:tplc="0B96EBA6">
      <w:start w:val="1"/>
      <w:numFmt w:val="lowerRoman"/>
      <w:lvlText w:val="%3."/>
      <w:lvlJc w:val="right"/>
      <w:pPr>
        <w:ind w:left="1927" w:hanging="180"/>
      </w:pPr>
    </w:lvl>
    <w:lvl w:ilvl="3" w:tplc="E0A6C126">
      <w:start w:val="1"/>
      <w:numFmt w:val="decimal"/>
      <w:lvlText w:val="%4."/>
      <w:lvlJc w:val="left"/>
      <w:pPr>
        <w:ind w:left="2647" w:hanging="360"/>
      </w:pPr>
    </w:lvl>
    <w:lvl w:ilvl="4" w:tplc="6A1E6FB4">
      <w:start w:val="1"/>
      <w:numFmt w:val="lowerLetter"/>
      <w:lvlText w:val="%5."/>
      <w:lvlJc w:val="left"/>
      <w:pPr>
        <w:ind w:left="3367" w:hanging="360"/>
      </w:pPr>
    </w:lvl>
    <w:lvl w:ilvl="5" w:tplc="AE0EF704">
      <w:start w:val="1"/>
      <w:numFmt w:val="lowerRoman"/>
      <w:lvlText w:val="%6."/>
      <w:lvlJc w:val="right"/>
      <w:pPr>
        <w:ind w:left="4087" w:hanging="180"/>
      </w:pPr>
    </w:lvl>
    <w:lvl w:ilvl="6" w:tplc="E2F21A16">
      <w:start w:val="1"/>
      <w:numFmt w:val="decimal"/>
      <w:lvlText w:val="%7."/>
      <w:lvlJc w:val="left"/>
      <w:pPr>
        <w:ind w:left="4807" w:hanging="360"/>
      </w:pPr>
    </w:lvl>
    <w:lvl w:ilvl="7" w:tplc="28BAF3DA">
      <w:start w:val="1"/>
      <w:numFmt w:val="lowerLetter"/>
      <w:lvlText w:val="%8."/>
      <w:lvlJc w:val="left"/>
      <w:pPr>
        <w:ind w:left="5527" w:hanging="360"/>
      </w:pPr>
    </w:lvl>
    <w:lvl w:ilvl="8" w:tplc="A664C912">
      <w:start w:val="1"/>
      <w:numFmt w:val="lowerRoman"/>
      <w:lvlText w:val="%9."/>
      <w:lvlJc w:val="right"/>
      <w:pPr>
        <w:ind w:left="6247" w:hanging="180"/>
      </w:pPr>
    </w:lvl>
  </w:abstractNum>
  <w:abstractNum w:abstractNumId="52" w15:restartNumberingAfterBreak="0">
    <w:nsid w:val="17764947"/>
    <w:multiLevelType w:val="hybridMultilevel"/>
    <w:tmpl w:val="EF169FB0"/>
    <w:lvl w:ilvl="0" w:tplc="45426B3A">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3" w15:restartNumberingAfterBreak="0">
    <w:nsid w:val="18D44277"/>
    <w:multiLevelType w:val="hybridMultilevel"/>
    <w:tmpl w:val="3572D7B6"/>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4" w15:restartNumberingAfterBreak="0">
    <w:nsid w:val="1906386E"/>
    <w:multiLevelType w:val="hybridMultilevel"/>
    <w:tmpl w:val="40FA2A20"/>
    <w:lvl w:ilvl="0" w:tplc="08160017">
      <w:start w:val="1"/>
      <w:numFmt w:val="lowerLetter"/>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55" w15:restartNumberingAfterBreak="0">
    <w:nsid w:val="194142FC"/>
    <w:multiLevelType w:val="hybridMultilevel"/>
    <w:tmpl w:val="FFFFFFFF"/>
    <w:lvl w:ilvl="0" w:tplc="0D4EEA70">
      <w:start w:val="1"/>
      <w:numFmt w:val="decimal"/>
      <w:lvlText w:val="%1."/>
      <w:lvlJc w:val="left"/>
      <w:pPr>
        <w:ind w:left="502" w:hanging="360"/>
      </w:pPr>
    </w:lvl>
    <w:lvl w:ilvl="1" w:tplc="86FE3A7A">
      <w:start w:val="1"/>
      <w:numFmt w:val="lowerLetter"/>
      <w:lvlText w:val="%2."/>
      <w:lvlJc w:val="left"/>
      <w:pPr>
        <w:ind w:left="1222" w:hanging="360"/>
      </w:pPr>
    </w:lvl>
    <w:lvl w:ilvl="2" w:tplc="D4961274">
      <w:start w:val="1"/>
      <w:numFmt w:val="lowerRoman"/>
      <w:lvlText w:val="%3."/>
      <w:lvlJc w:val="right"/>
      <w:pPr>
        <w:ind w:left="1942" w:hanging="180"/>
      </w:pPr>
    </w:lvl>
    <w:lvl w:ilvl="3" w:tplc="3A94D282">
      <w:start w:val="1"/>
      <w:numFmt w:val="decimal"/>
      <w:lvlText w:val="%4."/>
      <w:lvlJc w:val="left"/>
      <w:pPr>
        <w:ind w:left="2662" w:hanging="360"/>
      </w:pPr>
    </w:lvl>
    <w:lvl w:ilvl="4" w:tplc="428C83D0">
      <w:start w:val="1"/>
      <w:numFmt w:val="lowerLetter"/>
      <w:lvlText w:val="%5."/>
      <w:lvlJc w:val="left"/>
      <w:pPr>
        <w:ind w:left="3382" w:hanging="360"/>
      </w:pPr>
    </w:lvl>
    <w:lvl w:ilvl="5" w:tplc="4A6C8316">
      <w:start w:val="1"/>
      <w:numFmt w:val="lowerRoman"/>
      <w:lvlText w:val="%6."/>
      <w:lvlJc w:val="right"/>
      <w:pPr>
        <w:ind w:left="4102" w:hanging="180"/>
      </w:pPr>
    </w:lvl>
    <w:lvl w:ilvl="6" w:tplc="6DB06C3A">
      <w:start w:val="1"/>
      <w:numFmt w:val="decimal"/>
      <w:lvlText w:val="%7."/>
      <w:lvlJc w:val="left"/>
      <w:pPr>
        <w:ind w:left="4822" w:hanging="360"/>
      </w:pPr>
    </w:lvl>
    <w:lvl w:ilvl="7" w:tplc="85AECC4A">
      <w:start w:val="1"/>
      <w:numFmt w:val="lowerLetter"/>
      <w:lvlText w:val="%8."/>
      <w:lvlJc w:val="left"/>
      <w:pPr>
        <w:ind w:left="5542" w:hanging="360"/>
      </w:pPr>
    </w:lvl>
    <w:lvl w:ilvl="8" w:tplc="CBD662AC">
      <w:start w:val="1"/>
      <w:numFmt w:val="lowerRoman"/>
      <w:lvlText w:val="%9."/>
      <w:lvlJc w:val="right"/>
      <w:pPr>
        <w:ind w:left="6262" w:hanging="180"/>
      </w:pPr>
    </w:lvl>
  </w:abstractNum>
  <w:abstractNum w:abstractNumId="56" w15:restartNumberingAfterBreak="0">
    <w:nsid w:val="19B02947"/>
    <w:multiLevelType w:val="hybridMultilevel"/>
    <w:tmpl w:val="95D47CE0"/>
    <w:lvl w:ilvl="0" w:tplc="2C2A9D4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7E6EE1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C9410C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3C4C21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9BC879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0A047A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64ED37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3A2C2DE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0302FB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A0E28E6"/>
    <w:multiLevelType w:val="hybridMultilevel"/>
    <w:tmpl w:val="8D488A12"/>
    <w:lvl w:ilvl="0" w:tplc="628CFFDE">
      <w:start w:val="1"/>
      <w:numFmt w:val="bullet"/>
      <w:lvlText w:val=""/>
      <w:lvlJc w:val="left"/>
      <w:pPr>
        <w:ind w:left="502" w:hanging="360"/>
      </w:pPr>
      <w:rPr>
        <w:rFonts w:ascii="Symbol" w:hAnsi="Symbol" w:hint="default"/>
      </w:rPr>
    </w:lvl>
    <w:lvl w:ilvl="1" w:tplc="AF60971E">
      <w:start w:val="1"/>
      <w:numFmt w:val="bullet"/>
      <w:lvlText w:val="o"/>
      <w:lvlJc w:val="left"/>
      <w:pPr>
        <w:ind w:left="1222" w:hanging="360"/>
      </w:pPr>
      <w:rPr>
        <w:rFonts w:ascii="Courier New" w:hAnsi="Courier New" w:hint="default"/>
      </w:rPr>
    </w:lvl>
    <w:lvl w:ilvl="2" w:tplc="CB7E21A6">
      <w:start w:val="1"/>
      <w:numFmt w:val="bullet"/>
      <w:lvlText w:val=""/>
      <w:lvlJc w:val="left"/>
      <w:pPr>
        <w:ind w:left="1942" w:hanging="360"/>
      </w:pPr>
      <w:rPr>
        <w:rFonts w:ascii="Wingdings" w:hAnsi="Wingdings" w:hint="default"/>
      </w:rPr>
    </w:lvl>
    <w:lvl w:ilvl="3" w:tplc="67E66260">
      <w:start w:val="1"/>
      <w:numFmt w:val="bullet"/>
      <w:lvlText w:val=""/>
      <w:lvlJc w:val="left"/>
      <w:pPr>
        <w:ind w:left="2662" w:hanging="360"/>
      </w:pPr>
      <w:rPr>
        <w:rFonts w:ascii="Symbol" w:hAnsi="Symbol" w:hint="default"/>
      </w:rPr>
    </w:lvl>
    <w:lvl w:ilvl="4" w:tplc="67EC1FD2">
      <w:start w:val="1"/>
      <w:numFmt w:val="bullet"/>
      <w:lvlText w:val="o"/>
      <w:lvlJc w:val="left"/>
      <w:pPr>
        <w:ind w:left="3382" w:hanging="360"/>
      </w:pPr>
      <w:rPr>
        <w:rFonts w:ascii="Courier New" w:hAnsi="Courier New" w:hint="default"/>
      </w:rPr>
    </w:lvl>
    <w:lvl w:ilvl="5" w:tplc="3864DFD6">
      <w:start w:val="1"/>
      <w:numFmt w:val="bullet"/>
      <w:lvlText w:val=""/>
      <w:lvlJc w:val="left"/>
      <w:pPr>
        <w:ind w:left="4102" w:hanging="360"/>
      </w:pPr>
      <w:rPr>
        <w:rFonts w:ascii="Wingdings" w:hAnsi="Wingdings" w:hint="default"/>
      </w:rPr>
    </w:lvl>
    <w:lvl w:ilvl="6" w:tplc="CEE0EEF0">
      <w:start w:val="1"/>
      <w:numFmt w:val="bullet"/>
      <w:lvlText w:val=""/>
      <w:lvlJc w:val="left"/>
      <w:pPr>
        <w:ind w:left="4822" w:hanging="360"/>
      </w:pPr>
      <w:rPr>
        <w:rFonts w:ascii="Symbol" w:hAnsi="Symbol" w:hint="default"/>
      </w:rPr>
    </w:lvl>
    <w:lvl w:ilvl="7" w:tplc="F6860B88">
      <w:start w:val="1"/>
      <w:numFmt w:val="bullet"/>
      <w:lvlText w:val="o"/>
      <w:lvlJc w:val="left"/>
      <w:pPr>
        <w:ind w:left="5542" w:hanging="360"/>
      </w:pPr>
      <w:rPr>
        <w:rFonts w:ascii="Courier New" w:hAnsi="Courier New" w:hint="default"/>
      </w:rPr>
    </w:lvl>
    <w:lvl w:ilvl="8" w:tplc="D1068CEA">
      <w:start w:val="1"/>
      <w:numFmt w:val="bullet"/>
      <w:lvlText w:val=""/>
      <w:lvlJc w:val="left"/>
      <w:pPr>
        <w:ind w:left="6262" w:hanging="360"/>
      </w:pPr>
      <w:rPr>
        <w:rFonts w:ascii="Wingdings" w:hAnsi="Wingdings" w:hint="default"/>
      </w:rPr>
    </w:lvl>
  </w:abstractNum>
  <w:abstractNum w:abstractNumId="58" w15:restartNumberingAfterBreak="0">
    <w:nsid w:val="1AF36853"/>
    <w:multiLevelType w:val="hybridMultilevel"/>
    <w:tmpl w:val="A3A6A256"/>
    <w:lvl w:ilvl="0" w:tplc="242ADFBA">
      <w:start w:val="1"/>
      <w:numFmt w:val="lowerLetter"/>
      <w:lvlText w:val="%1)"/>
      <w:lvlJc w:val="left"/>
      <w:pPr>
        <w:ind w:left="502" w:hanging="360"/>
      </w:pPr>
    </w:lvl>
    <w:lvl w:ilvl="1" w:tplc="9120E0E0">
      <w:start w:val="1"/>
      <w:numFmt w:val="lowerLetter"/>
      <w:lvlText w:val="%2."/>
      <w:lvlJc w:val="left"/>
      <w:pPr>
        <w:ind w:left="1222" w:hanging="360"/>
      </w:pPr>
    </w:lvl>
    <w:lvl w:ilvl="2" w:tplc="84A4257C">
      <w:start w:val="1"/>
      <w:numFmt w:val="lowerRoman"/>
      <w:lvlText w:val="%3."/>
      <w:lvlJc w:val="right"/>
      <w:pPr>
        <w:ind w:left="1942" w:hanging="180"/>
      </w:pPr>
    </w:lvl>
    <w:lvl w:ilvl="3" w:tplc="5B88FB6E">
      <w:start w:val="1"/>
      <w:numFmt w:val="decimal"/>
      <w:lvlText w:val="%4."/>
      <w:lvlJc w:val="left"/>
      <w:pPr>
        <w:ind w:left="2662" w:hanging="360"/>
      </w:pPr>
    </w:lvl>
    <w:lvl w:ilvl="4" w:tplc="54769E7E">
      <w:start w:val="1"/>
      <w:numFmt w:val="lowerLetter"/>
      <w:lvlText w:val="%5."/>
      <w:lvlJc w:val="left"/>
      <w:pPr>
        <w:ind w:left="3382" w:hanging="360"/>
      </w:pPr>
    </w:lvl>
    <w:lvl w:ilvl="5" w:tplc="F926AD22">
      <w:start w:val="1"/>
      <w:numFmt w:val="lowerRoman"/>
      <w:lvlText w:val="%6."/>
      <w:lvlJc w:val="right"/>
      <w:pPr>
        <w:ind w:left="4102" w:hanging="180"/>
      </w:pPr>
    </w:lvl>
    <w:lvl w:ilvl="6" w:tplc="70909EAA">
      <w:start w:val="1"/>
      <w:numFmt w:val="decimal"/>
      <w:lvlText w:val="%7."/>
      <w:lvlJc w:val="left"/>
      <w:pPr>
        <w:ind w:left="4822" w:hanging="360"/>
      </w:pPr>
    </w:lvl>
    <w:lvl w:ilvl="7" w:tplc="70A01FBA">
      <w:start w:val="1"/>
      <w:numFmt w:val="lowerLetter"/>
      <w:lvlText w:val="%8."/>
      <w:lvlJc w:val="left"/>
      <w:pPr>
        <w:ind w:left="5542" w:hanging="360"/>
      </w:pPr>
    </w:lvl>
    <w:lvl w:ilvl="8" w:tplc="8474F4CC">
      <w:start w:val="1"/>
      <w:numFmt w:val="lowerRoman"/>
      <w:lvlText w:val="%9."/>
      <w:lvlJc w:val="right"/>
      <w:pPr>
        <w:ind w:left="6262" w:hanging="180"/>
      </w:pPr>
    </w:lvl>
  </w:abstractNum>
  <w:abstractNum w:abstractNumId="59" w15:restartNumberingAfterBreak="0">
    <w:nsid w:val="1CA362DA"/>
    <w:multiLevelType w:val="hybridMultilevel"/>
    <w:tmpl w:val="074C3CCA"/>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60" w15:restartNumberingAfterBreak="0">
    <w:nsid w:val="1CD17A3A"/>
    <w:multiLevelType w:val="hybridMultilevel"/>
    <w:tmpl w:val="520C1A86"/>
    <w:lvl w:ilvl="0" w:tplc="0F602790">
      <w:start w:val="1"/>
      <w:numFmt w:val="decimal"/>
      <w:lvlText w:val="%1-"/>
      <w:lvlJc w:val="left"/>
      <w:pPr>
        <w:ind w:left="487" w:hanging="360"/>
      </w:pPr>
    </w:lvl>
    <w:lvl w:ilvl="1" w:tplc="4D3C5E98">
      <w:start w:val="1"/>
      <w:numFmt w:val="lowerLetter"/>
      <w:lvlText w:val="%2."/>
      <w:lvlJc w:val="left"/>
      <w:pPr>
        <w:ind w:left="1207" w:hanging="360"/>
      </w:pPr>
    </w:lvl>
    <w:lvl w:ilvl="2" w:tplc="5986CCD4">
      <w:start w:val="1"/>
      <w:numFmt w:val="lowerRoman"/>
      <w:lvlText w:val="%3."/>
      <w:lvlJc w:val="right"/>
      <w:pPr>
        <w:ind w:left="1927" w:hanging="180"/>
      </w:pPr>
    </w:lvl>
    <w:lvl w:ilvl="3" w:tplc="8BA48DEA">
      <w:start w:val="1"/>
      <w:numFmt w:val="decimal"/>
      <w:lvlText w:val="%4."/>
      <w:lvlJc w:val="left"/>
      <w:pPr>
        <w:ind w:left="2647" w:hanging="360"/>
      </w:pPr>
    </w:lvl>
    <w:lvl w:ilvl="4" w:tplc="F0208400">
      <w:start w:val="1"/>
      <w:numFmt w:val="lowerLetter"/>
      <w:lvlText w:val="%5."/>
      <w:lvlJc w:val="left"/>
      <w:pPr>
        <w:ind w:left="3367" w:hanging="360"/>
      </w:pPr>
    </w:lvl>
    <w:lvl w:ilvl="5" w:tplc="68B6A3F4">
      <w:start w:val="1"/>
      <w:numFmt w:val="lowerRoman"/>
      <w:lvlText w:val="%6."/>
      <w:lvlJc w:val="right"/>
      <w:pPr>
        <w:ind w:left="4087" w:hanging="180"/>
      </w:pPr>
    </w:lvl>
    <w:lvl w:ilvl="6" w:tplc="63FC1E02">
      <w:start w:val="1"/>
      <w:numFmt w:val="decimal"/>
      <w:lvlText w:val="%7."/>
      <w:lvlJc w:val="left"/>
      <w:pPr>
        <w:ind w:left="4807" w:hanging="360"/>
      </w:pPr>
    </w:lvl>
    <w:lvl w:ilvl="7" w:tplc="7B5E69DE">
      <w:start w:val="1"/>
      <w:numFmt w:val="lowerLetter"/>
      <w:lvlText w:val="%8."/>
      <w:lvlJc w:val="left"/>
      <w:pPr>
        <w:ind w:left="5527" w:hanging="360"/>
      </w:pPr>
    </w:lvl>
    <w:lvl w:ilvl="8" w:tplc="E000DD0A">
      <w:start w:val="1"/>
      <w:numFmt w:val="lowerRoman"/>
      <w:lvlText w:val="%9."/>
      <w:lvlJc w:val="right"/>
      <w:pPr>
        <w:ind w:left="6247" w:hanging="180"/>
      </w:pPr>
    </w:lvl>
  </w:abstractNum>
  <w:abstractNum w:abstractNumId="61" w15:restartNumberingAfterBreak="0">
    <w:nsid w:val="1DCF3EB9"/>
    <w:multiLevelType w:val="hybridMultilevel"/>
    <w:tmpl w:val="DB5E49EA"/>
    <w:lvl w:ilvl="0" w:tplc="0F22F1EA">
      <w:start w:val="11"/>
      <w:numFmt w:val="decimal"/>
      <w:lvlText w:val="%1"/>
      <w:lvlJc w:val="left"/>
      <w:pPr>
        <w:ind w:left="2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DAA845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D308CC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3D2C4FF4">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176B18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D22C42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45CAF4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D54B8C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5F486B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1DEA4ABB"/>
    <w:multiLevelType w:val="hybridMultilevel"/>
    <w:tmpl w:val="51A47702"/>
    <w:lvl w:ilvl="0" w:tplc="E806C96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CAC01D2">
      <w:start w:val="1"/>
      <w:numFmt w:val="lowerLetter"/>
      <w:lvlText w:val="%2"/>
      <w:lvlJc w:val="left"/>
      <w:pPr>
        <w:ind w:left="12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63E93F2">
      <w:start w:val="1"/>
      <w:numFmt w:val="lowerRoman"/>
      <w:lvlText w:val="%3"/>
      <w:lvlJc w:val="left"/>
      <w:pPr>
        <w:ind w:left="19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552CBF2">
      <w:start w:val="1"/>
      <w:numFmt w:val="decimal"/>
      <w:lvlText w:val="%4"/>
      <w:lvlJc w:val="left"/>
      <w:pPr>
        <w:ind w:left="26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292E520">
      <w:start w:val="1"/>
      <w:numFmt w:val="lowerLetter"/>
      <w:lvlText w:val="%5"/>
      <w:lvlJc w:val="left"/>
      <w:pPr>
        <w:ind w:left="33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F4EEB68">
      <w:start w:val="1"/>
      <w:numFmt w:val="lowerRoman"/>
      <w:lvlText w:val="%6"/>
      <w:lvlJc w:val="left"/>
      <w:pPr>
        <w:ind w:left="41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3F0A330">
      <w:start w:val="1"/>
      <w:numFmt w:val="decimal"/>
      <w:lvlText w:val="%7"/>
      <w:lvlJc w:val="left"/>
      <w:pPr>
        <w:ind w:left="48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0622C8C">
      <w:start w:val="1"/>
      <w:numFmt w:val="lowerLetter"/>
      <w:lvlText w:val="%8"/>
      <w:lvlJc w:val="left"/>
      <w:pPr>
        <w:ind w:left="55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8B4530A">
      <w:start w:val="1"/>
      <w:numFmt w:val="lowerRoman"/>
      <w:lvlText w:val="%9"/>
      <w:lvlJc w:val="left"/>
      <w:pPr>
        <w:ind w:left="62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DF617E3"/>
    <w:multiLevelType w:val="hybridMultilevel"/>
    <w:tmpl w:val="146E37C4"/>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64" w15:restartNumberingAfterBreak="0">
    <w:nsid w:val="1E0D1D0C"/>
    <w:multiLevelType w:val="hybridMultilevel"/>
    <w:tmpl w:val="29A273DA"/>
    <w:lvl w:ilvl="0" w:tplc="031EDA88">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3825FF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398363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0609A24">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AE00A6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EE8948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04285C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E9CBFE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86AD4C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1E41752E"/>
    <w:multiLevelType w:val="hybridMultilevel"/>
    <w:tmpl w:val="7E04BC34"/>
    <w:lvl w:ilvl="0" w:tplc="C7AE05C8">
      <w:start w:val="1"/>
      <w:numFmt w:val="lowerLetter"/>
      <w:lvlText w:val="%1)"/>
      <w:lvlJc w:val="left"/>
      <w:pPr>
        <w:ind w:left="720" w:hanging="360"/>
      </w:pPr>
    </w:lvl>
    <w:lvl w:ilvl="1" w:tplc="153AB9F2">
      <w:start w:val="1"/>
      <w:numFmt w:val="lowerLetter"/>
      <w:lvlText w:val="%2."/>
      <w:lvlJc w:val="left"/>
      <w:pPr>
        <w:ind w:left="1440" w:hanging="360"/>
      </w:pPr>
    </w:lvl>
    <w:lvl w:ilvl="2" w:tplc="1EDE86C0">
      <w:start w:val="1"/>
      <w:numFmt w:val="lowerRoman"/>
      <w:lvlText w:val="%3."/>
      <w:lvlJc w:val="right"/>
      <w:pPr>
        <w:ind w:left="2160" w:hanging="180"/>
      </w:pPr>
    </w:lvl>
    <w:lvl w:ilvl="3" w:tplc="DF705B40">
      <w:start w:val="1"/>
      <w:numFmt w:val="decimal"/>
      <w:lvlText w:val="%4."/>
      <w:lvlJc w:val="left"/>
      <w:pPr>
        <w:ind w:left="2880" w:hanging="360"/>
      </w:pPr>
    </w:lvl>
    <w:lvl w:ilvl="4" w:tplc="0C2EBCFE">
      <w:start w:val="1"/>
      <w:numFmt w:val="lowerLetter"/>
      <w:lvlText w:val="%5."/>
      <w:lvlJc w:val="left"/>
      <w:pPr>
        <w:ind w:left="3600" w:hanging="360"/>
      </w:pPr>
    </w:lvl>
    <w:lvl w:ilvl="5" w:tplc="CB32ED84">
      <w:start w:val="1"/>
      <w:numFmt w:val="lowerRoman"/>
      <w:lvlText w:val="%6."/>
      <w:lvlJc w:val="right"/>
      <w:pPr>
        <w:ind w:left="4320" w:hanging="180"/>
      </w:pPr>
    </w:lvl>
    <w:lvl w:ilvl="6" w:tplc="9960756E">
      <w:start w:val="1"/>
      <w:numFmt w:val="decimal"/>
      <w:lvlText w:val="%7."/>
      <w:lvlJc w:val="left"/>
      <w:pPr>
        <w:ind w:left="5040" w:hanging="360"/>
      </w:pPr>
    </w:lvl>
    <w:lvl w:ilvl="7" w:tplc="A0988C38">
      <w:start w:val="1"/>
      <w:numFmt w:val="lowerLetter"/>
      <w:lvlText w:val="%8."/>
      <w:lvlJc w:val="left"/>
      <w:pPr>
        <w:ind w:left="5760" w:hanging="360"/>
      </w:pPr>
    </w:lvl>
    <w:lvl w:ilvl="8" w:tplc="EC7CF6AE">
      <w:start w:val="1"/>
      <w:numFmt w:val="lowerRoman"/>
      <w:lvlText w:val="%9."/>
      <w:lvlJc w:val="right"/>
      <w:pPr>
        <w:ind w:left="6480" w:hanging="180"/>
      </w:pPr>
    </w:lvl>
  </w:abstractNum>
  <w:abstractNum w:abstractNumId="66" w15:restartNumberingAfterBreak="0">
    <w:nsid w:val="1EA722BA"/>
    <w:multiLevelType w:val="hybridMultilevel"/>
    <w:tmpl w:val="F93884FA"/>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67" w15:restartNumberingAfterBreak="0">
    <w:nsid w:val="1F095431"/>
    <w:multiLevelType w:val="hybridMultilevel"/>
    <w:tmpl w:val="33E2F77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68" w15:restartNumberingAfterBreak="0">
    <w:nsid w:val="1F774A7F"/>
    <w:multiLevelType w:val="hybridMultilevel"/>
    <w:tmpl w:val="FFFFFFFF"/>
    <w:lvl w:ilvl="0" w:tplc="3996883C">
      <w:start w:val="1"/>
      <w:numFmt w:val="lowerLetter"/>
      <w:lvlText w:val="%1)"/>
      <w:lvlJc w:val="left"/>
      <w:pPr>
        <w:ind w:left="487" w:hanging="360"/>
      </w:pPr>
    </w:lvl>
    <w:lvl w:ilvl="1" w:tplc="F822E12C">
      <w:start w:val="1"/>
      <w:numFmt w:val="lowerLetter"/>
      <w:lvlText w:val="%2."/>
      <w:lvlJc w:val="left"/>
      <w:pPr>
        <w:ind w:left="1207" w:hanging="360"/>
      </w:pPr>
    </w:lvl>
    <w:lvl w:ilvl="2" w:tplc="D7E8A168">
      <w:start w:val="1"/>
      <w:numFmt w:val="lowerRoman"/>
      <w:lvlText w:val="%3."/>
      <w:lvlJc w:val="right"/>
      <w:pPr>
        <w:ind w:left="1927" w:hanging="180"/>
      </w:pPr>
    </w:lvl>
    <w:lvl w:ilvl="3" w:tplc="828475A0">
      <w:start w:val="1"/>
      <w:numFmt w:val="decimal"/>
      <w:lvlText w:val="%4."/>
      <w:lvlJc w:val="left"/>
      <w:pPr>
        <w:ind w:left="2647" w:hanging="360"/>
      </w:pPr>
    </w:lvl>
    <w:lvl w:ilvl="4" w:tplc="DC346F8E">
      <w:start w:val="1"/>
      <w:numFmt w:val="lowerLetter"/>
      <w:lvlText w:val="%5."/>
      <w:lvlJc w:val="left"/>
      <w:pPr>
        <w:ind w:left="3367" w:hanging="360"/>
      </w:pPr>
    </w:lvl>
    <w:lvl w:ilvl="5" w:tplc="08589344">
      <w:start w:val="1"/>
      <w:numFmt w:val="lowerRoman"/>
      <w:lvlText w:val="%6."/>
      <w:lvlJc w:val="right"/>
      <w:pPr>
        <w:ind w:left="4087" w:hanging="180"/>
      </w:pPr>
    </w:lvl>
    <w:lvl w:ilvl="6" w:tplc="45E85016">
      <w:start w:val="1"/>
      <w:numFmt w:val="decimal"/>
      <w:lvlText w:val="%7."/>
      <w:lvlJc w:val="left"/>
      <w:pPr>
        <w:ind w:left="4807" w:hanging="360"/>
      </w:pPr>
    </w:lvl>
    <w:lvl w:ilvl="7" w:tplc="BF744CEA">
      <w:start w:val="1"/>
      <w:numFmt w:val="lowerLetter"/>
      <w:lvlText w:val="%8."/>
      <w:lvlJc w:val="left"/>
      <w:pPr>
        <w:ind w:left="5527" w:hanging="360"/>
      </w:pPr>
    </w:lvl>
    <w:lvl w:ilvl="8" w:tplc="14BA8524">
      <w:start w:val="1"/>
      <w:numFmt w:val="lowerRoman"/>
      <w:lvlText w:val="%9."/>
      <w:lvlJc w:val="right"/>
      <w:pPr>
        <w:ind w:left="6247" w:hanging="180"/>
      </w:pPr>
    </w:lvl>
  </w:abstractNum>
  <w:abstractNum w:abstractNumId="69" w15:restartNumberingAfterBreak="0">
    <w:nsid w:val="1F832B7C"/>
    <w:multiLevelType w:val="hybridMultilevel"/>
    <w:tmpl w:val="A82C515A"/>
    <w:lvl w:ilvl="0" w:tplc="0816001B">
      <w:start w:val="1"/>
      <w:numFmt w:val="lowerRoman"/>
      <w:lvlText w:val="%1."/>
      <w:lvlJc w:val="right"/>
      <w:pPr>
        <w:ind w:left="1068" w:hanging="360"/>
      </w:pPr>
      <w:rPr>
        <w:b w:val="0"/>
        <w:bCs w:val="0"/>
        <w:strike w:val="0"/>
      </w:rPr>
    </w:lvl>
    <w:lvl w:ilvl="1" w:tplc="FFFFFFFF" w:tentative="1">
      <w:start w:val="1"/>
      <w:numFmt w:val="lowerLetter"/>
      <w:lvlText w:val="%2."/>
      <w:lvlJc w:val="left"/>
      <w:pPr>
        <w:ind w:left="1915" w:hanging="360"/>
      </w:pPr>
    </w:lvl>
    <w:lvl w:ilvl="2" w:tplc="FFFFFFFF" w:tentative="1">
      <w:start w:val="1"/>
      <w:numFmt w:val="lowerRoman"/>
      <w:lvlText w:val="%3."/>
      <w:lvlJc w:val="right"/>
      <w:pPr>
        <w:ind w:left="2635" w:hanging="180"/>
      </w:pPr>
    </w:lvl>
    <w:lvl w:ilvl="3" w:tplc="FFFFFFFF" w:tentative="1">
      <w:start w:val="1"/>
      <w:numFmt w:val="decimal"/>
      <w:lvlText w:val="%4."/>
      <w:lvlJc w:val="left"/>
      <w:pPr>
        <w:ind w:left="3355"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70" w15:restartNumberingAfterBreak="0">
    <w:nsid w:val="1F9A028C"/>
    <w:multiLevelType w:val="hybridMultilevel"/>
    <w:tmpl w:val="EC96FA08"/>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1" w15:restartNumberingAfterBreak="0">
    <w:nsid w:val="20B76B01"/>
    <w:multiLevelType w:val="hybridMultilevel"/>
    <w:tmpl w:val="FFFFFFFF"/>
    <w:lvl w:ilvl="0" w:tplc="0032C474">
      <w:start w:val="1"/>
      <w:numFmt w:val="decimal"/>
      <w:lvlText w:val="%1."/>
      <w:lvlJc w:val="left"/>
      <w:pPr>
        <w:ind w:left="720" w:hanging="360"/>
      </w:pPr>
    </w:lvl>
    <w:lvl w:ilvl="1" w:tplc="33828726">
      <w:start w:val="1"/>
      <w:numFmt w:val="lowerLetter"/>
      <w:lvlText w:val="%2."/>
      <w:lvlJc w:val="left"/>
      <w:pPr>
        <w:ind w:left="1440" w:hanging="360"/>
      </w:pPr>
    </w:lvl>
    <w:lvl w:ilvl="2" w:tplc="578C07F6">
      <w:start w:val="1"/>
      <w:numFmt w:val="lowerRoman"/>
      <w:lvlText w:val="%3."/>
      <w:lvlJc w:val="right"/>
      <w:pPr>
        <w:ind w:left="2160" w:hanging="180"/>
      </w:pPr>
    </w:lvl>
    <w:lvl w:ilvl="3" w:tplc="CDC0F3D2">
      <w:start w:val="1"/>
      <w:numFmt w:val="decimal"/>
      <w:lvlText w:val="%4."/>
      <w:lvlJc w:val="left"/>
      <w:pPr>
        <w:ind w:left="2880" w:hanging="360"/>
      </w:pPr>
    </w:lvl>
    <w:lvl w:ilvl="4" w:tplc="6166FA14">
      <w:start w:val="1"/>
      <w:numFmt w:val="lowerLetter"/>
      <w:lvlText w:val="%5."/>
      <w:lvlJc w:val="left"/>
      <w:pPr>
        <w:ind w:left="3600" w:hanging="360"/>
      </w:pPr>
    </w:lvl>
    <w:lvl w:ilvl="5" w:tplc="7762623A">
      <w:start w:val="1"/>
      <w:numFmt w:val="lowerRoman"/>
      <w:lvlText w:val="%6."/>
      <w:lvlJc w:val="right"/>
      <w:pPr>
        <w:ind w:left="4320" w:hanging="180"/>
      </w:pPr>
    </w:lvl>
    <w:lvl w:ilvl="6" w:tplc="A3325890">
      <w:start w:val="1"/>
      <w:numFmt w:val="decimal"/>
      <w:lvlText w:val="%7."/>
      <w:lvlJc w:val="left"/>
      <w:pPr>
        <w:ind w:left="5040" w:hanging="360"/>
      </w:pPr>
    </w:lvl>
    <w:lvl w:ilvl="7" w:tplc="EE1AEE06">
      <w:start w:val="1"/>
      <w:numFmt w:val="lowerLetter"/>
      <w:lvlText w:val="%8."/>
      <w:lvlJc w:val="left"/>
      <w:pPr>
        <w:ind w:left="5760" w:hanging="360"/>
      </w:pPr>
    </w:lvl>
    <w:lvl w:ilvl="8" w:tplc="103AC478">
      <w:start w:val="1"/>
      <w:numFmt w:val="lowerRoman"/>
      <w:lvlText w:val="%9."/>
      <w:lvlJc w:val="right"/>
      <w:pPr>
        <w:ind w:left="6480" w:hanging="180"/>
      </w:pPr>
    </w:lvl>
  </w:abstractNum>
  <w:abstractNum w:abstractNumId="72" w15:restartNumberingAfterBreak="0">
    <w:nsid w:val="212D7484"/>
    <w:multiLevelType w:val="hybridMultilevel"/>
    <w:tmpl w:val="912CBD50"/>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3" w15:restartNumberingAfterBreak="0">
    <w:nsid w:val="222451B0"/>
    <w:multiLevelType w:val="multilevel"/>
    <w:tmpl w:val="95A8DB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223E5CB9"/>
    <w:multiLevelType w:val="hybridMultilevel"/>
    <w:tmpl w:val="FFFFFFFF"/>
    <w:lvl w:ilvl="0" w:tplc="2E3C15F4">
      <w:start w:val="1"/>
      <w:numFmt w:val="decimal"/>
      <w:lvlText w:val="%1."/>
      <w:lvlJc w:val="left"/>
      <w:pPr>
        <w:ind w:left="502" w:hanging="360"/>
      </w:pPr>
    </w:lvl>
    <w:lvl w:ilvl="1" w:tplc="9AB2278A">
      <w:start w:val="1"/>
      <w:numFmt w:val="lowerLetter"/>
      <w:lvlText w:val="%2."/>
      <w:lvlJc w:val="left"/>
      <w:pPr>
        <w:ind w:left="1222" w:hanging="360"/>
      </w:pPr>
    </w:lvl>
    <w:lvl w:ilvl="2" w:tplc="56E89E6C">
      <w:start w:val="1"/>
      <w:numFmt w:val="lowerRoman"/>
      <w:lvlText w:val="%3."/>
      <w:lvlJc w:val="right"/>
      <w:pPr>
        <w:ind w:left="1942" w:hanging="180"/>
      </w:pPr>
    </w:lvl>
    <w:lvl w:ilvl="3" w:tplc="114038E4">
      <w:start w:val="1"/>
      <w:numFmt w:val="decimal"/>
      <w:lvlText w:val="%4."/>
      <w:lvlJc w:val="left"/>
      <w:pPr>
        <w:ind w:left="2662" w:hanging="360"/>
      </w:pPr>
    </w:lvl>
    <w:lvl w:ilvl="4" w:tplc="FDE25ABA">
      <w:start w:val="1"/>
      <w:numFmt w:val="lowerLetter"/>
      <w:lvlText w:val="%5."/>
      <w:lvlJc w:val="left"/>
      <w:pPr>
        <w:ind w:left="3382" w:hanging="360"/>
      </w:pPr>
    </w:lvl>
    <w:lvl w:ilvl="5" w:tplc="27822E34">
      <w:start w:val="1"/>
      <w:numFmt w:val="lowerRoman"/>
      <w:lvlText w:val="%6."/>
      <w:lvlJc w:val="right"/>
      <w:pPr>
        <w:ind w:left="4102" w:hanging="180"/>
      </w:pPr>
    </w:lvl>
    <w:lvl w:ilvl="6" w:tplc="02ACBE98">
      <w:start w:val="1"/>
      <w:numFmt w:val="decimal"/>
      <w:lvlText w:val="%7."/>
      <w:lvlJc w:val="left"/>
      <w:pPr>
        <w:ind w:left="4822" w:hanging="360"/>
      </w:pPr>
    </w:lvl>
    <w:lvl w:ilvl="7" w:tplc="73C85A76">
      <w:start w:val="1"/>
      <w:numFmt w:val="lowerLetter"/>
      <w:lvlText w:val="%8."/>
      <w:lvlJc w:val="left"/>
      <w:pPr>
        <w:ind w:left="5542" w:hanging="360"/>
      </w:pPr>
    </w:lvl>
    <w:lvl w:ilvl="8" w:tplc="F23A42BC">
      <w:start w:val="1"/>
      <w:numFmt w:val="lowerRoman"/>
      <w:lvlText w:val="%9."/>
      <w:lvlJc w:val="right"/>
      <w:pPr>
        <w:ind w:left="6262" w:hanging="180"/>
      </w:pPr>
    </w:lvl>
  </w:abstractNum>
  <w:abstractNum w:abstractNumId="75" w15:restartNumberingAfterBreak="0">
    <w:nsid w:val="226E0F8C"/>
    <w:multiLevelType w:val="hybridMultilevel"/>
    <w:tmpl w:val="57F02C68"/>
    <w:lvl w:ilvl="0" w:tplc="18A49804">
      <w:start w:val="13"/>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40D800F2">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E5C55D8">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FAE62C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614E17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DA023E7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3EAC92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80A861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DD4790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27FBA82"/>
    <w:multiLevelType w:val="hybridMultilevel"/>
    <w:tmpl w:val="B4FA47A0"/>
    <w:lvl w:ilvl="0" w:tplc="58B0C4FA">
      <w:start w:val="1"/>
      <w:numFmt w:val="decimal"/>
      <w:lvlText w:val="%1."/>
      <w:lvlJc w:val="left"/>
      <w:pPr>
        <w:ind w:left="502" w:hanging="360"/>
      </w:pPr>
    </w:lvl>
    <w:lvl w:ilvl="1" w:tplc="31169AB0">
      <w:start w:val="1"/>
      <w:numFmt w:val="lowerLetter"/>
      <w:lvlText w:val="%2."/>
      <w:lvlJc w:val="left"/>
      <w:pPr>
        <w:ind w:left="1222" w:hanging="360"/>
      </w:pPr>
    </w:lvl>
    <w:lvl w:ilvl="2" w:tplc="D2C8DE76">
      <w:start w:val="1"/>
      <w:numFmt w:val="lowerRoman"/>
      <w:lvlText w:val="%3."/>
      <w:lvlJc w:val="right"/>
      <w:pPr>
        <w:ind w:left="1942" w:hanging="180"/>
      </w:pPr>
    </w:lvl>
    <w:lvl w:ilvl="3" w:tplc="D5F84ACA">
      <w:start w:val="1"/>
      <w:numFmt w:val="decimal"/>
      <w:lvlText w:val="%4."/>
      <w:lvlJc w:val="left"/>
      <w:pPr>
        <w:ind w:left="2662" w:hanging="360"/>
      </w:pPr>
    </w:lvl>
    <w:lvl w:ilvl="4" w:tplc="A7586ED2">
      <w:start w:val="1"/>
      <w:numFmt w:val="lowerLetter"/>
      <w:lvlText w:val="%5."/>
      <w:lvlJc w:val="left"/>
      <w:pPr>
        <w:ind w:left="3382" w:hanging="360"/>
      </w:pPr>
    </w:lvl>
    <w:lvl w:ilvl="5" w:tplc="ECD09D60">
      <w:start w:val="1"/>
      <w:numFmt w:val="lowerRoman"/>
      <w:lvlText w:val="%6."/>
      <w:lvlJc w:val="right"/>
      <w:pPr>
        <w:ind w:left="4102" w:hanging="180"/>
      </w:pPr>
    </w:lvl>
    <w:lvl w:ilvl="6" w:tplc="16120F5C">
      <w:start w:val="1"/>
      <w:numFmt w:val="decimal"/>
      <w:lvlText w:val="%7."/>
      <w:lvlJc w:val="left"/>
      <w:pPr>
        <w:ind w:left="4822" w:hanging="360"/>
      </w:pPr>
    </w:lvl>
    <w:lvl w:ilvl="7" w:tplc="B80E89D8">
      <w:start w:val="1"/>
      <w:numFmt w:val="lowerLetter"/>
      <w:lvlText w:val="%8."/>
      <w:lvlJc w:val="left"/>
      <w:pPr>
        <w:ind w:left="5542" w:hanging="360"/>
      </w:pPr>
    </w:lvl>
    <w:lvl w:ilvl="8" w:tplc="BC28EC1E">
      <w:start w:val="1"/>
      <w:numFmt w:val="lowerRoman"/>
      <w:lvlText w:val="%9."/>
      <w:lvlJc w:val="right"/>
      <w:pPr>
        <w:ind w:left="6262" w:hanging="180"/>
      </w:pPr>
    </w:lvl>
  </w:abstractNum>
  <w:abstractNum w:abstractNumId="77" w15:restartNumberingAfterBreak="0">
    <w:nsid w:val="228FD2B5"/>
    <w:multiLevelType w:val="hybridMultilevel"/>
    <w:tmpl w:val="3C806C40"/>
    <w:lvl w:ilvl="0" w:tplc="6FC08552">
      <w:start w:val="1"/>
      <w:numFmt w:val="bullet"/>
      <w:lvlText w:val="-"/>
      <w:lvlJc w:val="left"/>
      <w:pPr>
        <w:ind w:left="487" w:hanging="360"/>
      </w:pPr>
      <w:rPr>
        <w:rFonts w:ascii="Aptos" w:hAnsi="Aptos" w:hint="default"/>
      </w:rPr>
    </w:lvl>
    <w:lvl w:ilvl="1" w:tplc="3214A558">
      <w:start w:val="1"/>
      <w:numFmt w:val="bullet"/>
      <w:lvlText w:val="o"/>
      <w:lvlJc w:val="left"/>
      <w:pPr>
        <w:ind w:left="1207" w:hanging="360"/>
      </w:pPr>
      <w:rPr>
        <w:rFonts w:ascii="Courier New" w:hAnsi="Courier New" w:hint="default"/>
      </w:rPr>
    </w:lvl>
    <w:lvl w:ilvl="2" w:tplc="9CA4D068">
      <w:start w:val="1"/>
      <w:numFmt w:val="bullet"/>
      <w:lvlText w:val=""/>
      <w:lvlJc w:val="left"/>
      <w:pPr>
        <w:ind w:left="1927" w:hanging="360"/>
      </w:pPr>
      <w:rPr>
        <w:rFonts w:ascii="Wingdings" w:hAnsi="Wingdings" w:hint="default"/>
      </w:rPr>
    </w:lvl>
    <w:lvl w:ilvl="3" w:tplc="D55CD53E">
      <w:start w:val="1"/>
      <w:numFmt w:val="bullet"/>
      <w:lvlText w:val=""/>
      <w:lvlJc w:val="left"/>
      <w:pPr>
        <w:ind w:left="2647" w:hanging="360"/>
      </w:pPr>
      <w:rPr>
        <w:rFonts w:ascii="Symbol" w:hAnsi="Symbol" w:hint="default"/>
      </w:rPr>
    </w:lvl>
    <w:lvl w:ilvl="4" w:tplc="4072B0B4">
      <w:start w:val="1"/>
      <w:numFmt w:val="bullet"/>
      <w:lvlText w:val="o"/>
      <w:lvlJc w:val="left"/>
      <w:pPr>
        <w:ind w:left="3367" w:hanging="360"/>
      </w:pPr>
      <w:rPr>
        <w:rFonts w:ascii="Courier New" w:hAnsi="Courier New" w:hint="default"/>
      </w:rPr>
    </w:lvl>
    <w:lvl w:ilvl="5" w:tplc="62524000">
      <w:start w:val="1"/>
      <w:numFmt w:val="bullet"/>
      <w:lvlText w:val=""/>
      <w:lvlJc w:val="left"/>
      <w:pPr>
        <w:ind w:left="4087" w:hanging="360"/>
      </w:pPr>
      <w:rPr>
        <w:rFonts w:ascii="Wingdings" w:hAnsi="Wingdings" w:hint="default"/>
      </w:rPr>
    </w:lvl>
    <w:lvl w:ilvl="6" w:tplc="B6A8FE34">
      <w:start w:val="1"/>
      <w:numFmt w:val="bullet"/>
      <w:lvlText w:val=""/>
      <w:lvlJc w:val="left"/>
      <w:pPr>
        <w:ind w:left="4807" w:hanging="360"/>
      </w:pPr>
      <w:rPr>
        <w:rFonts w:ascii="Symbol" w:hAnsi="Symbol" w:hint="default"/>
      </w:rPr>
    </w:lvl>
    <w:lvl w:ilvl="7" w:tplc="D8BE9A34">
      <w:start w:val="1"/>
      <w:numFmt w:val="bullet"/>
      <w:lvlText w:val="o"/>
      <w:lvlJc w:val="left"/>
      <w:pPr>
        <w:ind w:left="5527" w:hanging="360"/>
      </w:pPr>
      <w:rPr>
        <w:rFonts w:ascii="Courier New" w:hAnsi="Courier New" w:hint="default"/>
      </w:rPr>
    </w:lvl>
    <w:lvl w:ilvl="8" w:tplc="21762788">
      <w:start w:val="1"/>
      <w:numFmt w:val="bullet"/>
      <w:lvlText w:val=""/>
      <w:lvlJc w:val="left"/>
      <w:pPr>
        <w:ind w:left="6247" w:hanging="360"/>
      </w:pPr>
      <w:rPr>
        <w:rFonts w:ascii="Wingdings" w:hAnsi="Wingdings" w:hint="default"/>
      </w:rPr>
    </w:lvl>
  </w:abstractNum>
  <w:abstractNum w:abstractNumId="78" w15:restartNumberingAfterBreak="0">
    <w:nsid w:val="22E0F7AD"/>
    <w:multiLevelType w:val="hybridMultilevel"/>
    <w:tmpl w:val="E62222CA"/>
    <w:lvl w:ilvl="0" w:tplc="0E4A98A4">
      <w:start w:val="1"/>
      <w:numFmt w:val="lowerLetter"/>
      <w:lvlText w:val="%1)"/>
      <w:lvlJc w:val="left"/>
      <w:pPr>
        <w:ind w:left="720" w:hanging="360"/>
      </w:pPr>
    </w:lvl>
    <w:lvl w:ilvl="1" w:tplc="36E8DDC6">
      <w:start w:val="1"/>
      <w:numFmt w:val="lowerLetter"/>
      <w:lvlText w:val="%2."/>
      <w:lvlJc w:val="left"/>
      <w:pPr>
        <w:ind w:left="1440" w:hanging="360"/>
      </w:pPr>
    </w:lvl>
    <w:lvl w:ilvl="2" w:tplc="A57284E8">
      <w:start w:val="1"/>
      <w:numFmt w:val="lowerRoman"/>
      <w:lvlText w:val="%3."/>
      <w:lvlJc w:val="right"/>
      <w:pPr>
        <w:ind w:left="2160" w:hanging="180"/>
      </w:pPr>
    </w:lvl>
    <w:lvl w:ilvl="3" w:tplc="30AA7058">
      <w:start w:val="1"/>
      <w:numFmt w:val="decimal"/>
      <w:lvlText w:val="%4."/>
      <w:lvlJc w:val="left"/>
      <w:pPr>
        <w:ind w:left="2880" w:hanging="360"/>
      </w:pPr>
    </w:lvl>
    <w:lvl w:ilvl="4" w:tplc="69266FE2">
      <w:start w:val="1"/>
      <w:numFmt w:val="lowerLetter"/>
      <w:lvlText w:val="%5."/>
      <w:lvlJc w:val="left"/>
      <w:pPr>
        <w:ind w:left="3600" w:hanging="360"/>
      </w:pPr>
    </w:lvl>
    <w:lvl w:ilvl="5" w:tplc="8FA4E84A">
      <w:start w:val="1"/>
      <w:numFmt w:val="lowerRoman"/>
      <w:lvlText w:val="%6."/>
      <w:lvlJc w:val="right"/>
      <w:pPr>
        <w:ind w:left="4320" w:hanging="180"/>
      </w:pPr>
    </w:lvl>
    <w:lvl w:ilvl="6" w:tplc="E214CBD8">
      <w:start w:val="1"/>
      <w:numFmt w:val="decimal"/>
      <w:lvlText w:val="%7."/>
      <w:lvlJc w:val="left"/>
      <w:pPr>
        <w:ind w:left="5040" w:hanging="360"/>
      </w:pPr>
    </w:lvl>
    <w:lvl w:ilvl="7" w:tplc="CBB0D1E6">
      <w:start w:val="1"/>
      <w:numFmt w:val="lowerLetter"/>
      <w:lvlText w:val="%8."/>
      <w:lvlJc w:val="left"/>
      <w:pPr>
        <w:ind w:left="5760" w:hanging="360"/>
      </w:pPr>
    </w:lvl>
    <w:lvl w:ilvl="8" w:tplc="F1088AA6">
      <w:start w:val="1"/>
      <w:numFmt w:val="lowerRoman"/>
      <w:lvlText w:val="%9."/>
      <w:lvlJc w:val="right"/>
      <w:pPr>
        <w:ind w:left="6480" w:hanging="180"/>
      </w:pPr>
    </w:lvl>
  </w:abstractNum>
  <w:abstractNum w:abstractNumId="79" w15:restartNumberingAfterBreak="0">
    <w:nsid w:val="23062B2E"/>
    <w:multiLevelType w:val="hybridMultilevel"/>
    <w:tmpl w:val="1BD86EE4"/>
    <w:lvl w:ilvl="0" w:tplc="B5589BCE">
      <w:start w:val="1"/>
      <w:numFmt w:val="bullet"/>
      <w:lvlText w:val="-"/>
      <w:lvlJc w:val="left"/>
      <w:pPr>
        <w:ind w:left="1495" w:hanging="360"/>
      </w:pPr>
      <w:rPr>
        <w:rFonts w:ascii="Aptos" w:hAnsi="Aptos" w:hint="default"/>
      </w:rPr>
    </w:lvl>
    <w:lvl w:ilvl="1" w:tplc="AD760202">
      <w:start w:val="1"/>
      <w:numFmt w:val="bullet"/>
      <w:lvlText w:val="o"/>
      <w:lvlJc w:val="left"/>
      <w:pPr>
        <w:ind w:left="2215" w:hanging="360"/>
      </w:pPr>
      <w:rPr>
        <w:rFonts w:ascii="Courier New" w:hAnsi="Courier New" w:hint="default"/>
      </w:rPr>
    </w:lvl>
    <w:lvl w:ilvl="2" w:tplc="45AC6B3A">
      <w:start w:val="1"/>
      <w:numFmt w:val="bullet"/>
      <w:lvlText w:val=""/>
      <w:lvlJc w:val="left"/>
      <w:pPr>
        <w:ind w:left="2935" w:hanging="360"/>
      </w:pPr>
      <w:rPr>
        <w:rFonts w:ascii="Wingdings" w:hAnsi="Wingdings" w:hint="default"/>
      </w:rPr>
    </w:lvl>
    <w:lvl w:ilvl="3" w:tplc="03E6FD5E">
      <w:start w:val="1"/>
      <w:numFmt w:val="bullet"/>
      <w:lvlText w:val=""/>
      <w:lvlJc w:val="left"/>
      <w:pPr>
        <w:ind w:left="3655" w:hanging="360"/>
      </w:pPr>
      <w:rPr>
        <w:rFonts w:ascii="Symbol" w:hAnsi="Symbol" w:hint="default"/>
      </w:rPr>
    </w:lvl>
    <w:lvl w:ilvl="4" w:tplc="A35EBD9A">
      <w:start w:val="1"/>
      <w:numFmt w:val="bullet"/>
      <w:lvlText w:val="o"/>
      <w:lvlJc w:val="left"/>
      <w:pPr>
        <w:ind w:left="4375" w:hanging="360"/>
      </w:pPr>
      <w:rPr>
        <w:rFonts w:ascii="Courier New" w:hAnsi="Courier New" w:hint="default"/>
      </w:rPr>
    </w:lvl>
    <w:lvl w:ilvl="5" w:tplc="51DE360E">
      <w:start w:val="1"/>
      <w:numFmt w:val="bullet"/>
      <w:lvlText w:val=""/>
      <w:lvlJc w:val="left"/>
      <w:pPr>
        <w:ind w:left="5095" w:hanging="360"/>
      </w:pPr>
      <w:rPr>
        <w:rFonts w:ascii="Wingdings" w:hAnsi="Wingdings" w:hint="default"/>
      </w:rPr>
    </w:lvl>
    <w:lvl w:ilvl="6" w:tplc="3F5C24C0">
      <w:start w:val="1"/>
      <w:numFmt w:val="bullet"/>
      <w:lvlText w:val=""/>
      <w:lvlJc w:val="left"/>
      <w:pPr>
        <w:ind w:left="5815" w:hanging="360"/>
      </w:pPr>
      <w:rPr>
        <w:rFonts w:ascii="Symbol" w:hAnsi="Symbol" w:hint="default"/>
      </w:rPr>
    </w:lvl>
    <w:lvl w:ilvl="7" w:tplc="349E1604">
      <w:start w:val="1"/>
      <w:numFmt w:val="bullet"/>
      <w:lvlText w:val="o"/>
      <w:lvlJc w:val="left"/>
      <w:pPr>
        <w:ind w:left="6535" w:hanging="360"/>
      </w:pPr>
      <w:rPr>
        <w:rFonts w:ascii="Courier New" w:hAnsi="Courier New" w:hint="default"/>
      </w:rPr>
    </w:lvl>
    <w:lvl w:ilvl="8" w:tplc="EF1E164C">
      <w:start w:val="1"/>
      <w:numFmt w:val="bullet"/>
      <w:lvlText w:val=""/>
      <w:lvlJc w:val="left"/>
      <w:pPr>
        <w:ind w:left="7255" w:hanging="360"/>
      </w:pPr>
      <w:rPr>
        <w:rFonts w:ascii="Wingdings" w:hAnsi="Wingdings" w:hint="default"/>
      </w:rPr>
    </w:lvl>
  </w:abstractNum>
  <w:abstractNum w:abstractNumId="80" w15:restartNumberingAfterBreak="0">
    <w:nsid w:val="2315DF1F"/>
    <w:multiLevelType w:val="hybridMultilevel"/>
    <w:tmpl w:val="6FBCDC22"/>
    <w:lvl w:ilvl="0" w:tplc="AD74AB3A">
      <w:start w:val="1"/>
      <w:numFmt w:val="decimal"/>
      <w:lvlText w:val="%1."/>
      <w:lvlJc w:val="left"/>
      <w:pPr>
        <w:ind w:left="502" w:hanging="360"/>
      </w:pPr>
    </w:lvl>
    <w:lvl w:ilvl="1" w:tplc="7BBAF516">
      <w:start w:val="1"/>
      <w:numFmt w:val="lowerLetter"/>
      <w:lvlText w:val="a)"/>
      <w:lvlJc w:val="left"/>
      <w:pPr>
        <w:ind w:left="1222" w:hanging="360"/>
      </w:pPr>
    </w:lvl>
    <w:lvl w:ilvl="2" w:tplc="D742A658">
      <w:start w:val="1"/>
      <w:numFmt w:val="lowerRoman"/>
      <w:lvlText w:val="%3."/>
      <w:lvlJc w:val="right"/>
      <w:pPr>
        <w:ind w:left="1942" w:hanging="180"/>
      </w:pPr>
    </w:lvl>
    <w:lvl w:ilvl="3" w:tplc="1736C79E">
      <w:start w:val="1"/>
      <w:numFmt w:val="decimal"/>
      <w:lvlText w:val="%4."/>
      <w:lvlJc w:val="left"/>
      <w:pPr>
        <w:ind w:left="2662" w:hanging="360"/>
      </w:pPr>
    </w:lvl>
    <w:lvl w:ilvl="4" w:tplc="7E10B91A">
      <w:start w:val="1"/>
      <w:numFmt w:val="lowerLetter"/>
      <w:lvlText w:val="%5."/>
      <w:lvlJc w:val="left"/>
      <w:pPr>
        <w:ind w:left="3382" w:hanging="360"/>
      </w:pPr>
    </w:lvl>
    <w:lvl w:ilvl="5" w:tplc="92EABB84">
      <w:start w:val="1"/>
      <w:numFmt w:val="lowerRoman"/>
      <w:lvlText w:val="%6."/>
      <w:lvlJc w:val="right"/>
      <w:pPr>
        <w:ind w:left="4102" w:hanging="180"/>
      </w:pPr>
    </w:lvl>
    <w:lvl w:ilvl="6" w:tplc="579A479C">
      <w:start w:val="1"/>
      <w:numFmt w:val="decimal"/>
      <w:lvlText w:val="%7."/>
      <w:lvlJc w:val="left"/>
      <w:pPr>
        <w:ind w:left="4822" w:hanging="360"/>
      </w:pPr>
    </w:lvl>
    <w:lvl w:ilvl="7" w:tplc="89C614D0">
      <w:start w:val="1"/>
      <w:numFmt w:val="lowerLetter"/>
      <w:lvlText w:val="%8."/>
      <w:lvlJc w:val="left"/>
      <w:pPr>
        <w:ind w:left="5542" w:hanging="360"/>
      </w:pPr>
    </w:lvl>
    <w:lvl w:ilvl="8" w:tplc="F5FECD34">
      <w:start w:val="1"/>
      <w:numFmt w:val="lowerRoman"/>
      <w:lvlText w:val="%9."/>
      <w:lvlJc w:val="right"/>
      <w:pPr>
        <w:ind w:left="6262" w:hanging="180"/>
      </w:pPr>
    </w:lvl>
  </w:abstractNum>
  <w:abstractNum w:abstractNumId="81" w15:restartNumberingAfterBreak="0">
    <w:nsid w:val="2349607B"/>
    <w:multiLevelType w:val="hybridMultilevel"/>
    <w:tmpl w:val="57BA0C14"/>
    <w:lvl w:ilvl="0" w:tplc="A8E85D86">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18C8CC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CA01D4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D544B9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3CE6A37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DD075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A2E304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BF412B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516066E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3B935D9"/>
    <w:multiLevelType w:val="hybridMultilevel"/>
    <w:tmpl w:val="F82C3B64"/>
    <w:lvl w:ilvl="0" w:tplc="DA00C3FA">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960C33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BA0C99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270CB7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A98710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E2E503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DEED2B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C8E446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612418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23C61443"/>
    <w:multiLevelType w:val="hybridMultilevel"/>
    <w:tmpl w:val="C3B4805C"/>
    <w:lvl w:ilvl="0" w:tplc="2804967E">
      <w:start w:val="2"/>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4" w15:restartNumberingAfterBreak="0">
    <w:nsid w:val="24336CEC"/>
    <w:multiLevelType w:val="hybridMultilevel"/>
    <w:tmpl w:val="E90AA94C"/>
    <w:lvl w:ilvl="0" w:tplc="45702F7C">
      <w:start w:val="1"/>
      <w:numFmt w:val="lowerLetter"/>
      <w:lvlText w:val="%1)"/>
      <w:lvlJc w:val="left"/>
      <w:pPr>
        <w:ind w:left="1495" w:hanging="360"/>
      </w:pPr>
    </w:lvl>
    <w:lvl w:ilvl="1" w:tplc="281E7388">
      <w:start w:val="1"/>
      <w:numFmt w:val="lowerLetter"/>
      <w:lvlText w:val="%2."/>
      <w:lvlJc w:val="left"/>
      <w:pPr>
        <w:ind w:left="2215" w:hanging="360"/>
      </w:pPr>
    </w:lvl>
    <w:lvl w:ilvl="2" w:tplc="A4806910">
      <w:start w:val="1"/>
      <w:numFmt w:val="lowerRoman"/>
      <w:lvlText w:val="%3."/>
      <w:lvlJc w:val="right"/>
      <w:pPr>
        <w:ind w:left="2935" w:hanging="180"/>
      </w:pPr>
    </w:lvl>
    <w:lvl w:ilvl="3" w:tplc="054237A0">
      <w:start w:val="1"/>
      <w:numFmt w:val="decimal"/>
      <w:lvlText w:val="%4."/>
      <w:lvlJc w:val="left"/>
      <w:pPr>
        <w:ind w:left="3655" w:hanging="360"/>
      </w:pPr>
    </w:lvl>
    <w:lvl w:ilvl="4" w:tplc="5BDA1DB4">
      <w:start w:val="1"/>
      <w:numFmt w:val="lowerLetter"/>
      <w:lvlText w:val="%5."/>
      <w:lvlJc w:val="left"/>
      <w:pPr>
        <w:ind w:left="4375" w:hanging="360"/>
      </w:pPr>
    </w:lvl>
    <w:lvl w:ilvl="5" w:tplc="E578F1DC">
      <w:start w:val="1"/>
      <w:numFmt w:val="lowerRoman"/>
      <w:lvlText w:val="%6."/>
      <w:lvlJc w:val="right"/>
      <w:pPr>
        <w:ind w:left="5095" w:hanging="180"/>
      </w:pPr>
    </w:lvl>
    <w:lvl w:ilvl="6" w:tplc="1806E050">
      <w:start w:val="1"/>
      <w:numFmt w:val="decimal"/>
      <w:lvlText w:val="%7."/>
      <w:lvlJc w:val="left"/>
      <w:pPr>
        <w:ind w:left="5815" w:hanging="360"/>
      </w:pPr>
    </w:lvl>
    <w:lvl w:ilvl="7" w:tplc="E71A61FA">
      <w:start w:val="1"/>
      <w:numFmt w:val="lowerLetter"/>
      <w:lvlText w:val="%8."/>
      <w:lvlJc w:val="left"/>
      <w:pPr>
        <w:ind w:left="6535" w:hanging="360"/>
      </w:pPr>
    </w:lvl>
    <w:lvl w:ilvl="8" w:tplc="1708D91C">
      <w:start w:val="1"/>
      <w:numFmt w:val="lowerRoman"/>
      <w:lvlText w:val="%9."/>
      <w:lvlJc w:val="right"/>
      <w:pPr>
        <w:ind w:left="7255" w:hanging="180"/>
      </w:pPr>
    </w:lvl>
  </w:abstractNum>
  <w:abstractNum w:abstractNumId="85" w15:restartNumberingAfterBreak="0">
    <w:nsid w:val="24EE78ED"/>
    <w:multiLevelType w:val="hybridMultilevel"/>
    <w:tmpl w:val="E182C028"/>
    <w:lvl w:ilvl="0" w:tplc="72CEB4A0">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E720795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106A49E">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C7B29464">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08264F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74215F4">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4A6B83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9D94D14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949A3F1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253F0A0A"/>
    <w:multiLevelType w:val="hybridMultilevel"/>
    <w:tmpl w:val="CB32B8FA"/>
    <w:lvl w:ilvl="0" w:tplc="FFFFFFFF">
      <w:start w:val="1"/>
      <w:numFmt w:val="decimal"/>
      <w:lvlText w:val="%1"/>
      <w:lvlJc w:val="left"/>
      <w:pPr>
        <w:ind w:left="295"/>
      </w:pPr>
      <w:rPr>
        <w:rFonts w:ascii="Garamond" w:hAnsi="Garamond" w:hint="default"/>
        <w:b w:val="0"/>
        <w:i w:val="0"/>
        <w:strike w:val="0"/>
        <w:dstrike w:val="0"/>
        <w:color w:val="000000"/>
        <w:sz w:val="24"/>
        <w:szCs w:val="24"/>
        <w:u w:val="none" w:color="000000"/>
        <w:bdr w:val="none" w:sz="0" w:space="0" w:color="auto"/>
        <w:shd w:val="clear" w:color="auto" w:fill="auto"/>
        <w:vertAlign w:val="baseline"/>
      </w:rPr>
    </w:lvl>
    <w:lvl w:ilvl="1" w:tplc="4CE68B9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D569CA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98028D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204FAA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6B0E1B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82C4AD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1F2872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DFEECB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25C64588"/>
    <w:multiLevelType w:val="hybridMultilevel"/>
    <w:tmpl w:val="6794086E"/>
    <w:lvl w:ilvl="0" w:tplc="CA12BF94">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2E63DC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520FAC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C20101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44E1A4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532592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7C600E3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E34FA2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676C96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260F588F"/>
    <w:multiLevelType w:val="hybridMultilevel"/>
    <w:tmpl w:val="589A7B24"/>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9" w15:restartNumberingAfterBreak="0">
    <w:nsid w:val="26B53A7D"/>
    <w:multiLevelType w:val="hybridMultilevel"/>
    <w:tmpl w:val="26F28108"/>
    <w:lvl w:ilvl="0" w:tplc="945059EE">
      <w:start w:val="1"/>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B18A67E">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C80A8A0">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848A2D2C">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B3EB950">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2B41FA4">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B023B06">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046E27E">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6EC90BA">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28074E83"/>
    <w:multiLevelType w:val="hybridMultilevel"/>
    <w:tmpl w:val="7F5212DA"/>
    <w:lvl w:ilvl="0" w:tplc="7E561E4C">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8481E0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DEA9E02">
      <w:start w:val="1"/>
      <w:numFmt w:val="lowerRoman"/>
      <w:lvlText w:val="%3"/>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9C08092">
      <w:start w:val="1"/>
      <w:numFmt w:val="decimal"/>
      <w:lvlText w:val="%4"/>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416AC96">
      <w:start w:val="1"/>
      <w:numFmt w:val="lowerLetter"/>
      <w:lvlText w:val="%5"/>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8028E3B8">
      <w:start w:val="1"/>
      <w:numFmt w:val="lowerRoman"/>
      <w:lvlText w:val="%6"/>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A9E95A2">
      <w:start w:val="1"/>
      <w:numFmt w:val="decimal"/>
      <w:lvlText w:val="%7"/>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F5236B6">
      <w:start w:val="1"/>
      <w:numFmt w:val="lowerLetter"/>
      <w:lvlText w:val="%8"/>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3D5C56CE">
      <w:start w:val="1"/>
      <w:numFmt w:val="lowerRoman"/>
      <w:lvlText w:val="%9"/>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28212300"/>
    <w:multiLevelType w:val="hybridMultilevel"/>
    <w:tmpl w:val="FC0E48A8"/>
    <w:lvl w:ilvl="0" w:tplc="FFFFFFFF">
      <w:start w:val="1"/>
      <w:numFmt w:val="decimal"/>
      <w:lvlText w:val="%1"/>
      <w:lvlJc w:val="left"/>
      <w:pPr>
        <w:ind w:left="315"/>
      </w:pPr>
      <w:rPr>
        <w:b w:val="0"/>
        <w:i w:val="0"/>
        <w:strike w:val="0"/>
        <w:dstrike w:val="0"/>
        <w:color w:val="000000"/>
        <w:sz w:val="24"/>
        <w:szCs w:val="24"/>
        <w:u w:val="none" w:color="000000"/>
        <w:bdr w:val="none" w:sz="0" w:space="0" w:color="auto"/>
        <w:shd w:val="clear" w:color="auto" w:fill="auto"/>
        <w:vertAlign w:val="baseline"/>
      </w:rPr>
    </w:lvl>
    <w:lvl w:ilvl="1" w:tplc="5F1E9ED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40CD4C8">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7E6377C">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ED4206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ED60C5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F3C9DD2">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36C5B0E">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F52D05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28BF6595"/>
    <w:multiLevelType w:val="hybridMultilevel"/>
    <w:tmpl w:val="B1F21F74"/>
    <w:lvl w:ilvl="0" w:tplc="F832317E">
      <w:start w:val="1"/>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ED8C34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48686E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12A001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04C77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22681A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222B06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5D2F41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986AA4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28E523FD"/>
    <w:multiLevelType w:val="hybridMultilevel"/>
    <w:tmpl w:val="7BB0929C"/>
    <w:lvl w:ilvl="0" w:tplc="FF88C538">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94" w15:restartNumberingAfterBreak="0">
    <w:nsid w:val="293A45A6"/>
    <w:multiLevelType w:val="hybridMultilevel"/>
    <w:tmpl w:val="58A2D094"/>
    <w:lvl w:ilvl="0" w:tplc="76E490CE">
      <w:start w:val="1"/>
      <w:numFmt w:val="decimal"/>
      <w:lvlText w:val="%1"/>
      <w:lvlJc w:val="left"/>
      <w:pPr>
        <w:ind w:left="1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998778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F4486D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EEED47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B5C1C8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F221FC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D0CE94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F78BC2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4ACCDD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294576CC"/>
    <w:multiLevelType w:val="hybridMultilevel"/>
    <w:tmpl w:val="99C6B6FC"/>
    <w:lvl w:ilvl="0" w:tplc="73E6C46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0BED80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DD6954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F29E3C34">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EB42BD4">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D98DD24">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4184D97C">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EC4CB364">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47C76E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2A193CE1"/>
    <w:multiLevelType w:val="hybridMultilevel"/>
    <w:tmpl w:val="81181B14"/>
    <w:lvl w:ilvl="0" w:tplc="2F36A3D2">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1BAF1C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AFAE3F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3F2AC5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832751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66E92D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610747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772BF5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1C652F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2A5B27F9"/>
    <w:multiLevelType w:val="hybridMultilevel"/>
    <w:tmpl w:val="8A6E325C"/>
    <w:lvl w:ilvl="0" w:tplc="FFFFFFFF">
      <w:start w:val="2"/>
      <w:numFmt w:val="lowerLetter"/>
      <w:lvlText w:val="%1)"/>
      <w:lvlJc w:val="left"/>
      <w:pPr>
        <w:ind w:left="992"/>
      </w:pPr>
      <w:rPr>
        <w:rFonts w:ascii="Garamond" w:hAnsi="Garamond" w:hint="default"/>
        <w:b w:val="0"/>
        <w:i/>
        <w:iCs/>
        <w:strike w:val="0"/>
        <w:dstrike w:val="0"/>
        <w:color w:val="000000"/>
        <w:sz w:val="24"/>
        <w:szCs w:val="24"/>
        <w:u w:val="none" w:color="000000"/>
        <w:bdr w:val="none" w:sz="0" w:space="0" w:color="auto"/>
        <w:shd w:val="clear" w:color="auto" w:fill="auto"/>
        <w:vertAlign w:val="baseline"/>
      </w:rPr>
    </w:lvl>
    <w:lvl w:ilvl="1" w:tplc="F5BA9D2C">
      <w:start w:val="1"/>
      <w:numFmt w:val="lowerLetter"/>
      <w:lvlText w:val="%2"/>
      <w:lvlJc w:val="left"/>
      <w:pPr>
        <w:ind w:left="16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418C2C8A">
      <w:start w:val="1"/>
      <w:numFmt w:val="lowerRoman"/>
      <w:lvlText w:val="%3"/>
      <w:lvlJc w:val="left"/>
      <w:pPr>
        <w:ind w:left="23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E0AF68C">
      <w:start w:val="1"/>
      <w:numFmt w:val="decimal"/>
      <w:lvlText w:val="%4"/>
      <w:lvlJc w:val="left"/>
      <w:pPr>
        <w:ind w:left="30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6587F84">
      <w:start w:val="1"/>
      <w:numFmt w:val="lowerLetter"/>
      <w:lvlText w:val="%5"/>
      <w:lvlJc w:val="left"/>
      <w:pPr>
        <w:ind w:left="380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6B5C23A8">
      <w:start w:val="1"/>
      <w:numFmt w:val="lowerRoman"/>
      <w:lvlText w:val="%6"/>
      <w:lvlJc w:val="left"/>
      <w:pPr>
        <w:ind w:left="452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5C9428E6">
      <w:start w:val="1"/>
      <w:numFmt w:val="decimal"/>
      <w:lvlText w:val="%7"/>
      <w:lvlJc w:val="left"/>
      <w:pPr>
        <w:ind w:left="52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5D8ACBC4">
      <w:start w:val="1"/>
      <w:numFmt w:val="lowerLetter"/>
      <w:lvlText w:val="%8"/>
      <w:lvlJc w:val="left"/>
      <w:pPr>
        <w:ind w:left="59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9EB6121E">
      <w:start w:val="1"/>
      <w:numFmt w:val="lowerRoman"/>
      <w:lvlText w:val="%9"/>
      <w:lvlJc w:val="left"/>
      <w:pPr>
        <w:ind w:left="66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2B1E76AF"/>
    <w:multiLevelType w:val="hybridMultilevel"/>
    <w:tmpl w:val="FFFFFFFF"/>
    <w:lvl w:ilvl="0" w:tplc="FE92CBF4">
      <w:start w:val="1"/>
      <w:numFmt w:val="decimal"/>
      <w:lvlText w:val="%1."/>
      <w:lvlJc w:val="left"/>
      <w:pPr>
        <w:ind w:left="502" w:hanging="360"/>
      </w:pPr>
    </w:lvl>
    <w:lvl w:ilvl="1" w:tplc="08948784">
      <w:start w:val="1"/>
      <w:numFmt w:val="lowerLetter"/>
      <w:lvlText w:val="%2."/>
      <w:lvlJc w:val="left"/>
      <w:pPr>
        <w:ind w:left="1222" w:hanging="360"/>
      </w:pPr>
    </w:lvl>
    <w:lvl w:ilvl="2" w:tplc="7E3A03B0">
      <w:start w:val="1"/>
      <w:numFmt w:val="lowerRoman"/>
      <w:lvlText w:val="%3."/>
      <w:lvlJc w:val="right"/>
      <w:pPr>
        <w:ind w:left="1942" w:hanging="180"/>
      </w:pPr>
    </w:lvl>
    <w:lvl w:ilvl="3" w:tplc="CEB456B0">
      <w:start w:val="1"/>
      <w:numFmt w:val="decimal"/>
      <w:lvlText w:val="%4."/>
      <w:lvlJc w:val="left"/>
      <w:pPr>
        <w:ind w:left="2662" w:hanging="360"/>
      </w:pPr>
    </w:lvl>
    <w:lvl w:ilvl="4" w:tplc="F848779E">
      <w:start w:val="1"/>
      <w:numFmt w:val="lowerLetter"/>
      <w:lvlText w:val="%5."/>
      <w:lvlJc w:val="left"/>
      <w:pPr>
        <w:ind w:left="3382" w:hanging="360"/>
      </w:pPr>
    </w:lvl>
    <w:lvl w:ilvl="5" w:tplc="6768819E">
      <w:start w:val="1"/>
      <w:numFmt w:val="lowerRoman"/>
      <w:lvlText w:val="%6."/>
      <w:lvlJc w:val="right"/>
      <w:pPr>
        <w:ind w:left="4102" w:hanging="180"/>
      </w:pPr>
    </w:lvl>
    <w:lvl w:ilvl="6" w:tplc="08DE9B6A">
      <w:start w:val="1"/>
      <w:numFmt w:val="decimal"/>
      <w:lvlText w:val="%7."/>
      <w:lvlJc w:val="left"/>
      <w:pPr>
        <w:ind w:left="4822" w:hanging="360"/>
      </w:pPr>
    </w:lvl>
    <w:lvl w:ilvl="7" w:tplc="C32ABAE0">
      <w:start w:val="1"/>
      <w:numFmt w:val="lowerLetter"/>
      <w:lvlText w:val="%8."/>
      <w:lvlJc w:val="left"/>
      <w:pPr>
        <w:ind w:left="5542" w:hanging="360"/>
      </w:pPr>
    </w:lvl>
    <w:lvl w:ilvl="8" w:tplc="A2EE1D1A">
      <w:start w:val="1"/>
      <w:numFmt w:val="lowerRoman"/>
      <w:lvlText w:val="%9."/>
      <w:lvlJc w:val="right"/>
      <w:pPr>
        <w:ind w:left="6262" w:hanging="180"/>
      </w:pPr>
    </w:lvl>
  </w:abstractNum>
  <w:abstractNum w:abstractNumId="99" w15:restartNumberingAfterBreak="0">
    <w:nsid w:val="2B4F2F86"/>
    <w:multiLevelType w:val="hybridMultilevel"/>
    <w:tmpl w:val="CB80896C"/>
    <w:lvl w:ilvl="0" w:tplc="7974CB76">
      <w:start w:val="1"/>
      <w:numFmt w:val="bullet"/>
      <w:lvlText w:val="2"/>
      <w:lvlJc w:val="left"/>
      <w:pPr>
        <w:ind w:left="502" w:hanging="360"/>
      </w:pPr>
      <w:rPr>
        <w:rFonts w:ascii="Garamond" w:hAnsi="Garamond" w:hint="default"/>
      </w:rPr>
    </w:lvl>
    <w:lvl w:ilvl="1" w:tplc="F52C48A2">
      <w:start w:val="1"/>
      <w:numFmt w:val="bullet"/>
      <w:lvlText w:val="o"/>
      <w:lvlJc w:val="left"/>
      <w:pPr>
        <w:ind w:left="1222" w:hanging="360"/>
      </w:pPr>
      <w:rPr>
        <w:rFonts w:ascii="Courier New" w:hAnsi="Courier New" w:hint="default"/>
      </w:rPr>
    </w:lvl>
    <w:lvl w:ilvl="2" w:tplc="D5883A7A">
      <w:start w:val="1"/>
      <w:numFmt w:val="bullet"/>
      <w:lvlText w:val=""/>
      <w:lvlJc w:val="left"/>
      <w:pPr>
        <w:ind w:left="1942" w:hanging="360"/>
      </w:pPr>
      <w:rPr>
        <w:rFonts w:ascii="Wingdings" w:hAnsi="Wingdings" w:hint="default"/>
      </w:rPr>
    </w:lvl>
    <w:lvl w:ilvl="3" w:tplc="AE5689B8">
      <w:start w:val="1"/>
      <w:numFmt w:val="bullet"/>
      <w:lvlText w:val=""/>
      <w:lvlJc w:val="left"/>
      <w:pPr>
        <w:ind w:left="2662" w:hanging="360"/>
      </w:pPr>
      <w:rPr>
        <w:rFonts w:ascii="Symbol" w:hAnsi="Symbol" w:hint="default"/>
      </w:rPr>
    </w:lvl>
    <w:lvl w:ilvl="4" w:tplc="FE3832EE">
      <w:start w:val="1"/>
      <w:numFmt w:val="bullet"/>
      <w:lvlText w:val="o"/>
      <w:lvlJc w:val="left"/>
      <w:pPr>
        <w:ind w:left="3382" w:hanging="360"/>
      </w:pPr>
      <w:rPr>
        <w:rFonts w:ascii="Courier New" w:hAnsi="Courier New" w:hint="default"/>
      </w:rPr>
    </w:lvl>
    <w:lvl w:ilvl="5" w:tplc="1C1A7090">
      <w:start w:val="1"/>
      <w:numFmt w:val="bullet"/>
      <w:lvlText w:val=""/>
      <w:lvlJc w:val="left"/>
      <w:pPr>
        <w:ind w:left="4102" w:hanging="360"/>
      </w:pPr>
      <w:rPr>
        <w:rFonts w:ascii="Wingdings" w:hAnsi="Wingdings" w:hint="default"/>
      </w:rPr>
    </w:lvl>
    <w:lvl w:ilvl="6" w:tplc="E07EC1FC">
      <w:start w:val="1"/>
      <w:numFmt w:val="bullet"/>
      <w:lvlText w:val=""/>
      <w:lvlJc w:val="left"/>
      <w:pPr>
        <w:ind w:left="4822" w:hanging="360"/>
      </w:pPr>
      <w:rPr>
        <w:rFonts w:ascii="Symbol" w:hAnsi="Symbol" w:hint="default"/>
      </w:rPr>
    </w:lvl>
    <w:lvl w:ilvl="7" w:tplc="7D828460">
      <w:start w:val="1"/>
      <w:numFmt w:val="bullet"/>
      <w:lvlText w:val="o"/>
      <w:lvlJc w:val="left"/>
      <w:pPr>
        <w:ind w:left="5542" w:hanging="360"/>
      </w:pPr>
      <w:rPr>
        <w:rFonts w:ascii="Courier New" w:hAnsi="Courier New" w:hint="default"/>
      </w:rPr>
    </w:lvl>
    <w:lvl w:ilvl="8" w:tplc="C8446E36">
      <w:start w:val="1"/>
      <w:numFmt w:val="bullet"/>
      <w:lvlText w:val=""/>
      <w:lvlJc w:val="left"/>
      <w:pPr>
        <w:ind w:left="6262" w:hanging="360"/>
      </w:pPr>
      <w:rPr>
        <w:rFonts w:ascii="Wingdings" w:hAnsi="Wingdings" w:hint="default"/>
      </w:rPr>
    </w:lvl>
  </w:abstractNum>
  <w:abstractNum w:abstractNumId="100" w15:restartNumberingAfterBreak="0">
    <w:nsid w:val="2BCE402D"/>
    <w:multiLevelType w:val="hybridMultilevel"/>
    <w:tmpl w:val="ED16EEB2"/>
    <w:lvl w:ilvl="0" w:tplc="45426B3A">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01" w15:restartNumberingAfterBreak="0">
    <w:nsid w:val="2BFAD4CB"/>
    <w:multiLevelType w:val="hybridMultilevel"/>
    <w:tmpl w:val="D0C81AEA"/>
    <w:lvl w:ilvl="0" w:tplc="F3C8C5B2">
      <w:start w:val="1"/>
      <w:numFmt w:val="decimal"/>
      <w:lvlText w:val="%1."/>
      <w:lvlJc w:val="left"/>
      <w:pPr>
        <w:ind w:left="502" w:hanging="360"/>
      </w:pPr>
    </w:lvl>
    <w:lvl w:ilvl="1" w:tplc="DA8A7954">
      <w:start w:val="1"/>
      <w:numFmt w:val="lowerLetter"/>
      <w:lvlText w:val="%2."/>
      <w:lvlJc w:val="left"/>
      <w:pPr>
        <w:ind w:left="1222" w:hanging="360"/>
      </w:pPr>
    </w:lvl>
    <w:lvl w:ilvl="2" w:tplc="2E3058B8">
      <w:start w:val="1"/>
      <w:numFmt w:val="lowerRoman"/>
      <w:lvlText w:val="%3."/>
      <w:lvlJc w:val="right"/>
      <w:pPr>
        <w:ind w:left="1942" w:hanging="180"/>
      </w:pPr>
    </w:lvl>
    <w:lvl w:ilvl="3" w:tplc="17383926">
      <w:start w:val="1"/>
      <w:numFmt w:val="decimal"/>
      <w:lvlText w:val="%4."/>
      <w:lvlJc w:val="left"/>
      <w:pPr>
        <w:ind w:left="2662" w:hanging="360"/>
      </w:pPr>
    </w:lvl>
    <w:lvl w:ilvl="4" w:tplc="D0920EB8">
      <w:start w:val="1"/>
      <w:numFmt w:val="lowerLetter"/>
      <w:lvlText w:val="%5."/>
      <w:lvlJc w:val="left"/>
      <w:pPr>
        <w:ind w:left="3382" w:hanging="360"/>
      </w:pPr>
    </w:lvl>
    <w:lvl w:ilvl="5" w:tplc="1A7662B6">
      <w:start w:val="1"/>
      <w:numFmt w:val="lowerRoman"/>
      <w:lvlText w:val="%6."/>
      <w:lvlJc w:val="right"/>
      <w:pPr>
        <w:ind w:left="4102" w:hanging="180"/>
      </w:pPr>
    </w:lvl>
    <w:lvl w:ilvl="6" w:tplc="605AC498">
      <w:start w:val="1"/>
      <w:numFmt w:val="decimal"/>
      <w:lvlText w:val="%7."/>
      <w:lvlJc w:val="left"/>
      <w:pPr>
        <w:ind w:left="4822" w:hanging="360"/>
      </w:pPr>
    </w:lvl>
    <w:lvl w:ilvl="7" w:tplc="A628D832">
      <w:start w:val="1"/>
      <w:numFmt w:val="lowerLetter"/>
      <w:lvlText w:val="%8."/>
      <w:lvlJc w:val="left"/>
      <w:pPr>
        <w:ind w:left="5542" w:hanging="360"/>
      </w:pPr>
    </w:lvl>
    <w:lvl w:ilvl="8" w:tplc="86A4B932">
      <w:start w:val="1"/>
      <w:numFmt w:val="lowerRoman"/>
      <w:lvlText w:val="%9."/>
      <w:lvlJc w:val="right"/>
      <w:pPr>
        <w:ind w:left="6262" w:hanging="180"/>
      </w:pPr>
    </w:lvl>
  </w:abstractNum>
  <w:abstractNum w:abstractNumId="102" w15:restartNumberingAfterBreak="0">
    <w:nsid w:val="2C19BEFF"/>
    <w:multiLevelType w:val="hybridMultilevel"/>
    <w:tmpl w:val="DB8C3CF4"/>
    <w:lvl w:ilvl="0" w:tplc="D66EF78A">
      <w:start w:val="2"/>
      <w:numFmt w:val="decimal"/>
      <w:lvlText w:val="%1"/>
      <w:lvlJc w:val="left"/>
      <w:pPr>
        <w:ind w:left="295" w:hanging="360"/>
      </w:pPr>
      <w:rPr>
        <w:rFonts w:ascii="Garamond" w:hAnsi="Garamond" w:hint="default"/>
      </w:rPr>
    </w:lvl>
    <w:lvl w:ilvl="1" w:tplc="1584A62C">
      <w:start w:val="1"/>
      <w:numFmt w:val="lowerLetter"/>
      <w:lvlText w:val="%2."/>
      <w:lvlJc w:val="left"/>
      <w:pPr>
        <w:ind w:left="1582" w:hanging="360"/>
      </w:pPr>
    </w:lvl>
    <w:lvl w:ilvl="2" w:tplc="8640BC02">
      <w:start w:val="1"/>
      <w:numFmt w:val="lowerRoman"/>
      <w:lvlText w:val="%3."/>
      <w:lvlJc w:val="right"/>
      <w:pPr>
        <w:ind w:left="2302" w:hanging="180"/>
      </w:pPr>
    </w:lvl>
    <w:lvl w:ilvl="3" w:tplc="2D6AB67C">
      <w:start w:val="1"/>
      <w:numFmt w:val="decimal"/>
      <w:lvlText w:val="%4."/>
      <w:lvlJc w:val="left"/>
      <w:pPr>
        <w:ind w:left="3022" w:hanging="360"/>
      </w:pPr>
    </w:lvl>
    <w:lvl w:ilvl="4" w:tplc="2788DC30">
      <w:start w:val="1"/>
      <w:numFmt w:val="lowerLetter"/>
      <w:lvlText w:val="%5."/>
      <w:lvlJc w:val="left"/>
      <w:pPr>
        <w:ind w:left="3742" w:hanging="360"/>
      </w:pPr>
    </w:lvl>
    <w:lvl w:ilvl="5" w:tplc="A6F6DF3E">
      <w:start w:val="1"/>
      <w:numFmt w:val="lowerRoman"/>
      <w:lvlText w:val="%6."/>
      <w:lvlJc w:val="right"/>
      <w:pPr>
        <w:ind w:left="4462" w:hanging="180"/>
      </w:pPr>
    </w:lvl>
    <w:lvl w:ilvl="6" w:tplc="F53215E2">
      <w:start w:val="1"/>
      <w:numFmt w:val="decimal"/>
      <w:lvlText w:val="%7."/>
      <w:lvlJc w:val="left"/>
      <w:pPr>
        <w:ind w:left="5182" w:hanging="360"/>
      </w:pPr>
    </w:lvl>
    <w:lvl w:ilvl="7" w:tplc="C9FEAC22">
      <w:start w:val="1"/>
      <w:numFmt w:val="lowerLetter"/>
      <w:lvlText w:val="%8."/>
      <w:lvlJc w:val="left"/>
      <w:pPr>
        <w:ind w:left="5902" w:hanging="360"/>
      </w:pPr>
    </w:lvl>
    <w:lvl w:ilvl="8" w:tplc="42541A2C">
      <w:start w:val="1"/>
      <w:numFmt w:val="lowerRoman"/>
      <w:lvlText w:val="%9."/>
      <w:lvlJc w:val="right"/>
      <w:pPr>
        <w:ind w:left="6622" w:hanging="180"/>
      </w:pPr>
    </w:lvl>
  </w:abstractNum>
  <w:abstractNum w:abstractNumId="103" w15:restartNumberingAfterBreak="0">
    <w:nsid w:val="2C3FFA34"/>
    <w:multiLevelType w:val="hybridMultilevel"/>
    <w:tmpl w:val="FFFFFFFF"/>
    <w:lvl w:ilvl="0" w:tplc="6678625C">
      <w:start w:val="1"/>
      <w:numFmt w:val="decimal"/>
      <w:lvlText w:val="%1."/>
      <w:lvlJc w:val="left"/>
      <w:pPr>
        <w:ind w:left="502" w:hanging="360"/>
      </w:pPr>
    </w:lvl>
    <w:lvl w:ilvl="1" w:tplc="CD6EA430">
      <w:start w:val="1"/>
      <w:numFmt w:val="lowerLetter"/>
      <w:lvlText w:val="%2."/>
      <w:lvlJc w:val="left"/>
      <w:pPr>
        <w:ind w:left="1222" w:hanging="360"/>
      </w:pPr>
    </w:lvl>
    <w:lvl w:ilvl="2" w:tplc="3EAEEDB2">
      <w:start w:val="1"/>
      <w:numFmt w:val="lowerRoman"/>
      <w:lvlText w:val="%3."/>
      <w:lvlJc w:val="right"/>
      <w:pPr>
        <w:ind w:left="1942" w:hanging="180"/>
      </w:pPr>
    </w:lvl>
    <w:lvl w:ilvl="3" w:tplc="469C241A">
      <w:start w:val="1"/>
      <w:numFmt w:val="decimal"/>
      <w:lvlText w:val="%4."/>
      <w:lvlJc w:val="left"/>
      <w:pPr>
        <w:ind w:left="2662" w:hanging="360"/>
      </w:pPr>
    </w:lvl>
    <w:lvl w:ilvl="4" w:tplc="72886A34">
      <w:start w:val="1"/>
      <w:numFmt w:val="lowerLetter"/>
      <w:lvlText w:val="%5."/>
      <w:lvlJc w:val="left"/>
      <w:pPr>
        <w:ind w:left="3382" w:hanging="360"/>
      </w:pPr>
    </w:lvl>
    <w:lvl w:ilvl="5" w:tplc="B8984F96">
      <w:start w:val="1"/>
      <w:numFmt w:val="lowerRoman"/>
      <w:lvlText w:val="%6."/>
      <w:lvlJc w:val="right"/>
      <w:pPr>
        <w:ind w:left="4102" w:hanging="180"/>
      </w:pPr>
    </w:lvl>
    <w:lvl w:ilvl="6" w:tplc="9808CF88">
      <w:start w:val="1"/>
      <w:numFmt w:val="decimal"/>
      <w:lvlText w:val="%7."/>
      <w:lvlJc w:val="left"/>
      <w:pPr>
        <w:ind w:left="4822" w:hanging="360"/>
      </w:pPr>
    </w:lvl>
    <w:lvl w:ilvl="7" w:tplc="2F0E9F78">
      <w:start w:val="1"/>
      <w:numFmt w:val="lowerLetter"/>
      <w:lvlText w:val="%8."/>
      <w:lvlJc w:val="left"/>
      <w:pPr>
        <w:ind w:left="5542" w:hanging="360"/>
      </w:pPr>
    </w:lvl>
    <w:lvl w:ilvl="8" w:tplc="45368C50">
      <w:start w:val="1"/>
      <w:numFmt w:val="lowerRoman"/>
      <w:lvlText w:val="%9."/>
      <w:lvlJc w:val="right"/>
      <w:pPr>
        <w:ind w:left="6262" w:hanging="180"/>
      </w:pPr>
    </w:lvl>
  </w:abstractNum>
  <w:abstractNum w:abstractNumId="104" w15:restartNumberingAfterBreak="0">
    <w:nsid w:val="2C52D2AE"/>
    <w:multiLevelType w:val="hybridMultilevel"/>
    <w:tmpl w:val="5C34C39C"/>
    <w:lvl w:ilvl="0" w:tplc="C4BCD380">
      <w:start w:val="1"/>
      <w:numFmt w:val="decimal"/>
      <w:lvlText w:val="%1."/>
      <w:lvlJc w:val="left"/>
      <w:pPr>
        <w:ind w:left="502" w:hanging="360"/>
      </w:pPr>
    </w:lvl>
    <w:lvl w:ilvl="1" w:tplc="5CE06EF0">
      <w:start w:val="1"/>
      <w:numFmt w:val="lowerLetter"/>
      <w:lvlText w:val="%2."/>
      <w:lvlJc w:val="left"/>
      <w:pPr>
        <w:ind w:left="1222" w:hanging="360"/>
      </w:pPr>
    </w:lvl>
    <w:lvl w:ilvl="2" w:tplc="8C74E338">
      <w:start w:val="1"/>
      <w:numFmt w:val="lowerRoman"/>
      <w:lvlText w:val="%3."/>
      <w:lvlJc w:val="right"/>
      <w:pPr>
        <w:ind w:left="1942" w:hanging="180"/>
      </w:pPr>
    </w:lvl>
    <w:lvl w:ilvl="3" w:tplc="A0C65858">
      <w:start w:val="1"/>
      <w:numFmt w:val="decimal"/>
      <w:lvlText w:val="%4."/>
      <w:lvlJc w:val="left"/>
      <w:pPr>
        <w:ind w:left="2662" w:hanging="360"/>
      </w:pPr>
    </w:lvl>
    <w:lvl w:ilvl="4" w:tplc="92C0364C">
      <w:start w:val="1"/>
      <w:numFmt w:val="lowerLetter"/>
      <w:lvlText w:val="%5."/>
      <w:lvlJc w:val="left"/>
      <w:pPr>
        <w:ind w:left="3382" w:hanging="360"/>
      </w:pPr>
    </w:lvl>
    <w:lvl w:ilvl="5" w:tplc="722210CC">
      <w:start w:val="1"/>
      <w:numFmt w:val="lowerRoman"/>
      <w:lvlText w:val="%6."/>
      <w:lvlJc w:val="right"/>
      <w:pPr>
        <w:ind w:left="4102" w:hanging="180"/>
      </w:pPr>
    </w:lvl>
    <w:lvl w:ilvl="6" w:tplc="E57ED470">
      <w:start w:val="1"/>
      <w:numFmt w:val="decimal"/>
      <w:lvlText w:val="%7."/>
      <w:lvlJc w:val="left"/>
      <w:pPr>
        <w:ind w:left="4822" w:hanging="360"/>
      </w:pPr>
    </w:lvl>
    <w:lvl w:ilvl="7" w:tplc="538A4DB0">
      <w:start w:val="1"/>
      <w:numFmt w:val="lowerLetter"/>
      <w:lvlText w:val="%8."/>
      <w:lvlJc w:val="left"/>
      <w:pPr>
        <w:ind w:left="5542" w:hanging="360"/>
      </w:pPr>
    </w:lvl>
    <w:lvl w:ilvl="8" w:tplc="DA3EFDCA">
      <w:start w:val="1"/>
      <w:numFmt w:val="lowerRoman"/>
      <w:lvlText w:val="%9."/>
      <w:lvlJc w:val="right"/>
      <w:pPr>
        <w:ind w:left="6262" w:hanging="180"/>
      </w:pPr>
    </w:lvl>
  </w:abstractNum>
  <w:abstractNum w:abstractNumId="105" w15:restartNumberingAfterBreak="0">
    <w:nsid w:val="2C88A65D"/>
    <w:multiLevelType w:val="hybridMultilevel"/>
    <w:tmpl w:val="8166CCBA"/>
    <w:lvl w:ilvl="0" w:tplc="9A867748">
      <w:start w:val="1"/>
      <w:numFmt w:val="lowerLetter"/>
      <w:lvlText w:val="%1."/>
      <w:lvlJc w:val="left"/>
      <w:pPr>
        <w:ind w:left="720" w:hanging="360"/>
      </w:pPr>
    </w:lvl>
    <w:lvl w:ilvl="1" w:tplc="985CA232">
      <w:start w:val="1"/>
      <w:numFmt w:val="lowerLetter"/>
      <w:lvlText w:val="%2."/>
      <w:lvlJc w:val="left"/>
      <w:pPr>
        <w:ind w:left="1440" w:hanging="360"/>
      </w:pPr>
    </w:lvl>
    <w:lvl w:ilvl="2" w:tplc="C9DEEBAE">
      <w:start w:val="1"/>
      <w:numFmt w:val="lowerRoman"/>
      <w:lvlText w:val="%3."/>
      <w:lvlJc w:val="right"/>
      <w:pPr>
        <w:ind w:left="2160" w:hanging="180"/>
      </w:pPr>
    </w:lvl>
    <w:lvl w:ilvl="3" w:tplc="207EFD9A">
      <w:start w:val="1"/>
      <w:numFmt w:val="decimal"/>
      <w:lvlText w:val="%4."/>
      <w:lvlJc w:val="left"/>
      <w:pPr>
        <w:ind w:left="2880" w:hanging="360"/>
      </w:pPr>
    </w:lvl>
    <w:lvl w:ilvl="4" w:tplc="BDCA831C">
      <w:start w:val="1"/>
      <w:numFmt w:val="lowerLetter"/>
      <w:lvlText w:val="%5."/>
      <w:lvlJc w:val="left"/>
      <w:pPr>
        <w:ind w:left="3600" w:hanging="360"/>
      </w:pPr>
    </w:lvl>
    <w:lvl w:ilvl="5" w:tplc="6B50594A">
      <w:start w:val="1"/>
      <w:numFmt w:val="lowerRoman"/>
      <w:lvlText w:val="%6."/>
      <w:lvlJc w:val="right"/>
      <w:pPr>
        <w:ind w:left="4320" w:hanging="180"/>
      </w:pPr>
    </w:lvl>
    <w:lvl w:ilvl="6" w:tplc="E3141A9E">
      <w:start w:val="1"/>
      <w:numFmt w:val="decimal"/>
      <w:lvlText w:val="%7."/>
      <w:lvlJc w:val="left"/>
      <w:pPr>
        <w:ind w:left="5040" w:hanging="360"/>
      </w:pPr>
    </w:lvl>
    <w:lvl w:ilvl="7" w:tplc="7CFC50C0">
      <w:start w:val="1"/>
      <w:numFmt w:val="lowerLetter"/>
      <w:lvlText w:val="%8."/>
      <w:lvlJc w:val="left"/>
      <w:pPr>
        <w:ind w:left="5760" w:hanging="360"/>
      </w:pPr>
    </w:lvl>
    <w:lvl w:ilvl="8" w:tplc="44DADF22">
      <w:start w:val="1"/>
      <w:numFmt w:val="lowerRoman"/>
      <w:lvlText w:val="%9."/>
      <w:lvlJc w:val="right"/>
      <w:pPr>
        <w:ind w:left="6480" w:hanging="180"/>
      </w:pPr>
    </w:lvl>
  </w:abstractNum>
  <w:abstractNum w:abstractNumId="106" w15:restartNumberingAfterBreak="0">
    <w:nsid w:val="2CB420FE"/>
    <w:multiLevelType w:val="hybridMultilevel"/>
    <w:tmpl w:val="C62E68D0"/>
    <w:lvl w:ilvl="0" w:tplc="6C9E4BB4">
      <w:start w:val="8"/>
      <w:numFmt w:val="decimal"/>
      <w:lvlText w:val="%1"/>
      <w:lvlJc w:val="left"/>
      <w:pPr>
        <w:ind w:left="4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8681862">
      <w:start w:val="1"/>
      <w:numFmt w:val="lowerLetter"/>
      <w:lvlText w:val="%2"/>
      <w:lvlJc w:val="left"/>
      <w:pPr>
        <w:ind w:left="11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EFED706">
      <w:start w:val="1"/>
      <w:numFmt w:val="lowerRoman"/>
      <w:lvlText w:val="%3"/>
      <w:lvlJc w:val="left"/>
      <w:pPr>
        <w:ind w:left="18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AFCCA268">
      <w:start w:val="1"/>
      <w:numFmt w:val="decimal"/>
      <w:lvlText w:val="%4"/>
      <w:lvlJc w:val="left"/>
      <w:pPr>
        <w:ind w:left="26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09A4FF0">
      <w:start w:val="1"/>
      <w:numFmt w:val="lowerLetter"/>
      <w:lvlText w:val="%5"/>
      <w:lvlJc w:val="left"/>
      <w:pPr>
        <w:ind w:left="333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AF427A0">
      <w:start w:val="1"/>
      <w:numFmt w:val="lowerRoman"/>
      <w:lvlText w:val="%6"/>
      <w:lvlJc w:val="left"/>
      <w:pPr>
        <w:ind w:left="405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22EA22C">
      <w:start w:val="1"/>
      <w:numFmt w:val="decimal"/>
      <w:lvlText w:val="%7"/>
      <w:lvlJc w:val="left"/>
      <w:pPr>
        <w:ind w:left="47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1FC29E00">
      <w:start w:val="1"/>
      <w:numFmt w:val="lowerLetter"/>
      <w:lvlText w:val="%8"/>
      <w:lvlJc w:val="left"/>
      <w:pPr>
        <w:ind w:left="54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E204828">
      <w:start w:val="1"/>
      <w:numFmt w:val="lowerRoman"/>
      <w:lvlText w:val="%9"/>
      <w:lvlJc w:val="left"/>
      <w:pPr>
        <w:ind w:left="62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2D03193C"/>
    <w:multiLevelType w:val="hybridMultilevel"/>
    <w:tmpl w:val="A83EBDB2"/>
    <w:lvl w:ilvl="0" w:tplc="C4AC9BB6">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8C6777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E0C807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E2240A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15C188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528E80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012DFE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BFA2B2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10C0DE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2D1A0B00"/>
    <w:multiLevelType w:val="hybridMultilevel"/>
    <w:tmpl w:val="6612491E"/>
    <w:lvl w:ilvl="0" w:tplc="6388EC2C">
      <w:start w:val="1"/>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F98686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DF66730">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3F8BF6A">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D134714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2FA1132">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03E6530">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470E5D4">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A6A0CF1E">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2D683674"/>
    <w:multiLevelType w:val="hybridMultilevel"/>
    <w:tmpl w:val="7FC8BE7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10" w15:restartNumberingAfterBreak="0">
    <w:nsid w:val="2D7A2A72"/>
    <w:multiLevelType w:val="hybridMultilevel"/>
    <w:tmpl w:val="FFFFFFFF"/>
    <w:lvl w:ilvl="0" w:tplc="FFFFFFFF">
      <w:start w:val="1"/>
      <w:numFmt w:val="decimal"/>
      <w:lvlText w:val="%1."/>
      <w:lvlJc w:val="left"/>
      <w:pPr>
        <w:ind w:left="502" w:hanging="360"/>
      </w:pPr>
    </w:lvl>
    <w:lvl w:ilvl="1" w:tplc="2A36AB92">
      <w:start w:val="1"/>
      <w:numFmt w:val="lowerLetter"/>
      <w:lvlText w:val="%2."/>
      <w:lvlJc w:val="left"/>
      <w:pPr>
        <w:ind w:left="1222" w:hanging="360"/>
      </w:pPr>
    </w:lvl>
    <w:lvl w:ilvl="2" w:tplc="76E25A64">
      <w:start w:val="1"/>
      <w:numFmt w:val="lowerRoman"/>
      <w:lvlText w:val="%3."/>
      <w:lvlJc w:val="right"/>
      <w:pPr>
        <w:ind w:left="1942" w:hanging="180"/>
      </w:pPr>
    </w:lvl>
    <w:lvl w:ilvl="3" w:tplc="06A4FEF0">
      <w:start w:val="1"/>
      <w:numFmt w:val="decimal"/>
      <w:lvlText w:val="%4."/>
      <w:lvlJc w:val="left"/>
      <w:pPr>
        <w:ind w:left="2662" w:hanging="360"/>
      </w:pPr>
    </w:lvl>
    <w:lvl w:ilvl="4" w:tplc="EB6C2ACE">
      <w:start w:val="1"/>
      <w:numFmt w:val="lowerLetter"/>
      <w:lvlText w:val="%5."/>
      <w:lvlJc w:val="left"/>
      <w:pPr>
        <w:ind w:left="3382" w:hanging="360"/>
      </w:pPr>
    </w:lvl>
    <w:lvl w:ilvl="5" w:tplc="91D2C58E">
      <w:start w:val="1"/>
      <w:numFmt w:val="lowerRoman"/>
      <w:lvlText w:val="%6."/>
      <w:lvlJc w:val="right"/>
      <w:pPr>
        <w:ind w:left="4102" w:hanging="180"/>
      </w:pPr>
    </w:lvl>
    <w:lvl w:ilvl="6" w:tplc="66C02CDE">
      <w:start w:val="1"/>
      <w:numFmt w:val="decimal"/>
      <w:lvlText w:val="%7."/>
      <w:lvlJc w:val="left"/>
      <w:pPr>
        <w:ind w:left="4822" w:hanging="360"/>
      </w:pPr>
    </w:lvl>
    <w:lvl w:ilvl="7" w:tplc="BC3E2D8E">
      <w:start w:val="1"/>
      <w:numFmt w:val="lowerLetter"/>
      <w:lvlText w:val="%8."/>
      <w:lvlJc w:val="left"/>
      <w:pPr>
        <w:ind w:left="5542" w:hanging="360"/>
      </w:pPr>
    </w:lvl>
    <w:lvl w:ilvl="8" w:tplc="1FE02A82">
      <w:start w:val="1"/>
      <w:numFmt w:val="lowerRoman"/>
      <w:lvlText w:val="%9."/>
      <w:lvlJc w:val="right"/>
      <w:pPr>
        <w:ind w:left="6262" w:hanging="180"/>
      </w:pPr>
    </w:lvl>
  </w:abstractNum>
  <w:abstractNum w:abstractNumId="111" w15:restartNumberingAfterBreak="0">
    <w:nsid w:val="2ECB6D93"/>
    <w:multiLevelType w:val="hybridMultilevel"/>
    <w:tmpl w:val="BEB81B30"/>
    <w:lvl w:ilvl="0" w:tplc="6A4658E0">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4A8F61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47CE25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43EF58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158DE2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0AAD41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4FA015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BE47AB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4B292F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2F075B60"/>
    <w:multiLevelType w:val="hybridMultilevel"/>
    <w:tmpl w:val="93CC83DA"/>
    <w:lvl w:ilvl="0" w:tplc="FFB6ACBE">
      <w:start w:val="2"/>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13" w15:restartNumberingAfterBreak="0">
    <w:nsid w:val="2FAA3EE1"/>
    <w:multiLevelType w:val="hybridMultilevel"/>
    <w:tmpl w:val="15827992"/>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14" w15:restartNumberingAfterBreak="0">
    <w:nsid w:val="304B6C22"/>
    <w:multiLevelType w:val="hybridMultilevel"/>
    <w:tmpl w:val="5662681E"/>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5" w15:restartNumberingAfterBreak="0">
    <w:nsid w:val="315E13BB"/>
    <w:multiLevelType w:val="hybridMultilevel"/>
    <w:tmpl w:val="6624F4FA"/>
    <w:lvl w:ilvl="0" w:tplc="DB56265A">
      <w:start w:val="1"/>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60C870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48C938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0B4C2A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D6E621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F02CF6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D32AE2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7F8209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AB6085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32010C9D"/>
    <w:multiLevelType w:val="hybridMultilevel"/>
    <w:tmpl w:val="042674C6"/>
    <w:lvl w:ilvl="0" w:tplc="5784D752">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4B452D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4FCF44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63A3304">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9E4450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8BABDF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72C83E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15D6057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13C9FE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3204064A"/>
    <w:multiLevelType w:val="hybridMultilevel"/>
    <w:tmpl w:val="059800B8"/>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18" w15:restartNumberingAfterBreak="0">
    <w:nsid w:val="321F128F"/>
    <w:multiLevelType w:val="hybridMultilevel"/>
    <w:tmpl w:val="59441DFC"/>
    <w:lvl w:ilvl="0" w:tplc="BFDCE972">
      <w:start w:val="3"/>
      <w:numFmt w:val="lowerLetter"/>
      <w:lvlText w:val="%1)"/>
      <w:lvlJc w:val="left"/>
      <w:pPr>
        <w:ind w:left="7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695ED736">
      <w:start w:val="1"/>
      <w:numFmt w:val="lowerLetter"/>
      <w:lvlText w:val="%2"/>
      <w:lvlJc w:val="left"/>
      <w:pPr>
        <w:ind w:left="136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0B28CAA">
      <w:start w:val="1"/>
      <w:numFmt w:val="lowerRoman"/>
      <w:lvlText w:val="%3"/>
      <w:lvlJc w:val="left"/>
      <w:pPr>
        <w:ind w:left="208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298EFDE">
      <w:start w:val="1"/>
      <w:numFmt w:val="decimal"/>
      <w:lvlText w:val="%4"/>
      <w:lvlJc w:val="left"/>
      <w:pPr>
        <w:ind w:left="280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CD642720">
      <w:start w:val="1"/>
      <w:numFmt w:val="lowerLetter"/>
      <w:lvlText w:val="%5"/>
      <w:lvlJc w:val="left"/>
      <w:pPr>
        <w:ind w:left="352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4D4CCCA">
      <w:start w:val="1"/>
      <w:numFmt w:val="lowerRoman"/>
      <w:lvlText w:val="%6"/>
      <w:lvlJc w:val="left"/>
      <w:pPr>
        <w:ind w:left="424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DA965770">
      <w:start w:val="1"/>
      <w:numFmt w:val="decimal"/>
      <w:lvlText w:val="%7"/>
      <w:lvlJc w:val="left"/>
      <w:pPr>
        <w:ind w:left="496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D60C485E">
      <w:start w:val="1"/>
      <w:numFmt w:val="lowerLetter"/>
      <w:lvlText w:val="%8"/>
      <w:lvlJc w:val="left"/>
      <w:pPr>
        <w:ind w:left="568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D68CF44">
      <w:start w:val="1"/>
      <w:numFmt w:val="lowerRoman"/>
      <w:lvlText w:val="%9"/>
      <w:lvlJc w:val="left"/>
      <w:pPr>
        <w:ind w:left="640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32263E69"/>
    <w:multiLevelType w:val="hybridMultilevel"/>
    <w:tmpl w:val="9622246E"/>
    <w:lvl w:ilvl="0" w:tplc="FA10F4E8">
      <w:start w:val="1"/>
      <w:numFmt w:val="decimal"/>
      <w:lvlText w:val="%1."/>
      <w:lvlJc w:val="left"/>
      <w:pPr>
        <w:ind w:left="502" w:hanging="360"/>
      </w:pPr>
    </w:lvl>
    <w:lvl w:ilvl="1" w:tplc="22D0EE5E">
      <w:start w:val="1"/>
      <w:numFmt w:val="lowerLetter"/>
      <w:lvlText w:val="%2."/>
      <w:lvlJc w:val="left"/>
      <w:pPr>
        <w:ind w:left="1222" w:hanging="360"/>
      </w:pPr>
    </w:lvl>
    <w:lvl w:ilvl="2" w:tplc="18A00B88">
      <w:start w:val="1"/>
      <w:numFmt w:val="lowerRoman"/>
      <w:lvlText w:val="%3."/>
      <w:lvlJc w:val="right"/>
      <w:pPr>
        <w:ind w:left="1942" w:hanging="180"/>
      </w:pPr>
    </w:lvl>
    <w:lvl w:ilvl="3" w:tplc="B09600BE">
      <w:start w:val="1"/>
      <w:numFmt w:val="decimal"/>
      <w:lvlText w:val="%4."/>
      <w:lvlJc w:val="left"/>
      <w:pPr>
        <w:ind w:left="2662" w:hanging="360"/>
      </w:pPr>
    </w:lvl>
    <w:lvl w:ilvl="4" w:tplc="E504664A">
      <w:start w:val="1"/>
      <w:numFmt w:val="lowerLetter"/>
      <w:lvlText w:val="%5."/>
      <w:lvlJc w:val="left"/>
      <w:pPr>
        <w:ind w:left="3382" w:hanging="360"/>
      </w:pPr>
    </w:lvl>
    <w:lvl w:ilvl="5" w:tplc="9718EF54">
      <w:start w:val="1"/>
      <w:numFmt w:val="lowerRoman"/>
      <w:lvlText w:val="%6."/>
      <w:lvlJc w:val="right"/>
      <w:pPr>
        <w:ind w:left="4102" w:hanging="180"/>
      </w:pPr>
    </w:lvl>
    <w:lvl w:ilvl="6" w:tplc="FED4D412">
      <w:start w:val="1"/>
      <w:numFmt w:val="decimal"/>
      <w:lvlText w:val="%7."/>
      <w:lvlJc w:val="left"/>
      <w:pPr>
        <w:ind w:left="4822" w:hanging="360"/>
      </w:pPr>
    </w:lvl>
    <w:lvl w:ilvl="7" w:tplc="5464E12E">
      <w:start w:val="1"/>
      <w:numFmt w:val="lowerLetter"/>
      <w:lvlText w:val="%8."/>
      <w:lvlJc w:val="left"/>
      <w:pPr>
        <w:ind w:left="5542" w:hanging="360"/>
      </w:pPr>
    </w:lvl>
    <w:lvl w:ilvl="8" w:tplc="32983E48">
      <w:start w:val="1"/>
      <w:numFmt w:val="lowerRoman"/>
      <w:lvlText w:val="%9."/>
      <w:lvlJc w:val="right"/>
      <w:pPr>
        <w:ind w:left="6262" w:hanging="180"/>
      </w:pPr>
    </w:lvl>
  </w:abstractNum>
  <w:abstractNum w:abstractNumId="120" w15:restartNumberingAfterBreak="0">
    <w:nsid w:val="32437C31"/>
    <w:multiLevelType w:val="hybridMultilevel"/>
    <w:tmpl w:val="8BD4EB4A"/>
    <w:lvl w:ilvl="0" w:tplc="3CA60FB2">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9FBEB3A0">
      <w:start w:val="1"/>
      <w:numFmt w:val="lowerLetter"/>
      <w:lvlText w:val="%2"/>
      <w:lvlJc w:val="left"/>
      <w:pPr>
        <w:ind w:left="14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5BACD4C">
      <w:start w:val="1"/>
      <w:numFmt w:val="lowerRoman"/>
      <w:lvlText w:val="%3"/>
      <w:lvlJc w:val="left"/>
      <w:pPr>
        <w:ind w:left="21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62ABCAA">
      <w:start w:val="1"/>
      <w:numFmt w:val="decimal"/>
      <w:lvlText w:val="%4"/>
      <w:lvlJc w:val="left"/>
      <w:pPr>
        <w:ind w:left="287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956A3E2">
      <w:start w:val="1"/>
      <w:numFmt w:val="lowerLetter"/>
      <w:lvlText w:val="%5"/>
      <w:lvlJc w:val="left"/>
      <w:pPr>
        <w:ind w:left="35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B0EA4B4">
      <w:start w:val="1"/>
      <w:numFmt w:val="lowerRoman"/>
      <w:lvlText w:val="%6"/>
      <w:lvlJc w:val="left"/>
      <w:pPr>
        <w:ind w:left="43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54C3DE8">
      <w:start w:val="1"/>
      <w:numFmt w:val="decimal"/>
      <w:lvlText w:val="%7"/>
      <w:lvlJc w:val="left"/>
      <w:pPr>
        <w:ind w:left="50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5178F548">
      <w:start w:val="1"/>
      <w:numFmt w:val="lowerLetter"/>
      <w:lvlText w:val="%8"/>
      <w:lvlJc w:val="left"/>
      <w:pPr>
        <w:ind w:left="57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F58EE5A">
      <w:start w:val="1"/>
      <w:numFmt w:val="lowerRoman"/>
      <w:lvlText w:val="%9"/>
      <w:lvlJc w:val="left"/>
      <w:pPr>
        <w:ind w:left="647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3246572B"/>
    <w:multiLevelType w:val="hybridMultilevel"/>
    <w:tmpl w:val="980EE59E"/>
    <w:lvl w:ilvl="0" w:tplc="598E124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DF66FC90">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9D2672E">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F84C21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7890A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462B7CA">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822FEC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8522DC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33C2EF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324B34B8"/>
    <w:multiLevelType w:val="hybridMultilevel"/>
    <w:tmpl w:val="4AC6211C"/>
    <w:lvl w:ilvl="0" w:tplc="8FA431C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79C6AB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08B8E54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CEE9C5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9644FB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F18080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36C947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71C36D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47033D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32A113F8"/>
    <w:multiLevelType w:val="hybridMultilevel"/>
    <w:tmpl w:val="651447C6"/>
    <w:lvl w:ilvl="0" w:tplc="08160017">
      <w:start w:val="1"/>
      <w:numFmt w:val="lowerLetter"/>
      <w:lvlText w:val="%1)"/>
      <w:lvlJc w:val="left"/>
      <w:pPr>
        <w:ind w:left="510" w:hanging="360"/>
      </w:pPr>
    </w:lvl>
    <w:lvl w:ilvl="1" w:tplc="08160019">
      <w:start w:val="1"/>
      <w:numFmt w:val="lowerLetter"/>
      <w:lvlText w:val="%2."/>
      <w:lvlJc w:val="left"/>
      <w:pPr>
        <w:ind w:left="1230" w:hanging="360"/>
      </w:pPr>
    </w:lvl>
    <w:lvl w:ilvl="2" w:tplc="0816001B" w:tentative="1">
      <w:start w:val="1"/>
      <w:numFmt w:val="lowerRoman"/>
      <w:lvlText w:val="%3."/>
      <w:lvlJc w:val="right"/>
      <w:pPr>
        <w:ind w:left="1950" w:hanging="180"/>
      </w:pPr>
    </w:lvl>
    <w:lvl w:ilvl="3" w:tplc="0816000F" w:tentative="1">
      <w:start w:val="1"/>
      <w:numFmt w:val="decimal"/>
      <w:lvlText w:val="%4."/>
      <w:lvlJc w:val="left"/>
      <w:pPr>
        <w:ind w:left="2670" w:hanging="360"/>
      </w:pPr>
    </w:lvl>
    <w:lvl w:ilvl="4" w:tplc="08160019" w:tentative="1">
      <w:start w:val="1"/>
      <w:numFmt w:val="lowerLetter"/>
      <w:lvlText w:val="%5."/>
      <w:lvlJc w:val="left"/>
      <w:pPr>
        <w:ind w:left="3390" w:hanging="360"/>
      </w:pPr>
    </w:lvl>
    <w:lvl w:ilvl="5" w:tplc="0816001B" w:tentative="1">
      <w:start w:val="1"/>
      <w:numFmt w:val="lowerRoman"/>
      <w:lvlText w:val="%6."/>
      <w:lvlJc w:val="right"/>
      <w:pPr>
        <w:ind w:left="4110" w:hanging="180"/>
      </w:pPr>
    </w:lvl>
    <w:lvl w:ilvl="6" w:tplc="0816000F" w:tentative="1">
      <w:start w:val="1"/>
      <w:numFmt w:val="decimal"/>
      <w:lvlText w:val="%7."/>
      <w:lvlJc w:val="left"/>
      <w:pPr>
        <w:ind w:left="4830" w:hanging="360"/>
      </w:pPr>
    </w:lvl>
    <w:lvl w:ilvl="7" w:tplc="08160019" w:tentative="1">
      <w:start w:val="1"/>
      <w:numFmt w:val="lowerLetter"/>
      <w:lvlText w:val="%8."/>
      <w:lvlJc w:val="left"/>
      <w:pPr>
        <w:ind w:left="5550" w:hanging="360"/>
      </w:pPr>
    </w:lvl>
    <w:lvl w:ilvl="8" w:tplc="0816001B" w:tentative="1">
      <w:start w:val="1"/>
      <w:numFmt w:val="lowerRoman"/>
      <w:lvlText w:val="%9."/>
      <w:lvlJc w:val="right"/>
      <w:pPr>
        <w:ind w:left="6270" w:hanging="180"/>
      </w:pPr>
    </w:lvl>
  </w:abstractNum>
  <w:abstractNum w:abstractNumId="124" w15:restartNumberingAfterBreak="0">
    <w:nsid w:val="32A6C85D"/>
    <w:multiLevelType w:val="hybridMultilevel"/>
    <w:tmpl w:val="FFFFFFFF"/>
    <w:lvl w:ilvl="0" w:tplc="9B1AB9D2">
      <w:start w:val="1"/>
      <w:numFmt w:val="lowerLetter"/>
      <w:lvlText w:val="%1)"/>
      <w:lvlJc w:val="left"/>
      <w:pPr>
        <w:ind w:left="487" w:hanging="360"/>
      </w:pPr>
    </w:lvl>
    <w:lvl w:ilvl="1" w:tplc="5BA410EE">
      <w:start w:val="1"/>
      <w:numFmt w:val="lowerLetter"/>
      <w:lvlText w:val="%2."/>
      <w:lvlJc w:val="left"/>
      <w:pPr>
        <w:ind w:left="1207" w:hanging="360"/>
      </w:pPr>
    </w:lvl>
    <w:lvl w:ilvl="2" w:tplc="F9A242B8">
      <w:start w:val="1"/>
      <w:numFmt w:val="lowerRoman"/>
      <w:lvlText w:val="%3."/>
      <w:lvlJc w:val="right"/>
      <w:pPr>
        <w:ind w:left="1927" w:hanging="180"/>
      </w:pPr>
    </w:lvl>
    <w:lvl w:ilvl="3" w:tplc="E472941C">
      <w:start w:val="1"/>
      <w:numFmt w:val="decimal"/>
      <w:lvlText w:val="%4."/>
      <w:lvlJc w:val="left"/>
      <w:pPr>
        <w:ind w:left="2647" w:hanging="360"/>
      </w:pPr>
    </w:lvl>
    <w:lvl w:ilvl="4" w:tplc="995C09EC">
      <w:start w:val="1"/>
      <w:numFmt w:val="lowerLetter"/>
      <w:lvlText w:val="%5."/>
      <w:lvlJc w:val="left"/>
      <w:pPr>
        <w:ind w:left="3367" w:hanging="360"/>
      </w:pPr>
    </w:lvl>
    <w:lvl w:ilvl="5" w:tplc="1DD48FF2">
      <w:start w:val="1"/>
      <w:numFmt w:val="lowerRoman"/>
      <w:lvlText w:val="%6."/>
      <w:lvlJc w:val="right"/>
      <w:pPr>
        <w:ind w:left="4087" w:hanging="180"/>
      </w:pPr>
    </w:lvl>
    <w:lvl w:ilvl="6" w:tplc="ACD87B96">
      <w:start w:val="1"/>
      <w:numFmt w:val="decimal"/>
      <w:lvlText w:val="%7."/>
      <w:lvlJc w:val="left"/>
      <w:pPr>
        <w:ind w:left="4807" w:hanging="360"/>
      </w:pPr>
    </w:lvl>
    <w:lvl w:ilvl="7" w:tplc="C5226738">
      <w:start w:val="1"/>
      <w:numFmt w:val="lowerLetter"/>
      <w:lvlText w:val="%8."/>
      <w:lvlJc w:val="left"/>
      <w:pPr>
        <w:ind w:left="5527" w:hanging="360"/>
      </w:pPr>
    </w:lvl>
    <w:lvl w:ilvl="8" w:tplc="55CE5C3C">
      <w:start w:val="1"/>
      <w:numFmt w:val="lowerRoman"/>
      <w:lvlText w:val="%9."/>
      <w:lvlJc w:val="right"/>
      <w:pPr>
        <w:ind w:left="6247" w:hanging="180"/>
      </w:pPr>
    </w:lvl>
  </w:abstractNum>
  <w:abstractNum w:abstractNumId="125" w15:restartNumberingAfterBreak="0">
    <w:nsid w:val="33253FE8"/>
    <w:multiLevelType w:val="hybridMultilevel"/>
    <w:tmpl w:val="DF54247E"/>
    <w:lvl w:ilvl="0" w:tplc="3AC2ABDE">
      <w:start w:val="1"/>
      <w:numFmt w:val="lowerLetter"/>
      <w:lvlText w:val="%1)"/>
      <w:lvlJc w:val="left"/>
      <w:pPr>
        <w:ind w:left="644" w:hanging="360"/>
      </w:pPr>
      <w:rPr>
        <w:rFonts w:hint="default"/>
      </w:r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26" w15:restartNumberingAfterBreak="0">
    <w:nsid w:val="349D31EC"/>
    <w:multiLevelType w:val="hybridMultilevel"/>
    <w:tmpl w:val="D93A3890"/>
    <w:lvl w:ilvl="0" w:tplc="42B8201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862"/>
      </w:pPr>
      <w:rPr>
        <w:rFonts w:ascii="Garamond" w:hAnsi="Garamond" w:hint="default"/>
        <w:b w:val="0"/>
        <w:i/>
        <w:iCs/>
        <w:strike w:val="0"/>
        <w:dstrike w:val="0"/>
        <w:color w:val="000000"/>
        <w:sz w:val="24"/>
        <w:szCs w:val="24"/>
        <w:u w:val="none" w:color="000000"/>
        <w:bdr w:val="none" w:sz="0" w:space="0" w:color="auto"/>
        <w:shd w:val="clear" w:color="auto" w:fill="auto"/>
        <w:vertAlign w:val="baseline"/>
      </w:rPr>
    </w:lvl>
    <w:lvl w:ilvl="2" w:tplc="411AE8FE">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44AF5C8">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4525EF8">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DC2AFB2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F22A4E6">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4722944">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B3654FC">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34A434B9"/>
    <w:multiLevelType w:val="hybridMultilevel"/>
    <w:tmpl w:val="BF5A572C"/>
    <w:lvl w:ilvl="0" w:tplc="C8DA027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AC5A828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5FA353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B2CDE1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E2856B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ECCE8F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CDC6CDC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404D6F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AFB6806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353314B5"/>
    <w:multiLevelType w:val="hybridMultilevel"/>
    <w:tmpl w:val="179279CE"/>
    <w:lvl w:ilvl="0" w:tplc="669AB43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8566AA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94AA17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712B2C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D08AED8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A90AB2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E60C12B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6DCD88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24839E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35B93BC1"/>
    <w:multiLevelType w:val="hybridMultilevel"/>
    <w:tmpl w:val="18E8DCAA"/>
    <w:lvl w:ilvl="0" w:tplc="08160017">
      <w:start w:val="1"/>
      <w:numFmt w:val="lowerLetter"/>
      <w:lvlText w:val="%1)"/>
      <w:lvlJc w:val="lef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30" w15:restartNumberingAfterBreak="0">
    <w:nsid w:val="366A47BA"/>
    <w:multiLevelType w:val="hybridMultilevel"/>
    <w:tmpl w:val="C444DE00"/>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31" w15:restartNumberingAfterBreak="0">
    <w:nsid w:val="36F5ED1E"/>
    <w:multiLevelType w:val="hybridMultilevel"/>
    <w:tmpl w:val="FFFFFFFF"/>
    <w:lvl w:ilvl="0" w:tplc="F1701896">
      <w:start w:val="1"/>
      <w:numFmt w:val="decimal"/>
      <w:lvlText w:val="%1."/>
      <w:lvlJc w:val="left"/>
      <w:pPr>
        <w:ind w:left="502" w:hanging="360"/>
      </w:pPr>
    </w:lvl>
    <w:lvl w:ilvl="1" w:tplc="7412307E">
      <w:start w:val="1"/>
      <w:numFmt w:val="lowerLetter"/>
      <w:lvlText w:val="%2."/>
      <w:lvlJc w:val="left"/>
      <w:pPr>
        <w:ind w:left="1222" w:hanging="360"/>
      </w:pPr>
    </w:lvl>
    <w:lvl w:ilvl="2" w:tplc="C6B6EF10">
      <w:start w:val="1"/>
      <w:numFmt w:val="lowerRoman"/>
      <w:lvlText w:val="%3."/>
      <w:lvlJc w:val="right"/>
      <w:pPr>
        <w:ind w:left="1942" w:hanging="180"/>
      </w:pPr>
    </w:lvl>
    <w:lvl w:ilvl="3" w:tplc="F0DE303E">
      <w:start w:val="1"/>
      <w:numFmt w:val="decimal"/>
      <w:lvlText w:val="%4."/>
      <w:lvlJc w:val="left"/>
      <w:pPr>
        <w:ind w:left="2662" w:hanging="360"/>
      </w:pPr>
    </w:lvl>
    <w:lvl w:ilvl="4" w:tplc="0FA0BCD4">
      <w:start w:val="1"/>
      <w:numFmt w:val="lowerLetter"/>
      <w:lvlText w:val="%5."/>
      <w:lvlJc w:val="left"/>
      <w:pPr>
        <w:ind w:left="3382" w:hanging="360"/>
      </w:pPr>
    </w:lvl>
    <w:lvl w:ilvl="5" w:tplc="A9E2C07E">
      <w:start w:val="1"/>
      <w:numFmt w:val="lowerRoman"/>
      <w:lvlText w:val="%6."/>
      <w:lvlJc w:val="right"/>
      <w:pPr>
        <w:ind w:left="4102" w:hanging="180"/>
      </w:pPr>
    </w:lvl>
    <w:lvl w:ilvl="6" w:tplc="5C4EB646">
      <w:start w:val="1"/>
      <w:numFmt w:val="decimal"/>
      <w:lvlText w:val="%7."/>
      <w:lvlJc w:val="left"/>
      <w:pPr>
        <w:ind w:left="4822" w:hanging="360"/>
      </w:pPr>
    </w:lvl>
    <w:lvl w:ilvl="7" w:tplc="462A1EEC">
      <w:start w:val="1"/>
      <w:numFmt w:val="lowerLetter"/>
      <w:lvlText w:val="%8."/>
      <w:lvlJc w:val="left"/>
      <w:pPr>
        <w:ind w:left="5542" w:hanging="360"/>
      </w:pPr>
    </w:lvl>
    <w:lvl w:ilvl="8" w:tplc="99329010">
      <w:start w:val="1"/>
      <w:numFmt w:val="lowerRoman"/>
      <w:lvlText w:val="%9."/>
      <w:lvlJc w:val="right"/>
      <w:pPr>
        <w:ind w:left="6262" w:hanging="180"/>
      </w:pPr>
    </w:lvl>
  </w:abstractNum>
  <w:abstractNum w:abstractNumId="132" w15:restartNumberingAfterBreak="0">
    <w:nsid w:val="381FC15C"/>
    <w:multiLevelType w:val="hybridMultilevel"/>
    <w:tmpl w:val="8C506B70"/>
    <w:lvl w:ilvl="0" w:tplc="07161318">
      <w:start w:val="1"/>
      <w:numFmt w:val="decimal"/>
      <w:lvlText w:val="%1."/>
      <w:lvlJc w:val="left"/>
      <w:pPr>
        <w:ind w:left="502" w:hanging="360"/>
      </w:pPr>
    </w:lvl>
    <w:lvl w:ilvl="1" w:tplc="BEC2D2B4">
      <w:start w:val="1"/>
      <w:numFmt w:val="lowerLetter"/>
      <w:lvlText w:val="%2."/>
      <w:lvlJc w:val="left"/>
      <w:pPr>
        <w:ind w:left="1222" w:hanging="360"/>
      </w:pPr>
    </w:lvl>
    <w:lvl w:ilvl="2" w:tplc="CE065646">
      <w:start w:val="1"/>
      <w:numFmt w:val="lowerRoman"/>
      <w:lvlText w:val="%3."/>
      <w:lvlJc w:val="right"/>
      <w:pPr>
        <w:ind w:left="1942" w:hanging="180"/>
      </w:pPr>
    </w:lvl>
    <w:lvl w:ilvl="3" w:tplc="324A9EA4">
      <w:start w:val="1"/>
      <w:numFmt w:val="decimal"/>
      <w:lvlText w:val="%4."/>
      <w:lvlJc w:val="left"/>
      <w:pPr>
        <w:ind w:left="2662" w:hanging="360"/>
      </w:pPr>
    </w:lvl>
    <w:lvl w:ilvl="4" w:tplc="9E92D0D6">
      <w:start w:val="1"/>
      <w:numFmt w:val="lowerLetter"/>
      <w:lvlText w:val="%5."/>
      <w:lvlJc w:val="left"/>
      <w:pPr>
        <w:ind w:left="3382" w:hanging="360"/>
      </w:pPr>
    </w:lvl>
    <w:lvl w:ilvl="5" w:tplc="3418F216">
      <w:start w:val="1"/>
      <w:numFmt w:val="lowerRoman"/>
      <w:lvlText w:val="%6."/>
      <w:lvlJc w:val="right"/>
      <w:pPr>
        <w:ind w:left="4102" w:hanging="180"/>
      </w:pPr>
    </w:lvl>
    <w:lvl w:ilvl="6" w:tplc="E9AAB8D0">
      <w:start w:val="1"/>
      <w:numFmt w:val="decimal"/>
      <w:lvlText w:val="%7."/>
      <w:lvlJc w:val="left"/>
      <w:pPr>
        <w:ind w:left="4822" w:hanging="360"/>
      </w:pPr>
    </w:lvl>
    <w:lvl w:ilvl="7" w:tplc="95185CEE">
      <w:start w:val="1"/>
      <w:numFmt w:val="lowerLetter"/>
      <w:lvlText w:val="%8."/>
      <w:lvlJc w:val="left"/>
      <w:pPr>
        <w:ind w:left="5542" w:hanging="360"/>
      </w:pPr>
    </w:lvl>
    <w:lvl w:ilvl="8" w:tplc="7974C50A">
      <w:start w:val="1"/>
      <w:numFmt w:val="lowerRoman"/>
      <w:lvlText w:val="%9."/>
      <w:lvlJc w:val="right"/>
      <w:pPr>
        <w:ind w:left="6262" w:hanging="180"/>
      </w:pPr>
    </w:lvl>
  </w:abstractNum>
  <w:abstractNum w:abstractNumId="133" w15:restartNumberingAfterBreak="0">
    <w:nsid w:val="395419BC"/>
    <w:multiLevelType w:val="hybridMultilevel"/>
    <w:tmpl w:val="E5D22C1A"/>
    <w:lvl w:ilvl="0" w:tplc="3740E358">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49BE7F42">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696EFAF8">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4F6EA4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130B8D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670E5E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5B4F22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6750D4DE">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E00089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39F90027"/>
    <w:multiLevelType w:val="hybridMultilevel"/>
    <w:tmpl w:val="FFFFFFFF"/>
    <w:lvl w:ilvl="0" w:tplc="CE5A0CE2">
      <w:start w:val="1"/>
      <w:numFmt w:val="decimal"/>
      <w:lvlText w:val="%1."/>
      <w:lvlJc w:val="left"/>
      <w:pPr>
        <w:ind w:left="502" w:hanging="360"/>
      </w:pPr>
    </w:lvl>
    <w:lvl w:ilvl="1" w:tplc="B686A28E">
      <w:start w:val="1"/>
      <w:numFmt w:val="lowerLetter"/>
      <w:lvlText w:val="%2."/>
      <w:lvlJc w:val="left"/>
      <w:pPr>
        <w:ind w:left="1222" w:hanging="360"/>
      </w:pPr>
    </w:lvl>
    <w:lvl w:ilvl="2" w:tplc="9B2448EC">
      <w:start w:val="1"/>
      <w:numFmt w:val="lowerRoman"/>
      <w:lvlText w:val="%3."/>
      <w:lvlJc w:val="right"/>
      <w:pPr>
        <w:ind w:left="1942" w:hanging="180"/>
      </w:pPr>
    </w:lvl>
    <w:lvl w:ilvl="3" w:tplc="1ACED04A">
      <w:start w:val="1"/>
      <w:numFmt w:val="decimal"/>
      <w:lvlText w:val="%4."/>
      <w:lvlJc w:val="left"/>
      <w:pPr>
        <w:ind w:left="2662" w:hanging="360"/>
      </w:pPr>
    </w:lvl>
    <w:lvl w:ilvl="4" w:tplc="511AD5B2">
      <w:start w:val="1"/>
      <w:numFmt w:val="lowerLetter"/>
      <w:lvlText w:val="%5."/>
      <w:lvlJc w:val="left"/>
      <w:pPr>
        <w:ind w:left="3382" w:hanging="360"/>
      </w:pPr>
    </w:lvl>
    <w:lvl w:ilvl="5" w:tplc="897E26F2">
      <w:start w:val="1"/>
      <w:numFmt w:val="lowerRoman"/>
      <w:lvlText w:val="%6."/>
      <w:lvlJc w:val="right"/>
      <w:pPr>
        <w:ind w:left="4102" w:hanging="180"/>
      </w:pPr>
    </w:lvl>
    <w:lvl w:ilvl="6" w:tplc="7CD8EE44">
      <w:start w:val="1"/>
      <w:numFmt w:val="decimal"/>
      <w:lvlText w:val="%7."/>
      <w:lvlJc w:val="left"/>
      <w:pPr>
        <w:ind w:left="4822" w:hanging="360"/>
      </w:pPr>
    </w:lvl>
    <w:lvl w:ilvl="7" w:tplc="2E1AE588">
      <w:start w:val="1"/>
      <w:numFmt w:val="lowerLetter"/>
      <w:lvlText w:val="%8."/>
      <w:lvlJc w:val="left"/>
      <w:pPr>
        <w:ind w:left="5542" w:hanging="360"/>
      </w:pPr>
    </w:lvl>
    <w:lvl w:ilvl="8" w:tplc="41D62142">
      <w:start w:val="1"/>
      <w:numFmt w:val="lowerRoman"/>
      <w:lvlText w:val="%9."/>
      <w:lvlJc w:val="right"/>
      <w:pPr>
        <w:ind w:left="6262" w:hanging="180"/>
      </w:pPr>
    </w:lvl>
  </w:abstractNum>
  <w:abstractNum w:abstractNumId="135" w15:restartNumberingAfterBreak="0">
    <w:nsid w:val="3A566277"/>
    <w:multiLevelType w:val="hybridMultilevel"/>
    <w:tmpl w:val="FFFFFFFF"/>
    <w:lvl w:ilvl="0" w:tplc="FFFFFFFF">
      <w:start w:val="1"/>
      <w:numFmt w:val="decimal"/>
      <w:lvlText w:val="%1."/>
      <w:lvlJc w:val="left"/>
      <w:pPr>
        <w:ind w:left="502" w:hanging="360"/>
      </w:pPr>
    </w:lvl>
    <w:lvl w:ilvl="1" w:tplc="F5F8BF16">
      <w:start w:val="1"/>
      <w:numFmt w:val="lowerLetter"/>
      <w:lvlText w:val="%2."/>
      <w:lvlJc w:val="left"/>
      <w:pPr>
        <w:ind w:left="1222" w:hanging="360"/>
      </w:pPr>
    </w:lvl>
    <w:lvl w:ilvl="2" w:tplc="56B02DE6">
      <w:start w:val="1"/>
      <w:numFmt w:val="lowerRoman"/>
      <w:lvlText w:val="%3."/>
      <w:lvlJc w:val="right"/>
      <w:pPr>
        <w:ind w:left="1942" w:hanging="180"/>
      </w:pPr>
    </w:lvl>
    <w:lvl w:ilvl="3" w:tplc="362EF3EC">
      <w:start w:val="1"/>
      <w:numFmt w:val="decimal"/>
      <w:lvlText w:val="%4."/>
      <w:lvlJc w:val="left"/>
      <w:pPr>
        <w:ind w:left="2662" w:hanging="360"/>
      </w:pPr>
    </w:lvl>
    <w:lvl w:ilvl="4" w:tplc="6532B194">
      <w:start w:val="1"/>
      <w:numFmt w:val="lowerLetter"/>
      <w:lvlText w:val="%5."/>
      <w:lvlJc w:val="left"/>
      <w:pPr>
        <w:ind w:left="3382" w:hanging="360"/>
      </w:pPr>
    </w:lvl>
    <w:lvl w:ilvl="5" w:tplc="FF10A50E">
      <w:start w:val="1"/>
      <w:numFmt w:val="lowerRoman"/>
      <w:lvlText w:val="%6."/>
      <w:lvlJc w:val="right"/>
      <w:pPr>
        <w:ind w:left="4102" w:hanging="180"/>
      </w:pPr>
    </w:lvl>
    <w:lvl w:ilvl="6" w:tplc="AFA604EE">
      <w:start w:val="1"/>
      <w:numFmt w:val="decimal"/>
      <w:lvlText w:val="%7."/>
      <w:lvlJc w:val="left"/>
      <w:pPr>
        <w:ind w:left="4822" w:hanging="360"/>
      </w:pPr>
    </w:lvl>
    <w:lvl w:ilvl="7" w:tplc="56C63EF2">
      <w:start w:val="1"/>
      <w:numFmt w:val="lowerLetter"/>
      <w:lvlText w:val="%8."/>
      <w:lvlJc w:val="left"/>
      <w:pPr>
        <w:ind w:left="5542" w:hanging="360"/>
      </w:pPr>
    </w:lvl>
    <w:lvl w:ilvl="8" w:tplc="235CF186">
      <w:start w:val="1"/>
      <w:numFmt w:val="lowerRoman"/>
      <w:lvlText w:val="%9."/>
      <w:lvlJc w:val="right"/>
      <w:pPr>
        <w:ind w:left="6262" w:hanging="180"/>
      </w:pPr>
    </w:lvl>
  </w:abstractNum>
  <w:abstractNum w:abstractNumId="136" w15:restartNumberingAfterBreak="0">
    <w:nsid w:val="3B154625"/>
    <w:multiLevelType w:val="hybridMultilevel"/>
    <w:tmpl w:val="6BB80122"/>
    <w:lvl w:ilvl="0" w:tplc="ADB6CFE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F9D6453C">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6B0AF110">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87043EEC">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F8EB918">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6EBC9932">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EF67DF8">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7CC11F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3DC04E1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3B233A9F"/>
    <w:multiLevelType w:val="hybridMultilevel"/>
    <w:tmpl w:val="7076FFF8"/>
    <w:lvl w:ilvl="0" w:tplc="8F7622D0">
      <w:start w:val="1"/>
      <w:numFmt w:val="lowerLetter"/>
      <w:lvlText w:val="%1)"/>
      <w:lvlJc w:val="left"/>
      <w:pPr>
        <w:ind w:left="502" w:hanging="360"/>
      </w:pPr>
    </w:lvl>
    <w:lvl w:ilvl="1" w:tplc="F7D2EDAC">
      <w:start w:val="1"/>
      <w:numFmt w:val="lowerLetter"/>
      <w:lvlText w:val="%2."/>
      <w:lvlJc w:val="left"/>
      <w:pPr>
        <w:ind w:left="1222" w:hanging="360"/>
      </w:pPr>
    </w:lvl>
    <w:lvl w:ilvl="2" w:tplc="902EE1EA">
      <w:start w:val="1"/>
      <w:numFmt w:val="lowerRoman"/>
      <w:lvlText w:val="%3."/>
      <w:lvlJc w:val="right"/>
      <w:pPr>
        <w:ind w:left="1942" w:hanging="180"/>
      </w:pPr>
    </w:lvl>
    <w:lvl w:ilvl="3" w:tplc="6CDA539C">
      <w:start w:val="1"/>
      <w:numFmt w:val="decimal"/>
      <w:lvlText w:val="%4."/>
      <w:lvlJc w:val="left"/>
      <w:pPr>
        <w:ind w:left="2662" w:hanging="360"/>
      </w:pPr>
    </w:lvl>
    <w:lvl w:ilvl="4" w:tplc="FEBCF790">
      <w:start w:val="1"/>
      <w:numFmt w:val="lowerLetter"/>
      <w:lvlText w:val="%5."/>
      <w:lvlJc w:val="left"/>
      <w:pPr>
        <w:ind w:left="3382" w:hanging="360"/>
      </w:pPr>
    </w:lvl>
    <w:lvl w:ilvl="5" w:tplc="0FF47236">
      <w:start w:val="1"/>
      <w:numFmt w:val="lowerRoman"/>
      <w:lvlText w:val="%6."/>
      <w:lvlJc w:val="right"/>
      <w:pPr>
        <w:ind w:left="4102" w:hanging="180"/>
      </w:pPr>
    </w:lvl>
    <w:lvl w:ilvl="6" w:tplc="DF729950">
      <w:start w:val="1"/>
      <w:numFmt w:val="decimal"/>
      <w:lvlText w:val="%7."/>
      <w:lvlJc w:val="left"/>
      <w:pPr>
        <w:ind w:left="4822" w:hanging="360"/>
      </w:pPr>
    </w:lvl>
    <w:lvl w:ilvl="7" w:tplc="F7A63A2E">
      <w:start w:val="1"/>
      <w:numFmt w:val="lowerLetter"/>
      <w:lvlText w:val="%8."/>
      <w:lvlJc w:val="left"/>
      <w:pPr>
        <w:ind w:left="5542" w:hanging="360"/>
      </w:pPr>
    </w:lvl>
    <w:lvl w:ilvl="8" w:tplc="5F2A4064">
      <w:start w:val="1"/>
      <w:numFmt w:val="lowerRoman"/>
      <w:lvlText w:val="%9."/>
      <w:lvlJc w:val="right"/>
      <w:pPr>
        <w:ind w:left="6262" w:hanging="180"/>
      </w:pPr>
    </w:lvl>
  </w:abstractNum>
  <w:abstractNum w:abstractNumId="138" w15:restartNumberingAfterBreak="0">
    <w:nsid w:val="3BFEE1B4"/>
    <w:multiLevelType w:val="hybridMultilevel"/>
    <w:tmpl w:val="FFFFFFFF"/>
    <w:lvl w:ilvl="0" w:tplc="18409144">
      <w:start w:val="1"/>
      <w:numFmt w:val="decimal"/>
      <w:lvlText w:val="%1."/>
      <w:lvlJc w:val="left"/>
      <w:pPr>
        <w:ind w:left="502" w:hanging="360"/>
      </w:pPr>
    </w:lvl>
    <w:lvl w:ilvl="1" w:tplc="77AA48BA">
      <w:start w:val="1"/>
      <w:numFmt w:val="lowerLetter"/>
      <w:lvlText w:val="%2."/>
      <w:lvlJc w:val="left"/>
      <w:pPr>
        <w:ind w:left="1222" w:hanging="360"/>
      </w:pPr>
    </w:lvl>
    <w:lvl w:ilvl="2" w:tplc="6082CA82">
      <w:start w:val="1"/>
      <w:numFmt w:val="lowerRoman"/>
      <w:lvlText w:val="%3."/>
      <w:lvlJc w:val="right"/>
      <w:pPr>
        <w:ind w:left="1942" w:hanging="180"/>
      </w:pPr>
    </w:lvl>
    <w:lvl w:ilvl="3" w:tplc="85824DDC">
      <w:start w:val="1"/>
      <w:numFmt w:val="decimal"/>
      <w:lvlText w:val="%4."/>
      <w:lvlJc w:val="left"/>
      <w:pPr>
        <w:ind w:left="2662" w:hanging="360"/>
      </w:pPr>
    </w:lvl>
    <w:lvl w:ilvl="4" w:tplc="565ECD60">
      <w:start w:val="1"/>
      <w:numFmt w:val="lowerLetter"/>
      <w:lvlText w:val="%5."/>
      <w:lvlJc w:val="left"/>
      <w:pPr>
        <w:ind w:left="3382" w:hanging="360"/>
      </w:pPr>
    </w:lvl>
    <w:lvl w:ilvl="5" w:tplc="80EA2FDC">
      <w:start w:val="1"/>
      <w:numFmt w:val="lowerRoman"/>
      <w:lvlText w:val="%6."/>
      <w:lvlJc w:val="right"/>
      <w:pPr>
        <w:ind w:left="4102" w:hanging="180"/>
      </w:pPr>
    </w:lvl>
    <w:lvl w:ilvl="6" w:tplc="7A661844">
      <w:start w:val="1"/>
      <w:numFmt w:val="decimal"/>
      <w:lvlText w:val="%7."/>
      <w:lvlJc w:val="left"/>
      <w:pPr>
        <w:ind w:left="4822" w:hanging="360"/>
      </w:pPr>
    </w:lvl>
    <w:lvl w:ilvl="7" w:tplc="52DC3F8E">
      <w:start w:val="1"/>
      <w:numFmt w:val="lowerLetter"/>
      <w:lvlText w:val="%8."/>
      <w:lvlJc w:val="left"/>
      <w:pPr>
        <w:ind w:left="5542" w:hanging="360"/>
      </w:pPr>
    </w:lvl>
    <w:lvl w:ilvl="8" w:tplc="9FBC83DE">
      <w:start w:val="1"/>
      <w:numFmt w:val="lowerRoman"/>
      <w:lvlText w:val="%9."/>
      <w:lvlJc w:val="right"/>
      <w:pPr>
        <w:ind w:left="6262" w:hanging="180"/>
      </w:pPr>
    </w:lvl>
  </w:abstractNum>
  <w:abstractNum w:abstractNumId="139" w15:restartNumberingAfterBreak="0">
    <w:nsid w:val="3C3D2352"/>
    <w:multiLevelType w:val="hybridMultilevel"/>
    <w:tmpl w:val="84D2DE90"/>
    <w:lvl w:ilvl="0" w:tplc="C92079E4">
      <w:start w:val="4"/>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C6C4DDA2">
      <w:start w:val="1"/>
      <w:numFmt w:val="lowerLetter"/>
      <w:lvlText w:val="%2"/>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44F4A4C8">
      <w:start w:val="1"/>
      <w:numFmt w:val="lowerRoman"/>
      <w:lvlText w:val="%3"/>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2398CF72">
      <w:start w:val="1"/>
      <w:numFmt w:val="decimal"/>
      <w:lvlText w:val="%4"/>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B1C4E9C">
      <w:start w:val="1"/>
      <w:numFmt w:val="lowerLetter"/>
      <w:lvlText w:val="%5"/>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1D01466">
      <w:start w:val="1"/>
      <w:numFmt w:val="lowerRoman"/>
      <w:lvlText w:val="%6"/>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FCC8044">
      <w:start w:val="1"/>
      <w:numFmt w:val="decimal"/>
      <w:lvlText w:val="%7"/>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392B8EA">
      <w:start w:val="1"/>
      <w:numFmt w:val="lowerLetter"/>
      <w:lvlText w:val="%8"/>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F4A9D0C">
      <w:start w:val="1"/>
      <w:numFmt w:val="lowerRoman"/>
      <w:lvlText w:val="%9"/>
      <w:lvlJc w:val="left"/>
      <w:pPr>
        <w:ind w:left="65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3C6527A3"/>
    <w:multiLevelType w:val="hybridMultilevel"/>
    <w:tmpl w:val="ACC0CD76"/>
    <w:lvl w:ilvl="0" w:tplc="DFB23B24">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39C4E1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0F8EC3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74CE2B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568FF1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132D44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CEBA5B4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EE83A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C240A4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3C7D34E9"/>
    <w:multiLevelType w:val="hybridMultilevel"/>
    <w:tmpl w:val="322E865E"/>
    <w:lvl w:ilvl="0" w:tplc="6E3C843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AE685BB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8309A5A">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410138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79099A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6AC8CD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640AAF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B0A9A2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E5E1B4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3D03A26D"/>
    <w:multiLevelType w:val="hybridMultilevel"/>
    <w:tmpl w:val="1A523C30"/>
    <w:lvl w:ilvl="0" w:tplc="74A4486C">
      <w:start w:val="1"/>
      <w:numFmt w:val="decimal"/>
      <w:lvlText w:val="%1."/>
      <w:lvlJc w:val="left"/>
      <w:pPr>
        <w:ind w:left="502" w:hanging="360"/>
      </w:pPr>
    </w:lvl>
    <w:lvl w:ilvl="1" w:tplc="C526BF9C">
      <w:start w:val="1"/>
      <w:numFmt w:val="lowerLetter"/>
      <w:lvlText w:val="%2."/>
      <w:lvlJc w:val="left"/>
      <w:pPr>
        <w:ind w:left="1222" w:hanging="360"/>
      </w:pPr>
    </w:lvl>
    <w:lvl w:ilvl="2" w:tplc="50FA14A6">
      <w:start w:val="1"/>
      <w:numFmt w:val="lowerRoman"/>
      <w:lvlText w:val="%3."/>
      <w:lvlJc w:val="right"/>
      <w:pPr>
        <w:ind w:left="1942" w:hanging="180"/>
      </w:pPr>
    </w:lvl>
    <w:lvl w:ilvl="3" w:tplc="7D48BFB4">
      <w:start w:val="1"/>
      <w:numFmt w:val="decimal"/>
      <w:lvlText w:val="%4."/>
      <w:lvlJc w:val="left"/>
      <w:pPr>
        <w:ind w:left="2662" w:hanging="360"/>
      </w:pPr>
    </w:lvl>
    <w:lvl w:ilvl="4" w:tplc="DB607B38">
      <w:start w:val="1"/>
      <w:numFmt w:val="lowerLetter"/>
      <w:lvlText w:val="%5."/>
      <w:lvlJc w:val="left"/>
      <w:pPr>
        <w:ind w:left="3382" w:hanging="360"/>
      </w:pPr>
    </w:lvl>
    <w:lvl w:ilvl="5" w:tplc="8732F854">
      <w:start w:val="1"/>
      <w:numFmt w:val="lowerRoman"/>
      <w:lvlText w:val="%6."/>
      <w:lvlJc w:val="right"/>
      <w:pPr>
        <w:ind w:left="4102" w:hanging="180"/>
      </w:pPr>
    </w:lvl>
    <w:lvl w:ilvl="6" w:tplc="5C766D84">
      <w:start w:val="1"/>
      <w:numFmt w:val="decimal"/>
      <w:lvlText w:val="%7."/>
      <w:lvlJc w:val="left"/>
      <w:pPr>
        <w:ind w:left="4822" w:hanging="360"/>
      </w:pPr>
    </w:lvl>
    <w:lvl w:ilvl="7" w:tplc="B9CAED6E">
      <w:start w:val="1"/>
      <w:numFmt w:val="lowerLetter"/>
      <w:lvlText w:val="%8."/>
      <w:lvlJc w:val="left"/>
      <w:pPr>
        <w:ind w:left="5542" w:hanging="360"/>
      </w:pPr>
    </w:lvl>
    <w:lvl w:ilvl="8" w:tplc="58588038">
      <w:start w:val="1"/>
      <w:numFmt w:val="lowerRoman"/>
      <w:lvlText w:val="%9."/>
      <w:lvlJc w:val="right"/>
      <w:pPr>
        <w:ind w:left="6262" w:hanging="180"/>
      </w:pPr>
    </w:lvl>
  </w:abstractNum>
  <w:abstractNum w:abstractNumId="143" w15:restartNumberingAfterBreak="0">
    <w:nsid w:val="3D2865F5"/>
    <w:multiLevelType w:val="hybridMultilevel"/>
    <w:tmpl w:val="6C36DC5E"/>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44" w15:restartNumberingAfterBreak="0">
    <w:nsid w:val="3D64AC6D"/>
    <w:multiLevelType w:val="hybridMultilevel"/>
    <w:tmpl w:val="71E835BE"/>
    <w:lvl w:ilvl="0" w:tplc="41B646F6">
      <w:start w:val="1"/>
      <w:numFmt w:val="bullet"/>
      <w:lvlText w:val="-"/>
      <w:lvlJc w:val="left"/>
      <w:pPr>
        <w:ind w:left="487" w:hanging="360"/>
      </w:pPr>
      <w:rPr>
        <w:rFonts w:ascii="Aptos" w:hAnsi="Aptos" w:hint="default"/>
      </w:rPr>
    </w:lvl>
    <w:lvl w:ilvl="1" w:tplc="CF4EA250">
      <w:start w:val="1"/>
      <w:numFmt w:val="bullet"/>
      <w:lvlText w:val="o"/>
      <w:lvlJc w:val="left"/>
      <w:pPr>
        <w:ind w:left="1207" w:hanging="360"/>
      </w:pPr>
      <w:rPr>
        <w:rFonts w:ascii="Courier New" w:hAnsi="Courier New" w:hint="default"/>
      </w:rPr>
    </w:lvl>
    <w:lvl w:ilvl="2" w:tplc="68A4B76C">
      <w:start w:val="1"/>
      <w:numFmt w:val="bullet"/>
      <w:lvlText w:val=""/>
      <w:lvlJc w:val="left"/>
      <w:pPr>
        <w:ind w:left="1927" w:hanging="360"/>
      </w:pPr>
      <w:rPr>
        <w:rFonts w:ascii="Wingdings" w:hAnsi="Wingdings" w:hint="default"/>
      </w:rPr>
    </w:lvl>
    <w:lvl w:ilvl="3" w:tplc="59E639E0">
      <w:start w:val="1"/>
      <w:numFmt w:val="bullet"/>
      <w:lvlText w:val=""/>
      <w:lvlJc w:val="left"/>
      <w:pPr>
        <w:ind w:left="2647" w:hanging="360"/>
      </w:pPr>
      <w:rPr>
        <w:rFonts w:ascii="Symbol" w:hAnsi="Symbol" w:hint="default"/>
      </w:rPr>
    </w:lvl>
    <w:lvl w:ilvl="4" w:tplc="D36EB4E0">
      <w:start w:val="1"/>
      <w:numFmt w:val="bullet"/>
      <w:lvlText w:val="o"/>
      <w:lvlJc w:val="left"/>
      <w:pPr>
        <w:ind w:left="3367" w:hanging="360"/>
      </w:pPr>
      <w:rPr>
        <w:rFonts w:ascii="Courier New" w:hAnsi="Courier New" w:hint="default"/>
      </w:rPr>
    </w:lvl>
    <w:lvl w:ilvl="5" w:tplc="89088CD8">
      <w:start w:val="1"/>
      <w:numFmt w:val="bullet"/>
      <w:lvlText w:val=""/>
      <w:lvlJc w:val="left"/>
      <w:pPr>
        <w:ind w:left="4087" w:hanging="360"/>
      </w:pPr>
      <w:rPr>
        <w:rFonts w:ascii="Wingdings" w:hAnsi="Wingdings" w:hint="default"/>
      </w:rPr>
    </w:lvl>
    <w:lvl w:ilvl="6" w:tplc="DEB0BAE2">
      <w:start w:val="1"/>
      <w:numFmt w:val="bullet"/>
      <w:lvlText w:val=""/>
      <w:lvlJc w:val="left"/>
      <w:pPr>
        <w:ind w:left="4807" w:hanging="360"/>
      </w:pPr>
      <w:rPr>
        <w:rFonts w:ascii="Symbol" w:hAnsi="Symbol" w:hint="default"/>
      </w:rPr>
    </w:lvl>
    <w:lvl w:ilvl="7" w:tplc="0E308838">
      <w:start w:val="1"/>
      <w:numFmt w:val="bullet"/>
      <w:lvlText w:val="o"/>
      <w:lvlJc w:val="left"/>
      <w:pPr>
        <w:ind w:left="5527" w:hanging="360"/>
      </w:pPr>
      <w:rPr>
        <w:rFonts w:ascii="Courier New" w:hAnsi="Courier New" w:hint="default"/>
      </w:rPr>
    </w:lvl>
    <w:lvl w:ilvl="8" w:tplc="6BEC93C8">
      <w:start w:val="1"/>
      <w:numFmt w:val="bullet"/>
      <w:lvlText w:val=""/>
      <w:lvlJc w:val="left"/>
      <w:pPr>
        <w:ind w:left="6247" w:hanging="360"/>
      </w:pPr>
      <w:rPr>
        <w:rFonts w:ascii="Wingdings" w:hAnsi="Wingdings" w:hint="default"/>
      </w:rPr>
    </w:lvl>
  </w:abstractNum>
  <w:abstractNum w:abstractNumId="145" w15:restartNumberingAfterBreak="0">
    <w:nsid w:val="3DA4984C"/>
    <w:multiLevelType w:val="hybridMultilevel"/>
    <w:tmpl w:val="FFFFFFFF"/>
    <w:lvl w:ilvl="0" w:tplc="075803F4">
      <w:start w:val="1"/>
      <w:numFmt w:val="decimal"/>
      <w:lvlText w:val="%1."/>
      <w:lvlJc w:val="left"/>
      <w:pPr>
        <w:ind w:left="502" w:hanging="360"/>
      </w:pPr>
    </w:lvl>
    <w:lvl w:ilvl="1" w:tplc="04161DF4">
      <w:start w:val="1"/>
      <w:numFmt w:val="lowerLetter"/>
      <w:lvlText w:val="%2."/>
      <w:lvlJc w:val="left"/>
      <w:pPr>
        <w:ind w:left="1222" w:hanging="360"/>
      </w:pPr>
    </w:lvl>
    <w:lvl w:ilvl="2" w:tplc="8214AC24">
      <w:start w:val="1"/>
      <w:numFmt w:val="lowerRoman"/>
      <w:lvlText w:val="%3."/>
      <w:lvlJc w:val="right"/>
      <w:pPr>
        <w:ind w:left="1942" w:hanging="180"/>
      </w:pPr>
    </w:lvl>
    <w:lvl w:ilvl="3" w:tplc="6238813A">
      <w:start w:val="1"/>
      <w:numFmt w:val="decimal"/>
      <w:lvlText w:val="%4."/>
      <w:lvlJc w:val="left"/>
      <w:pPr>
        <w:ind w:left="2662" w:hanging="360"/>
      </w:pPr>
    </w:lvl>
    <w:lvl w:ilvl="4" w:tplc="0382E3A4">
      <w:start w:val="1"/>
      <w:numFmt w:val="lowerLetter"/>
      <w:lvlText w:val="%5."/>
      <w:lvlJc w:val="left"/>
      <w:pPr>
        <w:ind w:left="3382" w:hanging="360"/>
      </w:pPr>
    </w:lvl>
    <w:lvl w:ilvl="5" w:tplc="9EFCCBF2">
      <w:start w:val="1"/>
      <w:numFmt w:val="lowerRoman"/>
      <w:lvlText w:val="%6."/>
      <w:lvlJc w:val="right"/>
      <w:pPr>
        <w:ind w:left="4102" w:hanging="180"/>
      </w:pPr>
    </w:lvl>
    <w:lvl w:ilvl="6" w:tplc="A498C6B0">
      <w:start w:val="1"/>
      <w:numFmt w:val="decimal"/>
      <w:lvlText w:val="%7."/>
      <w:lvlJc w:val="left"/>
      <w:pPr>
        <w:ind w:left="4822" w:hanging="360"/>
      </w:pPr>
    </w:lvl>
    <w:lvl w:ilvl="7" w:tplc="EA3452D2">
      <w:start w:val="1"/>
      <w:numFmt w:val="lowerLetter"/>
      <w:lvlText w:val="%8."/>
      <w:lvlJc w:val="left"/>
      <w:pPr>
        <w:ind w:left="5542" w:hanging="360"/>
      </w:pPr>
    </w:lvl>
    <w:lvl w:ilvl="8" w:tplc="A684A0DA">
      <w:start w:val="1"/>
      <w:numFmt w:val="lowerRoman"/>
      <w:lvlText w:val="%9."/>
      <w:lvlJc w:val="right"/>
      <w:pPr>
        <w:ind w:left="6262" w:hanging="180"/>
      </w:pPr>
    </w:lvl>
  </w:abstractNum>
  <w:abstractNum w:abstractNumId="146" w15:restartNumberingAfterBreak="0">
    <w:nsid w:val="3DA77149"/>
    <w:multiLevelType w:val="hybridMultilevel"/>
    <w:tmpl w:val="A3069096"/>
    <w:lvl w:ilvl="0" w:tplc="75A0053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3707E0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742845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DE0BAB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F205C2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6060E8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8D68C4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0FADA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1CAE2C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3E003992"/>
    <w:multiLevelType w:val="hybridMultilevel"/>
    <w:tmpl w:val="8D86AF22"/>
    <w:lvl w:ilvl="0" w:tplc="4FF82C6A">
      <w:start w:val="6"/>
      <w:numFmt w:val="decimal"/>
      <w:lvlText w:val="%1."/>
      <w:lvlJc w:val="left"/>
      <w:pPr>
        <w:ind w:left="12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A4265D8">
      <w:start w:val="1"/>
      <w:numFmt w:val="lowerLetter"/>
      <w:lvlText w:val="%2"/>
      <w:lvlJc w:val="left"/>
      <w:pPr>
        <w:ind w:left="17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812B8C6">
      <w:start w:val="1"/>
      <w:numFmt w:val="lowerRoman"/>
      <w:lvlText w:val="%3"/>
      <w:lvlJc w:val="left"/>
      <w:pPr>
        <w:ind w:left="25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B0CB6DA">
      <w:start w:val="1"/>
      <w:numFmt w:val="decimal"/>
      <w:lvlText w:val="%4"/>
      <w:lvlJc w:val="left"/>
      <w:pPr>
        <w:ind w:left="32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7302955C">
      <w:start w:val="1"/>
      <w:numFmt w:val="lowerLetter"/>
      <w:lvlText w:val="%5"/>
      <w:lvlJc w:val="left"/>
      <w:pPr>
        <w:ind w:left="39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91EBB52">
      <w:start w:val="1"/>
      <w:numFmt w:val="lowerRoman"/>
      <w:lvlText w:val="%6"/>
      <w:lvlJc w:val="left"/>
      <w:pPr>
        <w:ind w:left="46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336FA4C">
      <w:start w:val="1"/>
      <w:numFmt w:val="decimal"/>
      <w:lvlText w:val="%7"/>
      <w:lvlJc w:val="left"/>
      <w:pPr>
        <w:ind w:left="53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9F6B89A">
      <w:start w:val="1"/>
      <w:numFmt w:val="lowerLetter"/>
      <w:lvlText w:val="%8"/>
      <w:lvlJc w:val="left"/>
      <w:pPr>
        <w:ind w:left="61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06AF9A2">
      <w:start w:val="1"/>
      <w:numFmt w:val="lowerRoman"/>
      <w:lvlText w:val="%9"/>
      <w:lvlJc w:val="left"/>
      <w:pPr>
        <w:ind w:left="68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3E4C3BFD"/>
    <w:multiLevelType w:val="hybridMultilevel"/>
    <w:tmpl w:val="2B6E886A"/>
    <w:lvl w:ilvl="0" w:tplc="3AC2ABDE">
      <w:start w:val="1"/>
      <w:numFmt w:val="lowerLetter"/>
      <w:lvlText w:val="%1)"/>
      <w:lvlJc w:val="left"/>
      <w:pPr>
        <w:ind w:left="644" w:hanging="360"/>
      </w:pPr>
      <w:rPr>
        <w:rFonts w:hint="default"/>
      </w:r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49" w15:restartNumberingAfterBreak="0">
    <w:nsid w:val="3F0C6D94"/>
    <w:multiLevelType w:val="hybridMultilevel"/>
    <w:tmpl w:val="A88EBC32"/>
    <w:lvl w:ilvl="0" w:tplc="631EDB8A">
      <w:start w:val="1"/>
      <w:numFmt w:val="bullet"/>
      <w:lvlText w:val=""/>
      <w:lvlJc w:val="left"/>
      <w:pPr>
        <w:ind w:left="502" w:hanging="360"/>
      </w:pPr>
      <w:rPr>
        <w:rFonts w:ascii="Symbol" w:hAnsi="Symbol" w:hint="default"/>
      </w:rPr>
    </w:lvl>
    <w:lvl w:ilvl="1" w:tplc="F1C82224">
      <w:start w:val="1"/>
      <w:numFmt w:val="bullet"/>
      <w:lvlText w:val="o"/>
      <w:lvlJc w:val="left"/>
      <w:pPr>
        <w:ind w:left="1222" w:hanging="360"/>
      </w:pPr>
      <w:rPr>
        <w:rFonts w:ascii="Courier New" w:hAnsi="Courier New" w:hint="default"/>
      </w:rPr>
    </w:lvl>
    <w:lvl w:ilvl="2" w:tplc="1C80BB8E">
      <w:start w:val="1"/>
      <w:numFmt w:val="bullet"/>
      <w:lvlText w:val=""/>
      <w:lvlJc w:val="left"/>
      <w:pPr>
        <w:ind w:left="1942" w:hanging="360"/>
      </w:pPr>
      <w:rPr>
        <w:rFonts w:ascii="Wingdings" w:hAnsi="Wingdings" w:hint="default"/>
      </w:rPr>
    </w:lvl>
    <w:lvl w:ilvl="3" w:tplc="C9AC57CC">
      <w:start w:val="1"/>
      <w:numFmt w:val="bullet"/>
      <w:lvlText w:val=""/>
      <w:lvlJc w:val="left"/>
      <w:pPr>
        <w:ind w:left="2662" w:hanging="360"/>
      </w:pPr>
      <w:rPr>
        <w:rFonts w:ascii="Symbol" w:hAnsi="Symbol" w:hint="default"/>
      </w:rPr>
    </w:lvl>
    <w:lvl w:ilvl="4" w:tplc="B9AED92A">
      <w:start w:val="1"/>
      <w:numFmt w:val="bullet"/>
      <w:lvlText w:val="o"/>
      <w:lvlJc w:val="left"/>
      <w:pPr>
        <w:ind w:left="3382" w:hanging="360"/>
      </w:pPr>
      <w:rPr>
        <w:rFonts w:ascii="Courier New" w:hAnsi="Courier New" w:hint="default"/>
      </w:rPr>
    </w:lvl>
    <w:lvl w:ilvl="5" w:tplc="B678C0F0">
      <w:start w:val="1"/>
      <w:numFmt w:val="bullet"/>
      <w:lvlText w:val=""/>
      <w:lvlJc w:val="left"/>
      <w:pPr>
        <w:ind w:left="4102" w:hanging="360"/>
      </w:pPr>
      <w:rPr>
        <w:rFonts w:ascii="Wingdings" w:hAnsi="Wingdings" w:hint="default"/>
      </w:rPr>
    </w:lvl>
    <w:lvl w:ilvl="6" w:tplc="69AA0F62">
      <w:start w:val="1"/>
      <w:numFmt w:val="bullet"/>
      <w:lvlText w:val=""/>
      <w:lvlJc w:val="left"/>
      <w:pPr>
        <w:ind w:left="4822" w:hanging="360"/>
      </w:pPr>
      <w:rPr>
        <w:rFonts w:ascii="Symbol" w:hAnsi="Symbol" w:hint="default"/>
      </w:rPr>
    </w:lvl>
    <w:lvl w:ilvl="7" w:tplc="71B46C04">
      <w:start w:val="1"/>
      <w:numFmt w:val="bullet"/>
      <w:lvlText w:val="o"/>
      <w:lvlJc w:val="left"/>
      <w:pPr>
        <w:ind w:left="5542" w:hanging="360"/>
      </w:pPr>
      <w:rPr>
        <w:rFonts w:ascii="Courier New" w:hAnsi="Courier New" w:hint="default"/>
      </w:rPr>
    </w:lvl>
    <w:lvl w:ilvl="8" w:tplc="5706D8B2">
      <w:start w:val="1"/>
      <w:numFmt w:val="bullet"/>
      <w:lvlText w:val=""/>
      <w:lvlJc w:val="left"/>
      <w:pPr>
        <w:ind w:left="6262" w:hanging="360"/>
      </w:pPr>
      <w:rPr>
        <w:rFonts w:ascii="Wingdings" w:hAnsi="Wingdings" w:hint="default"/>
      </w:rPr>
    </w:lvl>
  </w:abstractNum>
  <w:abstractNum w:abstractNumId="150" w15:restartNumberingAfterBreak="0">
    <w:nsid w:val="3F7107E0"/>
    <w:multiLevelType w:val="hybridMultilevel"/>
    <w:tmpl w:val="8BACEE1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1" w15:restartNumberingAfterBreak="0">
    <w:nsid w:val="401C452D"/>
    <w:multiLevelType w:val="hybridMultilevel"/>
    <w:tmpl w:val="03BCA1AC"/>
    <w:lvl w:ilvl="0" w:tplc="D3E0B76C">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8A27FFC">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EAABEA6">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D4EA2A4">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E225B6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EFE272B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C54D76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5C6402E">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FE85EEA">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40AD5EBD"/>
    <w:multiLevelType w:val="hybridMultilevel"/>
    <w:tmpl w:val="61BE4E6A"/>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3" w15:restartNumberingAfterBreak="0">
    <w:nsid w:val="40BF36A7"/>
    <w:multiLevelType w:val="hybridMultilevel"/>
    <w:tmpl w:val="FFFFFFFF"/>
    <w:lvl w:ilvl="0" w:tplc="D2C8E854">
      <w:start w:val="1"/>
      <w:numFmt w:val="decimal"/>
      <w:lvlText w:val="%1."/>
      <w:lvlJc w:val="left"/>
      <w:pPr>
        <w:ind w:left="502" w:hanging="360"/>
      </w:pPr>
    </w:lvl>
    <w:lvl w:ilvl="1" w:tplc="7AC450DA">
      <w:start w:val="1"/>
      <w:numFmt w:val="lowerLetter"/>
      <w:lvlText w:val="%2."/>
      <w:lvlJc w:val="left"/>
      <w:pPr>
        <w:ind w:left="1222" w:hanging="360"/>
      </w:pPr>
    </w:lvl>
    <w:lvl w:ilvl="2" w:tplc="15C43DA6">
      <w:start w:val="1"/>
      <w:numFmt w:val="lowerRoman"/>
      <w:lvlText w:val="%3."/>
      <w:lvlJc w:val="right"/>
      <w:pPr>
        <w:ind w:left="1942" w:hanging="180"/>
      </w:pPr>
    </w:lvl>
    <w:lvl w:ilvl="3" w:tplc="6F769F3C">
      <w:start w:val="1"/>
      <w:numFmt w:val="decimal"/>
      <w:lvlText w:val="%4."/>
      <w:lvlJc w:val="left"/>
      <w:pPr>
        <w:ind w:left="2662" w:hanging="360"/>
      </w:pPr>
    </w:lvl>
    <w:lvl w:ilvl="4" w:tplc="6F28BD72">
      <w:start w:val="1"/>
      <w:numFmt w:val="lowerLetter"/>
      <w:lvlText w:val="%5."/>
      <w:lvlJc w:val="left"/>
      <w:pPr>
        <w:ind w:left="3382" w:hanging="360"/>
      </w:pPr>
    </w:lvl>
    <w:lvl w:ilvl="5" w:tplc="3076707A">
      <w:start w:val="1"/>
      <w:numFmt w:val="lowerRoman"/>
      <w:lvlText w:val="%6."/>
      <w:lvlJc w:val="right"/>
      <w:pPr>
        <w:ind w:left="4102" w:hanging="180"/>
      </w:pPr>
    </w:lvl>
    <w:lvl w:ilvl="6" w:tplc="6C542E42">
      <w:start w:val="1"/>
      <w:numFmt w:val="decimal"/>
      <w:lvlText w:val="%7."/>
      <w:lvlJc w:val="left"/>
      <w:pPr>
        <w:ind w:left="4822" w:hanging="360"/>
      </w:pPr>
    </w:lvl>
    <w:lvl w:ilvl="7" w:tplc="24C8980E">
      <w:start w:val="1"/>
      <w:numFmt w:val="lowerLetter"/>
      <w:lvlText w:val="%8."/>
      <w:lvlJc w:val="left"/>
      <w:pPr>
        <w:ind w:left="5542" w:hanging="360"/>
      </w:pPr>
    </w:lvl>
    <w:lvl w:ilvl="8" w:tplc="ED0A60DA">
      <w:start w:val="1"/>
      <w:numFmt w:val="lowerRoman"/>
      <w:lvlText w:val="%9."/>
      <w:lvlJc w:val="right"/>
      <w:pPr>
        <w:ind w:left="6262" w:hanging="180"/>
      </w:pPr>
    </w:lvl>
  </w:abstractNum>
  <w:abstractNum w:abstractNumId="154" w15:restartNumberingAfterBreak="0">
    <w:nsid w:val="413F4D8C"/>
    <w:multiLevelType w:val="hybridMultilevel"/>
    <w:tmpl w:val="8724F03E"/>
    <w:lvl w:ilvl="0" w:tplc="0B10CC38">
      <w:start w:val="5"/>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2A18245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47A7CE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4B43BF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D76081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422778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367225B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5F6C4F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B22800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41AED029"/>
    <w:multiLevelType w:val="hybridMultilevel"/>
    <w:tmpl w:val="3886FD98"/>
    <w:lvl w:ilvl="0" w:tplc="60E471B8">
      <w:start w:val="1"/>
      <w:numFmt w:val="lowerLetter"/>
      <w:lvlText w:val="%1)"/>
      <w:lvlJc w:val="left"/>
      <w:pPr>
        <w:ind w:left="862" w:hanging="360"/>
      </w:pPr>
    </w:lvl>
    <w:lvl w:ilvl="1" w:tplc="0F76A302">
      <w:start w:val="1"/>
      <w:numFmt w:val="lowerLetter"/>
      <w:lvlText w:val="%2."/>
      <w:lvlJc w:val="left"/>
      <w:pPr>
        <w:ind w:left="1582" w:hanging="360"/>
      </w:pPr>
    </w:lvl>
    <w:lvl w:ilvl="2" w:tplc="1B6EA60E">
      <w:start w:val="1"/>
      <w:numFmt w:val="lowerRoman"/>
      <w:lvlText w:val="%3."/>
      <w:lvlJc w:val="right"/>
      <w:pPr>
        <w:ind w:left="2302" w:hanging="180"/>
      </w:pPr>
    </w:lvl>
    <w:lvl w:ilvl="3" w:tplc="DA42CABE">
      <w:start w:val="1"/>
      <w:numFmt w:val="decimal"/>
      <w:lvlText w:val="%4."/>
      <w:lvlJc w:val="left"/>
      <w:pPr>
        <w:ind w:left="3022" w:hanging="360"/>
      </w:pPr>
    </w:lvl>
    <w:lvl w:ilvl="4" w:tplc="738E71B4">
      <w:start w:val="1"/>
      <w:numFmt w:val="lowerLetter"/>
      <w:lvlText w:val="%5."/>
      <w:lvlJc w:val="left"/>
      <w:pPr>
        <w:ind w:left="3742" w:hanging="360"/>
      </w:pPr>
    </w:lvl>
    <w:lvl w:ilvl="5" w:tplc="8BE6A0FE">
      <w:start w:val="1"/>
      <w:numFmt w:val="lowerRoman"/>
      <w:lvlText w:val="%6."/>
      <w:lvlJc w:val="right"/>
      <w:pPr>
        <w:ind w:left="4462" w:hanging="180"/>
      </w:pPr>
    </w:lvl>
    <w:lvl w:ilvl="6" w:tplc="B18237F8">
      <w:start w:val="1"/>
      <w:numFmt w:val="decimal"/>
      <w:lvlText w:val="%7."/>
      <w:lvlJc w:val="left"/>
      <w:pPr>
        <w:ind w:left="5182" w:hanging="360"/>
      </w:pPr>
    </w:lvl>
    <w:lvl w:ilvl="7" w:tplc="B4E2F12A">
      <w:start w:val="1"/>
      <w:numFmt w:val="lowerLetter"/>
      <w:lvlText w:val="%8."/>
      <w:lvlJc w:val="left"/>
      <w:pPr>
        <w:ind w:left="5902" w:hanging="360"/>
      </w:pPr>
    </w:lvl>
    <w:lvl w:ilvl="8" w:tplc="586ECF5A">
      <w:start w:val="1"/>
      <w:numFmt w:val="lowerRoman"/>
      <w:lvlText w:val="%9."/>
      <w:lvlJc w:val="right"/>
      <w:pPr>
        <w:ind w:left="6622" w:hanging="180"/>
      </w:pPr>
    </w:lvl>
  </w:abstractNum>
  <w:abstractNum w:abstractNumId="156" w15:restartNumberingAfterBreak="0">
    <w:nsid w:val="42C53FD1"/>
    <w:multiLevelType w:val="hybridMultilevel"/>
    <w:tmpl w:val="E55EFBAA"/>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57" w15:restartNumberingAfterBreak="0">
    <w:nsid w:val="4320550C"/>
    <w:multiLevelType w:val="hybridMultilevel"/>
    <w:tmpl w:val="03F8B212"/>
    <w:lvl w:ilvl="0" w:tplc="FD069968">
      <w:start w:val="1"/>
      <w:numFmt w:val="decimal"/>
      <w:lvlText w:val="%1 -"/>
      <w:lvlJc w:val="left"/>
      <w:pPr>
        <w:ind w:left="360" w:hanging="360"/>
      </w:pPr>
      <w:rPr>
        <w:rFonts w:hint="default"/>
      </w:rPr>
    </w:lvl>
    <w:lvl w:ilvl="1" w:tplc="08160019" w:tentative="1">
      <w:start w:val="1"/>
      <w:numFmt w:val="lowerLetter"/>
      <w:lvlText w:val="%2."/>
      <w:lvlJc w:val="left"/>
      <w:pPr>
        <w:ind w:left="826" w:hanging="360"/>
      </w:pPr>
    </w:lvl>
    <w:lvl w:ilvl="2" w:tplc="0816001B" w:tentative="1">
      <w:start w:val="1"/>
      <w:numFmt w:val="lowerRoman"/>
      <w:lvlText w:val="%3."/>
      <w:lvlJc w:val="right"/>
      <w:pPr>
        <w:ind w:left="1546" w:hanging="180"/>
      </w:pPr>
    </w:lvl>
    <w:lvl w:ilvl="3" w:tplc="0816000F" w:tentative="1">
      <w:start w:val="1"/>
      <w:numFmt w:val="decimal"/>
      <w:lvlText w:val="%4."/>
      <w:lvlJc w:val="left"/>
      <w:pPr>
        <w:ind w:left="2266" w:hanging="360"/>
      </w:pPr>
    </w:lvl>
    <w:lvl w:ilvl="4" w:tplc="08160019" w:tentative="1">
      <w:start w:val="1"/>
      <w:numFmt w:val="lowerLetter"/>
      <w:lvlText w:val="%5."/>
      <w:lvlJc w:val="left"/>
      <w:pPr>
        <w:ind w:left="2986" w:hanging="360"/>
      </w:pPr>
    </w:lvl>
    <w:lvl w:ilvl="5" w:tplc="0816001B" w:tentative="1">
      <w:start w:val="1"/>
      <w:numFmt w:val="lowerRoman"/>
      <w:lvlText w:val="%6."/>
      <w:lvlJc w:val="right"/>
      <w:pPr>
        <w:ind w:left="3706" w:hanging="180"/>
      </w:pPr>
    </w:lvl>
    <w:lvl w:ilvl="6" w:tplc="0816000F" w:tentative="1">
      <w:start w:val="1"/>
      <w:numFmt w:val="decimal"/>
      <w:lvlText w:val="%7."/>
      <w:lvlJc w:val="left"/>
      <w:pPr>
        <w:ind w:left="4426" w:hanging="360"/>
      </w:pPr>
    </w:lvl>
    <w:lvl w:ilvl="7" w:tplc="08160019" w:tentative="1">
      <w:start w:val="1"/>
      <w:numFmt w:val="lowerLetter"/>
      <w:lvlText w:val="%8."/>
      <w:lvlJc w:val="left"/>
      <w:pPr>
        <w:ind w:left="5146" w:hanging="360"/>
      </w:pPr>
    </w:lvl>
    <w:lvl w:ilvl="8" w:tplc="0816001B" w:tentative="1">
      <w:start w:val="1"/>
      <w:numFmt w:val="lowerRoman"/>
      <w:lvlText w:val="%9."/>
      <w:lvlJc w:val="right"/>
      <w:pPr>
        <w:ind w:left="5866" w:hanging="180"/>
      </w:pPr>
    </w:lvl>
  </w:abstractNum>
  <w:abstractNum w:abstractNumId="158" w15:restartNumberingAfterBreak="0">
    <w:nsid w:val="43A56105"/>
    <w:multiLevelType w:val="hybridMultilevel"/>
    <w:tmpl w:val="76204A9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59" w15:restartNumberingAfterBreak="0">
    <w:nsid w:val="43AE2AEB"/>
    <w:multiLevelType w:val="hybridMultilevel"/>
    <w:tmpl w:val="770A348C"/>
    <w:lvl w:ilvl="0" w:tplc="2FD44732">
      <w:start w:val="2"/>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6040D40">
      <w:start w:val="1"/>
      <w:numFmt w:val="lowerLetter"/>
      <w:lvlText w:val="%2)"/>
      <w:lvlJc w:val="left"/>
      <w:pPr>
        <w:ind w:left="863"/>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FA4B618">
      <w:start w:val="1"/>
      <w:numFmt w:val="lowerRoman"/>
      <w:lvlText w:val="%3"/>
      <w:lvlJc w:val="left"/>
      <w:pPr>
        <w:ind w:left="14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23C24B30">
      <w:start w:val="1"/>
      <w:numFmt w:val="decimal"/>
      <w:lvlText w:val="%4"/>
      <w:lvlJc w:val="left"/>
      <w:pPr>
        <w:ind w:left="21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CA0CB1AA">
      <w:start w:val="1"/>
      <w:numFmt w:val="lowerLetter"/>
      <w:lvlText w:val="%5"/>
      <w:lvlJc w:val="left"/>
      <w:pPr>
        <w:ind w:left="287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4A8A2F4">
      <w:start w:val="1"/>
      <w:numFmt w:val="lowerRoman"/>
      <w:lvlText w:val="%6"/>
      <w:lvlJc w:val="left"/>
      <w:pPr>
        <w:ind w:left="359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D9681AE0">
      <w:start w:val="1"/>
      <w:numFmt w:val="decimal"/>
      <w:lvlText w:val="%7"/>
      <w:lvlJc w:val="left"/>
      <w:pPr>
        <w:ind w:left="431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AB432CA">
      <w:start w:val="1"/>
      <w:numFmt w:val="lowerLetter"/>
      <w:lvlText w:val="%8"/>
      <w:lvlJc w:val="left"/>
      <w:pPr>
        <w:ind w:left="503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F3848B8">
      <w:start w:val="1"/>
      <w:numFmt w:val="lowerRoman"/>
      <w:lvlText w:val="%9"/>
      <w:lvlJc w:val="left"/>
      <w:pPr>
        <w:ind w:left="575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442D420F"/>
    <w:multiLevelType w:val="hybridMultilevel"/>
    <w:tmpl w:val="DFF8F1C2"/>
    <w:lvl w:ilvl="0" w:tplc="26584410">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FA8F27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B6070B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6EE36F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81281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3F4651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C044AB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822996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A49698B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4459B9B9"/>
    <w:multiLevelType w:val="hybridMultilevel"/>
    <w:tmpl w:val="FFFFFFFF"/>
    <w:lvl w:ilvl="0" w:tplc="3844E8F0">
      <w:start w:val="1"/>
      <w:numFmt w:val="decimal"/>
      <w:lvlText w:val="%1."/>
      <w:lvlJc w:val="left"/>
      <w:pPr>
        <w:ind w:left="502" w:hanging="360"/>
      </w:pPr>
    </w:lvl>
    <w:lvl w:ilvl="1" w:tplc="FF028392">
      <w:start w:val="1"/>
      <w:numFmt w:val="lowerLetter"/>
      <w:lvlText w:val="%2."/>
      <w:lvlJc w:val="left"/>
      <w:pPr>
        <w:ind w:left="1222" w:hanging="360"/>
      </w:pPr>
    </w:lvl>
    <w:lvl w:ilvl="2" w:tplc="10A8673C">
      <w:start w:val="1"/>
      <w:numFmt w:val="lowerRoman"/>
      <w:lvlText w:val="%3."/>
      <w:lvlJc w:val="right"/>
      <w:pPr>
        <w:ind w:left="1942" w:hanging="180"/>
      </w:pPr>
    </w:lvl>
    <w:lvl w:ilvl="3" w:tplc="CFFA50C4">
      <w:start w:val="1"/>
      <w:numFmt w:val="decimal"/>
      <w:lvlText w:val="%4."/>
      <w:lvlJc w:val="left"/>
      <w:pPr>
        <w:ind w:left="2662" w:hanging="360"/>
      </w:pPr>
    </w:lvl>
    <w:lvl w:ilvl="4" w:tplc="FB5A6A06">
      <w:start w:val="1"/>
      <w:numFmt w:val="lowerLetter"/>
      <w:lvlText w:val="%5."/>
      <w:lvlJc w:val="left"/>
      <w:pPr>
        <w:ind w:left="3382" w:hanging="360"/>
      </w:pPr>
    </w:lvl>
    <w:lvl w:ilvl="5" w:tplc="E6140BB6">
      <w:start w:val="1"/>
      <w:numFmt w:val="lowerRoman"/>
      <w:lvlText w:val="%6."/>
      <w:lvlJc w:val="right"/>
      <w:pPr>
        <w:ind w:left="4102" w:hanging="180"/>
      </w:pPr>
    </w:lvl>
    <w:lvl w:ilvl="6" w:tplc="8200D922">
      <w:start w:val="1"/>
      <w:numFmt w:val="decimal"/>
      <w:lvlText w:val="%7."/>
      <w:lvlJc w:val="left"/>
      <w:pPr>
        <w:ind w:left="4822" w:hanging="360"/>
      </w:pPr>
    </w:lvl>
    <w:lvl w:ilvl="7" w:tplc="9D228EA6">
      <w:start w:val="1"/>
      <w:numFmt w:val="lowerLetter"/>
      <w:lvlText w:val="%8."/>
      <w:lvlJc w:val="left"/>
      <w:pPr>
        <w:ind w:left="5542" w:hanging="360"/>
      </w:pPr>
    </w:lvl>
    <w:lvl w:ilvl="8" w:tplc="0BE0CAF2">
      <w:start w:val="1"/>
      <w:numFmt w:val="lowerRoman"/>
      <w:lvlText w:val="%9."/>
      <w:lvlJc w:val="right"/>
      <w:pPr>
        <w:ind w:left="6262" w:hanging="180"/>
      </w:pPr>
    </w:lvl>
  </w:abstractNum>
  <w:abstractNum w:abstractNumId="162" w15:restartNumberingAfterBreak="0">
    <w:nsid w:val="44676A44"/>
    <w:multiLevelType w:val="hybridMultilevel"/>
    <w:tmpl w:val="0026FA44"/>
    <w:lvl w:ilvl="0" w:tplc="9CC6C97A">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F9004B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B8653F0">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CCCDFCE">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D8F448">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59A23E6">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9BD84790">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02E4532">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B56E210">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449C5814"/>
    <w:multiLevelType w:val="hybridMultilevel"/>
    <w:tmpl w:val="6378841C"/>
    <w:lvl w:ilvl="0" w:tplc="0816001B">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64" w15:restartNumberingAfterBreak="0">
    <w:nsid w:val="45C5D3CB"/>
    <w:multiLevelType w:val="hybridMultilevel"/>
    <w:tmpl w:val="FFFFFFFF"/>
    <w:lvl w:ilvl="0" w:tplc="9C4EC652">
      <w:start w:val="1"/>
      <w:numFmt w:val="decimal"/>
      <w:lvlText w:val="%1."/>
      <w:lvlJc w:val="left"/>
      <w:pPr>
        <w:ind w:left="502" w:hanging="360"/>
      </w:pPr>
    </w:lvl>
    <w:lvl w:ilvl="1" w:tplc="B1164D02">
      <w:start w:val="1"/>
      <w:numFmt w:val="lowerLetter"/>
      <w:lvlText w:val="%2."/>
      <w:lvlJc w:val="left"/>
      <w:pPr>
        <w:ind w:left="1222" w:hanging="360"/>
      </w:pPr>
    </w:lvl>
    <w:lvl w:ilvl="2" w:tplc="A1C486BE">
      <w:start w:val="1"/>
      <w:numFmt w:val="lowerRoman"/>
      <w:lvlText w:val="%3."/>
      <w:lvlJc w:val="right"/>
      <w:pPr>
        <w:ind w:left="1942" w:hanging="180"/>
      </w:pPr>
    </w:lvl>
    <w:lvl w:ilvl="3" w:tplc="C1A20C76">
      <w:start w:val="1"/>
      <w:numFmt w:val="decimal"/>
      <w:lvlText w:val="%4."/>
      <w:lvlJc w:val="left"/>
      <w:pPr>
        <w:ind w:left="2662" w:hanging="360"/>
      </w:pPr>
    </w:lvl>
    <w:lvl w:ilvl="4" w:tplc="6F8CBF8A">
      <w:start w:val="1"/>
      <w:numFmt w:val="lowerLetter"/>
      <w:lvlText w:val="%5."/>
      <w:lvlJc w:val="left"/>
      <w:pPr>
        <w:ind w:left="3382" w:hanging="360"/>
      </w:pPr>
    </w:lvl>
    <w:lvl w:ilvl="5" w:tplc="9E92D036">
      <w:start w:val="1"/>
      <w:numFmt w:val="lowerRoman"/>
      <w:lvlText w:val="%6."/>
      <w:lvlJc w:val="right"/>
      <w:pPr>
        <w:ind w:left="4102" w:hanging="180"/>
      </w:pPr>
    </w:lvl>
    <w:lvl w:ilvl="6" w:tplc="1E5AADF2">
      <w:start w:val="1"/>
      <w:numFmt w:val="decimal"/>
      <w:lvlText w:val="%7."/>
      <w:lvlJc w:val="left"/>
      <w:pPr>
        <w:ind w:left="4822" w:hanging="360"/>
      </w:pPr>
    </w:lvl>
    <w:lvl w:ilvl="7" w:tplc="8AD826C6">
      <w:start w:val="1"/>
      <w:numFmt w:val="lowerLetter"/>
      <w:lvlText w:val="%8."/>
      <w:lvlJc w:val="left"/>
      <w:pPr>
        <w:ind w:left="5542" w:hanging="360"/>
      </w:pPr>
    </w:lvl>
    <w:lvl w:ilvl="8" w:tplc="E0128EA2">
      <w:start w:val="1"/>
      <w:numFmt w:val="lowerRoman"/>
      <w:lvlText w:val="%9."/>
      <w:lvlJc w:val="right"/>
      <w:pPr>
        <w:ind w:left="6262" w:hanging="180"/>
      </w:pPr>
    </w:lvl>
  </w:abstractNum>
  <w:abstractNum w:abstractNumId="165" w15:restartNumberingAfterBreak="0">
    <w:nsid w:val="46501B4D"/>
    <w:multiLevelType w:val="hybridMultilevel"/>
    <w:tmpl w:val="239C5EFC"/>
    <w:lvl w:ilvl="0" w:tplc="0816000F">
      <w:start w:val="1"/>
      <w:numFmt w:val="decimal"/>
      <w:lvlText w:val="%1."/>
      <w:lvlJc w:val="lef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66" w15:restartNumberingAfterBreak="0">
    <w:nsid w:val="46B96D63"/>
    <w:multiLevelType w:val="hybridMultilevel"/>
    <w:tmpl w:val="17F43574"/>
    <w:lvl w:ilvl="0" w:tplc="0B96D954">
      <w:start w:val="1"/>
      <w:numFmt w:val="decimal"/>
      <w:lvlText w:val="%1."/>
      <w:lvlJc w:val="left"/>
      <w:pPr>
        <w:ind w:left="720" w:hanging="360"/>
      </w:pPr>
    </w:lvl>
    <w:lvl w:ilvl="1" w:tplc="26BA24FE">
      <w:start w:val="1"/>
      <w:numFmt w:val="lowerLetter"/>
      <w:lvlText w:val="%2."/>
      <w:lvlJc w:val="left"/>
      <w:pPr>
        <w:ind w:left="1440" w:hanging="360"/>
      </w:pPr>
    </w:lvl>
    <w:lvl w:ilvl="2" w:tplc="94BC8688">
      <w:start w:val="1"/>
      <w:numFmt w:val="lowerRoman"/>
      <w:lvlText w:val="%3."/>
      <w:lvlJc w:val="right"/>
      <w:pPr>
        <w:ind w:left="2160" w:hanging="180"/>
      </w:pPr>
    </w:lvl>
    <w:lvl w:ilvl="3" w:tplc="89CCFCC4">
      <w:start w:val="1"/>
      <w:numFmt w:val="decimal"/>
      <w:lvlText w:val="%4."/>
      <w:lvlJc w:val="left"/>
      <w:pPr>
        <w:ind w:left="2880" w:hanging="360"/>
      </w:pPr>
    </w:lvl>
    <w:lvl w:ilvl="4" w:tplc="9876657A">
      <w:start w:val="1"/>
      <w:numFmt w:val="lowerLetter"/>
      <w:lvlText w:val="%5."/>
      <w:lvlJc w:val="left"/>
      <w:pPr>
        <w:ind w:left="3600" w:hanging="360"/>
      </w:pPr>
    </w:lvl>
    <w:lvl w:ilvl="5" w:tplc="8D86F96A">
      <w:start w:val="1"/>
      <w:numFmt w:val="lowerRoman"/>
      <w:lvlText w:val="%6."/>
      <w:lvlJc w:val="right"/>
      <w:pPr>
        <w:ind w:left="4320" w:hanging="180"/>
      </w:pPr>
    </w:lvl>
    <w:lvl w:ilvl="6" w:tplc="D8A25D90">
      <w:start w:val="1"/>
      <w:numFmt w:val="decimal"/>
      <w:lvlText w:val="%7."/>
      <w:lvlJc w:val="left"/>
      <w:pPr>
        <w:ind w:left="5040" w:hanging="360"/>
      </w:pPr>
    </w:lvl>
    <w:lvl w:ilvl="7" w:tplc="D89200B0">
      <w:start w:val="1"/>
      <w:numFmt w:val="lowerLetter"/>
      <w:lvlText w:val="%8."/>
      <w:lvlJc w:val="left"/>
      <w:pPr>
        <w:ind w:left="5760" w:hanging="360"/>
      </w:pPr>
    </w:lvl>
    <w:lvl w:ilvl="8" w:tplc="C012294A">
      <w:start w:val="1"/>
      <w:numFmt w:val="lowerRoman"/>
      <w:lvlText w:val="%9."/>
      <w:lvlJc w:val="right"/>
      <w:pPr>
        <w:ind w:left="6480" w:hanging="180"/>
      </w:pPr>
    </w:lvl>
  </w:abstractNum>
  <w:abstractNum w:abstractNumId="167" w15:restartNumberingAfterBreak="0">
    <w:nsid w:val="478913E7"/>
    <w:multiLevelType w:val="hybridMultilevel"/>
    <w:tmpl w:val="7D2677D6"/>
    <w:lvl w:ilvl="0" w:tplc="08160017">
      <w:start w:val="1"/>
      <w:numFmt w:val="lowerLetter"/>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8" w15:restartNumberingAfterBreak="0">
    <w:nsid w:val="48004EC4"/>
    <w:multiLevelType w:val="hybridMultilevel"/>
    <w:tmpl w:val="22940A5A"/>
    <w:lvl w:ilvl="0" w:tplc="6FBE5964">
      <w:start w:val="1"/>
      <w:numFmt w:val="decimal"/>
      <w:lvlText w:val="%1."/>
      <w:lvlJc w:val="left"/>
      <w:pPr>
        <w:ind w:left="502" w:hanging="360"/>
      </w:pPr>
    </w:lvl>
    <w:lvl w:ilvl="1" w:tplc="A9547368">
      <w:start w:val="1"/>
      <w:numFmt w:val="lowerLetter"/>
      <w:lvlText w:val="%2)"/>
      <w:lvlJc w:val="left"/>
      <w:pPr>
        <w:ind w:left="1222" w:hanging="360"/>
      </w:pPr>
    </w:lvl>
    <w:lvl w:ilvl="2" w:tplc="BC3E28C0">
      <w:start w:val="1"/>
      <w:numFmt w:val="lowerRoman"/>
      <w:lvlText w:val="%3."/>
      <w:lvlJc w:val="right"/>
      <w:pPr>
        <w:ind w:left="1942" w:hanging="180"/>
      </w:pPr>
    </w:lvl>
    <w:lvl w:ilvl="3" w:tplc="A0543276">
      <w:start w:val="1"/>
      <w:numFmt w:val="decimal"/>
      <w:lvlText w:val="%4."/>
      <w:lvlJc w:val="left"/>
      <w:pPr>
        <w:ind w:left="2662" w:hanging="360"/>
      </w:pPr>
    </w:lvl>
    <w:lvl w:ilvl="4" w:tplc="4B7AE220">
      <w:start w:val="1"/>
      <w:numFmt w:val="lowerLetter"/>
      <w:lvlText w:val="%5."/>
      <w:lvlJc w:val="left"/>
      <w:pPr>
        <w:ind w:left="3382" w:hanging="360"/>
      </w:pPr>
    </w:lvl>
    <w:lvl w:ilvl="5" w:tplc="9E664A98">
      <w:start w:val="1"/>
      <w:numFmt w:val="lowerRoman"/>
      <w:lvlText w:val="%6."/>
      <w:lvlJc w:val="right"/>
      <w:pPr>
        <w:ind w:left="4102" w:hanging="180"/>
      </w:pPr>
    </w:lvl>
    <w:lvl w:ilvl="6" w:tplc="1F44EB18">
      <w:start w:val="1"/>
      <w:numFmt w:val="decimal"/>
      <w:lvlText w:val="%7."/>
      <w:lvlJc w:val="left"/>
      <w:pPr>
        <w:ind w:left="4822" w:hanging="360"/>
      </w:pPr>
    </w:lvl>
    <w:lvl w:ilvl="7" w:tplc="A0B2338A">
      <w:start w:val="1"/>
      <w:numFmt w:val="lowerLetter"/>
      <w:lvlText w:val="%8."/>
      <w:lvlJc w:val="left"/>
      <w:pPr>
        <w:ind w:left="5542" w:hanging="360"/>
      </w:pPr>
    </w:lvl>
    <w:lvl w:ilvl="8" w:tplc="ACDC09C0">
      <w:start w:val="1"/>
      <w:numFmt w:val="lowerRoman"/>
      <w:lvlText w:val="%9."/>
      <w:lvlJc w:val="right"/>
      <w:pPr>
        <w:ind w:left="6262" w:hanging="180"/>
      </w:pPr>
    </w:lvl>
  </w:abstractNum>
  <w:abstractNum w:abstractNumId="169" w15:restartNumberingAfterBreak="0">
    <w:nsid w:val="488D9A0B"/>
    <w:multiLevelType w:val="hybridMultilevel"/>
    <w:tmpl w:val="33E06960"/>
    <w:lvl w:ilvl="0" w:tplc="0916D626">
      <w:start w:val="1"/>
      <w:numFmt w:val="decimal"/>
      <w:lvlText w:val="%1."/>
      <w:lvlJc w:val="left"/>
      <w:pPr>
        <w:ind w:left="487" w:hanging="360"/>
      </w:pPr>
    </w:lvl>
    <w:lvl w:ilvl="1" w:tplc="1D3601C2">
      <w:start w:val="1"/>
      <w:numFmt w:val="lowerLetter"/>
      <w:lvlText w:val="%2."/>
      <w:lvlJc w:val="left"/>
      <w:pPr>
        <w:ind w:left="1207" w:hanging="360"/>
      </w:pPr>
    </w:lvl>
    <w:lvl w:ilvl="2" w:tplc="DCD8D5D4">
      <w:start w:val="1"/>
      <w:numFmt w:val="lowerRoman"/>
      <w:lvlText w:val="%3."/>
      <w:lvlJc w:val="right"/>
      <w:pPr>
        <w:ind w:left="1927" w:hanging="180"/>
      </w:pPr>
    </w:lvl>
    <w:lvl w:ilvl="3" w:tplc="9F8C5BDE">
      <w:start w:val="1"/>
      <w:numFmt w:val="decimal"/>
      <w:lvlText w:val="%4."/>
      <w:lvlJc w:val="left"/>
      <w:pPr>
        <w:ind w:left="2647" w:hanging="360"/>
      </w:pPr>
    </w:lvl>
    <w:lvl w:ilvl="4" w:tplc="AD0C1B38">
      <w:start w:val="1"/>
      <w:numFmt w:val="lowerLetter"/>
      <w:lvlText w:val="%5."/>
      <w:lvlJc w:val="left"/>
      <w:pPr>
        <w:ind w:left="3367" w:hanging="360"/>
      </w:pPr>
    </w:lvl>
    <w:lvl w:ilvl="5" w:tplc="9050EDD8">
      <w:start w:val="1"/>
      <w:numFmt w:val="lowerRoman"/>
      <w:lvlText w:val="%6."/>
      <w:lvlJc w:val="right"/>
      <w:pPr>
        <w:ind w:left="4087" w:hanging="180"/>
      </w:pPr>
    </w:lvl>
    <w:lvl w:ilvl="6" w:tplc="2182EAD4">
      <w:start w:val="1"/>
      <w:numFmt w:val="decimal"/>
      <w:lvlText w:val="%7."/>
      <w:lvlJc w:val="left"/>
      <w:pPr>
        <w:ind w:left="4807" w:hanging="360"/>
      </w:pPr>
    </w:lvl>
    <w:lvl w:ilvl="7" w:tplc="652A8BB0">
      <w:start w:val="1"/>
      <w:numFmt w:val="lowerLetter"/>
      <w:lvlText w:val="%8."/>
      <w:lvlJc w:val="left"/>
      <w:pPr>
        <w:ind w:left="5527" w:hanging="360"/>
      </w:pPr>
    </w:lvl>
    <w:lvl w:ilvl="8" w:tplc="823A5134">
      <w:start w:val="1"/>
      <w:numFmt w:val="lowerRoman"/>
      <w:lvlText w:val="%9."/>
      <w:lvlJc w:val="right"/>
      <w:pPr>
        <w:ind w:left="6247" w:hanging="180"/>
      </w:pPr>
    </w:lvl>
  </w:abstractNum>
  <w:abstractNum w:abstractNumId="170" w15:restartNumberingAfterBreak="0">
    <w:nsid w:val="48DC63B7"/>
    <w:multiLevelType w:val="hybridMultilevel"/>
    <w:tmpl w:val="3B7C9664"/>
    <w:lvl w:ilvl="0" w:tplc="03AE9CCA">
      <w:start w:val="6"/>
      <w:numFmt w:val="lowerLetter"/>
      <w:lvlText w:val="%1)"/>
      <w:lvlJc w:val="left"/>
      <w:pPr>
        <w:ind w:left="7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7C05D66">
      <w:start w:val="1"/>
      <w:numFmt w:val="lowerLetter"/>
      <w:lvlText w:val="%2"/>
      <w:lvlJc w:val="left"/>
      <w:pPr>
        <w:ind w:left="136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E982926">
      <w:start w:val="1"/>
      <w:numFmt w:val="lowerRoman"/>
      <w:lvlText w:val="%3"/>
      <w:lvlJc w:val="left"/>
      <w:pPr>
        <w:ind w:left="208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D269A58">
      <w:start w:val="1"/>
      <w:numFmt w:val="decimal"/>
      <w:lvlText w:val="%4"/>
      <w:lvlJc w:val="left"/>
      <w:pPr>
        <w:ind w:left="28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9A0A92C">
      <w:start w:val="1"/>
      <w:numFmt w:val="lowerLetter"/>
      <w:lvlText w:val="%5"/>
      <w:lvlJc w:val="left"/>
      <w:pPr>
        <w:ind w:left="352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C5AA410">
      <w:start w:val="1"/>
      <w:numFmt w:val="lowerRoman"/>
      <w:lvlText w:val="%6"/>
      <w:lvlJc w:val="left"/>
      <w:pPr>
        <w:ind w:left="424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F3E3CFE">
      <w:start w:val="1"/>
      <w:numFmt w:val="decimal"/>
      <w:lvlText w:val="%7"/>
      <w:lvlJc w:val="left"/>
      <w:pPr>
        <w:ind w:left="496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51A0DBD4">
      <w:start w:val="1"/>
      <w:numFmt w:val="lowerLetter"/>
      <w:lvlText w:val="%8"/>
      <w:lvlJc w:val="left"/>
      <w:pPr>
        <w:ind w:left="568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13EE134C">
      <w:start w:val="1"/>
      <w:numFmt w:val="lowerRoman"/>
      <w:lvlText w:val="%9"/>
      <w:lvlJc w:val="left"/>
      <w:pPr>
        <w:ind w:left="64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48E07DC1"/>
    <w:multiLevelType w:val="hybridMultilevel"/>
    <w:tmpl w:val="A4167B9E"/>
    <w:lvl w:ilvl="0" w:tplc="0D5CDD18">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2" w15:restartNumberingAfterBreak="0">
    <w:nsid w:val="48F1413A"/>
    <w:multiLevelType w:val="hybridMultilevel"/>
    <w:tmpl w:val="FFFFFFFF"/>
    <w:lvl w:ilvl="0" w:tplc="E1A28BFE">
      <w:start w:val="1"/>
      <w:numFmt w:val="decimal"/>
      <w:lvlText w:val="%1."/>
      <w:lvlJc w:val="left"/>
      <w:pPr>
        <w:ind w:left="502" w:hanging="360"/>
      </w:pPr>
    </w:lvl>
    <w:lvl w:ilvl="1" w:tplc="F2600366">
      <w:start w:val="1"/>
      <w:numFmt w:val="lowerLetter"/>
      <w:lvlText w:val="%2."/>
      <w:lvlJc w:val="left"/>
      <w:pPr>
        <w:ind w:left="1222" w:hanging="360"/>
      </w:pPr>
    </w:lvl>
    <w:lvl w:ilvl="2" w:tplc="A8A2DE06">
      <w:start w:val="1"/>
      <w:numFmt w:val="lowerRoman"/>
      <w:lvlText w:val="%3."/>
      <w:lvlJc w:val="right"/>
      <w:pPr>
        <w:ind w:left="1942" w:hanging="180"/>
      </w:pPr>
    </w:lvl>
    <w:lvl w:ilvl="3" w:tplc="3F586AF6">
      <w:start w:val="1"/>
      <w:numFmt w:val="decimal"/>
      <w:lvlText w:val="%4."/>
      <w:lvlJc w:val="left"/>
      <w:pPr>
        <w:ind w:left="2662" w:hanging="360"/>
      </w:pPr>
    </w:lvl>
    <w:lvl w:ilvl="4" w:tplc="BB3EB450">
      <w:start w:val="1"/>
      <w:numFmt w:val="lowerLetter"/>
      <w:lvlText w:val="%5."/>
      <w:lvlJc w:val="left"/>
      <w:pPr>
        <w:ind w:left="3382" w:hanging="360"/>
      </w:pPr>
    </w:lvl>
    <w:lvl w:ilvl="5" w:tplc="E4482E90">
      <w:start w:val="1"/>
      <w:numFmt w:val="lowerRoman"/>
      <w:lvlText w:val="%6."/>
      <w:lvlJc w:val="right"/>
      <w:pPr>
        <w:ind w:left="4102" w:hanging="180"/>
      </w:pPr>
    </w:lvl>
    <w:lvl w:ilvl="6" w:tplc="D922B068">
      <w:start w:val="1"/>
      <w:numFmt w:val="decimal"/>
      <w:lvlText w:val="%7."/>
      <w:lvlJc w:val="left"/>
      <w:pPr>
        <w:ind w:left="4822" w:hanging="360"/>
      </w:pPr>
    </w:lvl>
    <w:lvl w:ilvl="7" w:tplc="31F6143A">
      <w:start w:val="1"/>
      <w:numFmt w:val="lowerLetter"/>
      <w:lvlText w:val="%8."/>
      <w:lvlJc w:val="left"/>
      <w:pPr>
        <w:ind w:left="5542" w:hanging="360"/>
      </w:pPr>
    </w:lvl>
    <w:lvl w:ilvl="8" w:tplc="651C7684">
      <w:start w:val="1"/>
      <w:numFmt w:val="lowerRoman"/>
      <w:lvlText w:val="%9."/>
      <w:lvlJc w:val="right"/>
      <w:pPr>
        <w:ind w:left="6262" w:hanging="180"/>
      </w:pPr>
    </w:lvl>
  </w:abstractNum>
  <w:abstractNum w:abstractNumId="173" w15:restartNumberingAfterBreak="0">
    <w:nsid w:val="49881A4D"/>
    <w:multiLevelType w:val="hybridMultilevel"/>
    <w:tmpl w:val="8A1A7DBE"/>
    <w:lvl w:ilvl="0" w:tplc="3FB4400E">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AE62FC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D0E242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8F48AA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C56428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22E690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EC565A5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796E72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E4E420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49964372"/>
    <w:multiLevelType w:val="hybridMultilevel"/>
    <w:tmpl w:val="4BEE39EC"/>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5" w15:restartNumberingAfterBreak="0">
    <w:nsid w:val="49BE778B"/>
    <w:multiLevelType w:val="hybridMultilevel"/>
    <w:tmpl w:val="973657CE"/>
    <w:lvl w:ilvl="0" w:tplc="0EDEB94C">
      <w:start w:val="1"/>
      <w:numFmt w:val="decimal"/>
      <w:lvlText w:val="%1."/>
      <w:lvlJc w:val="left"/>
      <w:pPr>
        <w:ind w:left="382" w:hanging="360"/>
      </w:pPr>
    </w:lvl>
    <w:lvl w:ilvl="1" w:tplc="12581A52">
      <w:start w:val="1"/>
      <w:numFmt w:val="lowerLetter"/>
      <w:lvlText w:val="%2."/>
      <w:lvlJc w:val="left"/>
      <w:pPr>
        <w:ind w:left="1102" w:hanging="360"/>
      </w:pPr>
    </w:lvl>
    <w:lvl w:ilvl="2" w:tplc="02D85BE6">
      <w:start w:val="1"/>
      <w:numFmt w:val="lowerRoman"/>
      <w:lvlText w:val="%3."/>
      <w:lvlJc w:val="right"/>
      <w:pPr>
        <w:ind w:left="1822" w:hanging="180"/>
      </w:pPr>
    </w:lvl>
    <w:lvl w:ilvl="3" w:tplc="151E9EDC">
      <w:start w:val="1"/>
      <w:numFmt w:val="decimal"/>
      <w:lvlText w:val="%4."/>
      <w:lvlJc w:val="left"/>
      <w:pPr>
        <w:ind w:left="2542" w:hanging="360"/>
      </w:pPr>
    </w:lvl>
    <w:lvl w:ilvl="4" w:tplc="0CC2B412">
      <w:start w:val="1"/>
      <w:numFmt w:val="lowerLetter"/>
      <w:lvlText w:val="%5."/>
      <w:lvlJc w:val="left"/>
      <w:pPr>
        <w:ind w:left="3262" w:hanging="360"/>
      </w:pPr>
    </w:lvl>
    <w:lvl w:ilvl="5" w:tplc="C330854A">
      <w:start w:val="1"/>
      <w:numFmt w:val="lowerRoman"/>
      <w:lvlText w:val="%6."/>
      <w:lvlJc w:val="right"/>
      <w:pPr>
        <w:ind w:left="3982" w:hanging="180"/>
      </w:pPr>
    </w:lvl>
    <w:lvl w:ilvl="6" w:tplc="1276A8D0">
      <w:start w:val="1"/>
      <w:numFmt w:val="decimal"/>
      <w:lvlText w:val="%7."/>
      <w:lvlJc w:val="left"/>
      <w:pPr>
        <w:ind w:left="4702" w:hanging="360"/>
      </w:pPr>
    </w:lvl>
    <w:lvl w:ilvl="7" w:tplc="B2585004">
      <w:start w:val="1"/>
      <w:numFmt w:val="lowerLetter"/>
      <w:lvlText w:val="%8."/>
      <w:lvlJc w:val="left"/>
      <w:pPr>
        <w:ind w:left="5422" w:hanging="360"/>
      </w:pPr>
    </w:lvl>
    <w:lvl w:ilvl="8" w:tplc="0524889C">
      <w:start w:val="1"/>
      <w:numFmt w:val="lowerRoman"/>
      <w:lvlText w:val="%9."/>
      <w:lvlJc w:val="right"/>
      <w:pPr>
        <w:ind w:left="6142" w:hanging="180"/>
      </w:pPr>
    </w:lvl>
  </w:abstractNum>
  <w:abstractNum w:abstractNumId="176" w15:restartNumberingAfterBreak="0">
    <w:nsid w:val="49DB130A"/>
    <w:multiLevelType w:val="hybridMultilevel"/>
    <w:tmpl w:val="9F10B452"/>
    <w:lvl w:ilvl="0" w:tplc="59581596">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7" w15:restartNumberingAfterBreak="0">
    <w:nsid w:val="49FE69B8"/>
    <w:multiLevelType w:val="hybridMultilevel"/>
    <w:tmpl w:val="CA78D34A"/>
    <w:lvl w:ilvl="0" w:tplc="C5028BA6">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78" w15:restartNumberingAfterBreak="0">
    <w:nsid w:val="4A944146"/>
    <w:multiLevelType w:val="hybridMultilevel"/>
    <w:tmpl w:val="BDFCDC08"/>
    <w:lvl w:ilvl="0" w:tplc="CB82BDEC">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0E8A18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1CC7B6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C067B7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A2A91F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A52B79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48AD94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C887EC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35032A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4ACD4FEA"/>
    <w:multiLevelType w:val="hybridMultilevel"/>
    <w:tmpl w:val="1286F2AC"/>
    <w:lvl w:ilvl="0" w:tplc="52E8FF4C">
      <w:start w:val="1"/>
      <w:numFmt w:val="lowerLetter"/>
      <w:lvlText w:val="%1)"/>
      <w:lvlJc w:val="left"/>
      <w:pPr>
        <w:ind w:left="7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9BA451F6">
      <w:start w:val="1"/>
      <w:numFmt w:val="lowerLetter"/>
      <w:lvlText w:val="%2"/>
      <w:lvlJc w:val="left"/>
      <w:pPr>
        <w:ind w:left="136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DAC7572">
      <w:start w:val="1"/>
      <w:numFmt w:val="lowerRoman"/>
      <w:lvlText w:val="%3"/>
      <w:lvlJc w:val="left"/>
      <w:pPr>
        <w:ind w:left="208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3BD494E8">
      <w:start w:val="1"/>
      <w:numFmt w:val="decimal"/>
      <w:lvlText w:val="%4"/>
      <w:lvlJc w:val="left"/>
      <w:pPr>
        <w:ind w:left="28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4D412AC">
      <w:start w:val="1"/>
      <w:numFmt w:val="lowerLetter"/>
      <w:lvlText w:val="%5"/>
      <w:lvlJc w:val="left"/>
      <w:pPr>
        <w:ind w:left="352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AC4D910">
      <w:start w:val="1"/>
      <w:numFmt w:val="lowerRoman"/>
      <w:lvlText w:val="%6"/>
      <w:lvlJc w:val="left"/>
      <w:pPr>
        <w:ind w:left="424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62AED24">
      <w:start w:val="1"/>
      <w:numFmt w:val="decimal"/>
      <w:lvlText w:val="%7"/>
      <w:lvlJc w:val="left"/>
      <w:pPr>
        <w:ind w:left="496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BAC9632">
      <w:start w:val="1"/>
      <w:numFmt w:val="lowerLetter"/>
      <w:lvlText w:val="%8"/>
      <w:lvlJc w:val="left"/>
      <w:pPr>
        <w:ind w:left="568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994C8C0A">
      <w:start w:val="1"/>
      <w:numFmt w:val="lowerRoman"/>
      <w:lvlText w:val="%9"/>
      <w:lvlJc w:val="left"/>
      <w:pPr>
        <w:ind w:left="640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4AEC5F0A"/>
    <w:multiLevelType w:val="hybridMultilevel"/>
    <w:tmpl w:val="B600D52E"/>
    <w:lvl w:ilvl="0" w:tplc="08227E4E">
      <w:start w:val="1"/>
      <w:numFmt w:val="lowerLetter"/>
      <w:lvlText w:val="%1)"/>
      <w:lvlJc w:val="left"/>
      <w:pPr>
        <w:ind w:left="720" w:hanging="360"/>
      </w:pPr>
    </w:lvl>
    <w:lvl w:ilvl="1" w:tplc="F1108622">
      <w:start w:val="1"/>
      <w:numFmt w:val="lowerLetter"/>
      <w:lvlText w:val="%2."/>
      <w:lvlJc w:val="left"/>
      <w:pPr>
        <w:ind w:left="1440" w:hanging="360"/>
      </w:pPr>
    </w:lvl>
    <w:lvl w:ilvl="2" w:tplc="2C3EBCCE">
      <w:start w:val="1"/>
      <w:numFmt w:val="lowerRoman"/>
      <w:lvlText w:val="%3."/>
      <w:lvlJc w:val="right"/>
      <w:pPr>
        <w:ind w:left="2160" w:hanging="180"/>
      </w:pPr>
    </w:lvl>
    <w:lvl w:ilvl="3" w:tplc="C144D200">
      <w:start w:val="1"/>
      <w:numFmt w:val="decimal"/>
      <w:lvlText w:val="%4."/>
      <w:lvlJc w:val="left"/>
      <w:pPr>
        <w:ind w:left="2880" w:hanging="360"/>
      </w:pPr>
    </w:lvl>
    <w:lvl w:ilvl="4" w:tplc="D310C04C">
      <w:start w:val="1"/>
      <w:numFmt w:val="lowerLetter"/>
      <w:lvlText w:val="%5."/>
      <w:lvlJc w:val="left"/>
      <w:pPr>
        <w:ind w:left="3600" w:hanging="360"/>
      </w:pPr>
    </w:lvl>
    <w:lvl w:ilvl="5" w:tplc="A26E070C">
      <w:start w:val="1"/>
      <w:numFmt w:val="lowerRoman"/>
      <w:lvlText w:val="%6."/>
      <w:lvlJc w:val="right"/>
      <w:pPr>
        <w:ind w:left="4320" w:hanging="180"/>
      </w:pPr>
    </w:lvl>
    <w:lvl w:ilvl="6" w:tplc="B6428118">
      <w:start w:val="1"/>
      <w:numFmt w:val="decimal"/>
      <w:lvlText w:val="%7."/>
      <w:lvlJc w:val="left"/>
      <w:pPr>
        <w:ind w:left="5040" w:hanging="360"/>
      </w:pPr>
    </w:lvl>
    <w:lvl w:ilvl="7" w:tplc="EAEE625C">
      <w:start w:val="1"/>
      <w:numFmt w:val="lowerLetter"/>
      <w:lvlText w:val="%8."/>
      <w:lvlJc w:val="left"/>
      <w:pPr>
        <w:ind w:left="5760" w:hanging="360"/>
      </w:pPr>
    </w:lvl>
    <w:lvl w:ilvl="8" w:tplc="DE6453BA">
      <w:start w:val="1"/>
      <w:numFmt w:val="lowerRoman"/>
      <w:lvlText w:val="%9."/>
      <w:lvlJc w:val="right"/>
      <w:pPr>
        <w:ind w:left="6480" w:hanging="180"/>
      </w:pPr>
    </w:lvl>
  </w:abstractNum>
  <w:abstractNum w:abstractNumId="181" w15:restartNumberingAfterBreak="0">
    <w:nsid w:val="4AEC76A8"/>
    <w:multiLevelType w:val="hybridMultilevel"/>
    <w:tmpl w:val="DB5E349C"/>
    <w:lvl w:ilvl="0" w:tplc="9FDC5828">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8D02C4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90CD00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3541C7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D8A1F6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6F48452">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8CE5B0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08C032DA">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6DC942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4B182BCB"/>
    <w:multiLevelType w:val="hybridMultilevel"/>
    <w:tmpl w:val="AABA55B8"/>
    <w:lvl w:ilvl="0" w:tplc="FFFFFFFF">
      <w:start w:val="2"/>
      <w:numFmt w:val="decimal"/>
      <w:lvlText w:val="%1"/>
      <w:lvlJc w:val="left"/>
      <w:pPr>
        <w:ind w:left="295"/>
      </w:pPr>
      <w:rPr>
        <w:rFonts w:ascii="Garamond" w:hAnsi="Garamond" w:hint="default"/>
        <w:b w:val="0"/>
        <w:i w:val="0"/>
        <w:strike w:val="0"/>
        <w:dstrike w:val="0"/>
        <w:color w:val="000000"/>
        <w:sz w:val="24"/>
        <w:szCs w:val="24"/>
        <w:u w:val="none" w:color="000000"/>
        <w:bdr w:val="none" w:sz="0" w:space="0" w:color="auto"/>
        <w:shd w:val="clear" w:color="auto" w:fill="auto"/>
        <w:vertAlign w:val="baseline"/>
      </w:rPr>
    </w:lvl>
    <w:lvl w:ilvl="1" w:tplc="DA9E614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C380B39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C20A893E">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AD49EA2">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2ECB78E">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5E6055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B0E8A58">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2E0A064">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4B1F2AA7"/>
    <w:multiLevelType w:val="hybridMultilevel"/>
    <w:tmpl w:val="139A692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84" w15:restartNumberingAfterBreak="0">
    <w:nsid w:val="4BCF6966"/>
    <w:multiLevelType w:val="hybridMultilevel"/>
    <w:tmpl w:val="FFFFFFFF"/>
    <w:lvl w:ilvl="0" w:tplc="C0AC355E">
      <w:start w:val="1"/>
      <w:numFmt w:val="decimal"/>
      <w:lvlText w:val="%1."/>
      <w:lvlJc w:val="left"/>
      <w:pPr>
        <w:ind w:left="502" w:hanging="360"/>
      </w:pPr>
    </w:lvl>
    <w:lvl w:ilvl="1" w:tplc="BB542066">
      <w:start w:val="1"/>
      <w:numFmt w:val="lowerLetter"/>
      <w:lvlText w:val="%2."/>
      <w:lvlJc w:val="left"/>
      <w:pPr>
        <w:ind w:left="1222" w:hanging="360"/>
      </w:pPr>
    </w:lvl>
    <w:lvl w:ilvl="2" w:tplc="2C9CAD48">
      <w:start w:val="1"/>
      <w:numFmt w:val="lowerRoman"/>
      <w:lvlText w:val="%3."/>
      <w:lvlJc w:val="right"/>
      <w:pPr>
        <w:ind w:left="1942" w:hanging="180"/>
      </w:pPr>
    </w:lvl>
    <w:lvl w:ilvl="3" w:tplc="4104C110">
      <w:start w:val="1"/>
      <w:numFmt w:val="decimal"/>
      <w:lvlText w:val="%4."/>
      <w:lvlJc w:val="left"/>
      <w:pPr>
        <w:ind w:left="2662" w:hanging="360"/>
      </w:pPr>
    </w:lvl>
    <w:lvl w:ilvl="4" w:tplc="07023EE8">
      <w:start w:val="1"/>
      <w:numFmt w:val="lowerLetter"/>
      <w:lvlText w:val="%5."/>
      <w:lvlJc w:val="left"/>
      <w:pPr>
        <w:ind w:left="3382" w:hanging="360"/>
      </w:pPr>
    </w:lvl>
    <w:lvl w:ilvl="5" w:tplc="A3A4399C">
      <w:start w:val="1"/>
      <w:numFmt w:val="lowerRoman"/>
      <w:lvlText w:val="%6."/>
      <w:lvlJc w:val="right"/>
      <w:pPr>
        <w:ind w:left="4102" w:hanging="180"/>
      </w:pPr>
    </w:lvl>
    <w:lvl w:ilvl="6" w:tplc="7ED04EEC">
      <w:start w:val="1"/>
      <w:numFmt w:val="decimal"/>
      <w:lvlText w:val="%7."/>
      <w:lvlJc w:val="left"/>
      <w:pPr>
        <w:ind w:left="4822" w:hanging="360"/>
      </w:pPr>
    </w:lvl>
    <w:lvl w:ilvl="7" w:tplc="4DBEC40A">
      <w:start w:val="1"/>
      <w:numFmt w:val="lowerLetter"/>
      <w:lvlText w:val="%8."/>
      <w:lvlJc w:val="left"/>
      <w:pPr>
        <w:ind w:left="5542" w:hanging="360"/>
      </w:pPr>
    </w:lvl>
    <w:lvl w:ilvl="8" w:tplc="4650C1B0">
      <w:start w:val="1"/>
      <w:numFmt w:val="lowerRoman"/>
      <w:lvlText w:val="%9."/>
      <w:lvlJc w:val="right"/>
      <w:pPr>
        <w:ind w:left="6262" w:hanging="180"/>
      </w:pPr>
    </w:lvl>
  </w:abstractNum>
  <w:abstractNum w:abstractNumId="185" w15:restartNumberingAfterBreak="0">
    <w:nsid w:val="4CDF5E64"/>
    <w:multiLevelType w:val="hybridMultilevel"/>
    <w:tmpl w:val="D92E3A00"/>
    <w:lvl w:ilvl="0" w:tplc="902C8C94">
      <w:start w:val="5"/>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ECE2D0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53986D8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40A0D8C">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8A0191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8840A3AE">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21895B2">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770EF1C8">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09F8F43E">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4D186961"/>
    <w:multiLevelType w:val="hybridMultilevel"/>
    <w:tmpl w:val="FA8424EE"/>
    <w:lvl w:ilvl="0" w:tplc="1FAA1D7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AC6B8F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C2C0FBC">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EA24F818">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760E220">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7CE24E8">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4AEEE91C">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79345F66">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27DA3D16">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4DB441AF"/>
    <w:multiLevelType w:val="hybridMultilevel"/>
    <w:tmpl w:val="40741F92"/>
    <w:lvl w:ilvl="0" w:tplc="9DF685F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AF05EF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2DE0B1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9B22B9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C34E7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E6C324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CCCBD0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AEE3CC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20CA82A">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4F3F7B57"/>
    <w:multiLevelType w:val="hybridMultilevel"/>
    <w:tmpl w:val="F8B85168"/>
    <w:lvl w:ilvl="0" w:tplc="65E47D2E">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CAA6E90">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73A23F0">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3202DF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FE8414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2AAECAA">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59A3AC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30E20F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9A6461A">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4FCF8689"/>
    <w:multiLevelType w:val="hybridMultilevel"/>
    <w:tmpl w:val="33ACB7D4"/>
    <w:lvl w:ilvl="0" w:tplc="CEC01F96">
      <w:start w:val="1"/>
      <w:numFmt w:val="lowerLetter"/>
      <w:lvlText w:val="%1)"/>
      <w:lvlJc w:val="left"/>
      <w:pPr>
        <w:ind w:left="502" w:hanging="360"/>
      </w:pPr>
    </w:lvl>
    <w:lvl w:ilvl="1" w:tplc="29169782">
      <w:start w:val="1"/>
      <w:numFmt w:val="lowerLetter"/>
      <w:lvlText w:val="%2."/>
      <w:lvlJc w:val="left"/>
      <w:pPr>
        <w:ind w:left="1222" w:hanging="360"/>
      </w:pPr>
    </w:lvl>
    <w:lvl w:ilvl="2" w:tplc="BCF21E54">
      <w:start w:val="1"/>
      <w:numFmt w:val="lowerRoman"/>
      <w:lvlText w:val="%3."/>
      <w:lvlJc w:val="right"/>
      <w:pPr>
        <w:ind w:left="1942" w:hanging="180"/>
      </w:pPr>
    </w:lvl>
    <w:lvl w:ilvl="3" w:tplc="D988DC9C">
      <w:start w:val="1"/>
      <w:numFmt w:val="decimal"/>
      <w:lvlText w:val="%4."/>
      <w:lvlJc w:val="left"/>
      <w:pPr>
        <w:ind w:left="2662" w:hanging="360"/>
      </w:pPr>
    </w:lvl>
    <w:lvl w:ilvl="4" w:tplc="EED02478">
      <w:start w:val="1"/>
      <w:numFmt w:val="lowerLetter"/>
      <w:lvlText w:val="%5."/>
      <w:lvlJc w:val="left"/>
      <w:pPr>
        <w:ind w:left="3382" w:hanging="360"/>
      </w:pPr>
    </w:lvl>
    <w:lvl w:ilvl="5" w:tplc="99C80D88">
      <w:start w:val="1"/>
      <w:numFmt w:val="lowerRoman"/>
      <w:lvlText w:val="%6."/>
      <w:lvlJc w:val="right"/>
      <w:pPr>
        <w:ind w:left="4102" w:hanging="180"/>
      </w:pPr>
    </w:lvl>
    <w:lvl w:ilvl="6" w:tplc="558C3C34">
      <w:start w:val="1"/>
      <w:numFmt w:val="decimal"/>
      <w:lvlText w:val="%7."/>
      <w:lvlJc w:val="left"/>
      <w:pPr>
        <w:ind w:left="4822" w:hanging="360"/>
      </w:pPr>
    </w:lvl>
    <w:lvl w:ilvl="7" w:tplc="24E005FE">
      <w:start w:val="1"/>
      <w:numFmt w:val="lowerLetter"/>
      <w:lvlText w:val="%8."/>
      <w:lvlJc w:val="left"/>
      <w:pPr>
        <w:ind w:left="5542" w:hanging="360"/>
      </w:pPr>
    </w:lvl>
    <w:lvl w:ilvl="8" w:tplc="38C0A9CE">
      <w:start w:val="1"/>
      <w:numFmt w:val="lowerRoman"/>
      <w:lvlText w:val="%9."/>
      <w:lvlJc w:val="right"/>
      <w:pPr>
        <w:ind w:left="6262" w:hanging="180"/>
      </w:pPr>
    </w:lvl>
  </w:abstractNum>
  <w:abstractNum w:abstractNumId="190" w15:restartNumberingAfterBreak="0">
    <w:nsid w:val="50150046"/>
    <w:multiLevelType w:val="hybridMultilevel"/>
    <w:tmpl w:val="AC666B4A"/>
    <w:lvl w:ilvl="0" w:tplc="56F2FF2A">
      <w:start w:val="1"/>
      <w:numFmt w:val="lowerLetter"/>
      <w:lvlText w:val="%1)"/>
      <w:lvlJc w:val="left"/>
      <w:pPr>
        <w:ind w:left="360" w:hanging="360"/>
      </w:pPr>
      <w:rPr>
        <w:b w:val="0"/>
        <w:bCs w:val="0"/>
        <w:strike w:val="0"/>
      </w:rPr>
    </w:lvl>
    <w:lvl w:ilvl="1" w:tplc="08160019" w:tentative="1">
      <w:start w:val="1"/>
      <w:numFmt w:val="lowerLetter"/>
      <w:lvlText w:val="%2."/>
      <w:lvlJc w:val="left"/>
      <w:pPr>
        <w:ind w:left="1207" w:hanging="360"/>
      </w:pPr>
    </w:lvl>
    <w:lvl w:ilvl="2" w:tplc="0816001B" w:tentative="1">
      <w:start w:val="1"/>
      <w:numFmt w:val="lowerRoman"/>
      <w:lvlText w:val="%3."/>
      <w:lvlJc w:val="right"/>
      <w:pPr>
        <w:ind w:left="1927" w:hanging="180"/>
      </w:pPr>
    </w:lvl>
    <w:lvl w:ilvl="3" w:tplc="0816000F" w:tentative="1">
      <w:start w:val="1"/>
      <w:numFmt w:val="decimal"/>
      <w:lvlText w:val="%4."/>
      <w:lvlJc w:val="left"/>
      <w:pPr>
        <w:ind w:left="2647" w:hanging="360"/>
      </w:pPr>
    </w:lvl>
    <w:lvl w:ilvl="4" w:tplc="08160019" w:tentative="1">
      <w:start w:val="1"/>
      <w:numFmt w:val="lowerLetter"/>
      <w:lvlText w:val="%5."/>
      <w:lvlJc w:val="left"/>
      <w:pPr>
        <w:ind w:left="3367" w:hanging="360"/>
      </w:pPr>
    </w:lvl>
    <w:lvl w:ilvl="5" w:tplc="0816001B" w:tentative="1">
      <w:start w:val="1"/>
      <w:numFmt w:val="lowerRoman"/>
      <w:lvlText w:val="%6."/>
      <w:lvlJc w:val="right"/>
      <w:pPr>
        <w:ind w:left="4087" w:hanging="180"/>
      </w:pPr>
    </w:lvl>
    <w:lvl w:ilvl="6" w:tplc="0816000F" w:tentative="1">
      <w:start w:val="1"/>
      <w:numFmt w:val="decimal"/>
      <w:lvlText w:val="%7."/>
      <w:lvlJc w:val="left"/>
      <w:pPr>
        <w:ind w:left="4807" w:hanging="360"/>
      </w:pPr>
    </w:lvl>
    <w:lvl w:ilvl="7" w:tplc="08160019" w:tentative="1">
      <w:start w:val="1"/>
      <w:numFmt w:val="lowerLetter"/>
      <w:lvlText w:val="%8."/>
      <w:lvlJc w:val="left"/>
      <w:pPr>
        <w:ind w:left="5527" w:hanging="360"/>
      </w:pPr>
    </w:lvl>
    <w:lvl w:ilvl="8" w:tplc="0816001B" w:tentative="1">
      <w:start w:val="1"/>
      <w:numFmt w:val="lowerRoman"/>
      <w:lvlText w:val="%9."/>
      <w:lvlJc w:val="right"/>
      <w:pPr>
        <w:ind w:left="6247" w:hanging="180"/>
      </w:pPr>
    </w:lvl>
  </w:abstractNum>
  <w:abstractNum w:abstractNumId="191" w15:restartNumberingAfterBreak="0">
    <w:nsid w:val="504537A7"/>
    <w:multiLevelType w:val="hybridMultilevel"/>
    <w:tmpl w:val="67DE4016"/>
    <w:lvl w:ilvl="0" w:tplc="E7B81096">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E28E51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4DE2E7A">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C3CE20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2BEB1D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1146A00">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7B4420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15EC1F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DF46AA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5063227B"/>
    <w:multiLevelType w:val="hybridMultilevel"/>
    <w:tmpl w:val="E25448F2"/>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3" w15:restartNumberingAfterBreak="0">
    <w:nsid w:val="508D70FA"/>
    <w:multiLevelType w:val="hybridMultilevel"/>
    <w:tmpl w:val="FDF0860A"/>
    <w:lvl w:ilvl="0" w:tplc="C7F495D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50CAB1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E366D1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4DEC34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7ECCC7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C4EDA8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B709D0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7A184C0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0E0EBF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50F479E7"/>
    <w:multiLevelType w:val="hybridMultilevel"/>
    <w:tmpl w:val="CF2A2CC0"/>
    <w:lvl w:ilvl="0" w:tplc="23F00D3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BFAD7C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5421D0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6C0FCD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83C2F8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2485F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D66BAB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574AF4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1A6214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5105624C"/>
    <w:multiLevelType w:val="hybridMultilevel"/>
    <w:tmpl w:val="DFC29B96"/>
    <w:lvl w:ilvl="0" w:tplc="441E9186">
      <w:start w:val="4"/>
      <w:numFmt w:val="decimal"/>
      <w:lvlText w:val="%1"/>
      <w:lvlJc w:val="left"/>
      <w:pPr>
        <w:ind w:left="295" w:hanging="360"/>
      </w:pPr>
      <w:rPr>
        <w:rFonts w:ascii="Garamond" w:hAnsi="Garamond" w:hint="default"/>
      </w:rPr>
    </w:lvl>
    <w:lvl w:ilvl="1" w:tplc="6A92B932">
      <w:start w:val="1"/>
      <w:numFmt w:val="lowerLetter"/>
      <w:lvlText w:val="%2."/>
      <w:lvlJc w:val="left"/>
      <w:pPr>
        <w:ind w:left="1222" w:hanging="360"/>
      </w:pPr>
    </w:lvl>
    <w:lvl w:ilvl="2" w:tplc="3D149F16">
      <w:start w:val="1"/>
      <w:numFmt w:val="lowerRoman"/>
      <w:lvlText w:val="%3."/>
      <w:lvlJc w:val="right"/>
      <w:pPr>
        <w:ind w:left="1942" w:hanging="180"/>
      </w:pPr>
    </w:lvl>
    <w:lvl w:ilvl="3" w:tplc="7932EFE2">
      <w:start w:val="1"/>
      <w:numFmt w:val="decimal"/>
      <w:lvlText w:val="%4."/>
      <w:lvlJc w:val="left"/>
      <w:pPr>
        <w:ind w:left="2662" w:hanging="360"/>
      </w:pPr>
    </w:lvl>
    <w:lvl w:ilvl="4" w:tplc="3C783AEA">
      <w:start w:val="1"/>
      <w:numFmt w:val="lowerLetter"/>
      <w:lvlText w:val="%5."/>
      <w:lvlJc w:val="left"/>
      <w:pPr>
        <w:ind w:left="3382" w:hanging="360"/>
      </w:pPr>
    </w:lvl>
    <w:lvl w:ilvl="5" w:tplc="B6EE7988">
      <w:start w:val="1"/>
      <w:numFmt w:val="lowerRoman"/>
      <w:lvlText w:val="%6."/>
      <w:lvlJc w:val="right"/>
      <w:pPr>
        <w:ind w:left="4102" w:hanging="180"/>
      </w:pPr>
    </w:lvl>
    <w:lvl w:ilvl="6" w:tplc="D8BE98C8">
      <w:start w:val="1"/>
      <w:numFmt w:val="decimal"/>
      <w:lvlText w:val="%7."/>
      <w:lvlJc w:val="left"/>
      <w:pPr>
        <w:ind w:left="4822" w:hanging="360"/>
      </w:pPr>
    </w:lvl>
    <w:lvl w:ilvl="7" w:tplc="C06A3D98">
      <w:start w:val="1"/>
      <w:numFmt w:val="lowerLetter"/>
      <w:lvlText w:val="%8."/>
      <w:lvlJc w:val="left"/>
      <w:pPr>
        <w:ind w:left="5542" w:hanging="360"/>
      </w:pPr>
    </w:lvl>
    <w:lvl w:ilvl="8" w:tplc="65247AEA">
      <w:start w:val="1"/>
      <w:numFmt w:val="lowerRoman"/>
      <w:lvlText w:val="%9."/>
      <w:lvlJc w:val="right"/>
      <w:pPr>
        <w:ind w:left="6262" w:hanging="180"/>
      </w:pPr>
    </w:lvl>
  </w:abstractNum>
  <w:abstractNum w:abstractNumId="196" w15:restartNumberingAfterBreak="0">
    <w:nsid w:val="515149DB"/>
    <w:multiLevelType w:val="hybridMultilevel"/>
    <w:tmpl w:val="523C3B42"/>
    <w:lvl w:ilvl="0" w:tplc="0816001B">
      <w:start w:val="1"/>
      <w:numFmt w:val="lowerRoman"/>
      <w:lvlText w:val="%1."/>
      <w:lvlJc w:val="right"/>
      <w:pPr>
        <w:ind w:left="772" w:hanging="360"/>
      </w:pPr>
    </w:lvl>
    <w:lvl w:ilvl="1" w:tplc="08160019" w:tentative="1">
      <w:start w:val="1"/>
      <w:numFmt w:val="lowerLetter"/>
      <w:lvlText w:val="%2."/>
      <w:lvlJc w:val="left"/>
      <w:pPr>
        <w:ind w:left="1492" w:hanging="360"/>
      </w:pPr>
    </w:lvl>
    <w:lvl w:ilvl="2" w:tplc="0816001B" w:tentative="1">
      <w:start w:val="1"/>
      <w:numFmt w:val="lowerRoman"/>
      <w:lvlText w:val="%3."/>
      <w:lvlJc w:val="right"/>
      <w:pPr>
        <w:ind w:left="2212" w:hanging="180"/>
      </w:pPr>
    </w:lvl>
    <w:lvl w:ilvl="3" w:tplc="0816000F" w:tentative="1">
      <w:start w:val="1"/>
      <w:numFmt w:val="decimal"/>
      <w:lvlText w:val="%4."/>
      <w:lvlJc w:val="left"/>
      <w:pPr>
        <w:ind w:left="2932" w:hanging="360"/>
      </w:pPr>
    </w:lvl>
    <w:lvl w:ilvl="4" w:tplc="08160019" w:tentative="1">
      <w:start w:val="1"/>
      <w:numFmt w:val="lowerLetter"/>
      <w:lvlText w:val="%5."/>
      <w:lvlJc w:val="left"/>
      <w:pPr>
        <w:ind w:left="3652" w:hanging="360"/>
      </w:pPr>
    </w:lvl>
    <w:lvl w:ilvl="5" w:tplc="0816001B" w:tentative="1">
      <w:start w:val="1"/>
      <w:numFmt w:val="lowerRoman"/>
      <w:lvlText w:val="%6."/>
      <w:lvlJc w:val="right"/>
      <w:pPr>
        <w:ind w:left="4372" w:hanging="180"/>
      </w:pPr>
    </w:lvl>
    <w:lvl w:ilvl="6" w:tplc="0816000F" w:tentative="1">
      <w:start w:val="1"/>
      <w:numFmt w:val="decimal"/>
      <w:lvlText w:val="%7."/>
      <w:lvlJc w:val="left"/>
      <w:pPr>
        <w:ind w:left="5092" w:hanging="360"/>
      </w:pPr>
    </w:lvl>
    <w:lvl w:ilvl="7" w:tplc="08160019" w:tentative="1">
      <w:start w:val="1"/>
      <w:numFmt w:val="lowerLetter"/>
      <w:lvlText w:val="%8."/>
      <w:lvlJc w:val="left"/>
      <w:pPr>
        <w:ind w:left="5812" w:hanging="360"/>
      </w:pPr>
    </w:lvl>
    <w:lvl w:ilvl="8" w:tplc="0816001B" w:tentative="1">
      <w:start w:val="1"/>
      <w:numFmt w:val="lowerRoman"/>
      <w:lvlText w:val="%9."/>
      <w:lvlJc w:val="right"/>
      <w:pPr>
        <w:ind w:left="6532" w:hanging="180"/>
      </w:pPr>
    </w:lvl>
  </w:abstractNum>
  <w:abstractNum w:abstractNumId="197" w15:restartNumberingAfterBreak="0">
    <w:nsid w:val="51A85AEF"/>
    <w:multiLevelType w:val="hybridMultilevel"/>
    <w:tmpl w:val="B344B334"/>
    <w:lvl w:ilvl="0" w:tplc="4378CC78">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DD0108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21261B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E3E428A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40AB2C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084E95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DCD20E8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B9E1DC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AC6C3DC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52024FED"/>
    <w:multiLevelType w:val="hybridMultilevel"/>
    <w:tmpl w:val="D66A405C"/>
    <w:lvl w:ilvl="0" w:tplc="9D6A859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FE2D0D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692798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9C8474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68EAA4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F2A080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A6784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FD0B2F2">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A56BDA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523D46C6"/>
    <w:multiLevelType w:val="hybridMultilevel"/>
    <w:tmpl w:val="ADC0538E"/>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0" w15:restartNumberingAfterBreak="0">
    <w:nsid w:val="52BB2826"/>
    <w:multiLevelType w:val="hybridMultilevel"/>
    <w:tmpl w:val="01C06BD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1" w15:restartNumberingAfterBreak="0">
    <w:nsid w:val="531B69B2"/>
    <w:multiLevelType w:val="multilevel"/>
    <w:tmpl w:val="3618A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38A1E6C"/>
    <w:multiLevelType w:val="hybridMultilevel"/>
    <w:tmpl w:val="B7C49066"/>
    <w:lvl w:ilvl="0" w:tplc="00D66A72">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58AB8A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8C1A3138">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A982BE8">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DF149E1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BDACCBA">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85E4304">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5C36DCD2">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578BC2A">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53A34D01"/>
    <w:multiLevelType w:val="hybridMultilevel"/>
    <w:tmpl w:val="A6D6EB08"/>
    <w:lvl w:ilvl="0" w:tplc="2F9CC8CA">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F8CB9B0">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03B8000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C9E4ADE">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7E8C460">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3C0EB10">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548DD48">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CB66C0B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D64E07FE">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53DA172A"/>
    <w:multiLevelType w:val="hybridMultilevel"/>
    <w:tmpl w:val="AE1E2C7A"/>
    <w:lvl w:ilvl="0" w:tplc="B7A25B3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3F88D00C">
      <w:start w:val="1"/>
      <w:numFmt w:val="lowerLetter"/>
      <w:lvlText w:val="%2"/>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E64688DA">
      <w:start w:val="1"/>
      <w:numFmt w:val="lowerRoman"/>
      <w:lvlText w:val="%3"/>
      <w:lvlJc w:val="left"/>
      <w:pPr>
        <w:ind w:left="23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8530E124">
      <w:start w:val="1"/>
      <w:numFmt w:val="decimal"/>
      <w:lvlText w:val="%4"/>
      <w:lvlJc w:val="left"/>
      <w:pPr>
        <w:ind w:left="30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5B8E116">
      <w:start w:val="1"/>
      <w:numFmt w:val="lowerLetter"/>
      <w:lvlText w:val="%5"/>
      <w:lvlJc w:val="left"/>
      <w:pPr>
        <w:ind w:left="374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07A30A4">
      <w:start w:val="1"/>
      <w:numFmt w:val="lowerRoman"/>
      <w:lvlText w:val="%6"/>
      <w:lvlJc w:val="left"/>
      <w:pPr>
        <w:ind w:left="44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690430C">
      <w:start w:val="1"/>
      <w:numFmt w:val="decimal"/>
      <w:lvlText w:val="%7"/>
      <w:lvlJc w:val="left"/>
      <w:pPr>
        <w:ind w:left="51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5DC94B6">
      <w:start w:val="1"/>
      <w:numFmt w:val="lowerLetter"/>
      <w:lvlText w:val="%8"/>
      <w:lvlJc w:val="left"/>
      <w:pPr>
        <w:ind w:left="590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00E31A4">
      <w:start w:val="1"/>
      <w:numFmt w:val="lowerRoman"/>
      <w:lvlText w:val="%9"/>
      <w:lvlJc w:val="left"/>
      <w:pPr>
        <w:ind w:left="662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5428053A"/>
    <w:multiLevelType w:val="hybridMultilevel"/>
    <w:tmpl w:val="FFFFFFFF"/>
    <w:lvl w:ilvl="0" w:tplc="041AD4CE">
      <w:start w:val="1"/>
      <w:numFmt w:val="decimal"/>
      <w:lvlText w:val="%1."/>
      <w:lvlJc w:val="left"/>
      <w:pPr>
        <w:ind w:left="502" w:hanging="360"/>
      </w:pPr>
    </w:lvl>
    <w:lvl w:ilvl="1" w:tplc="6BA28D5A">
      <w:start w:val="1"/>
      <w:numFmt w:val="lowerLetter"/>
      <w:lvlText w:val="%2."/>
      <w:lvlJc w:val="left"/>
      <w:pPr>
        <w:ind w:left="1222" w:hanging="360"/>
      </w:pPr>
    </w:lvl>
    <w:lvl w:ilvl="2" w:tplc="1E8AE73A">
      <w:start w:val="1"/>
      <w:numFmt w:val="lowerRoman"/>
      <w:lvlText w:val="%3."/>
      <w:lvlJc w:val="right"/>
      <w:pPr>
        <w:ind w:left="1942" w:hanging="180"/>
      </w:pPr>
    </w:lvl>
    <w:lvl w:ilvl="3" w:tplc="282C86C4">
      <w:start w:val="1"/>
      <w:numFmt w:val="decimal"/>
      <w:lvlText w:val="%4."/>
      <w:lvlJc w:val="left"/>
      <w:pPr>
        <w:ind w:left="2662" w:hanging="360"/>
      </w:pPr>
    </w:lvl>
    <w:lvl w:ilvl="4" w:tplc="90E89284">
      <w:start w:val="1"/>
      <w:numFmt w:val="lowerLetter"/>
      <w:lvlText w:val="%5."/>
      <w:lvlJc w:val="left"/>
      <w:pPr>
        <w:ind w:left="3382" w:hanging="360"/>
      </w:pPr>
    </w:lvl>
    <w:lvl w:ilvl="5" w:tplc="58E266B6">
      <w:start w:val="1"/>
      <w:numFmt w:val="lowerRoman"/>
      <w:lvlText w:val="%6."/>
      <w:lvlJc w:val="right"/>
      <w:pPr>
        <w:ind w:left="4102" w:hanging="180"/>
      </w:pPr>
    </w:lvl>
    <w:lvl w:ilvl="6" w:tplc="B4BC2658">
      <w:start w:val="1"/>
      <w:numFmt w:val="decimal"/>
      <w:lvlText w:val="%7."/>
      <w:lvlJc w:val="left"/>
      <w:pPr>
        <w:ind w:left="4822" w:hanging="360"/>
      </w:pPr>
    </w:lvl>
    <w:lvl w:ilvl="7" w:tplc="57968DFA">
      <w:start w:val="1"/>
      <w:numFmt w:val="lowerLetter"/>
      <w:lvlText w:val="%8."/>
      <w:lvlJc w:val="left"/>
      <w:pPr>
        <w:ind w:left="5542" w:hanging="360"/>
      </w:pPr>
    </w:lvl>
    <w:lvl w:ilvl="8" w:tplc="4F004672">
      <w:start w:val="1"/>
      <w:numFmt w:val="lowerRoman"/>
      <w:lvlText w:val="%9."/>
      <w:lvlJc w:val="right"/>
      <w:pPr>
        <w:ind w:left="6262" w:hanging="180"/>
      </w:pPr>
    </w:lvl>
  </w:abstractNum>
  <w:abstractNum w:abstractNumId="206" w15:restartNumberingAfterBreak="0">
    <w:nsid w:val="54562DA9"/>
    <w:multiLevelType w:val="hybridMultilevel"/>
    <w:tmpl w:val="B6FA4E2E"/>
    <w:lvl w:ilvl="0" w:tplc="CD1C21A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086EEE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8DA2EE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7CE081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13256F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022954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CA8FAA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30A0A7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19A6B6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54C854E5"/>
    <w:multiLevelType w:val="multilevel"/>
    <w:tmpl w:val="8F6A45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55E3306"/>
    <w:multiLevelType w:val="hybridMultilevel"/>
    <w:tmpl w:val="5296D78A"/>
    <w:lvl w:ilvl="0" w:tplc="6E485BC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344ED2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1B084E76">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50AE4A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D0DBD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64A4626C">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2D21E02">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4BADE5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A12998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55BA0BC9"/>
    <w:multiLevelType w:val="hybridMultilevel"/>
    <w:tmpl w:val="28F6EAEE"/>
    <w:lvl w:ilvl="0" w:tplc="324AC178">
      <w:start w:val="3"/>
      <w:numFmt w:val="decimal"/>
      <w:lvlText w:val="3"/>
      <w:lvlJc w:val="left"/>
      <w:pPr>
        <w:ind w:left="502" w:hanging="360"/>
      </w:pPr>
    </w:lvl>
    <w:lvl w:ilvl="1" w:tplc="9DB6E0F6">
      <w:start w:val="1"/>
      <w:numFmt w:val="lowerLetter"/>
      <w:lvlText w:val="%2."/>
      <w:lvlJc w:val="left"/>
      <w:pPr>
        <w:ind w:left="1222" w:hanging="360"/>
      </w:pPr>
    </w:lvl>
    <w:lvl w:ilvl="2" w:tplc="E3444FB8">
      <w:start w:val="1"/>
      <w:numFmt w:val="lowerRoman"/>
      <w:lvlText w:val="%3."/>
      <w:lvlJc w:val="right"/>
      <w:pPr>
        <w:ind w:left="1942" w:hanging="180"/>
      </w:pPr>
    </w:lvl>
    <w:lvl w:ilvl="3" w:tplc="9D1CA18E">
      <w:start w:val="1"/>
      <w:numFmt w:val="decimal"/>
      <w:lvlText w:val="%4."/>
      <w:lvlJc w:val="left"/>
      <w:pPr>
        <w:ind w:left="2662" w:hanging="360"/>
      </w:pPr>
    </w:lvl>
    <w:lvl w:ilvl="4" w:tplc="2E98D378">
      <w:start w:val="1"/>
      <w:numFmt w:val="lowerLetter"/>
      <w:lvlText w:val="%5."/>
      <w:lvlJc w:val="left"/>
      <w:pPr>
        <w:ind w:left="3382" w:hanging="360"/>
      </w:pPr>
    </w:lvl>
    <w:lvl w:ilvl="5" w:tplc="2F228D62">
      <w:start w:val="1"/>
      <w:numFmt w:val="lowerRoman"/>
      <w:lvlText w:val="%6."/>
      <w:lvlJc w:val="right"/>
      <w:pPr>
        <w:ind w:left="4102" w:hanging="180"/>
      </w:pPr>
    </w:lvl>
    <w:lvl w:ilvl="6" w:tplc="555AF2AC">
      <w:start w:val="1"/>
      <w:numFmt w:val="decimal"/>
      <w:lvlText w:val="%7."/>
      <w:lvlJc w:val="left"/>
      <w:pPr>
        <w:ind w:left="4822" w:hanging="360"/>
      </w:pPr>
    </w:lvl>
    <w:lvl w:ilvl="7" w:tplc="51521AE4">
      <w:start w:val="1"/>
      <w:numFmt w:val="lowerLetter"/>
      <w:lvlText w:val="%8."/>
      <w:lvlJc w:val="left"/>
      <w:pPr>
        <w:ind w:left="5542" w:hanging="360"/>
      </w:pPr>
    </w:lvl>
    <w:lvl w:ilvl="8" w:tplc="21F890EE">
      <w:start w:val="1"/>
      <w:numFmt w:val="lowerRoman"/>
      <w:lvlText w:val="%9."/>
      <w:lvlJc w:val="right"/>
      <w:pPr>
        <w:ind w:left="6262" w:hanging="180"/>
      </w:pPr>
    </w:lvl>
  </w:abstractNum>
  <w:abstractNum w:abstractNumId="210" w15:restartNumberingAfterBreak="0">
    <w:nsid w:val="560D6B2E"/>
    <w:multiLevelType w:val="multilevel"/>
    <w:tmpl w:val="1E20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6667F9A"/>
    <w:multiLevelType w:val="hybridMultilevel"/>
    <w:tmpl w:val="3EF4A24A"/>
    <w:lvl w:ilvl="0" w:tplc="923A4B70">
      <w:start w:val="1"/>
      <w:numFmt w:val="bullet"/>
      <w:lvlText w:val=""/>
      <w:lvlJc w:val="left"/>
      <w:pPr>
        <w:ind w:left="502" w:hanging="360"/>
      </w:pPr>
      <w:rPr>
        <w:rFonts w:ascii="Symbol" w:hAnsi="Symbol" w:hint="default"/>
      </w:rPr>
    </w:lvl>
    <w:lvl w:ilvl="1" w:tplc="6B669C70">
      <w:start w:val="1"/>
      <w:numFmt w:val="bullet"/>
      <w:lvlText w:val="o"/>
      <w:lvlJc w:val="left"/>
      <w:pPr>
        <w:ind w:left="1222" w:hanging="360"/>
      </w:pPr>
      <w:rPr>
        <w:rFonts w:ascii="Courier New" w:hAnsi="Courier New" w:hint="default"/>
      </w:rPr>
    </w:lvl>
    <w:lvl w:ilvl="2" w:tplc="1270C3F8">
      <w:start w:val="1"/>
      <w:numFmt w:val="bullet"/>
      <w:lvlText w:val=""/>
      <w:lvlJc w:val="left"/>
      <w:pPr>
        <w:ind w:left="1942" w:hanging="360"/>
      </w:pPr>
      <w:rPr>
        <w:rFonts w:ascii="Wingdings" w:hAnsi="Wingdings" w:hint="default"/>
      </w:rPr>
    </w:lvl>
    <w:lvl w:ilvl="3" w:tplc="BD9210BA">
      <w:start w:val="1"/>
      <w:numFmt w:val="bullet"/>
      <w:lvlText w:val=""/>
      <w:lvlJc w:val="left"/>
      <w:pPr>
        <w:ind w:left="2662" w:hanging="360"/>
      </w:pPr>
      <w:rPr>
        <w:rFonts w:ascii="Symbol" w:hAnsi="Symbol" w:hint="default"/>
      </w:rPr>
    </w:lvl>
    <w:lvl w:ilvl="4" w:tplc="19E2498C">
      <w:start w:val="1"/>
      <w:numFmt w:val="bullet"/>
      <w:lvlText w:val="o"/>
      <w:lvlJc w:val="left"/>
      <w:pPr>
        <w:ind w:left="3382" w:hanging="360"/>
      </w:pPr>
      <w:rPr>
        <w:rFonts w:ascii="Courier New" w:hAnsi="Courier New" w:hint="default"/>
      </w:rPr>
    </w:lvl>
    <w:lvl w:ilvl="5" w:tplc="F3FC8B36">
      <w:start w:val="1"/>
      <w:numFmt w:val="bullet"/>
      <w:lvlText w:val=""/>
      <w:lvlJc w:val="left"/>
      <w:pPr>
        <w:ind w:left="4102" w:hanging="360"/>
      </w:pPr>
      <w:rPr>
        <w:rFonts w:ascii="Wingdings" w:hAnsi="Wingdings" w:hint="default"/>
      </w:rPr>
    </w:lvl>
    <w:lvl w:ilvl="6" w:tplc="06ECEA7A">
      <w:start w:val="1"/>
      <w:numFmt w:val="bullet"/>
      <w:lvlText w:val=""/>
      <w:lvlJc w:val="left"/>
      <w:pPr>
        <w:ind w:left="4822" w:hanging="360"/>
      </w:pPr>
      <w:rPr>
        <w:rFonts w:ascii="Symbol" w:hAnsi="Symbol" w:hint="default"/>
      </w:rPr>
    </w:lvl>
    <w:lvl w:ilvl="7" w:tplc="CFB4A1E8">
      <w:start w:val="1"/>
      <w:numFmt w:val="bullet"/>
      <w:lvlText w:val="o"/>
      <w:lvlJc w:val="left"/>
      <w:pPr>
        <w:ind w:left="5542" w:hanging="360"/>
      </w:pPr>
      <w:rPr>
        <w:rFonts w:ascii="Courier New" w:hAnsi="Courier New" w:hint="default"/>
      </w:rPr>
    </w:lvl>
    <w:lvl w:ilvl="8" w:tplc="ED3817CA">
      <w:start w:val="1"/>
      <w:numFmt w:val="bullet"/>
      <w:lvlText w:val=""/>
      <w:lvlJc w:val="left"/>
      <w:pPr>
        <w:ind w:left="6262" w:hanging="360"/>
      </w:pPr>
      <w:rPr>
        <w:rFonts w:ascii="Wingdings" w:hAnsi="Wingdings" w:hint="default"/>
      </w:rPr>
    </w:lvl>
  </w:abstractNum>
  <w:abstractNum w:abstractNumId="212" w15:restartNumberingAfterBreak="0">
    <w:nsid w:val="56735216"/>
    <w:multiLevelType w:val="hybridMultilevel"/>
    <w:tmpl w:val="DA326AC6"/>
    <w:lvl w:ilvl="0" w:tplc="BE8CB15E">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43C609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164F1E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8BC63F2">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C6A2D7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2886DA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DA6584A">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3661EA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154EF4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57243FCA"/>
    <w:multiLevelType w:val="hybridMultilevel"/>
    <w:tmpl w:val="E60AA412"/>
    <w:lvl w:ilvl="0" w:tplc="DC344A36">
      <w:start w:val="1"/>
      <w:numFmt w:val="lowerLetter"/>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60E6DEA8">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87B8356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35A8C272">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32983E20">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4BC6BC4">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C12C30C">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496E5706">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4F4C528">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57843379"/>
    <w:multiLevelType w:val="hybridMultilevel"/>
    <w:tmpl w:val="BC8A6A5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15" w15:restartNumberingAfterBreak="0">
    <w:nsid w:val="57AF0C1D"/>
    <w:multiLevelType w:val="hybridMultilevel"/>
    <w:tmpl w:val="CA88729A"/>
    <w:lvl w:ilvl="0" w:tplc="1CBE113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40A75D8">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3BD84264">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684673A">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51084B0">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BD26620">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7A72D486">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0ECE756">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E345BEE">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58225DF7"/>
    <w:multiLevelType w:val="hybridMultilevel"/>
    <w:tmpl w:val="205CCF1C"/>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17" w15:restartNumberingAfterBreak="0">
    <w:nsid w:val="5834074E"/>
    <w:multiLevelType w:val="multilevel"/>
    <w:tmpl w:val="96D60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910BC4A"/>
    <w:multiLevelType w:val="hybridMultilevel"/>
    <w:tmpl w:val="9F3C51E0"/>
    <w:lvl w:ilvl="0" w:tplc="95F8CA64">
      <w:start w:val="1"/>
      <w:numFmt w:val="decimal"/>
      <w:lvlText w:val="%1."/>
      <w:lvlJc w:val="left"/>
      <w:pPr>
        <w:ind w:left="720" w:hanging="360"/>
      </w:pPr>
    </w:lvl>
    <w:lvl w:ilvl="1" w:tplc="12AEF3BA">
      <w:start w:val="1"/>
      <w:numFmt w:val="lowerLetter"/>
      <w:lvlText w:val="%2."/>
      <w:lvlJc w:val="left"/>
      <w:pPr>
        <w:ind w:left="1440" w:hanging="360"/>
      </w:pPr>
    </w:lvl>
    <w:lvl w:ilvl="2" w:tplc="F04AE76C">
      <w:start w:val="1"/>
      <w:numFmt w:val="lowerRoman"/>
      <w:lvlText w:val="%3."/>
      <w:lvlJc w:val="right"/>
      <w:pPr>
        <w:ind w:left="2160" w:hanging="180"/>
      </w:pPr>
    </w:lvl>
    <w:lvl w:ilvl="3" w:tplc="BCA6BFB8">
      <w:start w:val="1"/>
      <w:numFmt w:val="decimal"/>
      <w:lvlText w:val="%4."/>
      <w:lvlJc w:val="left"/>
      <w:pPr>
        <w:ind w:left="2880" w:hanging="360"/>
      </w:pPr>
    </w:lvl>
    <w:lvl w:ilvl="4" w:tplc="6A76AD6C">
      <w:start w:val="1"/>
      <w:numFmt w:val="lowerLetter"/>
      <w:lvlText w:val="%5."/>
      <w:lvlJc w:val="left"/>
      <w:pPr>
        <w:ind w:left="3600" w:hanging="360"/>
      </w:pPr>
    </w:lvl>
    <w:lvl w:ilvl="5" w:tplc="9D567E66">
      <w:start w:val="1"/>
      <w:numFmt w:val="lowerRoman"/>
      <w:lvlText w:val="%6."/>
      <w:lvlJc w:val="right"/>
      <w:pPr>
        <w:ind w:left="4320" w:hanging="180"/>
      </w:pPr>
    </w:lvl>
    <w:lvl w:ilvl="6" w:tplc="8398F876">
      <w:start w:val="1"/>
      <w:numFmt w:val="decimal"/>
      <w:lvlText w:val="%7."/>
      <w:lvlJc w:val="left"/>
      <w:pPr>
        <w:ind w:left="5040" w:hanging="360"/>
      </w:pPr>
    </w:lvl>
    <w:lvl w:ilvl="7" w:tplc="630AE6F0">
      <w:start w:val="1"/>
      <w:numFmt w:val="lowerLetter"/>
      <w:lvlText w:val="%8."/>
      <w:lvlJc w:val="left"/>
      <w:pPr>
        <w:ind w:left="5760" w:hanging="360"/>
      </w:pPr>
    </w:lvl>
    <w:lvl w:ilvl="8" w:tplc="0BD2B7D4">
      <w:start w:val="1"/>
      <w:numFmt w:val="lowerRoman"/>
      <w:lvlText w:val="%9."/>
      <w:lvlJc w:val="right"/>
      <w:pPr>
        <w:ind w:left="6480" w:hanging="180"/>
      </w:pPr>
    </w:lvl>
  </w:abstractNum>
  <w:abstractNum w:abstractNumId="219" w15:restartNumberingAfterBreak="0">
    <w:nsid w:val="596257EA"/>
    <w:multiLevelType w:val="hybridMultilevel"/>
    <w:tmpl w:val="CFBA8BE6"/>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20" w15:restartNumberingAfterBreak="0">
    <w:nsid w:val="5A290FBB"/>
    <w:multiLevelType w:val="hybridMultilevel"/>
    <w:tmpl w:val="3F864A10"/>
    <w:lvl w:ilvl="0" w:tplc="B596BEE0">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0B5E58A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C54C636">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378B7C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BC6C59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8DACDB0">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24C742C">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D50B12C">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952EA9F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5AF23CCD"/>
    <w:multiLevelType w:val="hybridMultilevel"/>
    <w:tmpl w:val="33B0651A"/>
    <w:lvl w:ilvl="0" w:tplc="123C0F60">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22" w15:restartNumberingAfterBreak="0">
    <w:nsid w:val="5B10971A"/>
    <w:multiLevelType w:val="hybridMultilevel"/>
    <w:tmpl w:val="EC1C7CC6"/>
    <w:lvl w:ilvl="0" w:tplc="4664E766">
      <w:start w:val="1"/>
      <w:numFmt w:val="decimal"/>
      <w:lvlText w:val="%1."/>
      <w:lvlJc w:val="left"/>
      <w:pPr>
        <w:ind w:left="487" w:hanging="360"/>
      </w:pPr>
    </w:lvl>
    <w:lvl w:ilvl="1" w:tplc="DDF0D1B6">
      <w:start w:val="1"/>
      <w:numFmt w:val="lowerLetter"/>
      <w:lvlText w:val="%2."/>
      <w:lvlJc w:val="left"/>
      <w:pPr>
        <w:ind w:left="1207" w:hanging="360"/>
      </w:pPr>
    </w:lvl>
    <w:lvl w:ilvl="2" w:tplc="E09416CA">
      <w:start w:val="1"/>
      <w:numFmt w:val="lowerRoman"/>
      <w:lvlText w:val="%3."/>
      <w:lvlJc w:val="right"/>
      <w:pPr>
        <w:ind w:left="1927" w:hanging="180"/>
      </w:pPr>
    </w:lvl>
    <w:lvl w:ilvl="3" w:tplc="8BF8475A">
      <w:start w:val="1"/>
      <w:numFmt w:val="decimal"/>
      <w:lvlText w:val="%4."/>
      <w:lvlJc w:val="left"/>
      <w:pPr>
        <w:ind w:left="2647" w:hanging="360"/>
      </w:pPr>
    </w:lvl>
    <w:lvl w:ilvl="4" w:tplc="A920C9F4">
      <w:start w:val="1"/>
      <w:numFmt w:val="lowerLetter"/>
      <w:lvlText w:val="%5."/>
      <w:lvlJc w:val="left"/>
      <w:pPr>
        <w:ind w:left="3367" w:hanging="360"/>
      </w:pPr>
    </w:lvl>
    <w:lvl w:ilvl="5" w:tplc="52CE3206">
      <w:start w:val="1"/>
      <w:numFmt w:val="lowerRoman"/>
      <w:lvlText w:val="%6."/>
      <w:lvlJc w:val="right"/>
      <w:pPr>
        <w:ind w:left="4087" w:hanging="180"/>
      </w:pPr>
    </w:lvl>
    <w:lvl w:ilvl="6" w:tplc="58725FD2">
      <w:start w:val="1"/>
      <w:numFmt w:val="decimal"/>
      <w:lvlText w:val="%7."/>
      <w:lvlJc w:val="left"/>
      <w:pPr>
        <w:ind w:left="4807" w:hanging="360"/>
      </w:pPr>
    </w:lvl>
    <w:lvl w:ilvl="7" w:tplc="941EC4A0">
      <w:start w:val="1"/>
      <w:numFmt w:val="lowerLetter"/>
      <w:lvlText w:val="%8."/>
      <w:lvlJc w:val="left"/>
      <w:pPr>
        <w:ind w:left="5527" w:hanging="360"/>
      </w:pPr>
    </w:lvl>
    <w:lvl w:ilvl="8" w:tplc="D7F8C7DE">
      <w:start w:val="1"/>
      <w:numFmt w:val="lowerRoman"/>
      <w:lvlText w:val="%9."/>
      <w:lvlJc w:val="right"/>
      <w:pPr>
        <w:ind w:left="6247" w:hanging="180"/>
      </w:pPr>
    </w:lvl>
  </w:abstractNum>
  <w:abstractNum w:abstractNumId="223" w15:restartNumberingAfterBreak="0">
    <w:nsid w:val="5B2CC2B9"/>
    <w:multiLevelType w:val="hybridMultilevel"/>
    <w:tmpl w:val="F4C8427A"/>
    <w:lvl w:ilvl="0" w:tplc="9C4A71AC">
      <w:start w:val="1"/>
      <w:numFmt w:val="lowerLetter"/>
      <w:lvlText w:val="%1)"/>
      <w:lvlJc w:val="left"/>
      <w:pPr>
        <w:ind w:left="720" w:hanging="360"/>
      </w:pPr>
    </w:lvl>
    <w:lvl w:ilvl="1" w:tplc="4B0EBB66">
      <w:start w:val="1"/>
      <w:numFmt w:val="lowerLetter"/>
      <w:lvlText w:val="%2."/>
      <w:lvlJc w:val="left"/>
      <w:pPr>
        <w:ind w:left="1440" w:hanging="360"/>
      </w:pPr>
    </w:lvl>
    <w:lvl w:ilvl="2" w:tplc="E19CA4C2">
      <w:start w:val="1"/>
      <w:numFmt w:val="lowerRoman"/>
      <w:lvlText w:val="%3."/>
      <w:lvlJc w:val="right"/>
      <w:pPr>
        <w:ind w:left="2160" w:hanging="180"/>
      </w:pPr>
    </w:lvl>
    <w:lvl w:ilvl="3" w:tplc="5220EC74">
      <w:start w:val="1"/>
      <w:numFmt w:val="decimal"/>
      <w:lvlText w:val="%4."/>
      <w:lvlJc w:val="left"/>
      <w:pPr>
        <w:ind w:left="2880" w:hanging="360"/>
      </w:pPr>
    </w:lvl>
    <w:lvl w:ilvl="4" w:tplc="CB3A0F08">
      <w:start w:val="1"/>
      <w:numFmt w:val="lowerLetter"/>
      <w:lvlText w:val="%5."/>
      <w:lvlJc w:val="left"/>
      <w:pPr>
        <w:ind w:left="3600" w:hanging="360"/>
      </w:pPr>
    </w:lvl>
    <w:lvl w:ilvl="5" w:tplc="E356FAE2">
      <w:start w:val="1"/>
      <w:numFmt w:val="lowerRoman"/>
      <w:lvlText w:val="%6."/>
      <w:lvlJc w:val="right"/>
      <w:pPr>
        <w:ind w:left="4320" w:hanging="180"/>
      </w:pPr>
    </w:lvl>
    <w:lvl w:ilvl="6" w:tplc="3B2C5460">
      <w:start w:val="1"/>
      <w:numFmt w:val="decimal"/>
      <w:lvlText w:val="%7."/>
      <w:lvlJc w:val="left"/>
      <w:pPr>
        <w:ind w:left="5040" w:hanging="360"/>
      </w:pPr>
    </w:lvl>
    <w:lvl w:ilvl="7" w:tplc="4FECA8A0">
      <w:start w:val="1"/>
      <w:numFmt w:val="lowerLetter"/>
      <w:lvlText w:val="%8."/>
      <w:lvlJc w:val="left"/>
      <w:pPr>
        <w:ind w:left="5760" w:hanging="360"/>
      </w:pPr>
    </w:lvl>
    <w:lvl w:ilvl="8" w:tplc="77543A3E">
      <w:start w:val="1"/>
      <w:numFmt w:val="lowerRoman"/>
      <w:lvlText w:val="%9."/>
      <w:lvlJc w:val="right"/>
      <w:pPr>
        <w:ind w:left="6480" w:hanging="180"/>
      </w:pPr>
    </w:lvl>
  </w:abstractNum>
  <w:abstractNum w:abstractNumId="224" w15:restartNumberingAfterBreak="0">
    <w:nsid w:val="5B580A3E"/>
    <w:multiLevelType w:val="hybridMultilevel"/>
    <w:tmpl w:val="26AAB162"/>
    <w:lvl w:ilvl="0" w:tplc="7298B2FE">
      <w:start w:val="1"/>
      <w:numFmt w:val="decimal"/>
      <w:lvlText w:val="%1"/>
      <w:lvlJc w:val="left"/>
      <w:pPr>
        <w:ind w:left="2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470113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63821A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85C23F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560AF9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00C1C7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5C621F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11A41F8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768CB5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5BBF61ED"/>
    <w:multiLevelType w:val="hybridMultilevel"/>
    <w:tmpl w:val="CAA8431A"/>
    <w:lvl w:ilvl="0" w:tplc="8A0C553A">
      <w:start w:val="1"/>
      <w:numFmt w:val="decimal"/>
      <w:lvlText w:val="%1."/>
      <w:lvlJc w:val="left"/>
      <w:pPr>
        <w:ind w:left="502" w:hanging="360"/>
      </w:pPr>
    </w:lvl>
    <w:lvl w:ilvl="1" w:tplc="092418D6">
      <w:start w:val="1"/>
      <w:numFmt w:val="lowerLetter"/>
      <w:lvlText w:val="%2."/>
      <w:lvlJc w:val="left"/>
      <w:pPr>
        <w:ind w:left="1222" w:hanging="360"/>
      </w:pPr>
    </w:lvl>
    <w:lvl w:ilvl="2" w:tplc="40008966">
      <w:start w:val="1"/>
      <w:numFmt w:val="lowerRoman"/>
      <w:lvlText w:val="%3."/>
      <w:lvlJc w:val="right"/>
      <w:pPr>
        <w:ind w:left="1942" w:hanging="180"/>
      </w:pPr>
    </w:lvl>
    <w:lvl w:ilvl="3" w:tplc="8B84A72E">
      <w:start w:val="1"/>
      <w:numFmt w:val="decimal"/>
      <w:lvlText w:val="%4."/>
      <w:lvlJc w:val="left"/>
      <w:pPr>
        <w:ind w:left="2662" w:hanging="360"/>
      </w:pPr>
    </w:lvl>
    <w:lvl w:ilvl="4" w:tplc="031C8C18">
      <w:start w:val="1"/>
      <w:numFmt w:val="lowerLetter"/>
      <w:lvlText w:val="%5."/>
      <w:lvlJc w:val="left"/>
      <w:pPr>
        <w:ind w:left="3382" w:hanging="360"/>
      </w:pPr>
    </w:lvl>
    <w:lvl w:ilvl="5" w:tplc="0DCC9688">
      <w:start w:val="1"/>
      <w:numFmt w:val="lowerRoman"/>
      <w:lvlText w:val="%6."/>
      <w:lvlJc w:val="right"/>
      <w:pPr>
        <w:ind w:left="4102" w:hanging="180"/>
      </w:pPr>
    </w:lvl>
    <w:lvl w:ilvl="6" w:tplc="8250AA74">
      <w:start w:val="1"/>
      <w:numFmt w:val="decimal"/>
      <w:lvlText w:val="%7."/>
      <w:lvlJc w:val="left"/>
      <w:pPr>
        <w:ind w:left="4822" w:hanging="360"/>
      </w:pPr>
    </w:lvl>
    <w:lvl w:ilvl="7" w:tplc="BDC269B4">
      <w:start w:val="1"/>
      <w:numFmt w:val="lowerLetter"/>
      <w:lvlText w:val="%8."/>
      <w:lvlJc w:val="left"/>
      <w:pPr>
        <w:ind w:left="5542" w:hanging="360"/>
      </w:pPr>
    </w:lvl>
    <w:lvl w:ilvl="8" w:tplc="9C005346">
      <w:start w:val="1"/>
      <w:numFmt w:val="lowerRoman"/>
      <w:lvlText w:val="%9."/>
      <w:lvlJc w:val="right"/>
      <w:pPr>
        <w:ind w:left="6262" w:hanging="180"/>
      </w:pPr>
    </w:lvl>
  </w:abstractNum>
  <w:abstractNum w:abstractNumId="226" w15:restartNumberingAfterBreak="0">
    <w:nsid w:val="5BF76C6E"/>
    <w:multiLevelType w:val="hybridMultilevel"/>
    <w:tmpl w:val="0436E6A0"/>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27" w15:restartNumberingAfterBreak="0">
    <w:nsid w:val="5DB378BF"/>
    <w:multiLevelType w:val="hybridMultilevel"/>
    <w:tmpl w:val="EF6ED01E"/>
    <w:lvl w:ilvl="0" w:tplc="FFFFFFFF">
      <w:start w:val="4"/>
      <w:numFmt w:val="decimal"/>
      <w:lvlText w:val="%1"/>
      <w:lvlJc w:val="left"/>
      <w:pPr>
        <w:ind w:left="295"/>
      </w:pPr>
      <w:rPr>
        <w:rFonts w:ascii="Garamond" w:hAnsi="Garamond" w:hint="default"/>
        <w:b w:val="0"/>
        <w:i w:val="0"/>
        <w:strike w:val="0"/>
        <w:dstrike w:val="0"/>
        <w:color w:val="000000"/>
        <w:sz w:val="24"/>
        <w:szCs w:val="24"/>
        <w:u w:val="none" w:color="000000"/>
        <w:bdr w:val="none" w:sz="0" w:space="0" w:color="auto"/>
        <w:shd w:val="clear" w:color="auto" w:fill="auto"/>
        <w:vertAlign w:val="baseline"/>
      </w:rPr>
    </w:lvl>
    <w:lvl w:ilvl="1" w:tplc="8C98491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45E80A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C2E6198">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A4C06A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3DBCBC8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A1E3F90">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546C51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BB6A4F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5DDA2D50"/>
    <w:multiLevelType w:val="hybridMultilevel"/>
    <w:tmpl w:val="11544B7E"/>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29" w15:restartNumberingAfterBreak="0">
    <w:nsid w:val="5DF24ED0"/>
    <w:multiLevelType w:val="hybridMultilevel"/>
    <w:tmpl w:val="99746A98"/>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0" w15:restartNumberingAfterBreak="0">
    <w:nsid w:val="5F733CF9"/>
    <w:multiLevelType w:val="hybridMultilevel"/>
    <w:tmpl w:val="B6A6B430"/>
    <w:lvl w:ilvl="0" w:tplc="23D87B48">
      <w:start w:val="1"/>
      <w:numFmt w:val="lowerLetter"/>
      <w:lvlText w:val="%1."/>
      <w:lvlJc w:val="left"/>
      <w:pPr>
        <w:ind w:left="502" w:hanging="360"/>
      </w:pPr>
    </w:lvl>
    <w:lvl w:ilvl="1" w:tplc="04C2C8EE">
      <w:start w:val="1"/>
      <w:numFmt w:val="lowerLetter"/>
      <w:lvlText w:val="%2."/>
      <w:lvlJc w:val="left"/>
      <w:pPr>
        <w:ind w:left="1222" w:hanging="360"/>
      </w:pPr>
    </w:lvl>
    <w:lvl w:ilvl="2" w:tplc="EBB064FE">
      <w:start w:val="1"/>
      <w:numFmt w:val="lowerRoman"/>
      <w:lvlText w:val="%3."/>
      <w:lvlJc w:val="right"/>
      <w:pPr>
        <w:ind w:left="1942" w:hanging="180"/>
      </w:pPr>
    </w:lvl>
    <w:lvl w:ilvl="3" w:tplc="D458BA52">
      <w:start w:val="1"/>
      <w:numFmt w:val="decimal"/>
      <w:lvlText w:val="%4."/>
      <w:lvlJc w:val="left"/>
      <w:pPr>
        <w:ind w:left="2662" w:hanging="360"/>
      </w:pPr>
    </w:lvl>
    <w:lvl w:ilvl="4" w:tplc="922E58D4">
      <w:start w:val="1"/>
      <w:numFmt w:val="lowerLetter"/>
      <w:lvlText w:val="%5."/>
      <w:lvlJc w:val="left"/>
      <w:pPr>
        <w:ind w:left="3382" w:hanging="360"/>
      </w:pPr>
    </w:lvl>
    <w:lvl w:ilvl="5" w:tplc="0FC8C1AE">
      <w:start w:val="1"/>
      <w:numFmt w:val="lowerRoman"/>
      <w:lvlText w:val="%6."/>
      <w:lvlJc w:val="right"/>
      <w:pPr>
        <w:ind w:left="4102" w:hanging="180"/>
      </w:pPr>
    </w:lvl>
    <w:lvl w:ilvl="6" w:tplc="D6EA7B16">
      <w:start w:val="1"/>
      <w:numFmt w:val="decimal"/>
      <w:lvlText w:val="%7."/>
      <w:lvlJc w:val="left"/>
      <w:pPr>
        <w:ind w:left="4822" w:hanging="360"/>
      </w:pPr>
    </w:lvl>
    <w:lvl w:ilvl="7" w:tplc="8C423D9A">
      <w:start w:val="1"/>
      <w:numFmt w:val="lowerLetter"/>
      <w:lvlText w:val="%8."/>
      <w:lvlJc w:val="left"/>
      <w:pPr>
        <w:ind w:left="5542" w:hanging="360"/>
      </w:pPr>
    </w:lvl>
    <w:lvl w:ilvl="8" w:tplc="B55E4776">
      <w:start w:val="1"/>
      <w:numFmt w:val="lowerRoman"/>
      <w:lvlText w:val="%9."/>
      <w:lvlJc w:val="right"/>
      <w:pPr>
        <w:ind w:left="6262" w:hanging="180"/>
      </w:pPr>
    </w:lvl>
  </w:abstractNum>
  <w:abstractNum w:abstractNumId="231" w15:restartNumberingAfterBreak="0">
    <w:nsid w:val="5FB4588B"/>
    <w:multiLevelType w:val="hybridMultilevel"/>
    <w:tmpl w:val="EC449B0E"/>
    <w:lvl w:ilvl="0" w:tplc="AD729EC8">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2" w15:restartNumberingAfterBreak="0">
    <w:nsid w:val="5FD56130"/>
    <w:multiLevelType w:val="hybridMultilevel"/>
    <w:tmpl w:val="53742298"/>
    <w:lvl w:ilvl="0" w:tplc="9112FBC2">
      <w:start w:val="1"/>
      <w:numFmt w:val="bullet"/>
      <w:lvlText w:val=""/>
      <w:lvlJc w:val="left"/>
      <w:pPr>
        <w:ind w:left="502" w:hanging="360"/>
      </w:pPr>
      <w:rPr>
        <w:rFonts w:ascii="Symbol" w:hAnsi="Symbol" w:hint="default"/>
      </w:rPr>
    </w:lvl>
    <w:lvl w:ilvl="1" w:tplc="080E4102">
      <w:start w:val="1"/>
      <w:numFmt w:val="bullet"/>
      <w:lvlText w:val="o"/>
      <w:lvlJc w:val="left"/>
      <w:pPr>
        <w:ind w:left="1222" w:hanging="360"/>
      </w:pPr>
      <w:rPr>
        <w:rFonts w:ascii="Courier New" w:hAnsi="Courier New" w:hint="default"/>
      </w:rPr>
    </w:lvl>
    <w:lvl w:ilvl="2" w:tplc="413E337E">
      <w:start w:val="1"/>
      <w:numFmt w:val="bullet"/>
      <w:lvlText w:val=""/>
      <w:lvlJc w:val="left"/>
      <w:pPr>
        <w:ind w:left="1942" w:hanging="360"/>
      </w:pPr>
      <w:rPr>
        <w:rFonts w:ascii="Wingdings" w:hAnsi="Wingdings" w:hint="default"/>
      </w:rPr>
    </w:lvl>
    <w:lvl w:ilvl="3" w:tplc="D1CE5AA2">
      <w:start w:val="1"/>
      <w:numFmt w:val="bullet"/>
      <w:lvlText w:val=""/>
      <w:lvlJc w:val="left"/>
      <w:pPr>
        <w:ind w:left="2662" w:hanging="360"/>
      </w:pPr>
      <w:rPr>
        <w:rFonts w:ascii="Symbol" w:hAnsi="Symbol" w:hint="default"/>
      </w:rPr>
    </w:lvl>
    <w:lvl w:ilvl="4" w:tplc="8D3EF474">
      <w:start w:val="1"/>
      <w:numFmt w:val="bullet"/>
      <w:lvlText w:val="o"/>
      <w:lvlJc w:val="left"/>
      <w:pPr>
        <w:ind w:left="3382" w:hanging="360"/>
      </w:pPr>
      <w:rPr>
        <w:rFonts w:ascii="Courier New" w:hAnsi="Courier New" w:hint="default"/>
      </w:rPr>
    </w:lvl>
    <w:lvl w:ilvl="5" w:tplc="A5E0F162">
      <w:start w:val="1"/>
      <w:numFmt w:val="bullet"/>
      <w:lvlText w:val=""/>
      <w:lvlJc w:val="left"/>
      <w:pPr>
        <w:ind w:left="4102" w:hanging="360"/>
      </w:pPr>
      <w:rPr>
        <w:rFonts w:ascii="Wingdings" w:hAnsi="Wingdings" w:hint="default"/>
      </w:rPr>
    </w:lvl>
    <w:lvl w:ilvl="6" w:tplc="C1546B96">
      <w:start w:val="1"/>
      <w:numFmt w:val="bullet"/>
      <w:lvlText w:val=""/>
      <w:lvlJc w:val="left"/>
      <w:pPr>
        <w:ind w:left="4822" w:hanging="360"/>
      </w:pPr>
      <w:rPr>
        <w:rFonts w:ascii="Symbol" w:hAnsi="Symbol" w:hint="default"/>
      </w:rPr>
    </w:lvl>
    <w:lvl w:ilvl="7" w:tplc="D4787B26">
      <w:start w:val="1"/>
      <w:numFmt w:val="bullet"/>
      <w:lvlText w:val="o"/>
      <w:lvlJc w:val="left"/>
      <w:pPr>
        <w:ind w:left="5542" w:hanging="360"/>
      </w:pPr>
      <w:rPr>
        <w:rFonts w:ascii="Courier New" w:hAnsi="Courier New" w:hint="default"/>
      </w:rPr>
    </w:lvl>
    <w:lvl w:ilvl="8" w:tplc="D4543AB2">
      <w:start w:val="1"/>
      <w:numFmt w:val="bullet"/>
      <w:lvlText w:val=""/>
      <w:lvlJc w:val="left"/>
      <w:pPr>
        <w:ind w:left="6262" w:hanging="360"/>
      </w:pPr>
      <w:rPr>
        <w:rFonts w:ascii="Wingdings" w:hAnsi="Wingdings" w:hint="default"/>
      </w:rPr>
    </w:lvl>
  </w:abstractNum>
  <w:abstractNum w:abstractNumId="233" w15:restartNumberingAfterBreak="0">
    <w:nsid w:val="5FEE69CE"/>
    <w:multiLevelType w:val="hybridMultilevel"/>
    <w:tmpl w:val="AD88C242"/>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4" w15:restartNumberingAfterBreak="0">
    <w:nsid w:val="5FF161B8"/>
    <w:multiLevelType w:val="hybridMultilevel"/>
    <w:tmpl w:val="7E98057A"/>
    <w:lvl w:ilvl="0" w:tplc="6B7CED84">
      <w:start w:val="1"/>
      <w:numFmt w:val="lowerLetter"/>
      <w:lvlText w:val="%1."/>
      <w:lvlJc w:val="left"/>
      <w:pPr>
        <w:ind w:left="502" w:hanging="360"/>
      </w:pPr>
    </w:lvl>
    <w:lvl w:ilvl="1" w:tplc="694E55D6">
      <w:start w:val="1"/>
      <w:numFmt w:val="lowerLetter"/>
      <w:lvlText w:val="%2."/>
      <w:lvlJc w:val="left"/>
      <w:pPr>
        <w:ind w:left="1222" w:hanging="360"/>
      </w:pPr>
    </w:lvl>
    <w:lvl w:ilvl="2" w:tplc="6526C726">
      <w:start w:val="1"/>
      <w:numFmt w:val="lowerRoman"/>
      <w:lvlText w:val="%3."/>
      <w:lvlJc w:val="right"/>
      <w:pPr>
        <w:ind w:left="1942" w:hanging="180"/>
      </w:pPr>
    </w:lvl>
    <w:lvl w:ilvl="3" w:tplc="9202DDEC">
      <w:start w:val="1"/>
      <w:numFmt w:val="decimal"/>
      <w:lvlText w:val="%4."/>
      <w:lvlJc w:val="left"/>
      <w:pPr>
        <w:ind w:left="2662" w:hanging="360"/>
      </w:pPr>
    </w:lvl>
    <w:lvl w:ilvl="4" w:tplc="5950AD14">
      <w:start w:val="1"/>
      <w:numFmt w:val="lowerLetter"/>
      <w:lvlText w:val="%5."/>
      <w:lvlJc w:val="left"/>
      <w:pPr>
        <w:ind w:left="3382" w:hanging="360"/>
      </w:pPr>
    </w:lvl>
    <w:lvl w:ilvl="5" w:tplc="8AFEDA04">
      <w:start w:val="1"/>
      <w:numFmt w:val="lowerRoman"/>
      <w:lvlText w:val="%6."/>
      <w:lvlJc w:val="right"/>
      <w:pPr>
        <w:ind w:left="4102" w:hanging="180"/>
      </w:pPr>
    </w:lvl>
    <w:lvl w:ilvl="6" w:tplc="7C9C03F4">
      <w:start w:val="1"/>
      <w:numFmt w:val="decimal"/>
      <w:lvlText w:val="%7."/>
      <w:lvlJc w:val="left"/>
      <w:pPr>
        <w:ind w:left="4822" w:hanging="360"/>
      </w:pPr>
    </w:lvl>
    <w:lvl w:ilvl="7" w:tplc="0F92A3EE">
      <w:start w:val="1"/>
      <w:numFmt w:val="lowerLetter"/>
      <w:lvlText w:val="%8."/>
      <w:lvlJc w:val="left"/>
      <w:pPr>
        <w:ind w:left="5542" w:hanging="360"/>
      </w:pPr>
    </w:lvl>
    <w:lvl w:ilvl="8" w:tplc="51D4BEE8">
      <w:start w:val="1"/>
      <w:numFmt w:val="lowerRoman"/>
      <w:lvlText w:val="%9."/>
      <w:lvlJc w:val="right"/>
      <w:pPr>
        <w:ind w:left="6262" w:hanging="180"/>
      </w:pPr>
    </w:lvl>
  </w:abstractNum>
  <w:abstractNum w:abstractNumId="235" w15:restartNumberingAfterBreak="0">
    <w:nsid w:val="606B3DBF"/>
    <w:multiLevelType w:val="hybridMultilevel"/>
    <w:tmpl w:val="AEFA1800"/>
    <w:lvl w:ilvl="0" w:tplc="48649168">
      <w:start w:val="2"/>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6" w15:restartNumberingAfterBreak="0">
    <w:nsid w:val="60A6F2FB"/>
    <w:multiLevelType w:val="hybridMultilevel"/>
    <w:tmpl w:val="B360F450"/>
    <w:lvl w:ilvl="0" w:tplc="268A054E">
      <w:start w:val="2"/>
      <w:numFmt w:val="lowerLetter"/>
      <w:lvlText w:val="%1)"/>
      <w:lvlJc w:val="left"/>
      <w:pPr>
        <w:ind w:left="992" w:hanging="360"/>
      </w:pPr>
      <w:rPr>
        <w:rFonts w:ascii="Garamond" w:hAnsi="Garamond" w:hint="default"/>
      </w:rPr>
    </w:lvl>
    <w:lvl w:ilvl="1" w:tplc="C1902AAE">
      <w:start w:val="1"/>
      <w:numFmt w:val="lowerLetter"/>
      <w:lvlText w:val="%2."/>
      <w:lvlJc w:val="left"/>
      <w:pPr>
        <w:ind w:left="1789" w:hanging="360"/>
      </w:pPr>
    </w:lvl>
    <w:lvl w:ilvl="2" w:tplc="CB58808E">
      <w:start w:val="1"/>
      <w:numFmt w:val="lowerRoman"/>
      <w:lvlText w:val="%3."/>
      <w:lvlJc w:val="right"/>
      <w:pPr>
        <w:ind w:left="2509" w:hanging="180"/>
      </w:pPr>
    </w:lvl>
    <w:lvl w:ilvl="3" w:tplc="61346B90">
      <w:start w:val="1"/>
      <w:numFmt w:val="decimal"/>
      <w:lvlText w:val="%4."/>
      <w:lvlJc w:val="left"/>
      <w:pPr>
        <w:ind w:left="3229" w:hanging="360"/>
      </w:pPr>
    </w:lvl>
    <w:lvl w:ilvl="4" w:tplc="D8280920">
      <w:start w:val="1"/>
      <w:numFmt w:val="lowerLetter"/>
      <w:lvlText w:val="%5."/>
      <w:lvlJc w:val="left"/>
      <w:pPr>
        <w:ind w:left="3949" w:hanging="360"/>
      </w:pPr>
    </w:lvl>
    <w:lvl w:ilvl="5" w:tplc="6594607E">
      <w:start w:val="1"/>
      <w:numFmt w:val="lowerRoman"/>
      <w:lvlText w:val="%6."/>
      <w:lvlJc w:val="right"/>
      <w:pPr>
        <w:ind w:left="4669" w:hanging="180"/>
      </w:pPr>
    </w:lvl>
    <w:lvl w:ilvl="6" w:tplc="41388092">
      <w:start w:val="1"/>
      <w:numFmt w:val="decimal"/>
      <w:lvlText w:val="%7."/>
      <w:lvlJc w:val="left"/>
      <w:pPr>
        <w:ind w:left="5389" w:hanging="360"/>
      </w:pPr>
    </w:lvl>
    <w:lvl w:ilvl="7" w:tplc="E982E1D8">
      <w:start w:val="1"/>
      <w:numFmt w:val="lowerLetter"/>
      <w:lvlText w:val="%8."/>
      <w:lvlJc w:val="left"/>
      <w:pPr>
        <w:ind w:left="6109" w:hanging="360"/>
      </w:pPr>
    </w:lvl>
    <w:lvl w:ilvl="8" w:tplc="DC16F806">
      <w:start w:val="1"/>
      <w:numFmt w:val="lowerRoman"/>
      <w:lvlText w:val="%9."/>
      <w:lvlJc w:val="right"/>
      <w:pPr>
        <w:ind w:left="6829" w:hanging="180"/>
      </w:pPr>
    </w:lvl>
  </w:abstractNum>
  <w:abstractNum w:abstractNumId="237" w15:restartNumberingAfterBreak="0">
    <w:nsid w:val="61036D60"/>
    <w:multiLevelType w:val="hybridMultilevel"/>
    <w:tmpl w:val="8AB25D7C"/>
    <w:lvl w:ilvl="0" w:tplc="08160017">
      <w:start w:val="1"/>
      <w:numFmt w:val="lowerLetter"/>
      <w:lvlText w:val="%1)"/>
      <w:lvlJc w:val="left"/>
      <w:pPr>
        <w:ind w:left="711" w:hanging="360"/>
      </w:pPr>
    </w:lvl>
    <w:lvl w:ilvl="1" w:tplc="0816001B">
      <w:start w:val="1"/>
      <w:numFmt w:val="lowerRoman"/>
      <w:lvlText w:val="%2."/>
      <w:lvlJc w:val="right"/>
      <w:pPr>
        <w:ind w:left="1431" w:hanging="360"/>
      </w:pPr>
    </w:lvl>
    <w:lvl w:ilvl="2" w:tplc="0816001B" w:tentative="1">
      <w:start w:val="1"/>
      <w:numFmt w:val="lowerRoman"/>
      <w:lvlText w:val="%3."/>
      <w:lvlJc w:val="right"/>
      <w:pPr>
        <w:ind w:left="2151" w:hanging="180"/>
      </w:pPr>
    </w:lvl>
    <w:lvl w:ilvl="3" w:tplc="0816000F" w:tentative="1">
      <w:start w:val="1"/>
      <w:numFmt w:val="decimal"/>
      <w:lvlText w:val="%4."/>
      <w:lvlJc w:val="left"/>
      <w:pPr>
        <w:ind w:left="2871" w:hanging="360"/>
      </w:pPr>
    </w:lvl>
    <w:lvl w:ilvl="4" w:tplc="08160019" w:tentative="1">
      <w:start w:val="1"/>
      <w:numFmt w:val="lowerLetter"/>
      <w:lvlText w:val="%5."/>
      <w:lvlJc w:val="left"/>
      <w:pPr>
        <w:ind w:left="3591" w:hanging="360"/>
      </w:pPr>
    </w:lvl>
    <w:lvl w:ilvl="5" w:tplc="0816001B" w:tentative="1">
      <w:start w:val="1"/>
      <w:numFmt w:val="lowerRoman"/>
      <w:lvlText w:val="%6."/>
      <w:lvlJc w:val="right"/>
      <w:pPr>
        <w:ind w:left="4311" w:hanging="180"/>
      </w:pPr>
    </w:lvl>
    <w:lvl w:ilvl="6" w:tplc="0816000F" w:tentative="1">
      <w:start w:val="1"/>
      <w:numFmt w:val="decimal"/>
      <w:lvlText w:val="%7."/>
      <w:lvlJc w:val="left"/>
      <w:pPr>
        <w:ind w:left="5031" w:hanging="360"/>
      </w:pPr>
    </w:lvl>
    <w:lvl w:ilvl="7" w:tplc="08160019" w:tentative="1">
      <w:start w:val="1"/>
      <w:numFmt w:val="lowerLetter"/>
      <w:lvlText w:val="%8."/>
      <w:lvlJc w:val="left"/>
      <w:pPr>
        <w:ind w:left="5751" w:hanging="360"/>
      </w:pPr>
    </w:lvl>
    <w:lvl w:ilvl="8" w:tplc="0816001B" w:tentative="1">
      <w:start w:val="1"/>
      <w:numFmt w:val="lowerRoman"/>
      <w:lvlText w:val="%9."/>
      <w:lvlJc w:val="right"/>
      <w:pPr>
        <w:ind w:left="6471" w:hanging="180"/>
      </w:pPr>
    </w:lvl>
  </w:abstractNum>
  <w:abstractNum w:abstractNumId="238" w15:restartNumberingAfterBreak="0">
    <w:nsid w:val="615303BB"/>
    <w:multiLevelType w:val="hybridMultilevel"/>
    <w:tmpl w:val="8E7A7CAA"/>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39" w15:restartNumberingAfterBreak="0">
    <w:nsid w:val="61CE7357"/>
    <w:multiLevelType w:val="hybridMultilevel"/>
    <w:tmpl w:val="29C86A60"/>
    <w:lvl w:ilvl="0" w:tplc="6C243178">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8E214C4">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1CA568A">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F427E62">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F5ECF2A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9EE8BB4">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E7E6FF1A">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23C83ADA">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19C64064">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61DA4322"/>
    <w:multiLevelType w:val="hybridMultilevel"/>
    <w:tmpl w:val="84866A9A"/>
    <w:lvl w:ilvl="0" w:tplc="23D037CA">
      <w:start w:val="1"/>
      <w:numFmt w:val="lowerLetter"/>
      <w:lvlText w:val="%1)"/>
      <w:lvlJc w:val="left"/>
      <w:pPr>
        <w:ind w:left="104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C96E0448">
      <w:start w:val="1"/>
      <w:numFmt w:val="lowerLetter"/>
      <w:lvlText w:val="%2"/>
      <w:lvlJc w:val="left"/>
      <w:pPr>
        <w:ind w:left="16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C86124C">
      <w:start w:val="1"/>
      <w:numFmt w:val="lowerRoman"/>
      <w:lvlText w:val="%3"/>
      <w:lvlJc w:val="left"/>
      <w:pPr>
        <w:ind w:left="23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60C2740A">
      <w:start w:val="1"/>
      <w:numFmt w:val="decimal"/>
      <w:lvlText w:val="%4"/>
      <w:lvlJc w:val="left"/>
      <w:pPr>
        <w:ind w:left="305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BEEE7F0">
      <w:start w:val="1"/>
      <w:numFmt w:val="lowerLetter"/>
      <w:lvlText w:val="%5"/>
      <w:lvlJc w:val="left"/>
      <w:pPr>
        <w:ind w:left="377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3E65206">
      <w:start w:val="1"/>
      <w:numFmt w:val="lowerRoman"/>
      <w:lvlText w:val="%6"/>
      <w:lvlJc w:val="left"/>
      <w:pPr>
        <w:ind w:left="449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C0C3FAE">
      <w:start w:val="1"/>
      <w:numFmt w:val="decimal"/>
      <w:lvlText w:val="%7"/>
      <w:lvlJc w:val="left"/>
      <w:pPr>
        <w:ind w:left="52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330623C">
      <w:start w:val="1"/>
      <w:numFmt w:val="lowerLetter"/>
      <w:lvlText w:val="%8"/>
      <w:lvlJc w:val="left"/>
      <w:pPr>
        <w:ind w:left="59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2834E19A">
      <w:start w:val="1"/>
      <w:numFmt w:val="lowerRoman"/>
      <w:lvlText w:val="%9"/>
      <w:lvlJc w:val="left"/>
      <w:pPr>
        <w:ind w:left="665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622E3B9F"/>
    <w:multiLevelType w:val="hybridMultilevel"/>
    <w:tmpl w:val="E8802D2C"/>
    <w:lvl w:ilvl="0" w:tplc="389E4FB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7241FEA">
      <w:start w:val="1"/>
      <w:numFmt w:val="lowerLetter"/>
      <w:lvlText w:val="%2)"/>
      <w:lvlJc w:val="left"/>
      <w:pPr>
        <w:ind w:left="861"/>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8DE6788">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4D74E774">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05B0892E">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822E204">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51F205CC">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B986DCF0">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378648C">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623B3DBD"/>
    <w:multiLevelType w:val="hybridMultilevel"/>
    <w:tmpl w:val="9D1CDCB4"/>
    <w:lvl w:ilvl="0" w:tplc="5E02FBAA">
      <w:start w:val="1"/>
      <w:numFmt w:val="decimal"/>
      <w:lvlText w:val="%1"/>
      <w:lvlJc w:val="left"/>
      <w:pPr>
        <w:ind w:left="31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EBCC3A2">
      <w:start w:val="1"/>
      <w:numFmt w:val="lowerLetter"/>
      <w:lvlText w:val="%2)"/>
      <w:lvlJc w:val="left"/>
      <w:pPr>
        <w:ind w:left="1044"/>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234ABBA">
      <w:start w:val="1"/>
      <w:numFmt w:val="lowerRoman"/>
      <w:lvlText w:val="%3"/>
      <w:lvlJc w:val="left"/>
      <w:pPr>
        <w:ind w:left="16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A602208E">
      <w:start w:val="1"/>
      <w:numFmt w:val="decimal"/>
      <w:lvlText w:val="%4"/>
      <w:lvlJc w:val="left"/>
      <w:pPr>
        <w:ind w:left="23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1E066DA">
      <w:start w:val="1"/>
      <w:numFmt w:val="lowerLetter"/>
      <w:lvlText w:val="%5"/>
      <w:lvlJc w:val="left"/>
      <w:pPr>
        <w:ind w:left="305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12465902">
      <w:start w:val="1"/>
      <w:numFmt w:val="lowerRoman"/>
      <w:lvlText w:val="%6"/>
      <w:lvlJc w:val="left"/>
      <w:pPr>
        <w:ind w:left="377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2B584AC4">
      <w:start w:val="1"/>
      <w:numFmt w:val="decimal"/>
      <w:lvlText w:val="%7"/>
      <w:lvlJc w:val="left"/>
      <w:pPr>
        <w:ind w:left="449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D9808A20">
      <w:start w:val="1"/>
      <w:numFmt w:val="lowerLetter"/>
      <w:lvlText w:val="%8"/>
      <w:lvlJc w:val="left"/>
      <w:pPr>
        <w:ind w:left="521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4EC4B72">
      <w:start w:val="1"/>
      <w:numFmt w:val="lowerRoman"/>
      <w:lvlText w:val="%9"/>
      <w:lvlJc w:val="left"/>
      <w:pPr>
        <w:ind w:left="5939"/>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62680DB5"/>
    <w:multiLevelType w:val="hybridMultilevel"/>
    <w:tmpl w:val="13087428"/>
    <w:lvl w:ilvl="0" w:tplc="8FB0C7DE">
      <w:start w:val="5"/>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7C4240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92DB9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8AAB17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632F66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F803CC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FACD6F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EC8FFC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256541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44" w15:restartNumberingAfterBreak="0">
    <w:nsid w:val="63027FA7"/>
    <w:multiLevelType w:val="multilevel"/>
    <w:tmpl w:val="786AF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31D0E98"/>
    <w:multiLevelType w:val="hybridMultilevel"/>
    <w:tmpl w:val="1D26A194"/>
    <w:lvl w:ilvl="0" w:tplc="2A7C5A52">
      <w:start w:val="3"/>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440AE0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9D8823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4AC8BA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C8EF56E">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FE2292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60949CB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92CC9A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760968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63712A06"/>
    <w:multiLevelType w:val="hybridMultilevel"/>
    <w:tmpl w:val="C8B66EAC"/>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7" w15:restartNumberingAfterBreak="0">
    <w:nsid w:val="63FB7F17"/>
    <w:multiLevelType w:val="hybridMultilevel"/>
    <w:tmpl w:val="FFFFFFFF"/>
    <w:lvl w:ilvl="0" w:tplc="0EAC2B38">
      <w:start w:val="1"/>
      <w:numFmt w:val="decimal"/>
      <w:lvlText w:val="%1."/>
      <w:lvlJc w:val="left"/>
      <w:pPr>
        <w:ind w:left="502" w:hanging="360"/>
      </w:pPr>
    </w:lvl>
    <w:lvl w:ilvl="1" w:tplc="8B387646">
      <w:start w:val="1"/>
      <w:numFmt w:val="lowerLetter"/>
      <w:lvlText w:val="%2."/>
      <w:lvlJc w:val="left"/>
      <w:pPr>
        <w:ind w:left="1222" w:hanging="360"/>
      </w:pPr>
    </w:lvl>
    <w:lvl w:ilvl="2" w:tplc="C3E6F426">
      <w:start w:val="1"/>
      <w:numFmt w:val="lowerRoman"/>
      <w:lvlText w:val="%3."/>
      <w:lvlJc w:val="right"/>
      <w:pPr>
        <w:ind w:left="1942" w:hanging="180"/>
      </w:pPr>
    </w:lvl>
    <w:lvl w:ilvl="3" w:tplc="FE0CB140">
      <w:start w:val="1"/>
      <w:numFmt w:val="decimal"/>
      <w:lvlText w:val="%4."/>
      <w:lvlJc w:val="left"/>
      <w:pPr>
        <w:ind w:left="2662" w:hanging="360"/>
      </w:pPr>
    </w:lvl>
    <w:lvl w:ilvl="4" w:tplc="6DF0E964">
      <w:start w:val="1"/>
      <w:numFmt w:val="lowerLetter"/>
      <w:lvlText w:val="%5."/>
      <w:lvlJc w:val="left"/>
      <w:pPr>
        <w:ind w:left="3382" w:hanging="360"/>
      </w:pPr>
    </w:lvl>
    <w:lvl w:ilvl="5" w:tplc="42C62314">
      <w:start w:val="1"/>
      <w:numFmt w:val="lowerRoman"/>
      <w:lvlText w:val="%6."/>
      <w:lvlJc w:val="right"/>
      <w:pPr>
        <w:ind w:left="4102" w:hanging="180"/>
      </w:pPr>
    </w:lvl>
    <w:lvl w:ilvl="6" w:tplc="19925D96">
      <w:start w:val="1"/>
      <w:numFmt w:val="decimal"/>
      <w:lvlText w:val="%7."/>
      <w:lvlJc w:val="left"/>
      <w:pPr>
        <w:ind w:left="4822" w:hanging="360"/>
      </w:pPr>
    </w:lvl>
    <w:lvl w:ilvl="7" w:tplc="B4665396">
      <w:start w:val="1"/>
      <w:numFmt w:val="lowerLetter"/>
      <w:lvlText w:val="%8."/>
      <w:lvlJc w:val="left"/>
      <w:pPr>
        <w:ind w:left="5542" w:hanging="360"/>
      </w:pPr>
    </w:lvl>
    <w:lvl w:ilvl="8" w:tplc="2F32F4CC">
      <w:start w:val="1"/>
      <w:numFmt w:val="lowerRoman"/>
      <w:lvlText w:val="%9."/>
      <w:lvlJc w:val="right"/>
      <w:pPr>
        <w:ind w:left="6262" w:hanging="180"/>
      </w:pPr>
    </w:lvl>
  </w:abstractNum>
  <w:abstractNum w:abstractNumId="248" w15:restartNumberingAfterBreak="0">
    <w:nsid w:val="64F77261"/>
    <w:multiLevelType w:val="hybridMultilevel"/>
    <w:tmpl w:val="B7B41BCE"/>
    <w:lvl w:ilvl="0" w:tplc="0AF82A60">
      <w:start w:val="1"/>
      <w:numFmt w:val="decimal"/>
      <w:lvlText w:val="2"/>
      <w:lvlJc w:val="left"/>
      <w:pPr>
        <w:ind w:left="502" w:hanging="360"/>
      </w:pPr>
    </w:lvl>
    <w:lvl w:ilvl="1" w:tplc="F89C23F0">
      <w:start w:val="1"/>
      <w:numFmt w:val="lowerLetter"/>
      <w:lvlText w:val="%2."/>
      <w:lvlJc w:val="left"/>
      <w:pPr>
        <w:ind w:left="1222" w:hanging="360"/>
      </w:pPr>
    </w:lvl>
    <w:lvl w:ilvl="2" w:tplc="1FE4D57A">
      <w:start w:val="1"/>
      <w:numFmt w:val="lowerRoman"/>
      <w:lvlText w:val="%3."/>
      <w:lvlJc w:val="right"/>
      <w:pPr>
        <w:ind w:left="1942" w:hanging="180"/>
      </w:pPr>
    </w:lvl>
    <w:lvl w:ilvl="3" w:tplc="22EE5D9C">
      <w:start w:val="1"/>
      <w:numFmt w:val="decimal"/>
      <w:lvlText w:val="%4."/>
      <w:lvlJc w:val="left"/>
      <w:pPr>
        <w:ind w:left="2662" w:hanging="360"/>
      </w:pPr>
    </w:lvl>
    <w:lvl w:ilvl="4" w:tplc="BF9414F0">
      <w:start w:val="1"/>
      <w:numFmt w:val="lowerLetter"/>
      <w:lvlText w:val="%5."/>
      <w:lvlJc w:val="left"/>
      <w:pPr>
        <w:ind w:left="3382" w:hanging="360"/>
      </w:pPr>
    </w:lvl>
    <w:lvl w:ilvl="5" w:tplc="95CE861E">
      <w:start w:val="1"/>
      <w:numFmt w:val="lowerRoman"/>
      <w:lvlText w:val="%6."/>
      <w:lvlJc w:val="right"/>
      <w:pPr>
        <w:ind w:left="4102" w:hanging="180"/>
      </w:pPr>
    </w:lvl>
    <w:lvl w:ilvl="6" w:tplc="9D1254B8">
      <w:start w:val="1"/>
      <w:numFmt w:val="decimal"/>
      <w:lvlText w:val="%7."/>
      <w:lvlJc w:val="left"/>
      <w:pPr>
        <w:ind w:left="4822" w:hanging="360"/>
      </w:pPr>
    </w:lvl>
    <w:lvl w:ilvl="7" w:tplc="9E524C46">
      <w:start w:val="1"/>
      <w:numFmt w:val="lowerLetter"/>
      <w:lvlText w:val="%8."/>
      <w:lvlJc w:val="left"/>
      <w:pPr>
        <w:ind w:left="5542" w:hanging="360"/>
      </w:pPr>
    </w:lvl>
    <w:lvl w:ilvl="8" w:tplc="A35697FE">
      <w:start w:val="1"/>
      <w:numFmt w:val="lowerRoman"/>
      <w:lvlText w:val="%9."/>
      <w:lvlJc w:val="right"/>
      <w:pPr>
        <w:ind w:left="6262" w:hanging="180"/>
      </w:pPr>
    </w:lvl>
  </w:abstractNum>
  <w:abstractNum w:abstractNumId="249" w15:restartNumberingAfterBreak="0">
    <w:nsid w:val="656C2575"/>
    <w:multiLevelType w:val="hybridMultilevel"/>
    <w:tmpl w:val="6088CF64"/>
    <w:lvl w:ilvl="0" w:tplc="BF92D92A">
      <w:start w:val="6"/>
      <w:numFmt w:val="decimal"/>
      <w:lvlText w:val="%1"/>
      <w:lvlJc w:val="left"/>
      <w:pPr>
        <w:ind w:left="40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4EC1238">
      <w:start w:val="1"/>
      <w:numFmt w:val="lowerLetter"/>
      <w:lvlText w:val="%2"/>
      <w:lvlJc w:val="left"/>
      <w:pPr>
        <w:ind w:left="11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9CE680E">
      <w:start w:val="1"/>
      <w:numFmt w:val="lowerRoman"/>
      <w:lvlText w:val="%3"/>
      <w:lvlJc w:val="left"/>
      <w:pPr>
        <w:ind w:left="18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274BF70">
      <w:start w:val="1"/>
      <w:numFmt w:val="decimal"/>
      <w:lvlText w:val="%4"/>
      <w:lvlJc w:val="left"/>
      <w:pPr>
        <w:ind w:left="26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AB40CA8">
      <w:start w:val="1"/>
      <w:numFmt w:val="lowerLetter"/>
      <w:lvlText w:val="%5"/>
      <w:lvlJc w:val="left"/>
      <w:pPr>
        <w:ind w:left="333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1DED26A">
      <w:start w:val="1"/>
      <w:numFmt w:val="lowerRoman"/>
      <w:lvlText w:val="%6"/>
      <w:lvlJc w:val="left"/>
      <w:pPr>
        <w:ind w:left="405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7C6C9DA">
      <w:start w:val="1"/>
      <w:numFmt w:val="decimal"/>
      <w:lvlText w:val="%7"/>
      <w:lvlJc w:val="left"/>
      <w:pPr>
        <w:ind w:left="477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066D08C">
      <w:start w:val="1"/>
      <w:numFmt w:val="lowerLetter"/>
      <w:lvlText w:val="%8"/>
      <w:lvlJc w:val="left"/>
      <w:pPr>
        <w:ind w:left="549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5E86D58">
      <w:start w:val="1"/>
      <w:numFmt w:val="lowerRoman"/>
      <w:lvlText w:val="%9"/>
      <w:lvlJc w:val="left"/>
      <w:pPr>
        <w:ind w:left="6214"/>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659159A6"/>
    <w:multiLevelType w:val="hybridMultilevel"/>
    <w:tmpl w:val="88209A7A"/>
    <w:lvl w:ilvl="0" w:tplc="AAE6E95E">
      <w:start w:val="1"/>
      <w:numFmt w:val="decimal"/>
      <w:lvlText w:val="%1."/>
      <w:lvlJc w:val="left"/>
      <w:pPr>
        <w:ind w:left="502" w:hanging="360"/>
      </w:pPr>
    </w:lvl>
    <w:lvl w:ilvl="1" w:tplc="3834A49A">
      <w:start w:val="1"/>
      <w:numFmt w:val="lowerLetter"/>
      <w:lvlText w:val="%2."/>
      <w:lvlJc w:val="left"/>
      <w:pPr>
        <w:ind w:left="1222" w:hanging="360"/>
      </w:pPr>
    </w:lvl>
    <w:lvl w:ilvl="2" w:tplc="41945C3E">
      <w:start w:val="1"/>
      <w:numFmt w:val="lowerRoman"/>
      <w:lvlText w:val="%3."/>
      <w:lvlJc w:val="right"/>
      <w:pPr>
        <w:ind w:left="1942" w:hanging="180"/>
      </w:pPr>
    </w:lvl>
    <w:lvl w:ilvl="3" w:tplc="397EEAFA">
      <w:start w:val="1"/>
      <w:numFmt w:val="decimal"/>
      <w:lvlText w:val="%4."/>
      <w:lvlJc w:val="left"/>
      <w:pPr>
        <w:ind w:left="2662" w:hanging="360"/>
      </w:pPr>
    </w:lvl>
    <w:lvl w:ilvl="4" w:tplc="0E426668">
      <w:start w:val="1"/>
      <w:numFmt w:val="lowerLetter"/>
      <w:lvlText w:val="%5."/>
      <w:lvlJc w:val="left"/>
      <w:pPr>
        <w:ind w:left="3382" w:hanging="360"/>
      </w:pPr>
    </w:lvl>
    <w:lvl w:ilvl="5" w:tplc="35963CA8">
      <w:start w:val="1"/>
      <w:numFmt w:val="lowerRoman"/>
      <w:lvlText w:val="%6."/>
      <w:lvlJc w:val="right"/>
      <w:pPr>
        <w:ind w:left="4102" w:hanging="180"/>
      </w:pPr>
    </w:lvl>
    <w:lvl w:ilvl="6" w:tplc="6DC0C234">
      <w:start w:val="1"/>
      <w:numFmt w:val="decimal"/>
      <w:lvlText w:val="%7."/>
      <w:lvlJc w:val="left"/>
      <w:pPr>
        <w:ind w:left="4822" w:hanging="360"/>
      </w:pPr>
    </w:lvl>
    <w:lvl w:ilvl="7" w:tplc="D088B080">
      <w:start w:val="1"/>
      <w:numFmt w:val="lowerLetter"/>
      <w:lvlText w:val="%8."/>
      <w:lvlJc w:val="left"/>
      <w:pPr>
        <w:ind w:left="5542" w:hanging="360"/>
      </w:pPr>
    </w:lvl>
    <w:lvl w:ilvl="8" w:tplc="8CDC6B66">
      <w:start w:val="1"/>
      <w:numFmt w:val="lowerRoman"/>
      <w:lvlText w:val="%9."/>
      <w:lvlJc w:val="right"/>
      <w:pPr>
        <w:ind w:left="6262" w:hanging="180"/>
      </w:pPr>
    </w:lvl>
  </w:abstractNum>
  <w:abstractNum w:abstractNumId="251" w15:restartNumberingAfterBreak="0">
    <w:nsid w:val="65FA687E"/>
    <w:multiLevelType w:val="hybridMultilevel"/>
    <w:tmpl w:val="E2BE2316"/>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2" w15:restartNumberingAfterBreak="0">
    <w:nsid w:val="663C5F8F"/>
    <w:multiLevelType w:val="hybridMultilevel"/>
    <w:tmpl w:val="98BCE490"/>
    <w:lvl w:ilvl="0" w:tplc="2DC415C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488128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3446CC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D386C96">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0A47DC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A6E52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C3236D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DEE36B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98810F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665CD568"/>
    <w:multiLevelType w:val="hybridMultilevel"/>
    <w:tmpl w:val="FFFFFFFF"/>
    <w:lvl w:ilvl="0" w:tplc="07221FC4">
      <w:start w:val="1"/>
      <w:numFmt w:val="bullet"/>
      <w:lvlText w:val=""/>
      <w:lvlJc w:val="left"/>
      <w:pPr>
        <w:ind w:left="487" w:hanging="360"/>
      </w:pPr>
      <w:rPr>
        <w:rFonts w:ascii="Symbol" w:hAnsi="Symbol" w:hint="default"/>
      </w:rPr>
    </w:lvl>
    <w:lvl w:ilvl="1" w:tplc="F4B0CB24">
      <w:start w:val="1"/>
      <w:numFmt w:val="bullet"/>
      <w:lvlText w:val="o"/>
      <w:lvlJc w:val="left"/>
      <w:pPr>
        <w:ind w:left="1207" w:hanging="360"/>
      </w:pPr>
      <w:rPr>
        <w:rFonts w:ascii="Courier New" w:hAnsi="Courier New" w:hint="default"/>
      </w:rPr>
    </w:lvl>
    <w:lvl w:ilvl="2" w:tplc="98241ACC">
      <w:start w:val="1"/>
      <w:numFmt w:val="bullet"/>
      <w:lvlText w:val=""/>
      <w:lvlJc w:val="left"/>
      <w:pPr>
        <w:ind w:left="1927" w:hanging="360"/>
      </w:pPr>
      <w:rPr>
        <w:rFonts w:ascii="Wingdings" w:hAnsi="Wingdings" w:hint="default"/>
      </w:rPr>
    </w:lvl>
    <w:lvl w:ilvl="3" w:tplc="6AC4398E">
      <w:start w:val="1"/>
      <w:numFmt w:val="bullet"/>
      <w:lvlText w:val=""/>
      <w:lvlJc w:val="left"/>
      <w:pPr>
        <w:ind w:left="2647" w:hanging="360"/>
      </w:pPr>
      <w:rPr>
        <w:rFonts w:ascii="Symbol" w:hAnsi="Symbol" w:hint="default"/>
      </w:rPr>
    </w:lvl>
    <w:lvl w:ilvl="4" w:tplc="81D0871C">
      <w:start w:val="1"/>
      <w:numFmt w:val="bullet"/>
      <w:lvlText w:val="o"/>
      <w:lvlJc w:val="left"/>
      <w:pPr>
        <w:ind w:left="3367" w:hanging="360"/>
      </w:pPr>
      <w:rPr>
        <w:rFonts w:ascii="Courier New" w:hAnsi="Courier New" w:hint="default"/>
      </w:rPr>
    </w:lvl>
    <w:lvl w:ilvl="5" w:tplc="C7DA86DE">
      <w:start w:val="1"/>
      <w:numFmt w:val="bullet"/>
      <w:lvlText w:val=""/>
      <w:lvlJc w:val="left"/>
      <w:pPr>
        <w:ind w:left="4087" w:hanging="360"/>
      </w:pPr>
      <w:rPr>
        <w:rFonts w:ascii="Wingdings" w:hAnsi="Wingdings" w:hint="default"/>
      </w:rPr>
    </w:lvl>
    <w:lvl w:ilvl="6" w:tplc="5E742334">
      <w:start w:val="1"/>
      <w:numFmt w:val="bullet"/>
      <w:lvlText w:val=""/>
      <w:lvlJc w:val="left"/>
      <w:pPr>
        <w:ind w:left="4807" w:hanging="360"/>
      </w:pPr>
      <w:rPr>
        <w:rFonts w:ascii="Symbol" w:hAnsi="Symbol" w:hint="default"/>
      </w:rPr>
    </w:lvl>
    <w:lvl w:ilvl="7" w:tplc="D2D4993E">
      <w:start w:val="1"/>
      <w:numFmt w:val="bullet"/>
      <w:lvlText w:val="o"/>
      <w:lvlJc w:val="left"/>
      <w:pPr>
        <w:ind w:left="5527" w:hanging="360"/>
      </w:pPr>
      <w:rPr>
        <w:rFonts w:ascii="Courier New" w:hAnsi="Courier New" w:hint="default"/>
      </w:rPr>
    </w:lvl>
    <w:lvl w:ilvl="8" w:tplc="6FE06296">
      <w:start w:val="1"/>
      <w:numFmt w:val="bullet"/>
      <w:lvlText w:val=""/>
      <w:lvlJc w:val="left"/>
      <w:pPr>
        <w:ind w:left="6247" w:hanging="360"/>
      </w:pPr>
      <w:rPr>
        <w:rFonts w:ascii="Wingdings" w:hAnsi="Wingdings" w:hint="default"/>
      </w:rPr>
    </w:lvl>
  </w:abstractNum>
  <w:abstractNum w:abstractNumId="254" w15:restartNumberingAfterBreak="0">
    <w:nsid w:val="66B74EF1"/>
    <w:multiLevelType w:val="hybridMultilevel"/>
    <w:tmpl w:val="C84EE5E2"/>
    <w:lvl w:ilvl="0" w:tplc="FFFFFFFF">
      <w:start w:val="1"/>
      <w:numFmt w:val="decimal"/>
      <w:lvlText w:val="%1 -"/>
      <w:lvlJc w:val="left"/>
      <w:pPr>
        <w:ind w:left="360" w:hanging="360"/>
      </w:pPr>
      <w:rPr>
        <w:rFonts w:hint="default"/>
      </w:rPr>
    </w:lvl>
    <w:lvl w:ilvl="1" w:tplc="FFFFFFFF" w:tentative="1">
      <w:start w:val="1"/>
      <w:numFmt w:val="lowerLetter"/>
      <w:lvlText w:val="%2."/>
      <w:lvlJc w:val="left"/>
      <w:pPr>
        <w:ind w:left="826" w:hanging="360"/>
      </w:pPr>
    </w:lvl>
    <w:lvl w:ilvl="2" w:tplc="FFFFFFFF" w:tentative="1">
      <w:start w:val="1"/>
      <w:numFmt w:val="lowerRoman"/>
      <w:lvlText w:val="%3."/>
      <w:lvlJc w:val="right"/>
      <w:pPr>
        <w:ind w:left="1546" w:hanging="180"/>
      </w:pPr>
    </w:lvl>
    <w:lvl w:ilvl="3" w:tplc="FFFFFFFF" w:tentative="1">
      <w:start w:val="1"/>
      <w:numFmt w:val="decimal"/>
      <w:lvlText w:val="%4."/>
      <w:lvlJc w:val="left"/>
      <w:pPr>
        <w:ind w:left="2266" w:hanging="360"/>
      </w:pPr>
    </w:lvl>
    <w:lvl w:ilvl="4" w:tplc="FFFFFFFF" w:tentative="1">
      <w:start w:val="1"/>
      <w:numFmt w:val="lowerLetter"/>
      <w:lvlText w:val="%5."/>
      <w:lvlJc w:val="left"/>
      <w:pPr>
        <w:ind w:left="2986" w:hanging="360"/>
      </w:pPr>
    </w:lvl>
    <w:lvl w:ilvl="5" w:tplc="FFFFFFFF" w:tentative="1">
      <w:start w:val="1"/>
      <w:numFmt w:val="lowerRoman"/>
      <w:lvlText w:val="%6."/>
      <w:lvlJc w:val="right"/>
      <w:pPr>
        <w:ind w:left="3706" w:hanging="180"/>
      </w:pPr>
    </w:lvl>
    <w:lvl w:ilvl="6" w:tplc="FFFFFFFF" w:tentative="1">
      <w:start w:val="1"/>
      <w:numFmt w:val="decimal"/>
      <w:lvlText w:val="%7."/>
      <w:lvlJc w:val="left"/>
      <w:pPr>
        <w:ind w:left="4426" w:hanging="360"/>
      </w:pPr>
    </w:lvl>
    <w:lvl w:ilvl="7" w:tplc="FFFFFFFF" w:tentative="1">
      <w:start w:val="1"/>
      <w:numFmt w:val="lowerLetter"/>
      <w:lvlText w:val="%8."/>
      <w:lvlJc w:val="left"/>
      <w:pPr>
        <w:ind w:left="5146" w:hanging="360"/>
      </w:pPr>
    </w:lvl>
    <w:lvl w:ilvl="8" w:tplc="FFFFFFFF" w:tentative="1">
      <w:start w:val="1"/>
      <w:numFmt w:val="lowerRoman"/>
      <w:lvlText w:val="%9."/>
      <w:lvlJc w:val="right"/>
      <w:pPr>
        <w:ind w:left="5866" w:hanging="180"/>
      </w:pPr>
    </w:lvl>
  </w:abstractNum>
  <w:abstractNum w:abstractNumId="255" w15:restartNumberingAfterBreak="0">
    <w:nsid w:val="68473A12"/>
    <w:multiLevelType w:val="hybridMultilevel"/>
    <w:tmpl w:val="66123C5A"/>
    <w:lvl w:ilvl="0" w:tplc="91B2C034">
      <w:start w:val="1"/>
      <w:numFmt w:val="decimal"/>
      <w:lvlText w:val="%1."/>
      <w:lvlJc w:val="left"/>
      <w:pPr>
        <w:ind w:left="502" w:hanging="360"/>
      </w:pPr>
    </w:lvl>
    <w:lvl w:ilvl="1" w:tplc="316A3ED2">
      <w:start w:val="1"/>
      <w:numFmt w:val="lowerLetter"/>
      <w:lvlText w:val="%2."/>
      <w:lvlJc w:val="left"/>
      <w:pPr>
        <w:ind w:left="1222" w:hanging="360"/>
      </w:pPr>
    </w:lvl>
    <w:lvl w:ilvl="2" w:tplc="53B82AD4">
      <w:start w:val="1"/>
      <w:numFmt w:val="lowerRoman"/>
      <w:lvlText w:val="%3."/>
      <w:lvlJc w:val="right"/>
      <w:pPr>
        <w:ind w:left="1942" w:hanging="180"/>
      </w:pPr>
    </w:lvl>
    <w:lvl w:ilvl="3" w:tplc="70AAC974">
      <w:start w:val="1"/>
      <w:numFmt w:val="decimal"/>
      <w:lvlText w:val="%4."/>
      <w:lvlJc w:val="left"/>
      <w:pPr>
        <w:ind w:left="2662" w:hanging="360"/>
      </w:pPr>
    </w:lvl>
    <w:lvl w:ilvl="4" w:tplc="0FF484E4">
      <w:start w:val="1"/>
      <w:numFmt w:val="lowerLetter"/>
      <w:lvlText w:val="%5."/>
      <w:lvlJc w:val="left"/>
      <w:pPr>
        <w:ind w:left="3382" w:hanging="360"/>
      </w:pPr>
    </w:lvl>
    <w:lvl w:ilvl="5" w:tplc="B57026CE">
      <w:start w:val="1"/>
      <w:numFmt w:val="lowerRoman"/>
      <w:lvlText w:val="%6."/>
      <w:lvlJc w:val="right"/>
      <w:pPr>
        <w:ind w:left="4102" w:hanging="180"/>
      </w:pPr>
    </w:lvl>
    <w:lvl w:ilvl="6" w:tplc="2BD63376">
      <w:start w:val="1"/>
      <w:numFmt w:val="decimal"/>
      <w:lvlText w:val="%7."/>
      <w:lvlJc w:val="left"/>
      <w:pPr>
        <w:ind w:left="4822" w:hanging="360"/>
      </w:pPr>
    </w:lvl>
    <w:lvl w:ilvl="7" w:tplc="7F4C107A">
      <w:start w:val="1"/>
      <w:numFmt w:val="lowerLetter"/>
      <w:lvlText w:val="%8."/>
      <w:lvlJc w:val="left"/>
      <w:pPr>
        <w:ind w:left="5542" w:hanging="360"/>
      </w:pPr>
    </w:lvl>
    <w:lvl w:ilvl="8" w:tplc="9A729FC6">
      <w:start w:val="1"/>
      <w:numFmt w:val="lowerRoman"/>
      <w:lvlText w:val="%9."/>
      <w:lvlJc w:val="right"/>
      <w:pPr>
        <w:ind w:left="6262" w:hanging="180"/>
      </w:pPr>
    </w:lvl>
  </w:abstractNum>
  <w:abstractNum w:abstractNumId="256" w15:restartNumberingAfterBreak="0">
    <w:nsid w:val="685686F9"/>
    <w:multiLevelType w:val="hybridMultilevel"/>
    <w:tmpl w:val="FB5EE13E"/>
    <w:lvl w:ilvl="0" w:tplc="B23C5A42">
      <w:start w:val="1"/>
      <w:numFmt w:val="bullet"/>
      <w:lvlText w:val="-"/>
      <w:lvlJc w:val="left"/>
      <w:pPr>
        <w:ind w:left="487" w:hanging="360"/>
      </w:pPr>
      <w:rPr>
        <w:rFonts w:ascii="Aptos" w:hAnsi="Aptos" w:hint="default"/>
      </w:rPr>
    </w:lvl>
    <w:lvl w:ilvl="1" w:tplc="FAD44D0E">
      <w:start w:val="1"/>
      <w:numFmt w:val="bullet"/>
      <w:lvlText w:val="o"/>
      <w:lvlJc w:val="left"/>
      <w:pPr>
        <w:ind w:left="1207" w:hanging="360"/>
      </w:pPr>
      <w:rPr>
        <w:rFonts w:ascii="Courier New" w:hAnsi="Courier New" w:hint="default"/>
      </w:rPr>
    </w:lvl>
    <w:lvl w:ilvl="2" w:tplc="6ED691CC">
      <w:start w:val="1"/>
      <w:numFmt w:val="bullet"/>
      <w:lvlText w:val=""/>
      <w:lvlJc w:val="left"/>
      <w:pPr>
        <w:ind w:left="1927" w:hanging="360"/>
      </w:pPr>
      <w:rPr>
        <w:rFonts w:ascii="Wingdings" w:hAnsi="Wingdings" w:hint="default"/>
      </w:rPr>
    </w:lvl>
    <w:lvl w:ilvl="3" w:tplc="C00AAFF2">
      <w:start w:val="1"/>
      <w:numFmt w:val="bullet"/>
      <w:lvlText w:val=""/>
      <w:lvlJc w:val="left"/>
      <w:pPr>
        <w:ind w:left="2647" w:hanging="360"/>
      </w:pPr>
      <w:rPr>
        <w:rFonts w:ascii="Symbol" w:hAnsi="Symbol" w:hint="default"/>
      </w:rPr>
    </w:lvl>
    <w:lvl w:ilvl="4" w:tplc="6A9EC4B4">
      <w:start w:val="1"/>
      <w:numFmt w:val="bullet"/>
      <w:lvlText w:val="o"/>
      <w:lvlJc w:val="left"/>
      <w:pPr>
        <w:ind w:left="3367" w:hanging="360"/>
      </w:pPr>
      <w:rPr>
        <w:rFonts w:ascii="Courier New" w:hAnsi="Courier New" w:hint="default"/>
      </w:rPr>
    </w:lvl>
    <w:lvl w:ilvl="5" w:tplc="DC06922C">
      <w:start w:val="1"/>
      <w:numFmt w:val="bullet"/>
      <w:lvlText w:val=""/>
      <w:lvlJc w:val="left"/>
      <w:pPr>
        <w:ind w:left="4087" w:hanging="360"/>
      </w:pPr>
      <w:rPr>
        <w:rFonts w:ascii="Wingdings" w:hAnsi="Wingdings" w:hint="default"/>
      </w:rPr>
    </w:lvl>
    <w:lvl w:ilvl="6" w:tplc="19B0F38E">
      <w:start w:val="1"/>
      <w:numFmt w:val="bullet"/>
      <w:lvlText w:val=""/>
      <w:lvlJc w:val="left"/>
      <w:pPr>
        <w:ind w:left="4807" w:hanging="360"/>
      </w:pPr>
      <w:rPr>
        <w:rFonts w:ascii="Symbol" w:hAnsi="Symbol" w:hint="default"/>
      </w:rPr>
    </w:lvl>
    <w:lvl w:ilvl="7" w:tplc="28549296">
      <w:start w:val="1"/>
      <w:numFmt w:val="bullet"/>
      <w:lvlText w:val="o"/>
      <w:lvlJc w:val="left"/>
      <w:pPr>
        <w:ind w:left="5527" w:hanging="360"/>
      </w:pPr>
      <w:rPr>
        <w:rFonts w:ascii="Courier New" w:hAnsi="Courier New" w:hint="default"/>
      </w:rPr>
    </w:lvl>
    <w:lvl w:ilvl="8" w:tplc="10E223A2">
      <w:start w:val="1"/>
      <w:numFmt w:val="bullet"/>
      <w:lvlText w:val=""/>
      <w:lvlJc w:val="left"/>
      <w:pPr>
        <w:ind w:left="6247" w:hanging="360"/>
      </w:pPr>
      <w:rPr>
        <w:rFonts w:ascii="Wingdings" w:hAnsi="Wingdings" w:hint="default"/>
      </w:rPr>
    </w:lvl>
  </w:abstractNum>
  <w:abstractNum w:abstractNumId="257" w15:restartNumberingAfterBreak="0">
    <w:nsid w:val="68972F6C"/>
    <w:multiLevelType w:val="hybridMultilevel"/>
    <w:tmpl w:val="1FBAA55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8" w15:restartNumberingAfterBreak="0">
    <w:nsid w:val="68DF068A"/>
    <w:multiLevelType w:val="hybridMultilevel"/>
    <w:tmpl w:val="3148F6DA"/>
    <w:lvl w:ilvl="0" w:tplc="B47467E4">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22EE1A6">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1DC69A28">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943EB35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2A8E97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914A3728">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5468AF2E">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EDCC3FC4">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1E069B6">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6937344D"/>
    <w:multiLevelType w:val="hybridMultilevel"/>
    <w:tmpl w:val="3C2013CA"/>
    <w:lvl w:ilvl="0" w:tplc="08160017">
      <w:start w:val="1"/>
      <w:numFmt w:val="lowerLetter"/>
      <w:lvlText w:val="%1)"/>
      <w:lvlJc w:val="left"/>
      <w:pPr>
        <w:ind w:left="510" w:hanging="360"/>
      </w:pPr>
    </w:lvl>
    <w:lvl w:ilvl="1" w:tplc="08160019">
      <w:start w:val="1"/>
      <w:numFmt w:val="lowerLetter"/>
      <w:lvlText w:val="%2."/>
      <w:lvlJc w:val="left"/>
      <w:pPr>
        <w:ind w:left="1230" w:hanging="360"/>
      </w:pPr>
    </w:lvl>
    <w:lvl w:ilvl="2" w:tplc="0816001B" w:tentative="1">
      <w:start w:val="1"/>
      <w:numFmt w:val="lowerRoman"/>
      <w:lvlText w:val="%3."/>
      <w:lvlJc w:val="right"/>
      <w:pPr>
        <w:ind w:left="1950" w:hanging="180"/>
      </w:pPr>
    </w:lvl>
    <w:lvl w:ilvl="3" w:tplc="0816000F" w:tentative="1">
      <w:start w:val="1"/>
      <w:numFmt w:val="decimal"/>
      <w:lvlText w:val="%4."/>
      <w:lvlJc w:val="left"/>
      <w:pPr>
        <w:ind w:left="2670" w:hanging="360"/>
      </w:pPr>
    </w:lvl>
    <w:lvl w:ilvl="4" w:tplc="08160019" w:tentative="1">
      <w:start w:val="1"/>
      <w:numFmt w:val="lowerLetter"/>
      <w:lvlText w:val="%5."/>
      <w:lvlJc w:val="left"/>
      <w:pPr>
        <w:ind w:left="3390" w:hanging="360"/>
      </w:pPr>
    </w:lvl>
    <w:lvl w:ilvl="5" w:tplc="0816001B" w:tentative="1">
      <w:start w:val="1"/>
      <w:numFmt w:val="lowerRoman"/>
      <w:lvlText w:val="%6."/>
      <w:lvlJc w:val="right"/>
      <w:pPr>
        <w:ind w:left="4110" w:hanging="180"/>
      </w:pPr>
    </w:lvl>
    <w:lvl w:ilvl="6" w:tplc="0816000F" w:tentative="1">
      <w:start w:val="1"/>
      <w:numFmt w:val="decimal"/>
      <w:lvlText w:val="%7."/>
      <w:lvlJc w:val="left"/>
      <w:pPr>
        <w:ind w:left="4830" w:hanging="360"/>
      </w:pPr>
    </w:lvl>
    <w:lvl w:ilvl="7" w:tplc="08160019" w:tentative="1">
      <w:start w:val="1"/>
      <w:numFmt w:val="lowerLetter"/>
      <w:lvlText w:val="%8."/>
      <w:lvlJc w:val="left"/>
      <w:pPr>
        <w:ind w:left="5550" w:hanging="360"/>
      </w:pPr>
    </w:lvl>
    <w:lvl w:ilvl="8" w:tplc="0816001B" w:tentative="1">
      <w:start w:val="1"/>
      <w:numFmt w:val="lowerRoman"/>
      <w:lvlText w:val="%9."/>
      <w:lvlJc w:val="right"/>
      <w:pPr>
        <w:ind w:left="6270" w:hanging="180"/>
      </w:pPr>
    </w:lvl>
  </w:abstractNum>
  <w:abstractNum w:abstractNumId="260" w15:restartNumberingAfterBreak="0">
    <w:nsid w:val="6A40C96F"/>
    <w:multiLevelType w:val="hybridMultilevel"/>
    <w:tmpl w:val="015686DE"/>
    <w:lvl w:ilvl="0" w:tplc="7A92D5DA">
      <w:start w:val="1"/>
      <w:numFmt w:val="lowerLetter"/>
      <w:lvlText w:val="%1)"/>
      <w:lvlJc w:val="left"/>
      <w:pPr>
        <w:ind w:left="862" w:hanging="360"/>
      </w:pPr>
    </w:lvl>
    <w:lvl w:ilvl="1" w:tplc="97B0CE66">
      <w:start w:val="1"/>
      <w:numFmt w:val="lowerLetter"/>
      <w:lvlText w:val="%2."/>
      <w:lvlJc w:val="left"/>
      <w:pPr>
        <w:ind w:left="1582" w:hanging="360"/>
      </w:pPr>
    </w:lvl>
    <w:lvl w:ilvl="2" w:tplc="DC148F58">
      <w:start w:val="1"/>
      <w:numFmt w:val="lowerRoman"/>
      <w:lvlText w:val="%3."/>
      <w:lvlJc w:val="right"/>
      <w:pPr>
        <w:ind w:left="2302" w:hanging="180"/>
      </w:pPr>
    </w:lvl>
    <w:lvl w:ilvl="3" w:tplc="BEB0219C">
      <w:start w:val="1"/>
      <w:numFmt w:val="decimal"/>
      <w:lvlText w:val="%4."/>
      <w:lvlJc w:val="left"/>
      <w:pPr>
        <w:ind w:left="3022" w:hanging="360"/>
      </w:pPr>
    </w:lvl>
    <w:lvl w:ilvl="4" w:tplc="ADA05AE0">
      <w:start w:val="1"/>
      <w:numFmt w:val="lowerLetter"/>
      <w:lvlText w:val="%5."/>
      <w:lvlJc w:val="left"/>
      <w:pPr>
        <w:ind w:left="3742" w:hanging="360"/>
      </w:pPr>
    </w:lvl>
    <w:lvl w:ilvl="5" w:tplc="C2EEDD9E">
      <w:start w:val="1"/>
      <w:numFmt w:val="lowerRoman"/>
      <w:lvlText w:val="%6."/>
      <w:lvlJc w:val="right"/>
      <w:pPr>
        <w:ind w:left="4462" w:hanging="180"/>
      </w:pPr>
    </w:lvl>
    <w:lvl w:ilvl="6" w:tplc="8166A95E">
      <w:start w:val="1"/>
      <w:numFmt w:val="decimal"/>
      <w:lvlText w:val="%7."/>
      <w:lvlJc w:val="left"/>
      <w:pPr>
        <w:ind w:left="5182" w:hanging="360"/>
      </w:pPr>
    </w:lvl>
    <w:lvl w:ilvl="7" w:tplc="232EFB18">
      <w:start w:val="1"/>
      <w:numFmt w:val="lowerLetter"/>
      <w:lvlText w:val="%8."/>
      <w:lvlJc w:val="left"/>
      <w:pPr>
        <w:ind w:left="5902" w:hanging="360"/>
      </w:pPr>
    </w:lvl>
    <w:lvl w:ilvl="8" w:tplc="7A0EE6E8">
      <w:start w:val="1"/>
      <w:numFmt w:val="lowerRoman"/>
      <w:lvlText w:val="%9."/>
      <w:lvlJc w:val="right"/>
      <w:pPr>
        <w:ind w:left="6622" w:hanging="180"/>
      </w:pPr>
    </w:lvl>
  </w:abstractNum>
  <w:abstractNum w:abstractNumId="261" w15:restartNumberingAfterBreak="0">
    <w:nsid w:val="6AEE7A8A"/>
    <w:multiLevelType w:val="hybridMultilevel"/>
    <w:tmpl w:val="93EC4DD2"/>
    <w:lvl w:ilvl="0" w:tplc="DD46531A">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D7274B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AD6236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26027A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942D16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3F07E2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2AAAD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83C6AA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068B64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6B945683"/>
    <w:multiLevelType w:val="hybridMultilevel"/>
    <w:tmpl w:val="FFFFFFFF"/>
    <w:lvl w:ilvl="0" w:tplc="07A479C4">
      <w:start w:val="1"/>
      <w:numFmt w:val="decimal"/>
      <w:lvlText w:val="%1."/>
      <w:lvlJc w:val="left"/>
      <w:pPr>
        <w:ind w:left="502" w:hanging="360"/>
      </w:pPr>
    </w:lvl>
    <w:lvl w:ilvl="1" w:tplc="B1D02584">
      <w:start w:val="1"/>
      <w:numFmt w:val="lowerLetter"/>
      <w:lvlText w:val="%2."/>
      <w:lvlJc w:val="left"/>
      <w:pPr>
        <w:ind w:left="1222" w:hanging="360"/>
      </w:pPr>
    </w:lvl>
    <w:lvl w:ilvl="2" w:tplc="AECA2396">
      <w:start w:val="1"/>
      <w:numFmt w:val="lowerRoman"/>
      <w:lvlText w:val="%3."/>
      <w:lvlJc w:val="right"/>
      <w:pPr>
        <w:ind w:left="1942" w:hanging="180"/>
      </w:pPr>
    </w:lvl>
    <w:lvl w:ilvl="3" w:tplc="8474F9B6">
      <w:start w:val="1"/>
      <w:numFmt w:val="decimal"/>
      <w:lvlText w:val="%4."/>
      <w:lvlJc w:val="left"/>
      <w:pPr>
        <w:ind w:left="2662" w:hanging="360"/>
      </w:pPr>
    </w:lvl>
    <w:lvl w:ilvl="4" w:tplc="4394E05A">
      <w:start w:val="1"/>
      <w:numFmt w:val="lowerLetter"/>
      <w:lvlText w:val="%5."/>
      <w:lvlJc w:val="left"/>
      <w:pPr>
        <w:ind w:left="3382" w:hanging="360"/>
      </w:pPr>
    </w:lvl>
    <w:lvl w:ilvl="5" w:tplc="9EF81D32">
      <w:start w:val="1"/>
      <w:numFmt w:val="lowerRoman"/>
      <w:lvlText w:val="%6."/>
      <w:lvlJc w:val="right"/>
      <w:pPr>
        <w:ind w:left="4102" w:hanging="180"/>
      </w:pPr>
    </w:lvl>
    <w:lvl w:ilvl="6" w:tplc="6194CFD2">
      <w:start w:val="1"/>
      <w:numFmt w:val="decimal"/>
      <w:lvlText w:val="%7."/>
      <w:lvlJc w:val="left"/>
      <w:pPr>
        <w:ind w:left="4822" w:hanging="360"/>
      </w:pPr>
    </w:lvl>
    <w:lvl w:ilvl="7" w:tplc="41B2A366">
      <w:start w:val="1"/>
      <w:numFmt w:val="lowerLetter"/>
      <w:lvlText w:val="%8."/>
      <w:lvlJc w:val="left"/>
      <w:pPr>
        <w:ind w:left="5542" w:hanging="360"/>
      </w:pPr>
    </w:lvl>
    <w:lvl w:ilvl="8" w:tplc="1D1AF3BE">
      <w:start w:val="1"/>
      <w:numFmt w:val="lowerRoman"/>
      <w:lvlText w:val="%9."/>
      <w:lvlJc w:val="right"/>
      <w:pPr>
        <w:ind w:left="6262" w:hanging="180"/>
      </w:pPr>
    </w:lvl>
  </w:abstractNum>
  <w:abstractNum w:abstractNumId="263" w15:restartNumberingAfterBreak="0">
    <w:nsid w:val="6BB012B0"/>
    <w:multiLevelType w:val="hybridMultilevel"/>
    <w:tmpl w:val="478AEB24"/>
    <w:lvl w:ilvl="0" w:tplc="40EAE446">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2B88A6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D0438F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29DE747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51A54F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7F690A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7A6346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C5426A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3AC704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6BB97271"/>
    <w:multiLevelType w:val="hybridMultilevel"/>
    <w:tmpl w:val="5B7C0358"/>
    <w:lvl w:ilvl="0" w:tplc="08160017">
      <w:start w:val="1"/>
      <w:numFmt w:val="lowerLetter"/>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65" w15:restartNumberingAfterBreak="0">
    <w:nsid w:val="6C467C4D"/>
    <w:multiLevelType w:val="hybridMultilevel"/>
    <w:tmpl w:val="0476910C"/>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66" w15:restartNumberingAfterBreak="0">
    <w:nsid w:val="6C496D69"/>
    <w:multiLevelType w:val="hybridMultilevel"/>
    <w:tmpl w:val="6ABE8076"/>
    <w:lvl w:ilvl="0" w:tplc="AC1C201E">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66821352">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8506E110">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674F064">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B5ECAD2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D074900C">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2ECA8B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950E9F9C">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BB8B700">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6C7A5E0B"/>
    <w:multiLevelType w:val="hybridMultilevel"/>
    <w:tmpl w:val="1584E324"/>
    <w:lvl w:ilvl="0" w:tplc="7486CCDA">
      <w:start w:val="4"/>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D405E9E">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2E62AF20">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18A5C7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EDCC3F42">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5C602690">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52E509C">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D01C40A0">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FA8EE3A">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6CE6060B"/>
    <w:multiLevelType w:val="hybridMultilevel"/>
    <w:tmpl w:val="36C0CA4E"/>
    <w:lvl w:ilvl="0" w:tplc="90BAA7EC">
      <w:start w:val="1"/>
      <w:numFmt w:val="decimal"/>
      <w:lvlText w:val="1"/>
      <w:lvlJc w:val="left"/>
      <w:pPr>
        <w:ind w:left="502" w:hanging="360"/>
      </w:pPr>
    </w:lvl>
    <w:lvl w:ilvl="1" w:tplc="BA8E8D74">
      <w:start w:val="1"/>
      <w:numFmt w:val="lowerLetter"/>
      <w:lvlText w:val="%2."/>
      <w:lvlJc w:val="left"/>
      <w:pPr>
        <w:ind w:left="1222" w:hanging="360"/>
      </w:pPr>
    </w:lvl>
    <w:lvl w:ilvl="2" w:tplc="0E60BBA2">
      <w:start w:val="1"/>
      <w:numFmt w:val="lowerRoman"/>
      <w:lvlText w:val="%3."/>
      <w:lvlJc w:val="right"/>
      <w:pPr>
        <w:ind w:left="1942" w:hanging="180"/>
      </w:pPr>
    </w:lvl>
    <w:lvl w:ilvl="3" w:tplc="BBB6DAEC">
      <w:start w:val="1"/>
      <w:numFmt w:val="decimal"/>
      <w:lvlText w:val="%4."/>
      <w:lvlJc w:val="left"/>
      <w:pPr>
        <w:ind w:left="2662" w:hanging="360"/>
      </w:pPr>
    </w:lvl>
    <w:lvl w:ilvl="4" w:tplc="4F10880C">
      <w:start w:val="1"/>
      <w:numFmt w:val="lowerLetter"/>
      <w:lvlText w:val="%5."/>
      <w:lvlJc w:val="left"/>
      <w:pPr>
        <w:ind w:left="3382" w:hanging="360"/>
      </w:pPr>
    </w:lvl>
    <w:lvl w:ilvl="5" w:tplc="D1AC3CFE">
      <w:start w:val="1"/>
      <w:numFmt w:val="lowerRoman"/>
      <w:lvlText w:val="%6."/>
      <w:lvlJc w:val="right"/>
      <w:pPr>
        <w:ind w:left="4102" w:hanging="180"/>
      </w:pPr>
    </w:lvl>
    <w:lvl w:ilvl="6" w:tplc="714E19E6">
      <w:start w:val="1"/>
      <w:numFmt w:val="decimal"/>
      <w:lvlText w:val="%7."/>
      <w:lvlJc w:val="left"/>
      <w:pPr>
        <w:ind w:left="4822" w:hanging="360"/>
      </w:pPr>
    </w:lvl>
    <w:lvl w:ilvl="7" w:tplc="ED1E210E">
      <w:start w:val="1"/>
      <w:numFmt w:val="lowerLetter"/>
      <w:lvlText w:val="%8."/>
      <w:lvlJc w:val="left"/>
      <w:pPr>
        <w:ind w:left="5542" w:hanging="360"/>
      </w:pPr>
    </w:lvl>
    <w:lvl w:ilvl="8" w:tplc="9F6A2350">
      <w:start w:val="1"/>
      <w:numFmt w:val="lowerRoman"/>
      <w:lvlText w:val="%9."/>
      <w:lvlJc w:val="right"/>
      <w:pPr>
        <w:ind w:left="6262" w:hanging="180"/>
      </w:pPr>
    </w:lvl>
  </w:abstractNum>
  <w:abstractNum w:abstractNumId="269" w15:restartNumberingAfterBreak="0">
    <w:nsid w:val="6CEF1F22"/>
    <w:multiLevelType w:val="hybridMultilevel"/>
    <w:tmpl w:val="FFFFFFFF"/>
    <w:lvl w:ilvl="0" w:tplc="3AB6D146">
      <w:start w:val="1"/>
      <w:numFmt w:val="decimal"/>
      <w:lvlText w:val="%1."/>
      <w:lvlJc w:val="left"/>
      <w:pPr>
        <w:ind w:left="502" w:hanging="360"/>
      </w:pPr>
    </w:lvl>
    <w:lvl w:ilvl="1" w:tplc="F57E9DE0">
      <w:start w:val="1"/>
      <w:numFmt w:val="lowerLetter"/>
      <w:lvlText w:val="%2."/>
      <w:lvlJc w:val="left"/>
      <w:pPr>
        <w:ind w:left="1222" w:hanging="360"/>
      </w:pPr>
    </w:lvl>
    <w:lvl w:ilvl="2" w:tplc="33F6E98C">
      <w:start w:val="1"/>
      <w:numFmt w:val="lowerRoman"/>
      <w:lvlText w:val="%3."/>
      <w:lvlJc w:val="right"/>
      <w:pPr>
        <w:ind w:left="1942" w:hanging="180"/>
      </w:pPr>
    </w:lvl>
    <w:lvl w:ilvl="3" w:tplc="49C448F6">
      <w:start w:val="1"/>
      <w:numFmt w:val="decimal"/>
      <w:lvlText w:val="%4."/>
      <w:lvlJc w:val="left"/>
      <w:pPr>
        <w:ind w:left="2662" w:hanging="360"/>
      </w:pPr>
    </w:lvl>
    <w:lvl w:ilvl="4" w:tplc="5900DBFE">
      <w:start w:val="1"/>
      <w:numFmt w:val="lowerLetter"/>
      <w:lvlText w:val="%5."/>
      <w:lvlJc w:val="left"/>
      <w:pPr>
        <w:ind w:left="3382" w:hanging="360"/>
      </w:pPr>
    </w:lvl>
    <w:lvl w:ilvl="5" w:tplc="1ADE1A52">
      <w:start w:val="1"/>
      <w:numFmt w:val="lowerRoman"/>
      <w:lvlText w:val="%6."/>
      <w:lvlJc w:val="right"/>
      <w:pPr>
        <w:ind w:left="4102" w:hanging="180"/>
      </w:pPr>
    </w:lvl>
    <w:lvl w:ilvl="6" w:tplc="3D72CF3A">
      <w:start w:val="1"/>
      <w:numFmt w:val="decimal"/>
      <w:lvlText w:val="%7."/>
      <w:lvlJc w:val="left"/>
      <w:pPr>
        <w:ind w:left="4822" w:hanging="360"/>
      </w:pPr>
    </w:lvl>
    <w:lvl w:ilvl="7" w:tplc="6E4A8B04">
      <w:start w:val="1"/>
      <w:numFmt w:val="lowerLetter"/>
      <w:lvlText w:val="%8."/>
      <w:lvlJc w:val="left"/>
      <w:pPr>
        <w:ind w:left="5542" w:hanging="360"/>
      </w:pPr>
    </w:lvl>
    <w:lvl w:ilvl="8" w:tplc="7ABAD650">
      <w:start w:val="1"/>
      <w:numFmt w:val="lowerRoman"/>
      <w:lvlText w:val="%9."/>
      <w:lvlJc w:val="right"/>
      <w:pPr>
        <w:ind w:left="6262" w:hanging="180"/>
      </w:pPr>
    </w:lvl>
  </w:abstractNum>
  <w:abstractNum w:abstractNumId="270" w15:restartNumberingAfterBreak="0">
    <w:nsid w:val="6D040584"/>
    <w:multiLevelType w:val="hybridMultilevel"/>
    <w:tmpl w:val="75640150"/>
    <w:lvl w:ilvl="0" w:tplc="B50C2058">
      <w:start w:val="2"/>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A6A196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700D91E">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B805D4C">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E5CC7C4">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78A4854">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DBEECC2">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91281902">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C29C60FC">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6D511C13"/>
    <w:multiLevelType w:val="hybridMultilevel"/>
    <w:tmpl w:val="9D1E05F2"/>
    <w:lvl w:ilvl="0" w:tplc="7C705288">
      <w:start w:val="4"/>
      <w:numFmt w:val="lowerRoman"/>
      <w:lvlText w:val="%1)"/>
      <w:lvlJc w:val="left"/>
      <w:pPr>
        <w:ind w:left="158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8FBC8CD8">
      <w:start w:val="1"/>
      <w:numFmt w:val="lowerLetter"/>
      <w:lvlText w:val="%2"/>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278039E">
      <w:start w:val="1"/>
      <w:numFmt w:val="lowerRoman"/>
      <w:lvlText w:val="%3"/>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F8C93A2">
      <w:start w:val="1"/>
      <w:numFmt w:val="decimal"/>
      <w:lvlText w:val="%4"/>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BF2D9DE">
      <w:start w:val="1"/>
      <w:numFmt w:val="lowerLetter"/>
      <w:lvlText w:val="%5"/>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CE564230">
      <w:start w:val="1"/>
      <w:numFmt w:val="lowerRoman"/>
      <w:lvlText w:val="%6"/>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970AC6D0">
      <w:start w:val="1"/>
      <w:numFmt w:val="decimal"/>
      <w:lvlText w:val="%7"/>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84CDD80">
      <w:start w:val="1"/>
      <w:numFmt w:val="lowerLetter"/>
      <w:lvlText w:val="%8"/>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878A0E0">
      <w:start w:val="1"/>
      <w:numFmt w:val="lowerRoman"/>
      <w:lvlText w:val="%9"/>
      <w:lvlJc w:val="left"/>
      <w:pPr>
        <w:ind w:left="72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6D8A0E8F"/>
    <w:multiLevelType w:val="hybridMultilevel"/>
    <w:tmpl w:val="7D56D924"/>
    <w:lvl w:ilvl="0" w:tplc="3AC2ABDE">
      <w:start w:val="1"/>
      <w:numFmt w:val="lowerLetter"/>
      <w:lvlText w:val="%1)"/>
      <w:lvlJc w:val="left"/>
      <w:pPr>
        <w:ind w:left="786" w:hanging="360"/>
      </w:pPr>
      <w:rPr>
        <w:rFonts w:hint="default"/>
      </w:r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273" w15:restartNumberingAfterBreak="0">
    <w:nsid w:val="6E422162"/>
    <w:multiLevelType w:val="hybridMultilevel"/>
    <w:tmpl w:val="B2364668"/>
    <w:lvl w:ilvl="0" w:tplc="8DEE6FA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FC67B9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FE45D22">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50CB4E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DAEBEB2">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1C8F7E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C00A0A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07EB13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7FC7E9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74" w15:restartNumberingAfterBreak="0">
    <w:nsid w:val="6E6ECDA3"/>
    <w:multiLevelType w:val="hybridMultilevel"/>
    <w:tmpl w:val="A57287D0"/>
    <w:lvl w:ilvl="0" w:tplc="ADCAC7EE">
      <w:start w:val="1"/>
      <w:numFmt w:val="lowerLetter"/>
      <w:lvlText w:val="%1)"/>
      <w:lvlJc w:val="left"/>
      <w:pPr>
        <w:ind w:left="795" w:hanging="360"/>
      </w:pPr>
    </w:lvl>
    <w:lvl w:ilvl="1" w:tplc="8AFC5014">
      <w:start w:val="1"/>
      <w:numFmt w:val="lowerLetter"/>
      <w:lvlText w:val="%2."/>
      <w:lvlJc w:val="left"/>
      <w:pPr>
        <w:ind w:left="1515" w:hanging="360"/>
      </w:pPr>
    </w:lvl>
    <w:lvl w:ilvl="2" w:tplc="923442FA">
      <w:start w:val="1"/>
      <w:numFmt w:val="lowerRoman"/>
      <w:lvlText w:val="%3."/>
      <w:lvlJc w:val="right"/>
      <w:pPr>
        <w:ind w:left="2235" w:hanging="180"/>
      </w:pPr>
    </w:lvl>
    <w:lvl w:ilvl="3" w:tplc="E566214E">
      <w:start w:val="1"/>
      <w:numFmt w:val="decimal"/>
      <w:lvlText w:val="%4."/>
      <w:lvlJc w:val="left"/>
      <w:pPr>
        <w:ind w:left="2955" w:hanging="360"/>
      </w:pPr>
    </w:lvl>
    <w:lvl w:ilvl="4" w:tplc="15EA05D6">
      <w:start w:val="1"/>
      <w:numFmt w:val="lowerLetter"/>
      <w:lvlText w:val="%5."/>
      <w:lvlJc w:val="left"/>
      <w:pPr>
        <w:ind w:left="3675" w:hanging="360"/>
      </w:pPr>
    </w:lvl>
    <w:lvl w:ilvl="5" w:tplc="2EF82F5A">
      <w:start w:val="1"/>
      <w:numFmt w:val="lowerRoman"/>
      <w:lvlText w:val="%6."/>
      <w:lvlJc w:val="right"/>
      <w:pPr>
        <w:ind w:left="4395" w:hanging="180"/>
      </w:pPr>
    </w:lvl>
    <w:lvl w:ilvl="6" w:tplc="0180C3E0">
      <w:start w:val="1"/>
      <w:numFmt w:val="decimal"/>
      <w:lvlText w:val="%7."/>
      <w:lvlJc w:val="left"/>
      <w:pPr>
        <w:ind w:left="5115" w:hanging="360"/>
      </w:pPr>
    </w:lvl>
    <w:lvl w:ilvl="7" w:tplc="1B8E88DE">
      <w:start w:val="1"/>
      <w:numFmt w:val="lowerLetter"/>
      <w:lvlText w:val="%8."/>
      <w:lvlJc w:val="left"/>
      <w:pPr>
        <w:ind w:left="5835" w:hanging="360"/>
      </w:pPr>
    </w:lvl>
    <w:lvl w:ilvl="8" w:tplc="2EFE1D6C">
      <w:start w:val="1"/>
      <w:numFmt w:val="lowerRoman"/>
      <w:lvlText w:val="%9."/>
      <w:lvlJc w:val="right"/>
      <w:pPr>
        <w:ind w:left="6555" w:hanging="180"/>
      </w:pPr>
    </w:lvl>
  </w:abstractNum>
  <w:abstractNum w:abstractNumId="275" w15:restartNumberingAfterBreak="0">
    <w:nsid w:val="6ECD3197"/>
    <w:multiLevelType w:val="hybridMultilevel"/>
    <w:tmpl w:val="FFFFFFFF"/>
    <w:lvl w:ilvl="0" w:tplc="2FD0C144">
      <w:start w:val="1"/>
      <w:numFmt w:val="decimal"/>
      <w:lvlText w:val="(d)"/>
      <w:lvlJc w:val="left"/>
      <w:pPr>
        <w:ind w:left="720" w:hanging="360"/>
      </w:pPr>
    </w:lvl>
    <w:lvl w:ilvl="1" w:tplc="EDD80172">
      <w:start w:val="1"/>
      <w:numFmt w:val="lowerLetter"/>
      <w:lvlText w:val="%2."/>
      <w:lvlJc w:val="left"/>
      <w:pPr>
        <w:ind w:left="1440" w:hanging="360"/>
      </w:pPr>
    </w:lvl>
    <w:lvl w:ilvl="2" w:tplc="DBA6FFB4">
      <w:start w:val="1"/>
      <w:numFmt w:val="lowerRoman"/>
      <w:lvlText w:val="%3."/>
      <w:lvlJc w:val="right"/>
      <w:pPr>
        <w:ind w:left="2160" w:hanging="180"/>
      </w:pPr>
    </w:lvl>
    <w:lvl w:ilvl="3" w:tplc="4120FDDE">
      <w:start w:val="1"/>
      <w:numFmt w:val="decimal"/>
      <w:lvlText w:val="%4."/>
      <w:lvlJc w:val="left"/>
      <w:pPr>
        <w:ind w:left="2880" w:hanging="360"/>
      </w:pPr>
    </w:lvl>
    <w:lvl w:ilvl="4" w:tplc="E29284AE">
      <w:start w:val="1"/>
      <w:numFmt w:val="lowerLetter"/>
      <w:lvlText w:val="%5."/>
      <w:lvlJc w:val="left"/>
      <w:pPr>
        <w:ind w:left="3600" w:hanging="360"/>
      </w:pPr>
    </w:lvl>
    <w:lvl w:ilvl="5" w:tplc="78EED4EE">
      <w:start w:val="1"/>
      <w:numFmt w:val="lowerRoman"/>
      <w:lvlText w:val="%6."/>
      <w:lvlJc w:val="right"/>
      <w:pPr>
        <w:ind w:left="4320" w:hanging="180"/>
      </w:pPr>
    </w:lvl>
    <w:lvl w:ilvl="6" w:tplc="2E92FD7E">
      <w:start w:val="1"/>
      <w:numFmt w:val="decimal"/>
      <w:lvlText w:val="%7."/>
      <w:lvlJc w:val="left"/>
      <w:pPr>
        <w:ind w:left="5040" w:hanging="360"/>
      </w:pPr>
    </w:lvl>
    <w:lvl w:ilvl="7" w:tplc="6DEC6E06">
      <w:start w:val="1"/>
      <w:numFmt w:val="lowerLetter"/>
      <w:lvlText w:val="%8."/>
      <w:lvlJc w:val="left"/>
      <w:pPr>
        <w:ind w:left="5760" w:hanging="360"/>
      </w:pPr>
    </w:lvl>
    <w:lvl w:ilvl="8" w:tplc="484AD080">
      <w:start w:val="1"/>
      <w:numFmt w:val="lowerRoman"/>
      <w:lvlText w:val="%9."/>
      <w:lvlJc w:val="right"/>
      <w:pPr>
        <w:ind w:left="6480" w:hanging="180"/>
      </w:pPr>
    </w:lvl>
  </w:abstractNum>
  <w:abstractNum w:abstractNumId="276" w15:restartNumberingAfterBreak="0">
    <w:nsid w:val="6F497535"/>
    <w:multiLevelType w:val="hybridMultilevel"/>
    <w:tmpl w:val="9A60ED6C"/>
    <w:lvl w:ilvl="0" w:tplc="DA4E6738">
      <w:start w:val="1"/>
      <w:numFmt w:val="upperLetter"/>
      <w:lvlText w:val="%1)"/>
      <w:lvlJc w:val="left"/>
      <w:pPr>
        <w:ind w:left="862" w:hanging="360"/>
      </w:pPr>
    </w:lvl>
    <w:lvl w:ilvl="1" w:tplc="42B8002A">
      <w:start w:val="1"/>
      <w:numFmt w:val="lowerLetter"/>
      <w:lvlText w:val="%2."/>
      <w:lvlJc w:val="left"/>
      <w:pPr>
        <w:ind w:left="1582" w:hanging="360"/>
      </w:pPr>
    </w:lvl>
    <w:lvl w:ilvl="2" w:tplc="94E0D07A">
      <w:start w:val="1"/>
      <w:numFmt w:val="lowerRoman"/>
      <w:lvlText w:val="%3."/>
      <w:lvlJc w:val="right"/>
      <w:pPr>
        <w:ind w:left="2302" w:hanging="180"/>
      </w:pPr>
    </w:lvl>
    <w:lvl w:ilvl="3" w:tplc="702E0C20">
      <w:start w:val="1"/>
      <w:numFmt w:val="decimal"/>
      <w:lvlText w:val="%4."/>
      <w:lvlJc w:val="left"/>
      <w:pPr>
        <w:ind w:left="3022" w:hanging="360"/>
      </w:pPr>
    </w:lvl>
    <w:lvl w:ilvl="4" w:tplc="852C5AE4">
      <w:start w:val="1"/>
      <w:numFmt w:val="lowerLetter"/>
      <w:lvlText w:val="%5."/>
      <w:lvlJc w:val="left"/>
      <w:pPr>
        <w:ind w:left="3742" w:hanging="360"/>
      </w:pPr>
    </w:lvl>
    <w:lvl w:ilvl="5" w:tplc="704CA16A">
      <w:start w:val="1"/>
      <w:numFmt w:val="lowerRoman"/>
      <w:lvlText w:val="%6."/>
      <w:lvlJc w:val="right"/>
      <w:pPr>
        <w:ind w:left="4462" w:hanging="180"/>
      </w:pPr>
    </w:lvl>
    <w:lvl w:ilvl="6" w:tplc="0A34E38C">
      <w:start w:val="1"/>
      <w:numFmt w:val="decimal"/>
      <w:lvlText w:val="%7."/>
      <w:lvlJc w:val="left"/>
      <w:pPr>
        <w:ind w:left="5182" w:hanging="360"/>
      </w:pPr>
    </w:lvl>
    <w:lvl w:ilvl="7" w:tplc="13DC5AEE">
      <w:start w:val="1"/>
      <w:numFmt w:val="lowerLetter"/>
      <w:lvlText w:val="%8."/>
      <w:lvlJc w:val="left"/>
      <w:pPr>
        <w:ind w:left="5902" w:hanging="360"/>
      </w:pPr>
    </w:lvl>
    <w:lvl w:ilvl="8" w:tplc="E494C2DA">
      <w:start w:val="1"/>
      <w:numFmt w:val="lowerRoman"/>
      <w:lvlText w:val="%9."/>
      <w:lvlJc w:val="right"/>
      <w:pPr>
        <w:ind w:left="6622" w:hanging="180"/>
      </w:pPr>
    </w:lvl>
  </w:abstractNum>
  <w:abstractNum w:abstractNumId="277" w15:restartNumberingAfterBreak="0">
    <w:nsid w:val="6F4F7D12"/>
    <w:multiLevelType w:val="hybridMultilevel"/>
    <w:tmpl w:val="BE6A927C"/>
    <w:lvl w:ilvl="0" w:tplc="2A16D678">
      <w:start w:val="1"/>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3AEC298">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ECA761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DA0CAD4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AA8A52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C9E5C32">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74A6A51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EF6976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B0455B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6F9277F3"/>
    <w:multiLevelType w:val="hybridMultilevel"/>
    <w:tmpl w:val="019AC7C8"/>
    <w:lvl w:ilvl="0" w:tplc="B8F899A8">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499C4AD4">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2218639C">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8C6A1D4">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AD40116A">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7C18256A">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722227A">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0D89E40">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A0D467F6">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79" w15:restartNumberingAfterBreak="0">
    <w:nsid w:val="6F9D3B97"/>
    <w:multiLevelType w:val="hybridMultilevel"/>
    <w:tmpl w:val="7CF8C1EC"/>
    <w:lvl w:ilvl="0" w:tplc="FD3A2A24">
      <w:start w:val="1"/>
      <w:numFmt w:val="decimal"/>
      <w:lvlText w:val="%1"/>
      <w:lvlJc w:val="left"/>
      <w:pPr>
        <w:ind w:left="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7E40F9A">
      <w:start w:val="1"/>
      <w:numFmt w:val="lowerLetter"/>
      <w:lvlText w:val="%2)"/>
      <w:lvlJc w:val="left"/>
      <w:pPr>
        <w:ind w:left="861"/>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D3980AD0">
      <w:start w:val="1"/>
      <w:numFmt w:val="lowerRoman"/>
      <w:lvlText w:val="%3"/>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1D581B62">
      <w:start w:val="1"/>
      <w:numFmt w:val="decimal"/>
      <w:lvlText w:val="%4"/>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C95E9866">
      <w:start w:val="1"/>
      <w:numFmt w:val="lowerLetter"/>
      <w:lvlText w:val="%5"/>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A962C46">
      <w:start w:val="1"/>
      <w:numFmt w:val="lowerRoman"/>
      <w:lvlText w:val="%6"/>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C1847F88">
      <w:start w:val="1"/>
      <w:numFmt w:val="decimal"/>
      <w:lvlText w:val="%7"/>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22F0DCA8">
      <w:start w:val="1"/>
      <w:numFmt w:val="lowerLetter"/>
      <w:lvlText w:val="%8"/>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B3DC835A">
      <w:start w:val="1"/>
      <w:numFmt w:val="lowerRoman"/>
      <w:lvlText w:val="%9"/>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280" w15:restartNumberingAfterBreak="0">
    <w:nsid w:val="70845550"/>
    <w:multiLevelType w:val="hybridMultilevel"/>
    <w:tmpl w:val="37C4C266"/>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1" w15:restartNumberingAfterBreak="0">
    <w:nsid w:val="70918357"/>
    <w:multiLevelType w:val="hybridMultilevel"/>
    <w:tmpl w:val="D96EEEC8"/>
    <w:lvl w:ilvl="0" w:tplc="EFE6E8E6">
      <w:start w:val="1"/>
      <w:numFmt w:val="decimal"/>
      <w:lvlText w:val="%1."/>
      <w:lvlJc w:val="left"/>
      <w:pPr>
        <w:ind w:left="502" w:hanging="360"/>
      </w:pPr>
    </w:lvl>
    <w:lvl w:ilvl="1" w:tplc="870A17F8">
      <w:start w:val="1"/>
      <w:numFmt w:val="lowerLetter"/>
      <w:lvlText w:val="a)"/>
      <w:lvlJc w:val="left"/>
      <w:pPr>
        <w:ind w:left="1222" w:hanging="360"/>
      </w:pPr>
    </w:lvl>
    <w:lvl w:ilvl="2" w:tplc="FCB2DC20">
      <w:start w:val="1"/>
      <w:numFmt w:val="lowerRoman"/>
      <w:lvlText w:val="%3."/>
      <w:lvlJc w:val="right"/>
      <w:pPr>
        <w:ind w:left="1942" w:hanging="180"/>
      </w:pPr>
    </w:lvl>
    <w:lvl w:ilvl="3" w:tplc="7682B9CE">
      <w:start w:val="1"/>
      <w:numFmt w:val="decimal"/>
      <w:lvlText w:val="%4."/>
      <w:lvlJc w:val="left"/>
      <w:pPr>
        <w:ind w:left="2662" w:hanging="360"/>
      </w:pPr>
    </w:lvl>
    <w:lvl w:ilvl="4" w:tplc="91668D7C">
      <w:start w:val="1"/>
      <w:numFmt w:val="lowerLetter"/>
      <w:lvlText w:val="%5."/>
      <w:lvlJc w:val="left"/>
      <w:pPr>
        <w:ind w:left="3382" w:hanging="360"/>
      </w:pPr>
    </w:lvl>
    <w:lvl w:ilvl="5" w:tplc="46D4AF2A">
      <w:start w:val="1"/>
      <w:numFmt w:val="lowerRoman"/>
      <w:lvlText w:val="%6."/>
      <w:lvlJc w:val="right"/>
      <w:pPr>
        <w:ind w:left="4102" w:hanging="180"/>
      </w:pPr>
    </w:lvl>
    <w:lvl w:ilvl="6" w:tplc="8AA8B91E">
      <w:start w:val="1"/>
      <w:numFmt w:val="decimal"/>
      <w:lvlText w:val="%7."/>
      <w:lvlJc w:val="left"/>
      <w:pPr>
        <w:ind w:left="4822" w:hanging="360"/>
      </w:pPr>
    </w:lvl>
    <w:lvl w:ilvl="7" w:tplc="3A58B41A">
      <w:start w:val="1"/>
      <w:numFmt w:val="lowerLetter"/>
      <w:lvlText w:val="%8."/>
      <w:lvlJc w:val="left"/>
      <w:pPr>
        <w:ind w:left="5542" w:hanging="360"/>
      </w:pPr>
    </w:lvl>
    <w:lvl w:ilvl="8" w:tplc="F2BC9716">
      <w:start w:val="1"/>
      <w:numFmt w:val="lowerRoman"/>
      <w:lvlText w:val="%9."/>
      <w:lvlJc w:val="right"/>
      <w:pPr>
        <w:ind w:left="6262" w:hanging="180"/>
      </w:pPr>
    </w:lvl>
  </w:abstractNum>
  <w:abstractNum w:abstractNumId="282" w15:restartNumberingAfterBreak="0">
    <w:nsid w:val="70D32F54"/>
    <w:multiLevelType w:val="hybridMultilevel"/>
    <w:tmpl w:val="1B9204B6"/>
    <w:lvl w:ilvl="0" w:tplc="FE245C4E">
      <w:start w:val="1"/>
      <w:numFmt w:val="bullet"/>
      <w:lvlText w:val=""/>
      <w:lvlJc w:val="left"/>
      <w:pPr>
        <w:ind w:left="502" w:hanging="360"/>
      </w:pPr>
      <w:rPr>
        <w:rFonts w:ascii="Symbol" w:hAnsi="Symbol" w:hint="default"/>
      </w:rPr>
    </w:lvl>
    <w:lvl w:ilvl="1" w:tplc="6EC63842">
      <w:start w:val="1"/>
      <w:numFmt w:val="bullet"/>
      <w:lvlText w:val="o"/>
      <w:lvlJc w:val="left"/>
      <w:pPr>
        <w:ind w:left="1222" w:hanging="360"/>
      </w:pPr>
      <w:rPr>
        <w:rFonts w:ascii="Courier New" w:hAnsi="Courier New" w:hint="default"/>
      </w:rPr>
    </w:lvl>
    <w:lvl w:ilvl="2" w:tplc="AC9EC608">
      <w:start w:val="1"/>
      <w:numFmt w:val="bullet"/>
      <w:lvlText w:val=""/>
      <w:lvlJc w:val="left"/>
      <w:pPr>
        <w:ind w:left="1942" w:hanging="360"/>
      </w:pPr>
      <w:rPr>
        <w:rFonts w:ascii="Wingdings" w:hAnsi="Wingdings" w:hint="default"/>
      </w:rPr>
    </w:lvl>
    <w:lvl w:ilvl="3" w:tplc="D760319A">
      <w:start w:val="1"/>
      <w:numFmt w:val="bullet"/>
      <w:lvlText w:val=""/>
      <w:lvlJc w:val="left"/>
      <w:pPr>
        <w:ind w:left="2662" w:hanging="360"/>
      </w:pPr>
      <w:rPr>
        <w:rFonts w:ascii="Symbol" w:hAnsi="Symbol" w:hint="default"/>
      </w:rPr>
    </w:lvl>
    <w:lvl w:ilvl="4" w:tplc="60865756">
      <w:start w:val="1"/>
      <w:numFmt w:val="bullet"/>
      <w:lvlText w:val="o"/>
      <w:lvlJc w:val="left"/>
      <w:pPr>
        <w:ind w:left="3382" w:hanging="360"/>
      </w:pPr>
      <w:rPr>
        <w:rFonts w:ascii="Courier New" w:hAnsi="Courier New" w:hint="default"/>
      </w:rPr>
    </w:lvl>
    <w:lvl w:ilvl="5" w:tplc="0A9EA7B2">
      <w:start w:val="1"/>
      <w:numFmt w:val="bullet"/>
      <w:lvlText w:val=""/>
      <w:lvlJc w:val="left"/>
      <w:pPr>
        <w:ind w:left="4102" w:hanging="360"/>
      </w:pPr>
      <w:rPr>
        <w:rFonts w:ascii="Wingdings" w:hAnsi="Wingdings" w:hint="default"/>
      </w:rPr>
    </w:lvl>
    <w:lvl w:ilvl="6" w:tplc="D4E60E30">
      <w:start w:val="1"/>
      <w:numFmt w:val="bullet"/>
      <w:lvlText w:val=""/>
      <w:lvlJc w:val="left"/>
      <w:pPr>
        <w:ind w:left="4822" w:hanging="360"/>
      </w:pPr>
      <w:rPr>
        <w:rFonts w:ascii="Symbol" w:hAnsi="Symbol" w:hint="default"/>
      </w:rPr>
    </w:lvl>
    <w:lvl w:ilvl="7" w:tplc="97ECB828">
      <w:start w:val="1"/>
      <w:numFmt w:val="bullet"/>
      <w:lvlText w:val="o"/>
      <w:lvlJc w:val="left"/>
      <w:pPr>
        <w:ind w:left="5542" w:hanging="360"/>
      </w:pPr>
      <w:rPr>
        <w:rFonts w:ascii="Courier New" w:hAnsi="Courier New" w:hint="default"/>
      </w:rPr>
    </w:lvl>
    <w:lvl w:ilvl="8" w:tplc="5B704740">
      <w:start w:val="1"/>
      <w:numFmt w:val="bullet"/>
      <w:lvlText w:val=""/>
      <w:lvlJc w:val="left"/>
      <w:pPr>
        <w:ind w:left="6262" w:hanging="360"/>
      </w:pPr>
      <w:rPr>
        <w:rFonts w:ascii="Wingdings" w:hAnsi="Wingdings" w:hint="default"/>
      </w:rPr>
    </w:lvl>
  </w:abstractNum>
  <w:abstractNum w:abstractNumId="283" w15:restartNumberingAfterBreak="0">
    <w:nsid w:val="716F0267"/>
    <w:multiLevelType w:val="hybridMultilevel"/>
    <w:tmpl w:val="C086557A"/>
    <w:lvl w:ilvl="0" w:tplc="8BDA9C40">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84" w15:restartNumberingAfterBreak="0">
    <w:nsid w:val="71AD6CA9"/>
    <w:multiLevelType w:val="hybridMultilevel"/>
    <w:tmpl w:val="248EE4D6"/>
    <w:lvl w:ilvl="0" w:tplc="63BA447E">
      <w:start w:val="1"/>
      <w:numFmt w:val="decimal"/>
      <w:lvlText w:val="%1."/>
      <w:lvlJc w:val="left"/>
      <w:pPr>
        <w:ind w:left="502" w:hanging="360"/>
      </w:pPr>
    </w:lvl>
    <w:lvl w:ilvl="1" w:tplc="F9E2F018">
      <w:start w:val="1"/>
      <w:numFmt w:val="lowerLetter"/>
      <w:lvlText w:val="%2."/>
      <w:lvlJc w:val="left"/>
      <w:pPr>
        <w:ind w:left="1222" w:hanging="360"/>
      </w:pPr>
    </w:lvl>
    <w:lvl w:ilvl="2" w:tplc="74B60800">
      <w:start w:val="1"/>
      <w:numFmt w:val="lowerRoman"/>
      <w:lvlText w:val="%3."/>
      <w:lvlJc w:val="right"/>
      <w:pPr>
        <w:ind w:left="1942" w:hanging="180"/>
      </w:pPr>
    </w:lvl>
    <w:lvl w:ilvl="3" w:tplc="31FC038A">
      <w:start w:val="1"/>
      <w:numFmt w:val="decimal"/>
      <w:lvlText w:val="%4."/>
      <w:lvlJc w:val="left"/>
      <w:pPr>
        <w:ind w:left="2662" w:hanging="360"/>
      </w:pPr>
    </w:lvl>
    <w:lvl w:ilvl="4" w:tplc="44E0CBEC">
      <w:start w:val="1"/>
      <w:numFmt w:val="lowerLetter"/>
      <w:lvlText w:val="%5."/>
      <w:lvlJc w:val="left"/>
      <w:pPr>
        <w:ind w:left="3382" w:hanging="360"/>
      </w:pPr>
    </w:lvl>
    <w:lvl w:ilvl="5" w:tplc="D4F686D4">
      <w:start w:val="1"/>
      <w:numFmt w:val="lowerRoman"/>
      <w:lvlText w:val="%6."/>
      <w:lvlJc w:val="right"/>
      <w:pPr>
        <w:ind w:left="4102" w:hanging="180"/>
      </w:pPr>
    </w:lvl>
    <w:lvl w:ilvl="6" w:tplc="16CC0DCE">
      <w:start w:val="1"/>
      <w:numFmt w:val="decimal"/>
      <w:lvlText w:val="%7."/>
      <w:lvlJc w:val="left"/>
      <w:pPr>
        <w:ind w:left="4822" w:hanging="360"/>
      </w:pPr>
    </w:lvl>
    <w:lvl w:ilvl="7" w:tplc="1AF6BDC8">
      <w:start w:val="1"/>
      <w:numFmt w:val="lowerLetter"/>
      <w:lvlText w:val="%8."/>
      <w:lvlJc w:val="left"/>
      <w:pPr>
        <w:ind w:left="5542" w:hanging="360"/>
      </w:pPr>
    </w:lvl>
    <w:lvl w:ilvl="8" w:tplc="11EC0A1C">
      <w:start w:val="1"/>
      <w:numFmt w:val="lowerRoman"/>
      <w:lvlText w:val="%9."/>
      <w:lvlJc w:val="right"/>
      <w:pPr>
        <w:ind w:left="6262" w:hanging="180"/>
      </w:pPr>
    </w:lvl>
  </w:abstractNum>
  <w:abstractNum w:abstractNumId="285" w15:restartNumberingAfterBreak="0">
    <w:nsid w:val="71CC3A4C"/>
    <w:multiLevelType w:val="hybridMultilevel"/>
    <w:tmpl w:val="FFFFFFFF"/>
    <w:lvl w:ilvl="0" w:tplc="F9886FB0">
      <w:start w:val="1"/>
      <w:numFmt w:val="lowerRoman"/>
      <w:lvlText w:val="%1)"/>
      <w:lvlJc w:val="left"/>
      <w:pPr>
        <w:ind w:left="1080" w:hanging="720"/>
      </w:pPr>
      <w:rPr>
        <w:rFonts w:ascii="Garamond" w:hAnsi="Garamond" w:hint="default"/>
      </w:rPr>
    </w:lvl>
    <w:lvl w:ilvl="1" w:tplc="0B12363A">
      <w:start w:val="1"/>
      <w:numFmt w:val="lowerLetter"/>
      <w:lvlText w:val="%2."/>
      <w:lvlJc w:val="left"/>
      <w:pPr>
        <w:ind w:left="1222" w:hanging="360"/>
      </w:pPr>
    </w:lvl>
    <w:lvl w:ilvl="2" w:tplc="A49430FA">
      <w:start w:val="1"/>
      <w:numFmt w:val="lowerRoman"/>
      <w:lvlText w:val="%3."/>
      <w:lvlJc w:val="right"/>
      <w:pPr>
        <w:ind w:left="1942" w:hanging="180"/>
      </w:pPr>
    </w:lvl>
    <w:lvl w:ilvl="3" w:tplc="492EE9F2">
      <w:start w:val="1"/>
      <w:numFmt w:val="decimal"/>
      <w:lvlText w:val="%4."/>
      <w:lvlJc w:val="left"/>
      <w:pPr>
        <w:ind w:left="2662" w:hanging="360"/>
      </w:pPr>
    </w:lvl>
    <w:lvl w:ilvl="4" w:tplc="A0067EBA">
      <w:start w:val="1"/>
      <w:numFmt w:val="lowerLetter"/>
      <w:lvlText w:val="%5."/>
      <w:lvlJc w:val="left"/>
      <w:pPr>
        <w:ind w:left="3382" w:hanging="360"/>
      </w:pPr>
    </w:lvl>
    <w:lvl w:ilvl="5" w:tplc="28FA8436">
      <w:start w:val="1"/>
      <w:numFmt w:val="lowerRoman"/>
      <w:lvlText w:val="%6."/>
      <w:lvlJc w:val="right"/>
      <w:pPr>
        <w:ind w:left="4102" w:hanging="180"/>
      </w:pPr>
    </w:lvl>
    <w:lvl w:ilvl="6" w:tplc="B34AC1CC">
      <w:start w:val="1"/>
      <w:numFmt w:val="decimal"/>
      <w:lvlText w:val="%7."/>
      <w:lvlJc w:val="left"/>
      <w:pPr>
        <w:ind w:left="4822" w:hanging="360"/>
      </w:pPr>
    </w:lvl>
    <w:lvl w:ilvl="7" w:tplc="5642900C">
      <w:start w:val="1"/>
      <w:numFmt w:val="lowerLetter"/>
      <w:lvlText w:val="%8."/>
      <w:lvlJc w:val="left"/>
      <w:pPr>
        <w:ind w:left="5542" w:hanging="360"/>
      </w:pPr>
    </w:lvl>
    <w:lvl w:ilvl="8" w:tplc="A50C2B0C">
      <w:start w:val="1"/>
      <w:numFmt w:val="lowerRoman"/>
      <w:lvlText w:val="%9."/>
      <w:lvlJc w:val="right"/>
      <w:pPr>
        <w:ind w:left="6262" w:hanging="180"/>
      </w:pPr>
    </w:lvl>
  </w:abstractNum>
  <w:abstractNum w:abstractNumId="286" w15:restartNumberingAfterBreak="0">
    <w:nsid w:val="72190C95"/>
    <w:multiLevelType w:val="hybridMultilevel"/>
    <w:tmpl w:val="B38EE6CA"/>
    <w:lvl w:ilvl="0" w:tplc="4E4C2638">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287" w15:restartNumberingAfterBreak="0">
    <w:nsid w:val="72B614E6"/>
    <w:multiLevelType w:val="hybridMultilevel"/>
    <w:tmpl w:val="FFFFFFFF"/>
    <w:lvl w:ilvl="0" w:tplc="42C4B372">
      <w:start w:val="1"/>
      <w:numFmt w:val="decimal"/>
      <w:lvlText w:val="%1."/>
      <w:lvlJc w:val="left"/>
      <w:pPr>
        <w:ind w:left="502" w:hanging="360"/>
      </w:pPr>
    </w:lvl>
    <w:lvl w:ilvl="1" w:tplc="C1BA6EA4">
      <w:start w:val="1"/>
      <w:numFmt w:val="lowerLetter"/>
      <w:lvlText w:val="%2."/>
      <w:lvlJc w:val="left"/>
      <w:pPr>
        <w:ind w:left="1440" w:hanging="360"/>
      </w:pPr>
    </w:lvl>
    <w:lvl w:ilvl="2" w:tplc="0A22F60A">
      <w:start w:val="1"/>
      <w:numFmt w:val="lowerRoman"/>
      <w:lvlText w:val="%3."/>
      <w:lvlJc w:val="right"/>
      <w:pPr>
        <w:ind w:left="2160" w:hanging="180"/>
      </w:pPr>
    </w:lvl>
    <w:lvl w:ilvl="3" w:tplc="9A1EFD8A">
      <w:start w:val="1"/>
      <w:numFmt w:val="decimal"/>
      <w:lvlText w:val="%4."/>
      <w:lvlJc w:val="left"/>
      <w:pPr>
        <w:ind w:left="2880" w:hanging="360"/>
      </w:pPr>
    </w:lvl>
    <w:lvl w:ilvl="4" w:tplc="45C023FE">
      <w:start w:val="1"/>
      <w:numFmt w:val="lowerLetter"/>
      <w:lvlText w:val="%5."/>
      <w:lvlJc w:val="left"/>
      <w:pPr>
        <w:ind w:left="3600" w:hanging="360"/>
      </w:pPr>
    </w:lvl>
    <w:lvl w:ilvl="5" w:tplc="37F2B9D6">
      <w:start w:val="1"/>
      <w:numFmt w:val="lowerRoman"/>
      <w:lvlText w:val="%6."/>
      <w:lvlJc w:val="right"/>
      <w:pPr>
        <w:ind w:left="4320" w:hanging="180"/>
      </w:pPr>
    </w:lvl>
    <w:lvl w:ilvl="6" w:tplc="C218BCD4">
      <w:start w:val="1"/>
      <w:numFmt w:val="decimal"/>
      <w:lvlText w:val="%7."/>
      <w:lvlJc w:val="left"/>
      <w:pPr>
        <w:ind w:left="5040" w:hanging="360"/>
      </w:pPr>
    </w:lvl>
    <w:lvl w:ilvl="7" w:tplc="9FC6E378">
      <w:start w:val="1"/>
      <w:numFmt w:val="lowerLetter"/>
      <w:lvlText w:val="%8."/>
      <w:lvlJc w:val="left"/>
      <w:pPr>
        <w:ind w:left="5760" w:hanging="360"/>
      </w:pPr>
    </w:lvl>
    <w:lvl w:ilvl="8" w:tplc="2E0E3B86">
      <w:start w:val="1"/>
      <w:numFmt w:val="lowerRoman"/>
      <w:lvlText w:val="%9."/>
      <w:lvlJc w:val="right"/>
      <w:pPr>
        <w:ind w:left="6480" w:hanging="180"/>
      </w:pPr>
    </w:lvl>
  </w:abstractNum>
  <w:abstractNum w:abstractNumId="288" w15:restartNumberingAfterBreak="0">
    <w:nsid w:val="72E8724D"/>
    <w:multiLevelType w:val="hybridMultilevel"/>
    <w:tmpl w:val="DF80EE2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9" w15:restartNumberingAfterBreak="0">
    <w:nsid w:val="730A0932"/>
    <w:multiLevelType w:val="hybridMultilevel"/>
    <w:tmpl w:val="E2267A80"/>
    <w:lvl w:ilvl="0" w:tplc="E0607286">
      <w:start w:val="2"/>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9BA2D94">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0010B32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2FA93D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4C8896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948B4D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502FED8">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91AA00C">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61B4C3D6">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90" w15:restartNumberingAfterBreak="0">
    <w:nsid w:val="74896C3A"/>
    <w:multiLevelType w:val="hybridMultilevel"/>
    <w:tmpl w:val="59AA448E"/>
    <w:lvl w:ilvl="0" w:tplc="3AC2ABDE">
      <w:start w:val="1"/>
      <w:numFmt w:val="lowerLetter"/>
      <w:lvlText w:val="%1)"/>
      <w:lvlJc w:val="left"/>
      <w:pPr>
        <w:ind w:left="502"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1" w15:restartNumberingAfterBreak="0">
    <w:nsid w:val="74EF5794"/>
    <w:multiLevelType w:val="hybridMultilevel"/>
    <w:tmpl w:val="24146916"/>
    <w:lvl w:ilvl="0" w:tplc="45426B3A">
      <w:start w:val="1"/>
      <w:numFmt w:val="lowerLetter"/>
      <w:lvlText w:val="%1)"/>
      <w:lvlJc w:val="left"/>
      <w:pPr>
        <w:ind w:left="644" w:hanging="360"/>
      </w:pPr>
      <w:rPr>
        <w:rFonts w:hint="default"/>
      </w:r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292" w15:restartNumberingAfterBreak="0">
    <w:nsid w:val="75F6AA0C"/>
    <w:multiLevelType w:val="hybridMultilevel"/>
    <w:tmpl w:val="04220BCE"/>
    <w:lvl w:ilvl="0" w:tplc="4BD468F4">
      <w:start w:val="1"/>
      <w:numFmt w:val="decimal"/>
      <w:lvlText w:val="%1-"/>
      <w:lvlJc w:val="left"/>
      <w:pPr>
        <w:ind w:left="502" w:hanging="360"/>
      </w:pPr>
    </w:lvl>
    <w:lvl w:ilvl="1" w:tplc="BEF658E6">
      <w:start w:val="1"/>
      <w:numFmt w:val="lowerLetter"/>
      <w:lvlText w:val="%2."/>
      <w:lvlJc w:val="left"/>
      <w:pPr>
        <w:ind w:left="1222" w:hanging="360"/>
      </w:pPr>
    </w:lvl>
    <w:lvl w:ilvl="2" w:tplc="EB1AF7BC">
      <w:start w:val="1"/>
      <w:numFmt w:val="lowerRoman"/>
      <w:lvlText w:val="%3."/>
      <w:lvlJc w:val="right"/>
      <w:pPr>
        <w:ind w:left="1942" w:hanging="180"/>
      </w:pPr>
    </w:lvl>
    <w:lvl w:ilvl="3" w:tplc="A76E8FA0">
      <w:start w:val="1"/>
      <w:numFmt w:val="decimal"/>
      <w:lvlText w:val="%4."/>
      <w:lvlJc w:val="left"/>
      <w:pPr>
        <w:ind w:left="2662" w:hanging="360"/>
      </w:pPr>
    </w:lvl>
    <w:lvl w:ilvl="4" w:tplc="50867D78">
      <w:start w:val="1"/>
      <w:numFmt w:val="lowerLetter"/>
      <w:lvlText w:val="%5."/>
      <w:lvlJc w:val="left"/>
      <w:pPr>
        <w:ind w:left="3382" w:hanging="360"/>
      </w:pPr>
    </w:lvl>
    <w:lvl w:ilvl="5" w:tplc="CB88BDB0">
      <w:start w:val="1"/>
      <w:numFmt w:val="lowerRoman"/>
      <w:lvlText w:val="%6."/>
      <w:lvlJc w:val="right"/>
      <w:pPr>
        <w:ind w:left="4102" w:hanging="180"/>
      </w:pPr>
    </w:lvl>
    <w:lvl w:ilvl="6" w:tplc="89749460">
      <w:start w:val="1"/>
      <w:numFmt w:val="decimal"/>
      <w:lvlText w:val="%7."/>
      <w:lvlJc w:val="left"/>
      <w:pPr>
        <w:ind w:left="4822" w:hanging="360"/>
      </w:pPr>
    </w:lvl>
    <w:lvl w:ilvl="7" w:tplc="A16A06B6">
      <w:start w:val="1"/>
      <w:numFmt w:val="lowerLetter"/>
      <w:lvlText w:val="%8."/>
      <w:lvlJc w:val="left"/>
      <w:pPr>
        <w:ind w:left="5542" w:hanging="360"/>
      </w:pPr>
    </w:lvl>
    <w:lvl w:ilvl="8" w:tplc="E1CC0222">
      <w:start w:val="1"/>
      <w:numFmt w:val="lowerRoman"/>
      <w:lvlText w:val="%9."/>
      <w:lvlJc w:val="right"/>
      <w:pPr>
        <w:ind w:left="6262" w:hanging="180"/>
      </w:pPr>
    </w:lvl>
  </w:abstractNum>
  <w:abstractNum w:abstractNumId="293" w15:restartNumberingAfterBreak="0">
    <w:nsid w:val="764FC2B8"/>
    <w:multiLevelType w:val="hybridMultilevel"/>
    <w:tmpl w:val="13DEA2BA"/>
    <w:lvl w:ilvl="0" w:tplc="3F6C926C">
      <w:start w:val="1"/>
      <w:numFmt w:val="decimal"/>
      <w:lvlText w:val="%1."/>
      <w:lvlJc w:val="left"/>
      <w:pPr>
        <w:ind w:left="502" w:hanging="360"/>
      </w:pPr>
    </w:lvl>
    <w:lvl w:ilvl="1" w:tplc="B162A6CE">
      <w:start w:val="1"/>
      <w:numFmt w:val="lowerLetter"/>
      <w:lvlText w:val="%2."/>
      <w:lvlJc w:val="left"/>
      <w:pPr>
        <w:ind w:left="1222" w:hanging="360"/>
      </w:pPr>
    </w:lvl>
    <w:lvl w:ilvl="2" w:tplc="B4607128">
      <w:start w:val="1"/>
      <w:numFmt w:val="lowerRoman"/>
      <w:lvlText w:val="%3."/>
      <w:lvlJc w:val="right"/>
      <w:pPr>
        <w:ind w:left="1942" w:hanging="180"/>
      </w:pPr>
    </w:lvl>
    <w:lvl w:ilvl="3" w:tplc="6F988DE2">
      <w:start w:val="1"/>
      <w:numFmt w:val="decimal"/>
      <w:lvlText w:val="%4."/>
      <w:lvlJc w:val="left"/>
      <w:pPr>
        <w:ind w:left="2662" w:hanging="360"/>
      </w:pPr>
    </w:lvl>
    <w:lvl w:ilvl="4" w:tplc="B2A845B6">
      <w:start w:val="1"/>
      <w:numFmt w:val="lowerLetter"/>
      <w:lvlText w:val="%5."/>
      <w:lvlJc w:val="left"/>
      <w:pPr>
        <w:ind w:left="3382" w:hanging="360"/>
      </w:pPr>
    </w:lvl>
    <w:lvl w:ilvl="5" w:tplc="AEF6A530">
      <w:start w:val="1"/>
      <w:numFmt w:val="lowerRoman"/>
      <w:lvlText w:val="%6."/>
      <w:lvlJc w:val="right"/>
      <w:pPr>
        <w:ind w:left="4102" w:hanging="180"/>
      </w:pPr>
    </w:lvl>
    <w:lvl w:ilvl="6" w:tplc="D3562CEE">
      <w:start w:val="1"/>
      <w:numFmt w:val="decimal"/>
      <w:lvlText w:val="%7."/>
      <w:lvlJc w:val="left"/>
      <w:pPr>
        <w:ind w:left="4822" w:hanging="360"/>
      </w:pPr>
    </w:lvl>
    <w:lvl w:ilvl="7" w:tplc="F77631A2">
      <w:start w:val="1"/>
      <w:numFmt w:val="lowerLetter"/>
      <w:lvlText w:val="%8."/>
      <w:lvlJc w:val="left"/>
      <w:pPr>
        <w:ind w:left="5542" w:hanging="360"/>
      </w:pPr>
    </w:lvl>
    <w:lvl w:ilvl="8" w:tplc="8BDC08EA">
      <w:start w:val="1"/>
      <w:numFmt w:val="lowerRoman"/>
      <w:lvlText w:val="%9."/>
      <w:lvlJc w:val="right"/>
      <w:pPr>
        <w:ind w:left="6262" w:hanging="180"/>
      </w:pPr>
    </w:lvl>
  </w:abstractNum>
  <w:abstractNum w:abstractNumId="294" w15:restartNumberingAfterBreak="0">
    <w:nsid w:val="771A050E"/>
    <w:multiLevelType w:val="hybridMultilevel"/>
    <w:tmpl w:val="187A45DA"/>
    <w:lvl w:ilvl="0" w:tplc="1176475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2402BEE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5EEF84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4047C3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90EA0B86">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3CA849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D72607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B342A5A">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4F641D2">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95" w15:restartNumberingAfterBreak="0">
    <w:nsid w:val="776757CB"/>
    <w:multiLevelType w:val="hybridMultilevel"/>
    <w:tmpl w:val="FFFFFFFF"/>
    <w:lvl w:ilvl="0" w:tplc="87CE6B80">
      <w:start w:val="1"/>
      <w:numFmt w:val="decimal"/>
      <w:lvlText w:val="%1."/>
      <w:lvlJc w:val="left"/>
      <w:pPr>
        <w:ind w:left="502" w:hanging="360"/>
      </w:pPr>
    </w:lvl>
    <w:lvl w:ilvl="1" w:tplc="8D30EDB0">
      <w:start w:val="1"/>
      <w:numFmt w:val="lowerLetter"/>
      <w:lvlText w:val="%2."/>
      <w:lvlJc w:val="left"/>
      <w:pPr>
        <w:ind w:left="1222" w:hanging="360"/>
      </w:pPr>
    </w:lvl>
    <w:lvl w:ilvl="2" w:tplc="338E5578">
      <w:start w:val="1"/>
      <w:numFmt w:val="lowerRoman"/>
      <w:lvlText w:val="%3."/>
      <w:lvlJc w:val="right"/>
      <w:pPr>
        <w:ind w:left="1942" w:hanging="180"/>
      </w:pPr>
    </w:lvl>
    <w:lvl w:ilvl="3" w:tplc="6FC68002">
      <w:start w:val="1"/>
      <w:numFmt w:val="decimal"/>
      <w:lvlText w:val="%4."/>
      <w:lvlJc w:val="left"/>
      <w:pPr>
        <w:ind w:left="2662" w:hanging="360"/>
      </w:pPr>
    </w:lvl>
    <w:lvl w:ilvl="4" w:tplc="66042A9E">
      <w:start w:val="1"/>
      <w:numFmt w:val="lowerLetter"/>
      <w:lvlText w:val="%5."/>
      <w:lvlJc w:val="left"/>
      <w:pPr>
        <w:ind w:left="3382" w:hanging="360"/>
      </w:pPr>
    </w:lvl>
    <w:lvl w:ilvl="5" w:tplc="3A0AFC20">
      <w:start w:val="1"/>
      <w:numFmt w:val="lowerRoman"/>
      <w:lvlText w:val="%6."/>
      <w:lvlJc w:val="right"/>
      <w:pPr>
        <w:ind w:left="4102" w:hanging="180"/>
      </w:pPr>
    </w:lvl>
    <w:lvl w:ilvl="6" w:tplc="E74AB0B0">
      <w:start w:val="1"/>
      <w:numFmt w:val="decimal"/>
      <w:lvlText w:val="%7."/>
      <w:lvlJc w:val="left"/>
      <w:pPr>
        <w:ind w:left="4822" w:hanging="360"/>
      </w:pPr>
    </w:lvl>
    <w:lvl w:ilvl="7" w:tplc="E314F0D4">
      <w:start w:val="1"/>
      <w:numFmt w:val="lowerLetter"/>
      <w:lvlText w:val="%8."/>
      <w:lvlJc w:val="left"/>
      <w:pPr>
        <w:ind w:left="5542" w:hanging="360"/>
      </w:pPr>
    </w:lvl>
    <w:lvl w:ilvl="8" w:tplc="AD1C87A2">
      <w:start w:val="1"/>
      <w:numFmt w:val="lowerRoman"/>
      <w:lvlText w:val="%9."/>
      <w:lvlJc w:val="right"/>
      <w:pPr>
        <w:ind w:left="6262" w:hanging="180"/>
      </w:pPr>
    </w:lvl>
  </w:abstractNum>
  <w:abstractNum w:abstractNumId="296" w15:restartNumberingAfterBreak="0">
    <w:nsid w:val="77F432D4"/>
    <w:multiLevelType w:val="hybridMultilevel"/>
    <w:tmpl w:val="FFFFFFFF"/>
    <w:lvl w:ilvl="0" w:tplc="72242FE2">
      <w:start w:val="1"/>
      <w:numFmt w:val="decimal"/>
      <w:lvlText w:val="%1."/>
      <w:lvlJc w:val="left"/>
      <w:pPr>
        <w:ind w:left="502" w:hanging="360"/>
      </w:pPr>
    </w:lvl>
    <w:lvl w:ilvl="1" w:tplc="5D24AFAA">
      <w:start w:val="1"/>
      <w:numFmt w:val="lowerLetter"/>
      <w:lvlText w:val="%2."/>
      <w:lvlJc w:val="left"/>
      <w:pPr>
        <w:ind w:left="1222" w:hanging="360"/>
      </w:pPr>
    </w:lvl>
    <w:lvl w:ilvl="2" w:tplc="C0E8FA7A">
      <w:start w:val="1"/>
      <w:numFmt w:val="lowerRoman"/>
      <w:lvlText w:val="%3."/>
      <w:lvlJc w:val="right"/>
      <w:pPr>
        <w:ind w:left="1942" w:hanging="180"/>
      </w:pPr>
    </w:lvl>
    <w:lvl w:ilvl="3" w:tplc="D3CCB962">
      <w:start w:val="1"/>
      <w:numFmt w:val="decimal"/>
      <w:lvlText w:val="%4."/>
      <w:lvlJc w:val="left"/>
      <w:pPr>
        <w:ind w:left="2662" w:hanging="360"/>
      </w:pPr>
    </w:lvl>
    <w:lvl w:ilvl="4" w:tplc="6FA6BDF8">
      <w:start w:val="1"/>
      <w:numFmt w:val="lowerLetter"/>
      <w:lvlText w:val="%5."/>
      <w:lvlJc w:val="left"/>
      <w:pPr>
        <w:ind w:left="3382" w:hanging="360"/>
      </w:pPr>
    </w:lvl>
    <w:lvl w:ilvl="5" w:tplc="830C0894">
      <w:start w:val="1"/>
      <w:numFmt w:val="lowerRoman"/>
      <w:lvlText w:val="%6."/>
      <w:lvlJc w:val="right"/>
      <w:pPr>
        <w:ind w:left="4102" w:hanging="180"/>
      </w:pPr>
    </w:lvl>
    <w:lvl w:ilvl="6" w:tplc="568CBED4">
      <w:start w:val="1"/>
      <w:numFmt w:val="decimal"/>
      <w:lvlText w:val="%7."/>
      <w:lvlJc w:val="left"/>
      <w:pPr>
        <w:ind w:left="4822" w:hanging="360"/>
      </w:pPr>
    </w:lvl>
    <w:lvl w:ilvl="7" w:tplc="749C274C">
      <w:start w:val="1"/>
      <w:numFmt w:val="lowerLetter"/>
      <w:lvlText w:val="%8."/>
      <w:lvlJc w:val="left"/>
      <w:pPr>
        <w:ind w:left="5542" w:hanging="360"/>
      </w:pPr>
    </w:lvl>
    <w:lvl w:ilvl="8" w:tplc="F72ABD00">
      <w:start w:val="1"/>
      <w:numFmt w:val="lowerRoman"/>
      <w:lvlText w:val="%9."/>
      <w:lvlJc w:val="right"/>
      <w:pPr>
        <w:ind w:left="6262" w:hanging="180"/>
      </w:pPr>
    </w:lvl>
  </w:abstractNum>
  <w:abstractNum w:abstractNumId="297" w15:restartNumberingAfterBreak="0">
    <w:nsid w:val="781E6CB3"/>
    <w:multiLevelType w:val="multilevel"/>
    <w:tmpl w:val="2320D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8384A12"/>
    <w:multiLevelType w:val="hybridMultilevel"/>
    <w:tmpl w:val="C5C25D66"/>
    <w:lvl w:ilvl="0" w:tplc="7492763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25691A0">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4A4A4EC">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632AA6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74EF66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C980D44">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5A8CF9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C0081E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452E31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99" w15:restartNumberingAfterBreak="0">
    <w:nsid w:val="78565887"/>
    <w:multiLevelType w:val="multilevel"/>
    <w:tmpl w:val="E76A55A8"/>
    <w:lvl w:ilvl="0">
      <w:start w:val="1"/>
      <w:numFmt w:val="decimal"/>
      <w:lvlText w:val="%1."/>
      <w:lvlJc w:val="left"/>
      <w:pPr>
        <w:ind w:left="120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1.%2."/>
      <w:lvlJc w:val="left"/>
      <w:pPr>
        <w:ind w:left="143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0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2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4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6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00" w15:restartNumberingAfterBreak="0">
    <w:nsid w:val="788E249E"/>
    <w:multiLevelType w:val="hybridMultilevel"/>
    <w:tmpl w:val="099A9AA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1" w15:restartNumberingAfterBreak="0">
    <w:nsid w:val="78C138F7"/>
    <w:multiLevelType w:val="hybridMultilevel"/>
    <w:tmpl w:val="C32CE1CC"/>
    <w:lvl w:ilvl="0" w:tplc="E6DAD574">
      <w:start w:val="1"/>
      <w:numFmt w:val="lowerLetter"/>
      <w:lvlText w:val="%1."/>
      <w:lvlJc w:val="left"/>
      <w:pPr>
        <w:ind w:left="929" w:hanging="360"/>
      </w:pPr>
    </w:lvl>
    <w:lvl w:ilvl="1" w:tplc="721C213E">
      <w:start w:val="1"/>
      <w:numFmt w:val="lowerLetter"/>
      <w:lvlText w:val="%2."/>
      <w:lvlJc w:val="left"/>
      <w:pPr>
        <w:ind w:left="1649" w:hanging="360"/>
      </w:pPr>
    </w:lvl>
    <w:lvl w:ilvl="2" w:tplc="B44EB59C">
      <w:start w:val="1"/>
      <w:numFmt w:val="lowerRoman"/>
      <w:lvlText w:val="%3."/>
      <w:lvlJc w:val="right"/>
      <w:pPr>
        <w:ind w:left="2369" w:hanging="180"/>
      </w:pPr>
    </w:lvl>
    <w:lvl w:ilvl="3" w:tplc="C7D493DA">
      <w:start w:val="1"/>
      <w:numFmt w:val="decimal"/>
      <w:lvlText w:val="%4."/>
      <w:lvlJc w:val="left"/>
      <w:pPr>
        <w:ind w:left="3089" w:hanging="360"/>
      </w:pPr>
    </w:lvl>
    <w:lvl w:ilvl="4" w:tplc="A18AA0AA">
      <w:start w:val="1"/>
      <w:numFmt w:val="lowerLetter"/>
      <w:lvlText w:val="%5."/>
      <w:lvlJc w:val="left"/>
      <w:pPr>
        <w:ind w:left="3809" w:hanging="360"/>
      </w:pPr>
    </w:lvl>
    <w:lvl w:ilvl="5" w:tplc="276CD64C">
      <w:start w:val="1"/>
      <w:numFmt w:val="lowerRoman"/>
      <w:lvlText w:val="%6."/>
      <w:lvlJc w:val="right"/>
      <w:pPr>
        <w:ind w:left="4529" w:hanging="180"/>
      </w:pPr>
    </w:lvl>
    <w:lvl w:ilvl="6" w:tplc="E45C4958">
      <w:start w:val="1"/>
      <w:numFmt w:val="decimal"/>
      <w:lvlText w:val="%7."/>
      <w:lvlJc w:val="left"/>
      <w:pPr>
        <w:ind w:left="5249" w:hanging="360"/>
      </w:pPr>
    </w:lvl>
    <w:lvl w:ilvl="7" w:tplc="0762832E">
      <w:start w:val="1"/>
      <w:numFmt w:val="lowerLetter"/>
      <w:lvlText w:val="%8."/>
      <w:lvlJc w:val="left"/>
      <w:pPr>
        <w:ind w:left="5969" w:hanging="360"/>
      </w:pPr>
    </w:lvl>
    <w:lvl w:ilvl="8" w:tplc="E6C00224">
      <w:start w:val="1"/>
      <w:numFmt w:val="lowerRoman"/>
      <w:lvlText w:val="%9."/>
      <w:lvlJc w:val="right"/>
      <w:pPr>
        <w:ind w:left="6689" w:hanging="180"/>
      </w:pPr>
    </w:lvl>
  </w:abstractNum>
  <w:abstractNum w:abstractNumId="302" w15:restartNumberingAfterBreak="0">
    <w:nsid w:val="79212B29"/>
    <w:multiLevelType w:val="multilevel"/>
    <w:tmpl w:val="09A67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948236B"/>
    <w:multiLevelType w:val="hybridMultilevel"/>
    <w:tmpl w:val="DDEA1E9A"/>
    <w:lvl w:ilvl="0" w:tplc="0816001B">
      <w:start w:val="1"/>
      <w:numFmt w:val="lowerRoman"/>
      <w:lvlText w:val="%1."/>
      <w:lvlJc w:val="righ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304" w15:restartNumberingAfterBreak="0">
    <w:nsid w:val="79A033CB"/>
    <w:multiLevelType w:val="hybridMultilevel"/>
    <w:tmpl w:val="5B16CEE0"/>
    <w:lvl w:ilvl="0" w:tplc="FFFFFFFF">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05" w15:restartNumberingAfterBreak="0">
    <w:nsid w:val="79D14B45"/>
    <w:multiLevelType w:val="hybridMultilevel"/>
    <w:tmpl w:val="FFFFFFFF"/>
    <w:lvl w:ilvl="0" w:tplc="2334C316">
      <w:start w:val="1"/>
      <w:numFmt w:val="decimal"/>
      <w:lvlText w:val="%1."/>
      <w:lvlJc w:val="left"/>
      <w:pPr>
        <w:ind w:left="502" w:hanging="360"/>
      </w:pPr>
    </w:lvl>
    <w:lvl w:ilvl="1" w:tplc="BA6A02E6">
      <w:start w:val="1"/>
      <w:numFmt w:val="lowerLetter"/>
      <w:lvlText w:val="%2."/>
      <w:lvlJc w:val="left"/>
      <w:pPr>
        <w:ind w:left="1222" w:hanging="360"/>
      </w:pPr>
    </w:lvl>
    <w:lvl w:ilvl="2" w:tplc="8B629B40">
      <w:start w:val="1"/>
      <w:numFmt w:val="lowerRoman"/>
      <w:lvlText w:val="%3."/>
      <w:lvlJc w:val="right"/>
      <w:pPr>
        <w:ind w:left="1942" w:hanging="180"/>
      </w:pPr>
    </w:lvl>
    <w:lvl w:ilvl="3" w:tplc="6218CDA6">
      <w:start w:val="1"/>
      <w:numFmt w:val="decimal"/>
      <w:lvlText w:val="%4."/>
      <w:lvlJc w:val="left"/>
      <w:pPr>
        <w:ind w:left="2662" w:hanging="360"/>
      </w:pPr>
    </w:lvl>
    <w:lvl w:ilvl="4" w:tplc="03344322">
      <w:start w:val="1"/>
      <w:numFmt w:val="lowerLetter"/>
      <w:lvlText w:val="%5."/>
      <w:lvlJc w:val="left"/>
      <w:pPr>
        <w:ind w:left="3382" w:hanging="360"/>
      </w:pPr>
    </w:lvl>
    <w:lvl w:ilvl="5" w:tplc="E3F49E74">
      <w:start w:val="1"/>
      <w:numFmt w:val="lowerRoman"/>
      <w:lvlText w:val="%6."/>
      <w:lvlJc w:val="right"/>
      <w:pPr>
        <w:ind w:left="4102" w:hanging="180"/>
      </w:pPr>
    </w:lvl>
    <w:lvl w:ilvl="6" w:tplc="560EBB8C">
      <w:start w:val="1"/>
      <w:numFmt w:val="decimal"/>
      <w:lvlText w:val="%7."/>
      <w:lvlJc w:val="left"/>
      <w:pPr>
        <w:ind w:left="4822" w:hanging="360"/>
      </w:pPr>
    </w:lvl>
    <w:lvl w:ilvl="7" w:tplc="76D8BD86">
      <w:start w:val="1"/>
      <w:numFmt w:val="lowerLetter"/>
      <w:lvlText w:val="%8."/>
      <w:lvlJc w:val="left"/>
      <w:pPr>
        <w:ind w:left="5542" w:hanging="360"/>
      </w:pPr>
    </w:lvl>
    <w:lvl w:ilvl="8" w:tplc="710AFA0A">
      <w:start w:val="1"/>
      <w:numFmt w:val="lowerRoman"/>
      <w:lvlText w:val="%9."/>
      <w:lvlJc w:val="right"/>
      <w:pPr>
        <w:ind w:left="6262" w:hanging="180"/>
      </w:pPr>
    </w:lvl>
  </w:abstractNum>
  <w:abstractNum w:abstractNumId="306" w15:restartNumberingAfterBreak="0">
    <w:nsid w:val="7B385D62"/>
    <w:multiLevelType w:val="hybridMultilevel"/>
    <w:tmpl w:val="6450E684"/>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07" w15:restartNumberingAfterBreak="0">
    <w:nsid w:val="7B598ADA"/>
    <w:multiLevelType w:val="hybridMultilevel"/>
    <w:tmpl w:val="B464D498"/>
    <w:lvl w:ilvl="0" w:tplc="587C08C0">
      <w:start w:val="1"/>
      <w:numFmt w:val="decimal"/>
      <w:lvlText w:val="%1."/>
      <w:lvlJc w:val="left"/>
      <w:pPr>
        <w:ind w:left="554" w:hanging="360"/>
      </w:pPr>
    </w:lvl>
    <w:lvl w:ilvl="1" w:tplc="1CCE4F76">
      <w:start w:val="1"/>
      <w:numFmt w:val="lowerLetter"/>
      <w:lvlText w:val="%2."/>
      <w:lvlJc w:val="left"/>
      <w:pPr>
        <w:ind w:left="1274" w:hanging="360"/>
      </w:pPr>
    </w:lvl>
    <w:lvl w:ilvl="2" w:tplc="F0965334">
      <w:start w:val="1"/>
      <w:numFmt w:val="lowerRoman"/>
      <w:lvlText w:val="%3."/>
      <w:lvlJc w:val="right"/>
      <w:pPr>
        <w:ind w:left="1994" w:hanging="180"/>
      </w:pPr>
    </w:lvl>
    <w:lvl w:ilvl="3" w:tplc="83A4CFEC">
      <w:start w:val="1"/>
      <w:numFmt w:val="decimal"/>
      <w:lvlText w:val="%4."/>
      <w:lvlJc w:val="left"/>
      <w:pPr>
        <w:ind w:left="2714" w:hanging="360"/>
      </w:pPr>
    </w:lvl>
    <w:lvl w:ilvl="4" w:tplc="239C7090">
      <w:start w:val="1"/>
      <w:numFmt w:val="lowerLetter"/>
      <w:lvlText w:val="%5."/>
      <w:lvlJc w:val="left"/>
      <w:pPr>
        <w:ind w:left="3434" w:hanging="360"/>
      </w:pPr>
    </w:lvl>
    <w:lvl w:ilvl="5" w:tplc="D18C6494">
      <w:start w:val="1"/>
      <w:numFmt w:val="lowerRoman"/>
      <w:lvlText w:val="%6."/>
      <w:lvlJc w:val="right"/>
      <w:pPr>
        <w:ind w:left="4154" w:hanging="180"/>
      </w:pPr>
    </w:lvl>
    <w:lvl w:ilvl="6" w:tplc="17A47620">
      <w:start w:val="1"/>
      <w:numFmt w:val="decimal"/>
      <w:lvlText w:val="%7."/>
      <w:lvlJc w:val="left"/>
      <w:pPr>
        <w:ind w:left="4874" w:hanging="360"/>
      </w:pPr>
    </w:lvl>
    <w:lvl w:ilvl="7" w:tplc="1D6ABC60">
      <w:start w:val="1"/>
      <w:numFmt w:val="lowerLetter"/>
      <w:lvlText w:val="%8."/>
      <w:lvlJc w:val="left"/>
      <w:pPr>
        <w:ind w:left="5594" w:hanging="360"/>
      </w:pPr>
    </w:lvl>
    <w:lvl w:ilvl="8" w:tplc="48D694C8">
      <w:start w:val="1"/>
      <w:numFmt w:val="lowerRoman"/>
      <w:lvlText w:val="%9."/>
      <w:lvlJc w:val="right"/>
      <w:pPr>
        <w:ind w:left="6314" w:hanging="180"/>
      </w:pPr>
    </w:lvl>
  </w:abstractNum>
  <w:abstractNum w:abstractNumId="308" w15:restartNumberingAfterBreak="0">
    <w:nsid w:val="7B7A383A"/>
    <w:multiLevelType w:val="hybridMultilevel"/>
    <w:tmpl w:val="9C145300"/>
    <w:lvl w:ilvl="0" w:tplc="A2345450">
      <w:start w:val="2"/>
      <w:numFmt w:val="decimal"/>
      <w:lvlText w:val="%1"/>
      <w:lvlJc w:val="left"/>
      <w:pPr>
        <w:ind w:left="2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D40494E">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4148786">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2420DE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E36B9F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1D0E3B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134C93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CA4AE1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9D0C26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09" w15:restartNumberingAfterBreak="0">
    <w:nsid w:val="7BED7508"/>
    <w:multiLevelType w:val="hybridMultilevel"/>
    <w:tmpl w:val="154A00C8"/>
    <w:lvl w:ilvl="0" w:tplc="7A14BB0C">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1B06668">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33801E6C">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ADCFFC8">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55C2742E">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702A7C06">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9730B7F6">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E424E068">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2EC6A6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10" w15:restartNumberingAfterBreak="0">
    <w:nsid w:val="7C62025E"/>
    <w:multiLevelType w:val="hybridMultilevel"/>
    <w:tmpl w:val="16727460"/>
    <w:lvl w:ilvl="0" w:tplc="2B6060EE">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1A1CFB54">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791CC51C">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6B841D6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6608D2AA">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2DEC8A0">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4586B19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4A030E6">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4B5C6AE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11" w15:restartNumberingAfterBreak="0">
    <w:nsid w:val="7C6B60F0"/>
    <w:multiLevelType w:val="hybridMultilevel"/>
    <w:tmpl w:val="BFA6B98A"/>
    <w:lvl w:ilvl="0" w:tplc="3D06892C">
      <w:start w:val="1"/>
      <w:numFmt w:val="decimal"/>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12" w15:restartNumberingAfterBreak="0">
    <w:nsid w:val="7CD83C19"/>
    <w:multiLevelType w:val="hybridMultilevel"/>
    <w:tmpl w:val="B936CA18"/>
    <w:lvl w:ilvl="0" w:tplc="08160017">
      <w:start w:val="1"/>
      <w:numFmt w:val="lowerLetter"/>
      <w:lvlText w:val="%1)"/>
      <w:lvlJc w:val="left"/>
      <w:pPr>
        <w:ind w:left="2718" w:hanging="360"/>
      </w:pPr>
    </w:lvl>
    <w:lvl w:ilvl="1" w:tplc="08160019" w:tentative="1">
      <w:start w:val="1"/>
      <w:numFmt w:val="lowerLetter"/>
      <w:lvlText w:val="%2."/>
      <w:lvlJc w:val="left"/>
      <w:pPr>
        <w:ind w:left="3438" w:hanging="360"/>
      </w:pPr>
    </w:lvl>
    <w:lvl w:ilvl="2" w:tplc="0816001B" w:tentative="1">
      <w:start w:val="1"/>
      <w:numFmt w:val="lowerRoman"/>
      <w:lvlText w:val="%3."/>
      <w:lvlJc w:val="right"/>
      <w:pPr>
        <w:ind w:left="4158" w:hanging="180"/>
      </w:pPr>
    </w:lvl>
    <w:lvl w:ilvl="3" w:tplc="0816000F" w:tentative="1">
      <w:start w:val="1"/>
      <w:numFmt w:val="decimal"/>
      <w:lvlText w:val="%4."/>
      <w:lvlJc w:val="left"/>
      <w:pPr>
        <w:ind w:left="4878" w:hanging="360"/>
      </w:pPr>
    </w:lvl>
    <w:lvl w:ilvl="4" w:tplc="08160019" w:tentative="1">
      <w:start w:val="1"/>
      <w:numFmt w:val="lowerLetter"/>
      <w:lvlText w:val="%5."/>
      <w:lvlJc w:val="left"/>
      <w:pPr>
        <w:ind w:left="5598" w:hanging="360"/>
      </w:pPr>
    </w:lvl>
    <w:lvl w:ilvl="5" w:tplc="0816001B" w:tentative="1">
      <w:start w:val="1"/>
      <w:numFmt w:val="lowerRoman"/>
      <w:lvlText w:val="%6."/>
      <w:lvlJc w:val="right"/>
      <w:pPr>
        <w:ind w:left="6318" w:hanging="180"/>
      </w:pPr>
    </w:lvl>
    <w:lvl w:ilvl="6" w:tplc="0816000F" w:tentative="1">
      <w:start w:val="1"/>
      <w:numFmt w:val="decimal"/>
      <w:lvlText w:val="%7."/>
      <w:lvlJc w:val="left"/>
      <w:pPr>
        <w:ind w:left="7038" w:hanging="360"/>
      </w:pPr>
    </w:lvl>
    <w:lvl w:ilvl="7" w:tplc="08160019" w:tentative="1">
      <w:start w:val="1"/>
      <w:numFmt w:val="lowerLetter"/>
      <w:lvlText w:val="%8."/>
      <w:lvlJc w:val="left"/>
      <w:pPr>
        <w:ind w:left="7758" w:hanging="360"/>
      </w:pPr>
    </w:lvl>
    <w:lvl w:ilvl="8" w:tplc="0816001B" w:tentative="1">
      <w:start w:val="1"/>
      <w:numFmt w:val="lowerRoman"/>
      <w:lvlText w:val="%9."/>
      <w:lvlJc w:val="right"/>
      <w:pPr>
        <w:ind w:left="8478" w:hanging="180"/>
      </w:pPr>
    </w:lvl>
  </w:abstractNum>
  <w:abstractNum w:abstractNumId="313" w15:restartNumberingAfterBreak="0">
    <w:nsid w:val="7D3C45D4"/>
    <w:multiLevelType w:val="hybridMultilevel"/>
    <w:tmpl w:val="4DF06E84"/>
    <w:lvl w:ilvl="0" w:tplc="2BF4AB10">
      <w:start w:val="1"/>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C009E2A">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95CA034">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C06994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042B460">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312544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22C2B6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6E04D84">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20A779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14" w15:restartNumberingAfterBreak="0">
    <w:nsid w:val="7D4211C1"/>
    <w:multiLevelType w:val="hybridMultilevel"/>
    <w:tmpl w:val="AF1AE366"/>
    <w:lvl w:ilvl="0" w:tplc="868E6F4A">
      <w:start w:val="2"/>
      <w:numFmt w:val="lowerLetter"/>
      <w:lvlText w:val="%1)"/>
      <w:lvlJc w:val="left"/>
      <w:pPr>
        <w:ind w:left="861"/>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C7F21F44">
      <w:start w:val="1"/>
      <w:numFmt w:val="lowerLetter"/>
      <w:lvlText w:val="%2"/>
      <w:lvlJc w:val="left"/>
      <w:pPr>
        <w:ind w:left="15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C569EBA">
      <w:start w:val="1"/>
      <w:numFmt w:val="lowerRoman"/>
      <w:lvlText w:val="%3"/>
      <w:lvlJc w:val="left"/>
      <w:pPr>
        <w:ind w:left="22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D2D255BC">
      <w:start w:val="1"/>
      <w:numFmt w:val="decimal"/>
      <w:lvlText w:val="%4"/>
      <w:lvlJc w:val="left"/>
      <w:pPr>
        <w:ind w:left="29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760C2F96">
      <w:start w:val="1"/>
      <w:numFmt w:val="lowerLetter"/>
      <w:lvlText w:val="%5"/>
      <w:lvlJc w:val="left"/>
      <w:pPr>
        <w:ind w:left="366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01AA9FA">
      <w:start w:val="1"/>
      <w:numFmt w:val="lowerRoman"/>
      <w:lvlText w:val="%6"/>
      <w:lvlJc w:val="left"/>
      <w:pPr>
        <w:ind w:left="438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E107BF4">
      <w:start w:val="1"/>
      <w:numFmt w:val="decimal"/>
      <w:lvlText w:val="%7"/>
      <w:lvlJc w:val="left"/>
      <w:pPr>
        <w:ind w:left="510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A6328018">
      <w:start w:val="1"/>
      <w:numFmt w:val="lowerLetter"/>
      <w:lvlText w:val="%8"/>
      <w:lvlJc w:val="left"/>
      <w:pPr>
        <w:ind w:left="582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81669358">
      <w:start w:val="1"/>
      <w:numFmt w:val="lowerRoman"/>
      <w:lvlText w:val="%9"/>
      <w:lvlJc w:val="left"/>
      <w:pPr>
        <w:ind w:left="6546"/>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15" w15:restartNumberingAfterBreak="0">
    <w:nsid w:val="7DA20904"/>
    <w:multiLevelType w:val="hybridMultilevel"/>
    <w:tmpl w:val="7054B27A"/>
    <w:lvl w:ilvl="0" w:tplc="A40036E6">
      <w:start w:val="1"/>
      <w:numFmt w:val="low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16" w15:restartNumberingAfterBreak="0">
    <w:nsid w:val="7DC80CD6"/>
    <w:multiLevelType w:val="hybridMultilevel"/>
    <w:tmpl w:val="AD1480A0"/>
    <w:lvl w:ilvl="0" w:tplc="F8AC9ECA">
      <w:start w:val="1"/>
      <w:numFmt w:val="lowerLetter"/>
      <w:lvlText w:val="%1)"/>
      <w:lvlJc w:val="left"/>
      <w:pPr>
        <w:ind w:left="502" w:hanging="360"/>
      </w:pPr>
    </w:lvl>
    <w:lvl w:ilvl="1" w:tplc="52969E02">
      <w:start w:val="1"/>
      <w:numFmt w:val="lowerLetter"/>
      <w:lvlText w:val="%2."/>
      <w:lvlJc w:val="left"/>
      <w:pPr>
        <w:ind w:left="1222" w:hanging="360"/>
      </w:pPr>
    </w:lvl>
    <w:lvl w:ilvl="2" w:tplc="4F026F8E">
      <w:start w:val="1"/>
      <w:numFmt w:val="lowerRoman"/>
      <w:lvlText w:val="%3."/>
      <w:lvlJc w:val="right"/>
      <w:pPr>
        <w:ind w:left="1942" w:hanging="180"/>
      </w:pPr>
    </w:lvl>
    <w:lvl w:ilvl="3" w:tplc="F8B01DF0">
      <w:start w:val="1"/>
      <w:numFmt w:val="decimal"/>
      <w:lvlText w:val="%4."/>
      <w:lvlJc w:val="left"/>
      <w:pPr>
        <w:ind w:left="2662" w:hanging="360"/>
      </w:pPr>
    </w:lvl>
    <w:lvl w:ilvl="4" w:tplc="C96E33D2">
      <w:start w:val="1"/>
      <w:numFmt w:val="lowerLetter"/>
      <w:lvlText w:val="%5."/>
      <w:lvlJc w:val="left"/>
      <w:pPr>
        <w:ind w:left="3382" w:hanging="360"/>
      </w:pPr>
    </w:lvl>
    <w:lvl w:ilvl="5" w:tplc="8B245E6C">
      <w:start w:val="1"/>
      <w:numFmt w:val="lowerRoman"/>
      <w:lvlText w:val="%6."/>
      <w:lvlJc w:val="right"/>
      <w:pPr>
        <w:ind w:left="4102" w:hanging="180"/>
      </w:pPr>
    </w:lvl>
    <w:lvl w:ilvl="6" w:tplc="EF4CC678">
      <w:start w:val="1"/>
      <w:numFmt w:val="decimal"/>
      <w:lvlText w:val="%7."/>
      <w:lvlJc w:val="left"/>
      <w:pPr>
        <w:ind w:left="4822" w:hanging="360"/>
      </w:pPr>
    </w:lvl>
    <w:lvl w:ilvl="7" w:tplc="6B2619D2">
      <w:start w:val="1"/>
      <w:numFmt w:val="lowerLetter"/>
      <w:lvlText w:val="%8."/>
      <w:lvlJc w:val="left"/>
      <w:pPr>
        <w:ind w:left="5542" w:hanging="360"/>
      </w:pPr>
    </w:lvl>
    <w:lvl w:ilvl="8" w:tplc="169EFE70">
      <w:start w:val="1"/>
      <w:numFmt w:val="lowerRoman"/>
      <w:lvlText w:val="%9."/>
      <w:lvlJc w:val="right"/>
      <w:pPr>
        <w:ind w:left="6262" w:hanging="180"/>
      </w:pPr>
    </w:lvl>
  </w:abstractNum>
  <w:abstractNum w:abstractNumId="317" w15:restartNumberingAfterBreak="0">
    <w:nsid w:val="7DF73D19"/>
    <w:multiLevelType w:val="hybridMultilevel"/>
    <w:tmpl w:val="27041AC2"/>
    <w:lvl w:ilvl="0" w:tplc="DCA2E8FC">
      <w:start w:val="1"/>
      <w:numFmt w:val="decimal"/>
      <w:lvlText w:val="%1."/>
      <w:lvlJc w:val="left"/>
      <w:pPr>
        <w:ind w:left="487" w:hanging="360"/>
      </w:pPr>
    </w:lvl>
    <w:lvl w:ilvl="1" w:tplc="BDDAF090">
      <w:start w:val="1"/>
      <w:numFmt w:val="lowerLetter"/>
      <w:lvlText w:val="%2."/>
      <w:lvlJc w:val="left"/>
      <w:pPr>
        <w:ind w:left="1207" w:hanging="360"/>
      </w:pPr>
    </w:lvl>
    <w:lvl w:ilvl="2" w:tplc="68CE4490">
      <w:start w:val="1"/>
      <w:numFmt w:val="lowerRoman"/>
      <w:lvlText w:val="%3."/>
      <w:lvlJc w:val="right"/>
      <w:pPr>
        <w:ind w:left="1927" w:hanging="180"/>
      </w:pPr>
    </w:lvl>
    <w:lvl w:ilvl="3" w:tplc="D24C39F0">
      <w:start w:val="1"/>
      <w:numFmt w:val="decimal"/>
      <w:lvlText w:val="%4."/>
      <w:lvlJc w:val="left"/>
      <w:pPr>
        <w:ind w:left="2647" w:hanging="360"/>
      </w:pPr>
    </w:lvl>
    <w:lvl w:ilvl="4" w:tplc="F8428344">
      <w:start w:val="1"/>
      <w:numFmt w:val="lowerLetter"/>
      <w:lvlText w:val="%5."/>
      <w:lvlJc w:val="left"/>
      <w:pPr>
        <w:ind w:left="3367" w:hanging="360"/>
      </w:pPr>
    </w:lvl>
    <w:lvl w:ilvl="5" w:tplc="30A45A60">
      <w:start w:val="1"/>
      <w:numFmt w:val="lowerRoman"/>
      <w:lvlText w:val="%6."/>
      <w:lvlJc w:val="right"/>
      <w:pPr>
        <w:ind w:left="4087" w:hanging="180"/>
      </w:pPr>
    </w:lvl>
    <w:lvl w:ilvl="6" w:tplc="8A5216B0">
      <w:start w:val="1"/>
      <w:numFmt w:val="decimal"/>
      <w:lvlText w:val="%7."/>
      <w:lvlJc w:val="left"/>
      <w:pPr>
        <w:ind w:left="4807" w:hanging="360"/>
      </w:pPr>
    </w:lvl>
    <w:lvl w:ilvl="7" w:tplc="B012106E">
      <w:start w:val="1"/>
      <w:numFmt w:val="lowerLetter"/>
      <w:lvlText w:val="%8."/>
      <w:lvlJc w:val="left"/>
      <w:pPr>
        <w:ind w:left="5527" w:hanging="360"/>
      </w:pPr>
    </w:lvl>
    <w:lvl w:ilvl="8" w:tplc="CDBEAAC0">
      <w:start w:val="1"/>
      <w:numFmt w:val="lowerRoman"/>
      <w:lvlText w:val="%9."/>
      <w:lvlJc w:val="right"/>
      <w:pPr>
        <w:ind w:left="6247" w:hanging="180"/>
      </w:pPr>
    </w:lvl>
  </w:abstractNum>
  <w:abstractNum w:abstractNumId="318" w15:restartNumberingAfterBreak="0">
    <w:nsid w:val="7DFF6377"/>
    <w:multiLevelType w:val="hybridMultilevel"/>
    <w:tmpl w:val="1B1085F2"/>
    <w:lvl w:ilvl="0" w:tplc="1C3A3702">
      <w:start w:val="12"/>
      <w:numFmt w:val="lowerLetter"/>
      <w:lvlText w:val="%1)"/>
      <w:lvlJc w:val="left"/>
      <w:pPr>
        <w:ind w:left="99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BDE80F3C">
      <w:start w:val="1"/>
      <w:numFmt w:val="lowerLetter"/>
      <w:lvlText w:val="%2"/>
      <w:lvlJc w:val="left"/>
      <w:pPr>
        <w:ind w:left="16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C804038">
      <w:start w:val="1"/>
      <w:numFmt w:val="lowerRoman"/>
      <w:lvlText w:val="%3"/>
      <w:lvlJc w:val="left"/>
      <w:pPr>
        <w:ind w:left="23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34727CBA">
      <w:start w:val="1"/>
      <w:numFmt w:val="decimal"/>
      <w:lvlText w:val="%4"/>
      <w:lvlJc w:val="left"/>
      <w:pPr>
        <w:ind w:left="30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8DD470F4">
      <w:start w:val="1"/>
      <w:numFmt w:val="lowerLetter"/>
      <w:lvlText w:val="%5"/>
      <w:lvlJc w:val="left"/>
      <w:pPr>
        <w:ind w:left="380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DBA02A14">
      <w:start w:val="1"/>
      <w:numFmt w:val="lowerRoman"/>
      <w:lvlText w:val="%6"/>
      <w:lvlJc w:val="left"/>
      <w:pPr>
        <w:ind w:left="452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BED482FC">
      <w:start w:val="1"/>
      <w:numFmt w:val="decimal"/>
      <w:lvlText w:val="%7"/>
      <w:lvlJc w:val="left"/>
      <w:pPr>
        <w:ind w:left="524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814CD834">
      <w:start w:val="1"/>
      <w:numFmt w:val="lowerLetter"/>
      <w:lvlText w:val="%8"/>
      <w:lvlJc w:val="left"/>
      <w:pPr>
        <w:ind w:left="596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C3A2596">
      <w:start w:val="1"/>
      <w:numFmt w:val="lowerRoman"/>
      <w:lvlText w:val="%9"/>
      <w:lvlJc w:val="left"/>
      <w:pPr>
        <w:ind w:left="6688"/>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319" w15:restartNumberingAfterBreak="0">
    <w:nsid w:val="7E60DC56"/>
    <w:multiLevelType w:val="hybridMultilevel"/>
    <w:tmpl w:val="298AE82E"/>
    <w:lvl w:ilvl="0" w:tplc="C01EC450">
      <w:start w:val="1"/>
      <w:numFmt w:val="lowerLetter"/>
      <w:lvlText w:val="%1."/>
      <w:lvlJc w:val="left"/>
      <w:pPr>
        <w:ind w:left="502" w:hanging="360"/>
      </w:pPr>
    </w:lvl>
    <w:lvl w:ilvl="1" w:tplc="CD26E83C">
      <w:start w:val="1"/>
      <w:numFmt w:val="lowerLetter"/>
      <w:lvlText w:val="%2."/>
      <w:lvlJc w:val="left"/>
      <w:pPr>
        <w:ind w:left="1222" w:hanging="360"/>
      </w:pPr>
    </w:lvl>
    <w:lvl w:ilvl="2" w:tplc="060AFBDA">
      <w:start w:val="1"/>
      <w:numFmt w:val="lowerRoman"/>
      <w:lvlText w:val="%3."/>
      <w:lvlJc w:val="right"/>
      <w:pPr>
        <w:ind w:left="1942" w:hanging="180"/>
      </w:pPr>
    </w:lvl>
    <w:lvl w:ilvl="3" w:tplc="6844541E">
      <w:start w:val="1"/>
      <w:numFmt w:val="decimal"/>
      <w:lvlText w:val="%4."/>
      <w:lvlJc w:val="left"/>
      <w:pPr>
        <w:ind w:left="2662" w:hanging="360"/>
      </w:pPr>
    </w:lvl>
    <w:lvl w:ilvl="4" w:tplc="74F0AA56">
      <w:start w:val="1"/>
      <w:numFmt w:val="lowerLetter"/>
      <w:lvlText w:val="%5."/>
      <w:lvlJc w:val="left"/>
      <w:pPr>
        <w:ind w:left="3382" w:hanging="360"/>
      </w:pPr>
    </w:lvl>
    <w:lvl w:ilvl="5" w:tplc="59D0F9A6">
      <w:start w:val="1"/>
      <w:numFmt w:val="lowerRoman"/>
      <w:lvlText w:val="%6."/>
      <w:lvlJc w:val="right"/>
      <w:pPr>
        <w:ind w:left="4102" w:hanging="180"/>
      </w:pPr>
    </w:lvl>
    <w:lvl w:ilvl="6" w:tplc="F092B2C8">
      <w:start w:val="1"/>
      <w:numFmt w:val="decimal"/>
      <w:lvlText w:val="%7."/>
      <w:lvlJc w:val="left"/>
      <w:pPr>
        <w:ind w:left="4822" w:hanging="360"/>
      </w:pPr>
    </w:lvl>
    <w:lvl w:ilvl="7" w:tplc="5792D842">
      <w:start w:val="1"/>
      <w:numFmt w:val="lowerLetter"/>
      <w:lvlText w:val="%8."/>
      <w:lvlJc w:val="left"/>
      <w:pPr>
        <w:ind w:left="5542" w:hanging="360"/>
      </w:pPr>
    </w:lvl>
    <w:lvl w:ilvl="8" w:tplc="FD6CD020">
      <w:start w:val="1"/>
      <w:numFmt w:val="lowerRoman"/>
      <w:lvlText w:val="%9."/>
      <w:lvlJc w:val="right"/>
      <w:pPr>
        <w:ind w:left="6262" w:hanging="180"/>
      </w:pPr>
    </w:lvl>
  </w:abstractNum>
  <w:abstractNum w:abstractNumId="320" w15:restartNumberingAfterBreak="0">
    <w:nsid w:val="7E71118E"/>
    <w:multiLevelType w:val="hybridMultilevel"/>
    <w:tmpl w:val="456EE7AC"/>
    <w:lvl w:ilvl="0" w:tplc="08160017">
      <w:start w:val="1"/>
      <w:numFmt w:val="lowerLetter"/>
      <w:lvlText w:val="%1)"/>
      <w:lvlJc w:val="left"/>
      <w:pPr>
        <w:ind w:left="502" w:hanging="360"/>
      </w:p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321" w15:restartNumberingAfterBreak="0">
    <w:nsid w:val="7E7234BC"/>
    <w:multiLevelType w:val="hybridMultilevel"/>
    <w:tmpl w:val="BF20AB80"/>
    <w:lvl w:ilvl="0" w:tplc="C7FA50C4">
      <w:start w:val="4"/>
      <w:numFmt w:val="decimal"/>
      <w:lvlText w:val="%1"/>
      <w:lvlJc w:val="left"/>
      <w:pPr>
        <w:ind w:left="2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B40A97C">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D30ADB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67693A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1F2D6F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FB6B2F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078362E">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F348CC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355802E0">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22" w15:restartNumberingAfterBreak="0">
    <w:nsid w:val="7EE61D00"/>
    <w:multiLevelType w:val="multilevel"/>
    <w:tmpl w:val="5A7EF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F219731"/>
    <w:multiLevelType w:val="hybridMultilevel"/>
    <w:tmpl w:val="FFFFFFFF"/>
    <w:lvl w:ilvl="0" w:tplc="CB94A5A8">
      <w:start w:val="1"/>
      <w:numFmt w:val="decimal"/>
      <w:lvlText w:val="%1."/>
      <w:lvlJc w:val="left"/>
      <w:pPr>
        <w:ind w:left="502" w:hanging="360"/>
      </w:pPr>
    </w:lvl>
    <w:lvl w:ilvl="1" w:tplc="891C633A">
      <w:start w:val="1"/>
      <w:numFmt w:val="lowerLetter"/>
      <w:lvlText w:val="%2."/>
      <w:lvlJc w:val="left"/>
      <w:pPr>
        <w:ind w:left="1222" w:hanging="360"/>
      </w:pPr>
    </w:lvl>
    <w:lvl w:ilvl="2" w:tplc="085CF61A">
      <w:start w:val="1"/>
      <w:numFmt w:val="lowerRoman"/>
      <w:lvlText w:val="%3."/>
      <w:lvlJc w:val="right"/>
      <w:pPr>
        <w:ind w:left="1942" w:hanging="180"/>
      </w:pPr>
    </w:lvl>
    <w:lvl w:ilvl="3" w:tplc="027E1128">
      <w:start w:val="1"/>
      <w:numFmt w:val="decimal"/>
      <w:lvlText w:val="%4."/>
      <w:lvlJc w:val="left"/>
      <w:pPr>
        <w:ind w:left="2662" w:hanging="360"/>
      </w:pPr>
    </w:lvl>
    <w:lvl w:ilvl="4" w:tplc="A24CC7CC">
      <w:start w:val="1"/>
      <w:numFmt w:val="lowerLetter"/>
      <w:lvlText w:val="%5."/>
      <w:lvlJc w:val="left"/>
      <w:pPr>
        <w:ind w:left="3382" w:hanging="360"/>
      </w:pPr>
    </w:lvl>
    <w:lvl w:ilvl="5" w:tplc="52BA2194">
      <w:start w:val="1"/>
      <w:numFmt w:val="lowerRoman"/>
      <w:lvlText w:val="%6."/>
      <w:lvlJc w:val="right"/>
      <w:pPr>
        <w:ind w:left="4102" w:hanging="180"/>
      </w:pPr>
    </w:lvl>
    <w:lvl w:ilvl="6" w:tplc="6D6431D0">
      <w:start w:val="1"/>
      <w:numFmt w:val="decimal"/>
      <w:lvlText w:val="%7."/>
      <w:lvlJc w:val="left"/>
      <w:pPr>
        <w:ind w:left="4822" w:hanging="360"/>
      </w:pPr>
    </w:lvl>
    <w:lvl w:ilvl="7" w:tplc="619E4A8A">
      <w:start w:val="1"/>
      <w:numFmt w:val="lowerLetter"/>
      <w:lvlText w:val="%8."/>
      <w:lvlJc w:val="left"/>
      <w:pPr>
        <w:ind w:left="5542" w:hanging="360"/>
      </w:pPr>
    </w:lvl>
    <w:lvl w:ilvl="8" w:tplc="F4502388">
      <w:start w:val="1"/>
      <w:numFmt w:val="lowerRoman"/>
      <w:lvlText w:val="%9."/>
      <w:lvlJc w:val="right"/>
      <w:pPr>
        <w:ind w:left="6262" w:hanging="180"/>
      </w:pPr>
    </w:lvl>
  </w:abstractNum>
  <w:num w:numId="1" w16cid:durableId="387842831">
    <w:abstractNumId w:val="84"/>
  </w:num>
  <w:num w:numId="2" w16cid:durableId="815685324">
    <w:abstractNumId w:val="78"/>
  </w:num>
  <w:num w:numId="3" w16cid:durableId="417558359">
    <w:abstractNumId w:val="230"/>
  </w:num>
  <w:num w:numId="4" w16cid:durableId="1253778112">
    <w:abstractNumId w:val="14"/>
  </w:num>
  <w:num w:numId="5" w16cid:durableId="1892570529">
    <w:abstractNumId w:val="105"/>
  </w:num>
  <w:num w:numId="6" w16cid:durableId="1966617058">
    <w:abstractNumId w:val="65"/>
  </w:num>
  <w:num w:numId="7" w16cid:durableId="960457534">
    <w:abstractNumId w:val="73"/>
  </w:num>
  <w:num w:numId="8" w16cid:durableId="724376971">
    <w:abstractNumId w:val="30"/>
  </w:num>
  <w:num w:numId="9" w16cid:durableId="1823740395">
    <w:abstractNumId w:val="180"/>
  </w:num>
  <w:num w:numId="10" w16cid:durableId="846218031">
    <w:abstractNumId w:val="195"/>
  </w:num>
  <w:num w:numId="11" w16cid:durableId="1313753755">
    <w:abstractNumId w:val="102"/>
  </w:num>
  <w:num w:numId="12" w16cid:durableId="1454862406">
    <w:abstractNumId w:val="276"/>
  </w:num>
  <w:num w:numId="13" w16cid:durableId="476652560">
    <w:abstractNumId w:val="9"/>
  </w:num>
  <w:num w:numId="14" w16cid:durableId="1899855088">
    <w:abstractNumId w:val="48"/>
  </w:num>
  <w:num w:numId="15" w16cid:durableId="1039863525">
    <w:abstractNumId w:val="168"/>
  </w:num>
  <w:num w:numId="16" w16cid:durableId="710229298">
    <w:abstractNumId w:val="39"/>
  </w:num>
  <w:num w:numId="17" w16cid:durableId="244807988">
    <w:abstractNumId w:val="79"/>
  </w:num>
  <w:num w:numId="18" w16cid:durableId="748159397">
    <w:abstractNumId w:val="60"/>
  </w:num>
  <w:num w:numId="19" w16cid:durableId="946426135">
    <w:abstractNumId w:val="293"/>
  </w:num>
  <w:num w:numId="20" w16cid:durableId="49113066">
    <w:abstractNumId w:val="0"/>
  </w:num>
  <w:num w:numId="21" w16cid:durableId="1190218694">
    <w:abstractNumId w:val="248"/>
  </w:num>
  <w:num w:numId="22" w16cid:durableId="950937075">
    <w:abstractNumId w:val="284"/>
  </w:num>
  <w:num w:numId="23" w16cid:durableId="1928809771">
    <w:abstractNumId w:val="119"/>
  </w:num>
  <w:num w:numId="24" w16cid:durableId="1717391776">
    <w:abstractNumId w:val="225"/>
  </w:num>
  <w:num w:numId="25" w16cid:durableId="1557474521">
    <w:abstractNumId w:val="104"/>
  </w:num>
  <w:num w:numId="26" w16cid:durableId="1642660366">
    <w:abstractNumId w:val="255"/>
  </w:num>
  <w:num w:numId="27" w16cid:durableId="964821227">
    <w:abstractNumId w:val="132"/>
  </w:num>
  <w:num w:numId="28" w16cid:durableId="1772235729">
    <w:abstractNumId w:val="20"/>
  </w:num>
  <w:num w:numId="29" w16cid:durableId="581839099">
    <w:abstractNumId w:val="23"/>
  </w:num>
  <w:num w:numId="30" w16cid:durableId="76365713">
    <w:abstractNumId w:val="101"/>
  </w:num>
  <w:num w:numId="31" w16cid:durableId="694623459">
    <w:abstractNumId w:val="250"/>
  </w:num>
  <w:num w:numId="32" w16cid:durableId="1233082279">
    <w:abstractNumId w:val="316"/>
  </w:num>
  <w:num w:numId="33" w16cid:durableId="2002393471">
    <w:abstractNumId w:val="137"/>
  </w:num>
  <w:num w:numId="34" w16cid:durableId="397289828">
    <w:abstractNumId w:val="274"/>
  </w:num>
  <w:num w:numId="35" w16cid:durableId="28604346">
    <w:abstractNumId w:val="45"/>
  </w:num>
  <w:num w:numId="36" w16cid:durableId="47457163">
    <w:abstractNumId w:val="234"/>
  </w:num>
  <w:num w:numId="37" w16cid:durableId="484930175">
    <w:abstractNumId w:val="282"/>
  </w:num>
  <w:num w:numId="38" w16cid:durableId="1500655155">
    <w:abstractNumId w:val="211"/>
  </w:num>
  <w:num w:numId="39" w16cid:durableId="2107454751">
    <w:abstractNumId w:val="166"/>
  </w:num>
  <w:num w:numId="40" w16cid:durableId="1619600800">
    <w:abstractNumId w:val="292"/>
  </w:num>
  <w:num w:numId="41" w16cid:durableId="40057908">
    <w:abstractNumId w:val="319"/>
  </w:num>
  <w:num w:numId="42" w16cid:durableId="1348944631">
    <w:abstractNumId w:val="189"/>
  </w:num>
  <w:num w:numId="43" w16cid:durableId="468282173">
    <w:abstractNumId w:val="58"/>
  </w:num>
  <w:num w:numId="44" w16cid:durableId="1061247180">
    <w:abstractNumId w:val="260"/>
  </w:num>
  <w:num w:numId="45" w16cid:durableId="766003056">
    <w:abstractNumId w:val="301"/>
  </w:num>
  <w:num w:numId="46" w16cid:durableId="1857234268">
    <w:abstractNumId w:val="281"/>
  </w:num>
  <w:num w:numId="47" w16cid:durableId="177081420">
    <w:abstractNumId w:val="80"/>
  </w:num>
  <w:num w:numId="48" w16cid:durableId="507259651">
    <w:abstractNumId w:val="175"/>
  </w:num>
  <w:num w:numId="49" w16cid:durableId="936401275">
    <w:abstractNumId w:val="155"/>
  </w:num>
  <w:num w:numId="50" w16cid:durableId="53890498">
    <w:abstractNumId w:val="142"/>
  </w:num>
  <w:num w:numId="51" w16cid:durableId="1796944985">
    <w:abstractNumId w:val="232"/>
  </w:num>
  <w:num w:numId="52" w16cid:durableId="1738094094">
    <w:abstractNumId w:val="149"/>
  </w:num>
  <w:num w:numId="53" w16cid:durableId="1586841827">
    <w:abstractNumId w:val="57"/>
  </w:num>
  <w:num w:numId="54" w16cid:durableId="1967469022">
    <w:abstractNumId w:val="76"/>
  </w:num>
  <w:num w:numId="55" w16cid:durableId="1901936471">
    <w:abstractNumId w:val="77"/>
  </w:num>
  <w:num w:numId="56" w16cid:durableId="1390881658">
    <w:abstractNumId w:val="223"/>
  </w:num>
  <w:num w:numId="57" w16cid:durableId="1079131538">
    <w:abstractNumId w:val="33"/>
  </w:num>
  <w:num w:numId="58" w16cid:durableId="1377390075">
    <w:abstractNumId w:val="256"/>
  </w:num>
  <w:num w:numId="59" w16cid:durableId="609556001">
    <w:abstractNumId w:val="307"/>
  </w:num>
  <w:num w:numId="60" w16cid:durableId="4938562">
    <w:abstractNumId w:val="3"/>
  </w:num>
  <w:num w:numId="61" w16cid:durableId="49618204">
    <w:abstractNumId w:val="144"/>
  </w:num>
  <w:num w:numId="62" w16cid:durableId="276445445">
    <w:abstractNumId w:val="305"/>
  </w:num>
  <w:num w:numId="63" w16cid:durableId="1700737202">
    <w:abstractNumId w:val="209"/>
  </w:num>
  <w:num w:numId="64" w16cid:durableId="131868423">
    <w:abstractNumId w:val="268"/>
  </w:num>
  <w:num w:numId="65" w16cid:durableId="1915316864">
    <w:abstractNumId w:val="99"/>
  </w:num>
  <w:num w:numId="66" w16cid:durableId="2075539179">
    <w:abstractNumId w:val="27"/>
  </w:num>
  <w:num w:numId="67" w16cid:durableId="2041975442">
    <w:abstractNumId w:val="222"/>
  </w:num>
  <w:num w:numId="68" w16cid:durableId="1731925650">
    <w:abstractNumId w:val="25"/>
  </w:num>
  <w:num w:numId="69" w16cid:durableId="2047172373">
    <w:abstractNumId w:val="169"/>
  </w:num>
  <w:num w:numId="70" w16cid:durableId="618338178">
    <w:abstractNumId w:val="218"/>
  </w:num>
  <w:num w:numId="71" w16cid:durableId="1827356968">
    <w:abstractNumId w:val="317"/>
  </w:num>
  <w:num w:numId="72" w16cid:durableId="1432431501">
    <w:abstractNumId w:val="236"/>
  </w:num>
  <w:num w:numId="73" w16cid:durableId="1735003187">
    <w:abstractNumId w:val="51"/>
  </w:num>
  <w:num w:numId="74" w16cid:durableId="961493472">
    <w:abstractNumId w:val="285"/>
  </w:num>
  <w:num w:numId="75" w16cid:durableId="611741659">
    <w:abstractNumId w:val="275"/>
  </w:num>
  <w:num w:numId="76" w16cid:durableId="379020631">
    <w:abstractNumId w:val="247"/>
  </w:num>
  <w:num w:numId="77" w16cid:durableId="1880122388">
    <w:abstractNumId w:val="287"/>
  </w:num>
  <w:num w:numId="78" w16cid:durableId="245001989">
    <w:abstractNumId w:val="295"/>
  </w:num>
  <w:num w:numId="79" w16cid:durableId="15162053">
    <w:abstractNumId w:val="47"/>
  </w:num>
  <w:num w:numId="80" w16cid:durableId="95758126">
    <w:abstractNumId w:val="71"/>
  </w:num>
  <w:num w:numId="81" w16cid:durableId="1868060460">
    <w:abstractNumId w:val="124"/>
  </w:num>
  <w:num w:numId="82" w16cid:durableId="226840788">
    <w:abstractNumId w:val="68"/>
  </w:num>
  <w:num w:numId="83" w16cid:durableId="945040488">
    <w:abstractNumId w:val="55"/>
  </w:num>
  <w:num w:numId="84" w16cid:durableId="505753461">
    <w:abstractNumId w:val="184"/>
  </w:num>
  <w:num w:numId="85" w16cid:durableId="693072869">
    <w:abstractNumId w:val="134"/>
  </w:num>
  <w:num w:numId="86" w16cid:durableId="701711547">
    <w:abstractNumId w:val="138"/>
  </w:num>
  <w:num w:numId="87" w16cid:durableId="1183473976">
    <w:abstractNumId w:val="74"/>
  </w:num>
  <w:num w:numId="88" w16cid:durableId="1234395006">
    <w:abstractNumId w:val="145"/>
  </w:num>
  <w:num w:numId="89" w16cid:durableId="854727747">
    <w:abstractNumId w:val="103"/>
  </w:num>
  <w:num w:numId="90" w16cid:durableId="1831099338">
    <w:abstractNumId w:val="205"/>
  </w:num>
  <w:num w:numId="91" w16cid:durableId="1593389459">
    <w:abstractNumId w:val="153"/>
  </w:num>
  <w:num w:numId="92" w16cid:durableId="90973077">
    <w:abstractNumId w:val="98"/>
  </w:num>
  <w:num w:numId="93" w16cid:durableId="726996954">
    <w:abstractNumId w:val="262"/>
  </w:num>
  <w:num w:numId="94" w16cid:durableId="111098373">
    <w:abstractNumId w:val="269"/>
  </w:num>
  <w:num w:numId="95" w16cid:durableId="1170146485">
    <w:abstractNumId w:val="172"/>
  </w:num>
  <w:num w:numId="96" w16cid:durableId="795954824">
    <w:abstractNumId w:val="164"/>
  </w:num>
  <w:num w:numId="97" w16cid:durableId="1609042855">
    <w:abstractNumId w:val="135"/>
  </w:num>
  <w:num w:numId="98" w16cid:durableId="821386295">
    <w:abstractNumId w:val="29"/>
  </w:num>
  <w:num w:numId="99" w16cid:durableId="1421636925">
    <w:abstractNumId w:val="296"/>
  </w:num>
  <w:num w:numId="100" w16cid:durableId="485321183">
    <w:abstractNumId w:val="110"/>
  </w:num>
  <w:num w:numId="101" w16cid:durableId="77556991">
    <w:abstractNumId w:val="161"/>
  </w:num>
  <w:num w:numId="102" w16cid:durableId="1908035490">
    <w:abstractNumId w:val="131"/>
  </w:num>
  <w:num w:numId="103" w16cid:durableId="187989905">
    <w:abstractNumId w:val="323"/>
  </w:num>
  <w:num w:numId="104" w16cid:durableId="1954481344">
    <w:abstractNumId w:val="37"/>
  </w:num>
  <w:num w:numId="105" w16cid:durableId="345600157">
    <w:abstractNumId w:val="253"/>
  </w:num>
  <w:num w:numId="106" w16cid:durableId="480345225">
    <w:abstractNumId w:val="87"/>
  </w:num>
  <w:num w:numId="107" w16cid:durableId="435637159">
    <w:abstractNumId w:val="97"/>
  </w:num>
  <w:num w:numId="108" w16cid:durableId="1427115930">
    <w:abstractNumId w:val="318"/>
  </w:num>
  <w:num w:numId="109" w16cid:durableId="1481191421">
    <w:abstractNumId w:val="5"/>
  </w:num>
  <w:num w:numId="110" w16cid:durableId="1732078394">
    <w:abstractNumId w:val="197"/>
  </w:num>
  <w:num w:numId="111" w16cid:durableId="79255561">
    <w:abstractNumId w:val="279"/>
  </w:num>
  <w:num w:numId="112" w16cid:durableId="1609197869">
    <w:abstractNumId w:val="139"/>
  </w:num>
  <w:num w:numId="113" w16cid:durableId="716974038">
    <w:abstractNumId w:val="187"/>
  </w:num>
  <w:num w:numId="114" w16cid:durableId="142939428">
    <w:abstractNumId w:val="203"/>
  </w:num>
  <w:num w:numId="115" w16cid:durableId="1479499405">
    <w:abstractNumId w:val="140"/>
  </w:num>
  <w:num w:numId="116" w16cid:durableId="2083289734">
    <w:abstractNumId w:val="261"/>
  </w:num>
  <w:num w:numId="117" w16cid:durableId="586228545">
    <w:abstractNumId w:val="278"/>
  </w:num>
  <w:num w:numId="118" w16cid:durableId="1421217693">
    <w:abstractNumId w:val="46"/>
  </w:num>
  <w:num w:numId="119" w16cid:durableId="505096829">
    <w:abstractNumId w:val="15"/>
  </w:num>
  <w:num w:numId="120" w16cid:durableId="1717970310">
    <w:abstractNumId w:val="160"/>
  </w:num>
  <w:num w:numId="121" w16cid:durableId="2032144977">
    <w:abstractNumId w:val="321"/>
  </w:num>
  <w:num w:numId="122" w16cid:durableId="1841693219">
    <w:abstractNumId w:val="162"/>
  </w:num>
  <w:num w:numId="123" w16cid:durableId="367487181">
    <w:abstractNumId w:val="89"/>
  </w:num>
  <w:num w:numId="124" w16cid:durableId="1948656144">
    <w:abstractNumId w:val="289"/>
  </w:num>
  <w:num w:numId="125" w16cid:durableId="2044017688">
    <w:abstractNumId w:val="224"/>
  </w:num>
  <w:num w:numId="126" w16cid:durableId="1966692390">
    <w:abstractNumId w:val="38"/>
  </w:num>
  <w:num w:numId="127" w16cid:durableId="247269897">
    <w:abstractNumId w:val="18"/>
  </w:num>
  <w:num w:numId="128" w16cid:durableId="1493445056">
    <w:abstractNumId w:val="136"/>
  </w:num>
  <w:num w:numId="129" w16cid:durableId="99496767">
    <w:abstractNumId w:val="258"/>
  </w:num>
  <w:num w:numId="130" w16cid:durableId="992414806">
    <w:abstractNumId w:val="108"/>
  </w:num>
  <w:num w:numId="131" w16cid:durableId="1354303618">
    <w:abstractNumId w:val="266"/>
  </w:num>
  <w:num w:numId="132" w16cid:durableId="987324724">
    <w:abstractNumId w:val="310"/>
  </w:num>
  <w:num w:numId="133" w16cid:durableId="530261031">
    <w:abstractNumId w:val="191"/>
  </w:num>
  <w:num w:numId="134" w16cid:durableId="754058775">
    <w:abstractNumId w:val="96"/>
  </w:num>
  <w:num w:numId="135" w16cid:durableId="143786062">
    <w:abstractNumId w:val="173"/>
  </w:num>
  <w:num w:numId="136" w16cid:durableId="1922912748">
    <w:abstractNumId w:val="242"/>
  </w:num>
  <w:num w:numId="137" w16cid:durableId="1821266635">
    <w:abstractNumId w:val="81"/>
  </w:num>
  <w:num w:numId="138" w16cid:durableId="598026239">
    <w:abstractNumId w:val="179"/>
  </w:num>
  <w:num w:numId="139" w16cid:durableId="1186947022">
    <w:abstractNumId w:val="170"/>
  </w:num>
  <w:num w:numId="140" w16cid:durableId="1037776176">
    <w:abstractNumId w:val="241"/>
  </w:num>
  <w:num w:numId="141" w16cid:durableId="6182364">
    <w:abstractNumId w:val="314"/>
  </w:num>
  <w:num w:numId="142" w16cid:durableId="1057243311">
    <w:abstractNumId w:val="263"/>
  </w:num>
  <w:num w:numId="143" w16cid:durableId="1931043229">
    <w:abstractNumId w:val="122"/>
  </w:num>
  <w:num w:numId="144" w16cid:durableId="1098526853">
    <w:abstractNumId w:val="94"/>
  </w:num>
  <w:num w:numId="145" w16cid:durableId="1779907618">
    <w:abstractNumId w:val="188"/>
  </w:num>
  <w:num w:numId="146" w16cid:durableId="1349523497">
    <w:abstractNumId w:val="178"/>
  </w:num>
  <w:num w:numId="147" w16cid:durableId="1293829259">
    <w:abstractNumId w:val="31"/>
  </w:num>
  <w:num w:numId="148" w16cid:durableId="1455520784">
    <w:abstractNumId w:val="13"/>
  </w:num>
  <w:num w:numId="149" w16cid:durableId="2007509303">
    <w:abstractNumId w:val="128"/>
  </w:num>
  <w:num w:numId="150" w16cid:durableId="2118674512">
    <w:abstractNumId w:val="24"/>
  </w:num>
  <w:num w:numId="151" w16cid:durableId="830829962">
    <w:abstractNumId w:val="194"/>
  </w:num>
  <w:num w:numId="152" w16cid:durableId="767893439">
    <w:abstractNumId w:val="92"/>
  </w:num>
  <w:num w:numId="153" w16cid:durableId="9186459">
    <w:abstractNumId w:val="115"/>
  </w:num>
  <w:num w:numId="154" w16cid:durableId="2000691035">
    <w:abstractNumId w:val="28"/>
  </w:num>
  <w:num w:numId="155" w16cid:durableId="2011633705">
    <w:abstractNumId w:val="308"/>
  </w:num>
  <w:num w:numId="156" w16cid:durableId="1702391333">
    <w:abstractNumId w:val="21"/>
  </w:num>
  <w:num w:numId="157" w16cid:durableId="1226526144">
    <w:abstractNumId w:val="154"/>
  </w:num>
  <w:num w:numId="158" w16cid:durableId="352263707">
    <w:abstractNumId w:val="107"/>
  </w:num>
  <w:num w:numId="159" w16cid:durableId="86847290">
    <w:abstractNumId w:val="243"/>
  </w:num>
  <w:num w:numId="160" w16cid:durableId="844398029">
    <w:abstractNumId w:val="277"/>
  </w:num>
  <w:num w:numId="161" w16cid:durableId="1778938257">
    <w:abstractNumId w:val="249"/>
  </w:num>
  <w:num w:numId="162" w16cid:durableId="496960071">
    <w:abstractNumId w:val="120"/>
  </w:num>
  <w:num w:numId="163" w16cid:durableId="299844860">
    <w:abstractNumId w:val="85"/>
  </w:num>
  <w:num w:numId="164" w16cid:durableId="644313091">
    <w:abstractNumId w:val="273"/>
  </w:num>
  <w:num w:numId="165" w16cid:durableId="991448534">
    <w:abstractNumId w:val="309"/>
  </w:num>
  <w:num w:numId="166" w16cid:durableId="1917276949">
    <w:abstractNumId w:val="118"/>
  </w:num>
  <w:num w:numId="167" w16cid:durableId="894664408">
    <w:abstractNumId w:val="202"/>
  </w:num>
  <w:num w:numId="168" w16cid:durableId="1407263152">
    <w:abstractNumId w:val="56"/>
  </w:num>
  <w:num w:numId="169" w16cid:durableId="537276481">
    <w:abstractNumId w:val="36"/>
  </w:num>
  <w:num w:numId="170" w16cid:durableId="2011255882">
    <w:abstractNumId w:val="40"/>
  </w:num>
  <w:num w:numId="171" w16cid:durableId="1861972235">
    <w:abstractNumId w:val="239"/>
  </w:num>
  <w:num w:numId="172" w16cid:durableId="882525645">
    <w:abstractNumId w:val="193"/>
  </w:num>
  <w:num w:numId="173" w16cid:durableId="785736637">
    <w:abstractNumId w:val="208"/>
  </w:num>
  <w:num w:numId="174" w16cid:durableId="176581572">
    <w:abstractNumId w:val="32"/>
  </w:num>
  <w:num w:numId="175" w16cid:durableId="1487939866">
    <w:abstractNumId w:val="252"/>
  </w:num>
  <w:num w:numId="176" w16cid:durableId="760223876">
    <w:abstractNumId w:val="141"/>
  </w:num>
  <w:num w:numId="177" w16cid:durableId="631331223">
    <w:abstractNumId w:val="95"/>
  </w:num>
  <w:num w:numId="178" w16cid:durableId="1361276670">
    <w:abstractNumId w:val="116"/>
  </w:num>
  <w:num w:numId="179" w16cid:durableId="1478911505">
    <w:abstractNumId w:val="86"/>
  </w:num>
  <w:num w:numId="180" w16cid:durableId="277955579">
    <w:abstractNumId w:val="49"/>
  </w:num>
  <w:num w:numId="181" w16cid:durableId="599290245">
    <w:abstractNumId w:val="111"/>
  </w:num>
  <w:num w:numId="182" w16cid:durableId="310982012">
    <w:abstractNumId w:val="240"/>
  </w:num>
  <w:num w:numId="183" w16cid:durableId="323317478">
    <w:abstractNumId w:val="182"/>
  </w:num>
  <w:num w:numId="184" w16cid:durableId="699551742">
    <w:abstractNumId w:val="106"/>
  </w:num>
  <w:num w:numId="185" w16cid:durableId="1089158502">
    <w:abstractNumId w:val="90"/>
  </w:num>
  <w:num w:numId="186" w16cid:durableId="1430664504">
    <w:abstractNumId w:val="185"/>
  </w:num>
  <w:num w:numId="187" w16cid:durableId="664819539">
    <w:abstractNumId w:val="227"/>
  </w:num>
  <w:num w:numId="188" w16cid:durableId="1587886293">
    <w:abstractNumId w:val="270"/>
  </w:num>
  <w:num w:numId="189" w16cid:durableId="629019069">
    <w:abstractNumId w:val="91"/>
  </w:num>
  <w:num w:numId="190" w16cid:durableId="2062317029">
    <w:abstractNumId w:val="181"/>
  </w:num>
  <w:num w:numId="191" w16cid:durableId="1239250845">
    <w:abstractNumId w:val="121"/>
  </w:num>
  <w:num w:numId="192" w16cid:durableId="1030230130">
    <w:abstractNumId w:val="271"/>
  </w:num>
  <w:num w:numId="193" w16cid:durableId="632567244">
    <w:abstractNumId w:val="126"/>
  </w:num>
  <w:num w:numId="194" w16cid:durableId="1299847303">
    <w:abstractNumId w:val="35"/>
  </w:num>
  <w:num w:numId="195" w16cid:durableId="1367025598">
    <w:abstractNumId w:val="61"/>
  </w:num>
  <w:num w:numId="196" w16cid:durableId="377245284">
    <w:abstractNumId w:val="62"/>
  </w:num>
  <w:num w:numId="197" w16cid:durableId="990133606">
    <w:abstractNumId w:val="204"/>
  </w:num>
  <w:num w:numId="198" w16cid:durableId="1178813683">
    <w:abstractNumId w:val="267"/>
  </w:num>
  <w:num w:numId="199" w16cid:durableId="1612083234">
    <w:abstractNumId w:val="159"/>
  </w:num>
  <w:num w:numId="200" w16cid:durableId="1544711515">
    <w:abstractNumId w:val="186"/>
  </w:num>
  <w:num w:numId="201" w16cid:durableId="1208642894">
    <w:abstractNumId w:val="82"/>
  </w:num>
  <w:num w:numId="202" w16cid:durableId="541526836">
    <w:abstractNumId w:val="146"/>
  </w:num>
  <w:num w:numId="203" w16cid:durableId="1828010020">
    <w:abstractNumId w:val="298"/>
  </w:num>
  <w:num w:numId="204" w16cid:durableId="1494367660">
    <w:abstractNumId w:val="313"/>
  </w:num>
  <w:num w:numId="205" w16cid:durableId="298193265">
    <w:abstractNumId w:val="294"/>
  </w:num>
  <w:num w:numId="206" w16cid:durableId="1990211903">
    <w:abstractNumId w:val="12"/>
  </w:num>
  <w:num w:numId="207" w16cid:durableId="1744529119">
    <w:abstractNumId w:val="151"/>
  </w:num>
  <w:num w:numId="208" w16cid:durableId="15892191">
    <w:abstractNumId w:val="220"/>
  </w:num>
  <w:num w:numId="209" w16cid:durableId="1725256236">
    <w:abstractNumId w:val="75"/>
  </w:num>
  <w:num w:numId="210" w16cid:durableId="80638218">
    <w:abstractNumId w:val="245"/>
  </w:num>
  <w:num w:numId="211" w16cid:durableId="240867810">
    <w:abstractNumId w:val="215"/>
  </w:num>
  <w:num w:numId="212" w16cid:durableId="1588228746">
    <w:abstractNumId w:val="7"/>
  </w:num>
  <w:num w:numId="213" w16cid:durableId="1284117021">
    <w:abstractNumId w:val="127"/>
  </w:num>
  <w:num w:numId="214" w16cid:durableId="1399278566">
    <w:abstractNumId w:val="206"/>
  </w:num>
  <w:num w:numId="215" w16cid:durableId="1668898763">
    <w:abstractNumId w:val="198"/>
  </w:num>
  <w:num w:numId="216" w16cid:durableId="1607882330">
    <w:abstractNumId w:val="133"/>
  </w:num>
  <w:num w:numId="217" w16cid:durableId="474562907">
    <w:abstractNumId w:val="64"/>
  </w:num>
  <w:num w:numId="218" w16cid:durableId="1775705440">
    <w:abstractNumId w:val="212"/>
  </w:num>
  <w:num w:numId="219" w16cid:durableId="409354158">
    <w:abstractNumId w:val="213"/>
  </w:num>
  <w:num w:numId="220" w16cid:durableId="222958168">
    <w:abstractNumId w:val="11"/>
  </w:num>
  <w:num w:numId="221" w16cid:durableId="352924034">
    <w:abstractNumId w:val="41"/>
  </w:num>
  <w:num w:numId="222" w16cid:durableId="1824152959">
    <w:abstractNumId w:val="299"/>
  </w:num>
  <w:num w:numId="223" w16cid:durableId="1555039749">
    <w:abstractNumId w:val="19"/>
  </w:num>
  <w:num w:numId="224" w16cid:durableId="363405271">
    <w:abstractNumId w:val="147"/>
  </w:num>
  <w:num w:numId="225" w16cid:durableId="1108039202">
    <w:abstractNumId w:val="201"/>
  </w:num>
  <w:num w:numId="226" w16cid:durableId="712119338">
    <w:abstractNumId w:val="207"/>
  </w:num>
  <w:num w:numId="227" w16cid:durableId="213543584">
    <w:abstractNumId w:val="244"/>
  </w:num>
  <w:num w:numId="228" w16cid:durableId="1547179198">
    <w:abstractNumId w:val="17"/>
  </w:num>
  <w:num w:numId="229" w16cid:durableId="1311665747">
    <w:abstractNumId w:val="322"/>
  </w:num>
  <w:num w:numId="230" w16cid:durableId="10884360">
    <w:abstractNumId w:val="302"/>
  </w:num>
  <w:num w:numId="231" w16cid:durableId="2107381239">
    <w:abstractNumId w:val="217"/>
  </w:num>
  <w:num w:numId="232" w16cid:durableId="1526751585">
    <w:abstractNumId w:val="297"/>
  </w:num>
  <w:num w:numId="233" w16cid:durableId="1329595937">
    <w:abstractNumId w:val="157"/>
  </w:num>
  <w:num w:numId="234" w16cid:durableId="767581102">
    <w:abstractNumId w:val="254"/>
  </w:num>
  <w:num w:numId="235" w16cid:durableId="943804029">
    <w:abstractNumId w:val="163"/>
  </w:num>
  <w:num w:numId="236" w16cid:durableId="1273827011">
    <w:abstractNumId w:val="303"/>
  </w:num>
  <w:num w:numId="237" w16cid:durableId="568882856">
    <w:abstractNumId w:val="190"/>
  </w:num>
  <w:num w:numId="238" w16cid:durableId="144595072">
    <w:abstractNumId w:val="304"/>
  </w:num>
  <w:num w:numId="239" w16cid:durableId="2122600608">
    <w:abstractNumId w:val="69"/>
  </w:num>
  <w:num w:numId="240" w16cid:durableId="1636134440">
    <w:abstractNumId w:val="196"/>
  </w:num>
  <w:num w:numId="241" w16cid:durableId="1683820636">
    <w:abstractNumId w:val="199"/>
  </w:num>
  <w:num w:numId="242" w16cid:durableId="1041630894">
    <w:abstractNumId w:val="93"/>
  </w:num>
  <w:num w:numId="243" w16cid:durableId="323165139">
    <w:abstractNumId w:val="286"/>
  </w:num>
  <w:num w:numId="244" w16cid:durableId="1442340465">
    <w:abstractNumId w:val="315"/>
  </w:num>
  <w:num w:numId="245" w16cid:durableId="1359044603">
    <w:abstractNumId w:val="43"/>
  </w:num>
  <w:num w:numId="246" w16cid:durableId="634024262">
    <w:abstractNumId w:val="167"/>
  </w:num>
  <w:num w:numId="247" w16cid:durableId="1775201424">
    <w:abstractNumId w:val="54"/>
  </w:num>
  <w:num w:numId="248" w16cid:durableId="1833837230">
    <w:abstractNumId w:val="117"/>
  </w:num>
  <w:num w:numId="249" w16cid:durableId="1972055443">
    <w:abstractNumId w:val="63"/>
  </w:num>
  <w:num w:numId="250" w16cid:durableId="1140077002">
    <w:abstractNumId w:val="214"/>
  </w:num>
  <w:num w:numId="251" w16cid:durableId="15426696">
    <w:abstractNumId w:val="300"/>
  </w:num>
  <w:num w:numId="252" w16cid:durableId="1808543482">
    <w:abstractNumId w:val="44"/>
  </w:num>
  <w:num w:numId="253" w16cid:durableId="1177115059">
    <w:abstractNumId w:val="237"/>
  </w:num>
  <w:num w:numId="254" w16cid:durableId="93868009">
    <w:abstractNumId w:val="280"/>
  </w:num>
  <w:num w:numId="255" w16cid:durableId="653997302">
    <w:abstractNumId w:val="312"/>
  </w:num>
  <w:num w:numId="256" w16cid:durableId="197351517">
    <w:abstractNumId w:val="113"/>
  </w:num>
  <w:num w:numId="257" w16cid:durableId="1888561345">
    <w:abstractNumId w:val="129"/>
  </w:num>
  <w:num w:numId="258" w16cid:durableId="1252661914">
    <w:abstractNumId w:val="150"/>
  </w:num>
  <w:num w:numId="259" w16cid:durableId="1367564279">
    <w:abstractNumId w:val="165"/>
  </w:num>
  <w:num w:numId="260" w16cid:durableId="972099707">
    <w:abstractNumId w:val="288"/>
  </w:num>
  <w:num w:numId="261" w16cid:durableId="194542069">
    <w:abstractNumId w:val="4"/>
  </w:num>
  <w:num w:numId="262" w16cid:durableId="75829675">
    <w:abstractNumId w:val="10"/>
  </w:num>
  <w:num w:numId="263" w16cid:durableId="328874340">
    <w:abstractNumId w:val="238"/>
  </w:num>
  <w:num w:numId="264" w16cid:durableId="1599486853">
    <w:abstractNumId w:val="66"/>
  </w:num>
  <w:num w:numId="265" w16cid:durableId="1172254569">
    <w:abstractNumId w:val="59"/>
  </w:num>
  <w:num w:numId="266" w16cid:durableId="1132942211">
    <w:abstractNumId w:val="6"/>
  </w:num>
  <w:num w:numId="267" w16cid:durableId="541940639">
    <w:abstractNumId w:val="265"/>
  </w:num>
  <w:num w:numId="268" w16cid:durableId="2133284071">
    <w:abstractNumId w:val="233"/>
  </w:num>
  <w:num w:numId="269" w16cid:durableId="812409227">
    <w:abstractNumId w:val="192"/>
  </w:num>
  <w:num w:numId="270" w16cid:durableId="630593699">
    <w:abstractNumId w:val="251"/>
  </w:num>
  <w:num w:numId="271" w16cid:durableId="63379652">
    <w:abstractNumId w:val="148"/>
  </w:num>
  <w:num w:numId="272" w16cid:durableId="1570925409">
    <w:abstractNumId w:val="114"/>
  </w:num>
  <w:num w:numId="273" w16cid:durableId="46882791">
    <w:abstractNumId w:val="272"/>
  </w:num>
  <w:num w:numId="274" w16cid:durableId="701325934">
    <w:abstractNumId w:val="257"/>
  </w:num>
  <w:num w:numId="275" w16cid:durableId="324628613">
    <w:abstractNumId w:val="306"/>
  </w:num>
  <w:num w:numId="276" w16cid:durableId="189103489">
    <w:abstractNumId w:val="34"/>
  </w:num>
  <w:num w:numId="277" w16cid:durableId="1894583921">
    <w:abstractNumId w:val="152"/>
  </w:num>
  <w:num w:numId="278" w16cid:durableId="17784302">
    <w:abstractNumId w:val="143"/>
  </w:num>
  <w:num w:numId="279" w16cid:durableId="1237932060">
    <w:abstractNumId w:val="112"/>
  </w:num>
  <w:num w:numId="280" w16cid:durableId="2042899352">
    <w:abstractNumId w:val="83"/>
  </w:num>
  <w:num w:numId="281" w16cid:durableId="1140343206">
    <w:abstractNumId w:val="283"/>
  </w:num>
  <w:num w:numId="282" w16cid:durableId="1466196346">
    <w:abstractNumId w:val="177"/>
  </w:num>
  <w:num w:numId="283" w16cid:durableId="1049455260">
    <w:abstractNumId w:val="311"/>
  </w:num>
  <w:num w:numId="284" w16cid:durableId="1495681612">
    <w:abstractNumId w:val="216"/>
  </w:num>
  <w:num w:numId="285" w16cid:durableId="1001736674">
    <w:abstractNumId w:val="125"/>
  </w:num>
  <w:num w:numId="286" w16cid:durableId="2017491378">
    <w:abstractNumId w:val="290"/>
  </w:num>
  <w:num w:numId="287" w16cid:durableId="1936132879">
    <w:abstractNumId w:val="246"/>
  </w:num>
  <w:num w:numId="288" w16cid:durableId="349141096">
    <w:abstractNumId w:val="1"/>
  </w:num>
  <w:num w:numId="289" w16cid:durableId="1986884182">
    <w:abstractNumId w:val="70"/>
  </w:num>
  <w:num w:numId="290" w16cid:durableId="571887611">
    <w:abstractNumId w:val="53"/>
  </w:num>
  <w:num w:numId="291" w16cid:durableId="1103265777">
    <w:abstractNumId w:val="88"/>
  </w:num>
  <w:num w:numId="292" w16cid:durableId="1651906931">
    <w:abstractNumId w:val="8"/>
  </w:num>
  <w:num w:numId="293" w16cid:durableId="797143174">
    <w:abstractNumId w:val="171"/>
  </w:num>
  <w:num w:numId="294" w16cid:durableId="1106196563">
    <w:abstractNumId w:val="26"/>
  </w:num>
  <w:num w:numId="295" w16cid:durableId="1558080801">
    <w:abstractNumId w:val="228"/>
  </w:num>
  <w:num w:numId="296" w16cid:durableId="149559538">
    <w:abstractNumId w:val="158"/>
  </w:num>
  <w:num w:numId="297" w16cid:durableId="1049376633">
    <w:abstractNumId w:val="183"/>
  </w:num>
  <w:num w:numId="298" w16cid:durableId="22441828">
    <w:abstractNumId w:val="100"/>
  </w:num>
  <w:num w:numId="299" w16cid:durableId="2133360402">
    <w:abstractNumId w:val="52"/>
  </w:num>
  <w:num w:numId="300" w16cid:durableId="1178540773">
    <w:abstractNumId w:val="291"/>
  </w:num>
  <w:num w:numId="301" w16cid:durableId="88671243">
    <w:abstractNumId w:val="200"/>
  </w:num>
  <w:num w:numId="302" w16cid:durableId="502279852">
    <w:abstractNumId w:val="264"/>
  </w:num>
  <w:num w:numId="303" w16cid:durableId="685642331">
    <w:abstractNumId w:val="219"/>
  </w:num>
  <w:num w:numId="304" w16cid:durableId="981537854">
    <w:abstractNumId w:val="123"/>
  </w:num>
  <w:num w:numId="305" w16cid:durableId="461076022">
    <w:abstractNumId w:val="174"/>
  </w:num>
  <w:num w:numId="306" w16cid:durableId="1124733332">
    <w:abstractNumId w:val="72"/>
  </w:num>
  <w:num w:numId="307" w16cid:durableId="1605383817">
    <w:abstractNumId w:val="226"/>
  </w:num>
  <w:num w:numId="308" w16cid:durableId="484517307">
    <w:abstractNumId w:val="130"/>
  </w:num>
  <w:num w:numId="309" w16cid:durableId="229655722">
    <w:abstractNumId w:val="229"/>
  </w:num>
  <w:num w:numId="310" w16cid:durableId="333605456">
    <w:abstractNumId w:val="156"/>
  </w:num>
  <w:num w:numId="311" w16cid:durableId="877398256">
    <w:abstractNumId w:val="16"/>
  </w:num>
  <w:num w:numId="312" w16cid:durableId="1657108847">
    <w:abstractNumId w:val="259"/>
  </w:num>
  <w:num w:numId="313" w16cid:durableId="1647707731">
    <w:abstractNumId w:val="231"/>
  </w:num>
  <w:num w:numId="314" w16cid:durableId="278611039">
    <w:abstractNumId w:val="109"/>
  </w:num>
  <w:num w:numId="315" w16cid:durableId="284700843">
    <w:abstractNumId w:val="42"/>
  </w:num>
  <w:num w:numId="316" w16cid:durableId="208423634">
    <w:abstractNumId w:val="67"/>
  </w:num>
  <w:num w:numId="317" w16cid:durableId="721057853">
    <w:abstractNumId w:val="320"/>
  </w:num>
  <w:num w:numId="318" w16cid:durableId="380131717">
    <w:abstractNumId w:val="210"/>
  </w:num>
  <w:num w:numId="319" w16cid:durableId="685792926">
    <w:abstractNumId w:val="50"/>
  </w:num>
  <w:num w:numId="320" w16cid:durableId="1796212343">
    <w:abstractNumId w:val="176"/>
  </w:num>
  <w:num w:numId="321" w16cid:durableId="2009401020">
    <w:abstractNumId w:val="221"/>
  </w:num>
  <w:num w:numId="322" w16cid:durableId="2007972767">
    <w:abstractNumId w:val="22"/>
  </w:num>
  <w:num w:numId="323" w16cid:durableId="1418403624">
    <w:abstractNumId w:val="2"/>
  </w:num>
  <w:num w:numId="324" w16cid:durableId="1480265726">
    <w:abstractNumId w:val="235"/>
  </w:num>
  <w:numIdMacAtCleanup w:val="3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i Jorge Machado Sarmento">
    <w15:presenceInfo w15:providerId="AD" w15:userId="S::gui.sarmento@dgav.pt::440c1072-2988-4e3c-bf74-1abc93eb1ae1"/>
  </w15:person>
  <w15:person w15:author="Maria Cristina Tavares Briosa">
    <w15:presenceInfo w15:providerId="AD" w15:userId="S::mtbriosa@dgav.pt::7feb9a51-b643-4227-813a-bf672e441bc0"/>
  </w15:person>
  <w15:person w15:author="Susana Margarida Gonçalves Silva Santos">
    <w15:presenceInfo w15:providerId="AD" w15:userId="S::susana.goncalves@dgav.pt::5344449e-b367-4f5f-89ff-b1e57063be3e"/>
  </w15:person>
  <w15:person w15:author="Rui André Vidal">
    <w15:presenceInfo w15:providerId="AD" w15:userId="S::rui.vidal@dgav.pt::59da2f56-57bd-417a-b621-20c009033788"/>
  </w15:person>
  <w15:person w15:author="Maria Jorge Caldeira Carvalho Antunes Correia">
    <w15:presenceInfo w15:providerId="AD" w15:userId="S::mcorreia@dgav.pt::1e1de6ea-f221-4389-8ea4-0e9a44ac8ccc"/>
  </w15:person>
  <w15:person w15:author="Maria Rosário Silva Lemos Cidadão">
    <w15:presenceInfo w15:providerId="AD" w15:userId="S::mcidadao@dgav.pt::6b8a8a9e-dfea-482a-ad22-d282462b5872"/>
  </w15:person>
  <w15:person w15:author="Maria Helena Menezes Maia">
    <w15:presenceInfo w15:providerId="AD" w15:userId="S::hmaia@dgav.pt::a66831bd-86ae-4d97-a098-dbb74b9895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CF"/>
    <w:rsid w:val="00000ED8"/>
    <w:rsid w:val="00007F09"/>
    <w:rsid w:val="00007FD7"/>
    <w:rsid w:val="00010413"/>
    <w:rsid w:val="0001128C"/>
    <w:rsid w:val="000208BC"/>
    <w:rsid w:val="00030161"/>
    <w:rsid w:val="00034D05"/>
    <w:rsid w:val="00034D78"/>
    <w:rsid w:val="00035FBE"/>
    <w:rsid w:val="0004595D"/>
    <w:rsid w:val="00050592"/>
    <w:rsid w:val="00054B25"/>
    <w:rsid w:val="00060402"/>
    <w:rsid w:val="00060536"/>
    <w:rsid w:val="00072488"/>
    <w:rsid w:val="00075BA2"/>
    <w:rsid w:val="00076287"/>
    <w:rsid w:val="000812E5"/>
    <w:rsid w:val="00084F71"/>
    <w:rsid w:val="00090C7B"/>
    <w:rsid w:val="00091690"/>
    <w:rsid w:val="00091AF0"/>
    <w:rsid w:val="000A031E"/>
    <w:rsid w:val="000A41DF"/>
    <w:rsid w:val="000A6D23"/>
    <w:rsid w:val="000B09D4"/>
    <w:rsid w:val="000B1C05"/>
    <w:rsid w:val="000B32E6"/>
    <w:rsid w:val="000B4DF1"/>
    <w:rsid w:val="000B5CE6"/>
    <w:rsid w:val="000B6189"/>
    <w:rsid w:val="000C4A8D"/>
    <w:rsid w:val="000C4BF1"/>
    <w:rsid w:val="000C4EE4"/>
    <w:rsid w:val="000D70B8"/>
    <w:rsid w:val="000E0509"/>
    <w:rsid w:val="000E1F71"/>
    <w:rsid w:val="000E5422"/>
    <w:rsid w:val="000F429F"/>
    <w:rsid w:val="000F645F"/>
    <w:rsid w:val="000F6E23"/>
    <w:rsid w:val="000F7DB3"/>
    <w:rsid w:val="00101D9B"/>
    <w:rsid w:val="001031F7"/>
    <w:rsid w:val="001035C9"/>
    <w:rsid w:val="00110722"/>
    <w:rsid w:val="00113354"/>
    <w:rsid w:val="0011793F"/>
    <w:rsid w:val="00117B73"/>
    <w:rsid w:val="001215E8"/>
    <w:rsid w:val="00124538"/>
    <w:rsid w:val="00125A1B"/>
    <w:rsid w:val="00125F7A"/>
    <w:rsid w:val="0013155C"/>
    <w:rsid w:val="00131FB7"/>
    <w:rsid w:val="00133F39"/>
    <w:rsid w:val="001369ED"/>
    <w:rsid w:val="001428A0"/>
    <w:rsid w:val="00144B85"/>
    <w:rsid w:val="00151F5E"/>
    <w:rsid w:val="00152662"/>
    <w:rsid w:val="00153DA6"/>
    <w:rsid w:val="00156D37"/>
    <w:rsid w:val="00157F5C"/>
    <w:rsid w:val="001618A2"/>
    <w:rsid w:val="0016441E"/>
    <w:rsid w:val="001667B4"/>
    <w:rsid w:val="00171097"/>
    <w:rsid w:val="00172FB2"/>
    <w:rsid w:val="00173F48"/>
    <w:rsid w:val="0018142E"/>
    <w:rsid w:val="00190597"/>
    <w:rsid w:val="0019190A"/>
    <w:rsid w:val="00191B54"/>
    <w:rsid w:val="00192BC3"/>
    <w:rsid w:val="00195B87"/>
    <w:rsid w:val="001A0189"/>
    <w:rsid w:val="001A1BCF"/>
    <w:rsid w:val="001A29C4"/>
    <w:rsid w:val="001A394E"/>
    <w:rsid w:val="001A4910"/>
    <w:rsid w:val="001A7871"/>
    <w:rsid w:val="001B24C3"/>
    <w:rsid w:val="001B50D1"/>
    <w:rsid w:val="001C1705"/>
    <w:rsid w:val="001C6305"/>
    <w:rsid w:val="001D1E19"/>
    <w:rsid w:val="001D2231"/>
    <w:rsid w:val="001D25FD"/>
    <w:rsid w:val="001D48BF"/>
    <w:rsid w:val="001D4E3A"/>
    <w:rsid w:val="001D5BFE"/>
    <w:rsid w:val="001F2113"/>
    <w:rsid w:val="001F72AF"/>
    <w:rsid w:val="00201FDD"/>
    <w:rsid w:val="00204B9B"/>
    <w:rsid w:val="00210E8D"/>
    <w:rsid w:val="002247A2"/>
    <w:rsid w:val="002251E2"/>
    <w:rsid w:val="00226D1D"/>
    <w:rsid w:val="00230D91"/>
    <w:rsid w:val="0023549B"/>
    <w:rsid w:val="0024310E"/>
    <w:rsid w:val="00243575"/>
    <w:rsid w:val="0024490D"/>
    <w:rsid w:val="00248B71"/>
    <w:rsid w:val="00251131"/>
    <w:rsid w:val="00260C3D"/>
    <w:rsid w:val="0027368E"/>
    <w:rsid w:val="0028194D"/>
    <w:rsid w:val="0028240E"/>
    <w:rsid w:val="00292239"/>
    <w:rsid w:val="002A7CE7"/>
    <w:rsid w:val="002B24BA"/>
    <w:rsid w:val="002B3A97"/>
    <w:rsid w:val="002B5462"/>
    <w:rsid w:val="002C1225"/>
    <w:rsid w:val="002C30C8"/>
    <w:rsid w:val="002C3DD1"/>
    <w:rsid w:val="002C8051"/>
    <w:rsid w:val="002D7F8D"/>
    <w:rsid w:val="002E1E47"/>
    <w:rsid w:val="002E2C32"/>
    <w:rsid w:val="002E53E2"/>
    <w:rsid w:val="002F4089"/>
    <w:rsid w:val="002F7B93"/>
    <w:rsid w:val="003131B5"/>
    <w:rsid w:val="00323A0B"/>
    <w:rsid w:val="00324D81"/>
    <w:rsid w:val="00327456"/>
    <w:rsid w:val="00332B45"/>
    <w:rsid w:val="003426F5"/>
    <w:rsid w:val="003429E3"/>
    <w:rsid w:val="0035170A"/>
    <w:rsid w:val="00357BAC"/>
    <w:rsid w:val="00357D02"/>
    <w:rsid w:val="0035C9D5"/>
    <w:rsid w:val="00361AB1"/>
    <w:rsid w:val="003702F8"/>
    <w:rsid w:val="003803E6"/>
    <w:rsid w:val="00383048"/>
    <w:rsid w:val="00385558"/>
    <w:rsid w:val="00387091"/>
    <w:rsid w:val="00392D94"/>
    <w:rsid w:val="003A23D9"/>
    <w:rsid w:val="003B324B"/>
    <w:rsid w:val="003C9E22"/>
    <w:rsid w:val="003D03F3"/>
    <w:rsid w:val="003D615A"/>
    <w:rsid w:val="003D616F"/>
    <w:rsid w:val="003E087F"/>
    <w:rsid w:val="003EC412"/>
    <w:rsid w:val="003F0492"/>
    <w:rsid w:val="003F30B6"/>
    <w:rsid w:val="003F5893"/>
    <w:rsid w:val="00400879"/>
    <w:rsid w:val="00400F4F"/>
    <w:rsid w:val="004138DF"/>
    <w:rsid w:val="0042016C"/>
    <w:rsid w:val="0042608B"/>
    <w:rsid w:val="004271FB"/>
    <w:rsid w:val="0043CC04"/>
    <w:rsid w:val="00440490"/>
    <w:rsid w:val="004451A7"/>
    <w:rsid w:val="00445EFA"/>
    <w:rsid w:val="004537C6"/>
    <w:rsid w:val="004554B7"/>
    <w:rsid w:val="00455B63"/>
    <w:rsid w:val="004614D6"/>
    <w:rsid w:val="0046239E"/>
    <w:rsid w:val="0046540A"/>
    <w:rsid w:val="00470798"/>
    <w:rsid w:val="00473C10"/>
    <w:rsid w:val="00473DDD"/>
    <w:rsid w:val="00475944"/>
    <w:rsid w:val="00476CF3"/>
    <w:rsid w:val="004779A3"/>
    <w:rsid w:val="004818B6"/>
    <w:rsid w:val="004824CB"/>
    <w:rsid w:val="0048619C"/>
    <w:rsid w:val="00490999"/>
    <w:rsid w:val="004A37BC"/>
    <w:rsid w:val="004A4E89"/>
    <w:rsid w:val="004A6B14"/>
    <w:rsid w:val="004B2BAF"/>
    <w:rsid w:val="004B4142"/>
    <w:rsid w:val="004B508C"/>
    <w:rsid w:val="004B5251"/>
    <w:rsid w:val="004B7CBE"/>
    <w:rsid w:val="004C3A1D"/>
    <w:rsid w:val="004C6467"/>
    <w:rsid w:val="004D6E45"/>
    <w:rsid w:val="004E770E"/>
    <w:rsid w:val="004FFCA3"/>
    <w:rsid w:val="005042E4"/>
    <w:rsid w:val="00507CA1"/>
    <w:rsid w:val="005101CF"/>
    <w:rsid w:val="005119BB"/>
    <w:rsid w:val="005141FE"/>
    <w:rsid w:val="00520104"/>
    <w:rsid w:val="0052508A"/>
    <w:rsid w:val="005256EA"/>
    <w:rsid w:val="00531A5D"/>
    <w:rsid w:val="00534B20"/>
    <w:rsid w:val="00553601"/>
    <w:rsid w:val="0055512B"/>
    <w:rsid w:val="00555CFD"/>
    <w:rsid w:val="00560E89"/>
    <w:rsid w:val="00562803"/>
    <w:rsid w:val="0056795D"/>
    <w:rsid w:val="0057032D"/>
    <w:rsid w:val="00573396"/>
    <w:rsid w:val="00581680"/>
    <w:rsid w:val="00582BE6"/>
    <w:rsid w:val="00587B5A"/>
    <w:rsid w:val="005A0E33"/>
    <w:rsid w:val="005A1907"/>
    <w:rsid w:val="005A37E6"/>
    <w:rsid w:val="005A7FB5"/>
    <w:rsid w:val="005B0422"/>
    <w:rsid w:val="005C2A3A"/>
    <w:rsid w:val="005C6260"/>
    <w:rsid w:val="005D197B"/>
    <w:rsid w:val="005D1F8F"/>
    <w:rsid w:val="005D7EEC"/>
    <w:rsid w:val="005E2D3C"/>
    <w:rsid w:val="005E6782"/>
    <w:rsid w:val="005E68AA"/>
    <w:rsid w:val="005F346D"/>
    <w:rsid w:val="0060B530"/>
    <w:rsid w:val="00610993"/>
    <w:rsid w:val="006127BD"/>
    <w:rsid w:val="0061420C"/>
    <w:rsid w:val="006231F6"/>
    <w:rsid w:val="00632B82"/>
    <w:rsid w:val="00636A47"/>
    <w:rsid w:val="006372FC"/>
    <w:rsid w:val="00657B28"/>
    <w:rsid w:val="00660800"/>
    <w:rsid w:val="0066150D"/>
    <w:rsid w:val="0066262C"/>
    <w:rsid w:val="00664DF7"/>
    <w:rsid w:val="00674144"/>
    <w:rsid w:val="0067507B"/>
    <w:rsid w:val="0067B170"/>
    <w:rsid w:val="0068221A"/>
    <w:rsid w:val="00694C5E"/>
    <w:rsid w:val="00695F31"/>
    <w:rsid w:val="0069FB10"/>
    <w:rsid w:val="006ABBCF"/>
    <w:rsid w:val="006B0289"/>
    <w:rsid w:val="006B2303"/>
    <w:rsid w:val="006B59C8"/>
    <w:rsid w:val="006B70D2"/>
    <w:rsid w:val="006C026A"/>
    <w:rsid w:val="006C02E9"/>
    <w:rsid w:val="006C8EDE"/>
    <w:rsid w:val="006D4559"/>
    <w:rsid w:val="006E0911"/>
    <w:rsid w:val="006E4AAD"/>
    <w:rsid w:val="006E6562"/>
    <w:rsid w:val="006F3BC4"/>
    <w:rsid w:val="006F5382"/>
    <w:rsid w:val="007031F3"/>
    <w:rsid w:val="007051E1"/>
    <w:rsid w:val="00706F3C"/>
    <w:rsid w:val="00717F7B"/>
    <w:rsid w:val="00724B88"/>
    <w:rsid w:val="0072DE78"/>
    <w:rsid w:val="0073622E"/>
    <w:rsid w:val="00740499"/>
    <w:rsid w:val="00750A42"/>
    <w:rsid w:val="00754D72"/>
    <w:rsid w:val="00761CD9"/>
    <w:rsid w:val="00777F33"/>
    <w:rsid w:val="00783D56"/>
    <w:rsid w:val="00790139"/>
    <w:rsid w:val="00791665"/>
    <w:rsid w:val="00792137"/>
    <w:rsid w:val="007931A1"/>
    <w:rsid w:val="007962B7"/>
    <w:rsid w:val="0079D88C"/>
    <w:rsid w:val="007A4199"/>
    <w:rsid w:val="007A6408"/>
    <w:rsid w:val="007A7EAC"/>
    <w:rsid w:val="007B3BBA"/>
    <w:rsid w:val="007B41DC"/>
    <w:rsid w:val="007C0200"/>
    <w:rsid w:val="007C1557"/>
    <w:rsid w:val="007C220D"/>
    <w:rsid w:val="007C64C0"/>
    <w:rsid w:val="007D2218"/>
    <w:rsid w:val="007D32AD"/>
    <w:rsid w:val="007D67F5"/>
    <w:rsid w:val="007E3E6F"/>
    <w:rsid w:val="007E4BC2"/>
    <w:rsid w:val="007E4FF7"/>
    <w:rsid w:val="007E517C"/>
    <w:rsid w:val="007E6304"/>
    <w:rsid w:val="007E7D96"/>
    <w:rsid w:val="007F0F3B"/>
    <w:rsid w:val="007F2F09"/>
    <w:rsid w:val="007F2F40"/>
    <w:rsid w:val="007F37AD"/>
    <w:rsid w:val="007F629F"/>
    <w:rsid w:val="008166BD"/>
    <w:rsid w:val="00822636"/>
    <w:rsid w:val="00823F3B"/>
    <w:rsid w:val="008272D3"/>
    <w:rsid w:val="008412FF"/>
    <w:rsid w:val="008452C1"/>
    <w:rsid w:val="00855E8B"/>
    <w:rsid w:val="0085606E"/>
    <w:rsid w:val="008579AE"/>
    <w:rsid w:val="00862BC4"/>
    <w:rsid w:val="00870EC1"/>
    <w:rsid w:val="00871625"/>
    <w:rsid w:val="00885E45"/>
    <w:rsid w:val="00892ACB"/>
    <w:rsid w:val="008973C5"/>
    <w:rsid w:val="008975A7"/>
    <w:rsid w:val="0089E4A2"/>
    <w:rsid w:val="008A62F1"/>
    <w:rsid w:val="008A7B99"/>
    <w:rsid w:val="008C1490"/>
    <w:rsid w:val="008C56A9"/>
    <w:rsid w:val="008D6829"/>
    <w:rsid w:val="008E2201"/>
    <w:rsid w:val="008E4DDF"/>
    <w:rsid w:val="008EEBD0"/>
    <w:rsid w:val="009008ED"/>
    <w:rsid w:val="00901866"/>
    <w:rsid w:val="009040D6"/>
    <w:rsid w:val="0090432E"/>
    <w:rsid w:val="00915938"/>
    <w:rsid w:val="00915AD1"/>
    <w:rsid w:val="009235CC"/>
    <w:rsid w:val="00930C40"/>
    <w:rsid w:val="009333F0"/>
    <w:rsid w:val="0093423F"/>
    <w:rsid w:val="0093750D"/>
    <w:rsid w:val="00943178"/>
    <w:rsid w:val="00943BA2"/>
    <w:rsid w:val="00953BA7"/>
    <w:rsid w:val="00954B55"/>
    <w:rsid w:val="00954CFD"/>
    <w:rsid w:val="00962BDB"/>
    <w:rsid w:val="00963FF4"/>
    <w:rsid w:val="00964431"/>
    <w:rsid w:val="00990B21"/>
    <w:rsid w:val="00993DC2"/>
    <w:rsid w:val="009944DC"/>
    <w:rsid w:val="00994776"/>
    <w:rsid w:val="00994DD6"/>
    <w:rsid w:val="00994EA5"/>
    <w:rsid w:val="009A6575"/>
    <w:rsid w:val="009AE371"/>
    <w:rsid w:val="009B2364"/>
    <w:rsid w:val="009B70C4"/>
    <w:rsid w:val="009C0271"/>
    <w:rsid w:val="009C1649"/>
    <w:rsid w:val="009C3561"/>
    <w:rsid w:val="009C4C41"/>
    <w:rsid w:val="009C7F90"/>
    <w:rsid w:val="009D47F3"/>
    <w:rsid w:val="009D50D5"/>
    <w:rsid w:val="009D6858"/>
    <w:rsid w:val="009E3574"/>
    <w:rsid w:val="009E54ED"/>
    <w:rsid w:val="009E7E58"/>
    <w:rsid w:val="00A074D7"/>
    <w:rsid w:val="00A0B9B0"/>
    <w:rsid w:val="00A22D56"/>
    <w:rsid w:val="00A2329C"/>
    <w:rsid w:val="00A25DFD"/>
    <w:rsid w:val="00A27C00"/>
    <w:rsid w:val="00A4090F"/>
    <w:rsid w:val="00A45F94"/>
    <w:rsid w:val="00A50011"/>
    <w:rsid w:val="00A506DD"/>
    <w:rsid w:val="00A5100B"/>
    <w:rsid w:val="00A57064"/>
    <w:rsid w:val="00A626AB"/>
    <w:rsid w:val="00A710F1"/>
    <w:rsid w:val="00A749AB"/>
    <w:rsid w:val="00A774C2"/>
    <w:rsid w:val="00A77A60"/>
    <w:rsid w:val="00A83E2A"/>
    <w:rsid w:val="00A84D3E"/>
    <w:rsid w:val="00A908E6"/>
    <w:rsid w:val="00A96C25"/>
    <w:rsid w:val="00AA7676"/>
    <w:rsid w:val="00AC5BBD"/>
    <w:rsid w:val="00AD4FF8"/>
    <w:rsid w:val="00AF1696"/>
    <w:rsid w:val="00AF2BD3"/>
    <w:rsid w:val="00AF3B6B"/>
    <w:rsid w:val="00AF5A8A"/>
    <w:rsid w:val="00AF7282"/>
    <w:rsid w:val="00B011F0"/>
    <w:rsid w:val="00B04533"/>
    <w:rsid w:val="00B26BA5"/>
    <w:rsid w:val="00B3197E"/>
    <w:rsid w:val="00B34286"/>
    <w:rsid w:val="00B41A3E"/>
    <w:rsid w:val="00B4552B"/>
    <w:rsid w:val="00B4660B"/>
    <w:rsid w:val="00B531EB"/>
    <w:rsid w:val="00B54403"/>
    <w:rsid w:val="00B57CCB"/>
    <w:rsid w:val="00B66D18"/>
    <w:rsid w:val="00B8318D"/>
    <w:rsid w:val="00B84116"/>
    <w:rsid w:val="00B85176"/>
    <w:rsid w:val="00B8F215"/>
    <w:rsid w:val="00B91944"/>
    <w:rsid w:val="00B972E6"/>
    <w:rsid w:val="00B97FBA"/>
    <w:rsid w:val="00BB0838"/>
    <w:rsid w:val="00BB0C7D"/>
    <w:rsid w:val="00BB18A2"/>
    <w:rsid w:val="00BC0B73"/>
    <w:rsid w:val="00BC402D"/>
    <w:rsid w:val="00BC7A18"/>
    <w:rsid w:val="00BCA40F"/>
    <w:rsid w:val="00BCA421"/>
    <w:rsid w:val="00BD23A6"/>
    <w:rsid w:val="00BD32C5"/>
    <w:rsid w:val="00BD3EA2"/>
    <w:rsid w:val="00BD4115"/>
    <w:rsid w:val="00BD65C4"/>
    <w:rsid w:val="00BD6FDC"/>
    <w:rsid w:val="00BD796F"/>
    <w:rsid w:val="00BE2C03"/>
    <w:rsid w:val="00BE4393"/>
    <w:rsid w:val="00BE4704"/>
    <w:rsid w:val="00BE5729"/>
    <w:rsid w:val="00BE60E5"/>
    <w:rsid w:val="00BE65CC"/>
    <w:rsid w:val="00BF21D4"/>
    <w:rsid w:val="00BF30F2"/>
    <w:rsid w:val="00BF3735"/>
    <w:rsid w:val="00BF5AE9"/>
    <w:rsid w:val="00C0245E"/>
    <w:rsid w:val="00C0363E"/>
    <w:rsid w:val="00C0632C"/>
    <w:rsid w:val="00C10CCE"/>
    <w:rsid w:val="00C12350"/>
    <w:rsid w:val="00C151F2"/>
    <w:rsid w:val="00C156CF"/>
    <w:rsid w:val="00C17EF4"/>
    <w:rsid w:val="00C33BAB"/>
    <w:rsid w:val="00C34737"/>
    <w:rsid w:val="00C37A6E"/>
    <w:rsid w:val="00C545D3"/>
    <w:rsid w:val="00C548CE"/>
    <w:rsid w:val="00C55617"/>
    <w:rsid w:val="00C57CA4"/>
    <w:rsid w:val="00C61D10"/>
    <w:rsid w:val="00C64676"/>
    <w:rsid w:val="00C8444C"/>
    <w:rsid w:val="00C84F22"/>
    <w:rsid w:val="00C93A9B"/>
    <w:rsid w:val="00CA063A"/>
    <w:rsid w:val="00CA5314"/>
    <w:rsid w:val="00CB19B6"/>
    <w:rsid w:val="00CB60B6"/>
    <w:rsid w:val="00CC3D6B"/>
    <w:rsid w:val="00CC64B2"/>
    <w:rsid w:val="00CC7963"/>
    <w:rsid w:val="00CCB4A1"/>
    <w:rsid w:val="00CD1912"/>
    <w:rsid w:val="00CD1D6E"/>
    <w:rsid w:val="00CD34D3"/>
    <w:rsid w:val="00CD38E0"/>
    <w:rsid w:val="00CDED5B"/>
    <w:rsid w:val="00CE5392"/>
    <w:rsid w:val="00CE5DAF"/>
    <w:rsid w:val="00CF1434"/>
    <w:rsid w:val="00CF287E"/>
    <w:rsid w:val="00CF40EE"/>
    <w:rsid w:val="00CF715E"/>
    <w:rsid w:val="00D0396E"/>
    <w:rsid w:val="00D03AF5"/>
    <w:rsid w:val="00D105B7"/>
    <w:rsid w:val="00D1285C"/>
    <w:rsid w:val="00D164C9"/>
    <w:rsid w:val="00D16950"/>
    <w:rsid w:val="00D237C7"/>
    <w:rsid w:val="00D25E5C"/>
    <w:rsid w:val="00D26F20"/>
    <w:rsid w:val="00D287CE"/>
    <w:rsid w:val="00D32463"/>
    <w:rsid w:val="00D331E8"/>
    <w:rsid w:val="00D36507"/>
    <w:rsid w:val="00D51298"/>
    <w:rsid w:val="00D53EF4"/>
    <w:rsid w:val="00D73F82"/>
    <w:rsid w:val="00D750D8"/>
    <w:rsid w:val="00D76CFC"/>
    <w:rsid w:val="00D81579"/>
    <w:rsid w:val="00D8441D"/>
    <w:rsid w:val="00D93055"/>
    <w:rsid w:val="00D97ABB"/>
    <w:rsid w:val="00DA1FF9"/>
    <w:rsid w:val="00DB084B"/>
    <w:rsid w:val="00DB15B0"/>
    <w:rsid w:val="00DC0293"/>
    <w:rsid w:val="00DC3B95"/>
    <w:rsid w:val="00DD2DA6"/>
    <w:rsid w:val="00DD6510"/>
    <w:rsid w:val="00DD6670"/>
    <w:rsid w:val="00DE515F"/>
    <w:rsid w:val="00DF1ADE"/>
    <w:rsid w:val="00E00241"/>
    <w:rsid w:val="00E01663"/>
    <w:rsid w:val="00E203DD"/>
    <w:rsid w:val="00E20AD1"/>
    <w:rsid w:val="00E23B81"/>
    <w:rsid w:val="00E24E0E"/>
    <w:rsid w:val="00E31B79"/>
    <w:rsid w:val="00E33F8F"/>
    <w:rsid w:val="00E3DEB2"/>
    <w:rsid w:val="00E50CF4"/>
    <w:rsid w:val="00E653E7"/>
    <w:rsid w:val="00E6594C"/>
    <w:rsid w:val="00E66344"/>
    <w:rsid w:val="00E71D3B"/>
    <w:rsid w:val="00E75105"/>
    <w:rsid w:val="00E86CCC"/>
    <w:rsid w:val="00E91D66"/>
    <w:rsid w:val="00E92717"/>
    <w:rsid w:val="00E94040"/>
    <w:rsid w:val="00E9704E"/>
    <w:rsid w:val="00E97D83"/>
    <w:rsid w:val="00EA0DBD"/>
    <w:rsid w:val="00EB2E62"/>
    <w:rsid w:val="00EB7B78"/>
    <w:rsid w:val="00EC32BF"/>
    <w:rsid w:val="00EC6E4A"/>
    <w:rsid w:val="00ED39D2"/>
    <w:rsid w:val="00ED5AF8"/>
    <w:rsid w:val="00EE6F5C"/>
    <w:rsid w:val="00EF4F1B"/>
    <w:rsid w:val="00EF5D47"/>
    <w:rsid w:val="00F11EE3"/>
    <w:rsid w:val="00F12982"/>
    <w:rsid w:val="00F12A56"/>
    <w:rsid w:val="00F12AD8"/>
    <w:rsid w:val="00F17956"/>
    <w:rsid w:val="00F19178"/>
    <w:rsid w:val="00F256CC"/>
    <w:rsid w:val="00F31292"/>
    <w:rsid w:val="00F3146C"/>
    <w:rsid w:val="00F35761"/>
    <w:rsid w:val="00F36B35"/>
    <w:rsid w:val="00F40A7F"/>
    <w:rsid w:val="00F42365"/>
    <w:rsid w:val="00F46BC9"/>
    <w:rsid w:val="00F5E14C"/>
    <w:rsid w:val="00F62B29"/>
    <w:rsid w:val="00F6515A"/>
    <w:rsid w:val="00F6787C"/>
    <w:rsid w:val="00F71519"/>
    <w:rsid w:val="00F72F47"/>
    <w:rsid w:val="00F75C73"/>
    <w:rsid w:val="00F7A1C2"/>
    <w:rsid w:val="00F92B4C"/>
    <w:rsid w:val="00F94C09"/>
    <w:rsid w:val="00F95DCA"/>
    <w:rsid w:val="00FA0DD5"/>
    <w:rsid w:val="00FA14DA"/>
    <w:rsid w:val="00FA1C45"/>
    <w:rsid w:val="00FA4673"/>
    <w:rsid w:val="00FA8628"/>
    <w:rsid w:val="00FB336E"/>
    <w:rsid w:val="00FB6024"/>
    <w:rsid w:val="00FB7854"/>
    <w:rsid w:val="00FC060F"/>
    <w:rsid w:val="00FC143B"/>
    <w:rsid w:val="00FC57CD"/>
    <w:rsid w:val="00FC7F7A"/>
    <w:rsid w:val="00FD5791"/>
    <w:rsid w:val="00FE069C"/>
    <w:rsid w:val="00FE5CC0"/>
    <w:rsid w:val="00FE6C90"/>
    <w:rsid w:val="00FEA71C"/>
    <w:rsid w:val="00FF4C56"/>
    <w:rsid w:val="00FF79A7"/>
    <w:rsid w:val="00FFB842"/>
    <w:rsid w:val="01023DB0"/>
    <w:rsid w:val="0105FEA7"/>
    <w:rsid w:val="0107E51A"/>
    <w:rsid w:val="010BD3CD"/>
    <w:rsid w:val="010E0306"/>
    <w:rsid w:val="01154BE5"/>
    <w:rsid w:val="0116CF87"/>
    <w:rsid w:val="0118C452"/>
    <w:rsid w:val="01208F28"/>
    <w:rsid w:val="0121B39E"/>
    <w:rsid w:val="012298AD"/>
    <w:rsid w:val="012655BC"/>
    <w:rsid w:val="012AB7CC"/>
    <w:rsid w:val="012F13B0"/>
    <w:rsid w:val="0130A11F"/>
    <w:rsid w:val="01344596"/>
    <w:rsid w:val="01358E5E"/>
    <w:rsid w:val="013C1E97"/>
    <w:rsid w:val="013C85F9"/>
    <w:rsid w:val="013C892D"/>
    <w:rsid w:val="0142978E"/>
    <w:rsid w:val="01445CA4"/>
    <w:rsid w:val="0146F089"/>
    <w:rsid w:val="014722B7"/>
    <w:rsid w:val="0154AA77"/>
    <w:rsid w:val="015519E4"/>
    <w:rsid w:val="0155C44E"/>
    <w:rsid w:val="015DBB6C"/>
    <w:rsid w:val="01695A14"/>
    <w:rsid w:val="016CD83D"/>
    <w:rsid w:val="0171C0F8"/>
    <w:rsid w:val="017355AF"/>
    <w:rsid w:val="01735637"/>
    <w:rsid w:val="017AF698"/>
    <w:rsid w:val="017B8F66"/>
    <w:rsid w:val="017C33E4"/>
    <w:rsid w:val="017D72EC"/>
    <w:rsid w:val="01850A9C"/>
    <w:rsid w:val="018E0D71"/>
    <w:rsid w:val="018E38BF"/>
    <w:rsid w:val="0190A236"/>
    <w:rsid w:val="0196028F"/>
    <w:rsid w:val="0196F5B8"/>
    <w:rsid w:val="019BF3CC"/>
    <w:rsid w:val="019C490F"/>
    <w:rsid w:val="01A10BF7"/>
    <w:rsid w:val="01A20C1F"/>
    <w:rsid w:val="01A47D5A"/>
    <w:rsid w:val="01A53788"/>
    <w:rsid w:val="01A9470D"/>
    <w:rsid w:val="01AD37EF"/>
    <w:rsid w:val="01B07B1A"/>
    <w:rsid w:val="01B1FC81"/>
    <w:rsid w:val="01B25D93"/>
    <w:rsid w:val="01B2BC98"/>
    <w:rsid w:val="01B6A034"/>
    <w:rsid w:val="01B72C58"/>
    <w:rsid w:val="01BA4CE8"/>
    <w:rsid w:val="01BB1702"/>
    <w:rsid w:val="01C2F925"/>
    <w:rsid w:val="01C39E39"/>
    <w:rsid w:val="01CD14BD"/>
    <w:rsid w:val="01CE4490"/>
    <w:rsid w:val="01D37991"/>
    <w:rsid w:val="01D3B879"/>
    <w:rsid w:val="01D5FC62"/>
    <w:rsid w:val="01D724CE"/>
    <w:rsid w:val="01DCEE28"/>
    <w:rsid w:val="01E3F50F"/>
    <w:rsid w:val="01E51FD0"/>
    <w:rsid w:val="01EA4E47"/>
    <w:rsid w:val="01EE944A"/>
    <w:rsid w:val="01F10548"/>
    <w:rsid w:val="01F15547"/>
    <w:rsid w:val="01F19049"/>
    <w:rsid w:val="01F26AEA"/>
    <w:rsid w:val="01F5135E"/>
    <w:rsid w:val="01F62588"/>
    <w:rsid w:val="01F8C444"/>
    <w:rsid w:val="01F8CD70"/>
    <w:rsid w:val="020054BB"/>
    <w:rsid w:val="0206399F"/>
    <w:rsid w:val="020D63AA"/>
    <w:rsid w:val="020D7180"/>
    <w:rsid w:val="0211165D"/>
    <w:rsid w:val="02166FB6"/>
    <w:rsid w:val="02178D1C"/>
    <w:rsid w:val="021991B5"/>
    <w:rsid w:val="02212AF2"/>
    <w:rsid w:val="02252239"/>
    <w:rsid w:val="0225E675"/>
    <w:rsid w:val="022A30E3"/>
    <w:rsid w:val="022E3038"/>
    <w:rsid w:val="022FD9D3"/>
    <w:rsid w:val="023081BC"/>
    <w:rsid w:val="02387D57"/>
    <w:rsid w:val="023ECFAA"/>
    <w:rsid w:val="023F350D"/>
    <w:rsid w:val="023F6BD0"/>
    <w:rsid w:val="02522A7C"/>
    <w:rsid w:val="025AF0E3"/>
    <w:rsid w:val="025B4CC8"/>
    <w:rsid w:val="0264B566"/>
    <w:rsid w:val="026781F3"/>
    <w:rsid w:val="0268D2F2"/>
    <w:rsid w:val="026952CF"/>
    <w:rsid w:val="02699313"/>
    <w:rsid w:val="026EFFCB"/>
    <w:rsid w:val="027DEC48"/>
    <w:rsid w:val="02807AF7"/>
    <w:rsid w:val="0280EAB6"/>
    <w:rsid w:val="0281E4C2"/>
    <w:rsid w:val="0282E080"/>
    <w:rsid w:val="028982F6"/>
    <w:rsid w:val="028A031A"/>
    <w:rsid w:val="028B076F"/>
    <w:rsid w:val="028F39B6"/>
    <w:rsid w:val="0292D26D"/>
    <w:rsid w:val="0293A5B1"/>
    <w:rsid w:val="029530C6"/>
    <w:rsid w:val="0295FE1D"/>
    <w:rsid w:val="029A5923"/>
    <w:rsid w:val="029C29F7"/>
    <w:rsid w:val="029D0FAC"/>
    <w:rsid w:val="02A9D2E3"/>
    <w:rsid w:val="02AAC9CD"/>
    <w:rsid w:val="02B4AD1B"/>
    <w:rsid w:val="02B80B0C"/>
    <w:rsid w:val="02B9F275"/>
    <w:rsid w:val="02BB4372"/>
    <w:rsid w:val="02C4D9A0"/>
    <w:rsid w:val="02CD3EEE"/>
    <w:rsid w:val="02CD7F0C"/>
    <w:rsid w:val="02CFCA4F"/>
    <w:rsid w:val="02D00F5E"/>
    <w:rsid w:val="02D14B6E"/>
    <w:rsid w:val="02D6BAC7"/>
    <w:rsid w:val="02D895D8"/>
    <w:rsid w:val="02DC3D9C"/>
    <w:rsid w:val="02E02CE2"/>
    <w:rsid w:val="02E06F79"/>
    <w:rsid w:val="02E08CE9"/>
    <w:rsid w:val="02E1AC48"/>
    <w:rsid w:val="02E8F0AC"/>
    <w:rsid w:val="02E97A8D"/>
    <w:rsid w:val="02EA3084"/>
    <w:rsid w:val="02EAB0A0"/>
    <w:rsid w:val="02EF92BE"/>
    <w:rsid w:val="02F0CDAC"/>
    <w:rsid w:val="02F12635"/>
    <w:rsid w:val="02F427DC"/>
    <w:rsid w:val="02F46831"/>
    <w:rsid w:val="02F592D6"/>
    <w:rsid w:val="02F61100"/>
    <w:rsid w:val="02F6D83B"/>
    <w:rsid w:val="02F825DF"/>
    <w:rsid w:val="02FCD2BB"/>
    <w:rsid w:val="0300062C"/>
    <w:rsid w:val="0303F16A"/>
    <w:rsid w:val="0305182E"/>
    <w:rsid w:val="03094659"/>
    <w:rsid w:val="030AB51E"/>
    <w:rsid w:val="030EAE88"/>
    <w:rsid w:val="030F2C4E"/>
    <w:rsid w:val="031383DE"/>
    <w:rsid w:val="031C8E0B"/>
    <w:rsid w:val="031D213F"/>
    <w:rsid w:val="0320A049"/>
    <w:rsid w:val="0322D5B8"/>
    <w:rsid w:val="0323EBCB"/>
    <w:rsid w:val="032464F5"/>
    <w:rsid w:val="0324CB12"/>
    <w:rsid w:val="03271BB1"/>
    <w:rsid w:val="03291B81"/>
    <w:rsid w:val="032B2EEF"/>
    <w:rsid w:val="032D9B0B"/>
    <w:rsid w:val="032E1389"/>
    <w:rsid w:val="03335557"/>
    <w:rsid w:val="03353CBD"/>
    <w:rsid w:val="0335A324"/>
    <w:rsid w:val="0337A92D"/>
    <w:rsid w:val="033CB087"/>
    <w:rsid w:val="034132FA"/>
    <w:rsid w:val="03439B0D"/>
    <w:rsid w:val="034E9DBA"/>
    <w:rsid w:val="034F18B8"/>
    <w:rsid w:val="034F20DB"/>
    <w:rsid w:val="03513F25"/>
    <w:rsid w:val="03563BCD"/>
    <w:rsid w:val="03563BE9"/>
    <w:rsid w:val="0359D64D"/>
    <w:rsid w:val="035A0C2F"/>
    <w:rsid w:val="035CA3E1"/>
    <w:rsid w:val="035D6D3D"/>
    <w:rsid w:val="0362AF4F"/>
    <w:rsid w:val="0363F270"/>
    <w:rsid w:val="03641FF9"/>
    <w:rsid w:val="036DF571"/>
    <w:rsid w:val="0370C130"/>
    <w:rsid w:val="03718D63"/>
    <w:rsid w:val="0374C52A"/>
    <w:rsid w:val="03750450"/>
    <w:rsid w:val="03772B6D"/>
    <w:rsid w:val="037A59A8"/>
    <w:rsid w:val="037E1E18"/>
    <w:rsid w:val="037F4E29"/>
    <w:rsid w:val="0384D402"/>
    <w:rsid w:val="038EA20D"/>
    <w:rsid w:val="039C2DF1"/>
    <w:rsid w:val="03A3C4A4"/>
    <w:rsid w:val="03A58158"/>
    <w:rsid w:val="03A7F04D"/>
    <w:rsid w:val="03AC5598"/>
    <w:rsid w:val="03AF7C3A"/>
    <w:rsid w:val="03AFF8A7"/>
    <w:rsid w:val="03B4BDA8"/>
    <w:rsid w:val="03BB9EEB"/>
    <w:rsid w:val="03BC550B"/>
    <w:rsid w:val="03C21676"/>
    <w:rsid w:val="03C6BC10"/>
    <w:rsid w:val="03C85910"/>
    <w:rsid w:val="03CAD0E5"/>
    <w:rsid w:val="03CB4080"/>
    <w:rsid w:val="03D1587A"/>
    <w:rsid w:val="03D40399"/>
    <w:rsid w:val="03D4DF97"/>
    <w:rsid w:val="03DDBD35"/>
    <w:rsid w:val="03E51577"/>
    <w:rsid w:val="03EB337D"/>
    <w:rsid w:val="03EB8365"/>
    <w:rsid w:val="03F0485E"/>
    <w:rsid w:val="03F12DE7"/>
    <w:rsid w:val="03F18EE3"/>
    <w:rsid w:val="03F2A68D"/>
    <w:rsid w:val="03F56232"/>
    <w:rsid w:val="03F6BCEF"/>
    <w:rsid w:val="03FD0A86"/>
    <w:rsid w:val="0400E8DC"/>
    <w:rsid w:val="0401EBAC"/>
    <w:rsid w:val="040626F3"/>
    <w:rsid w:val="040A5C91"/>
    <w:rsid w:val="040DBC28"/>
    <w:rsid w:val="040F0A48"/>
    <w:rsid w:val="04117F13"/>
    <w:rsid w:val="04133695"/>
    <w:rsid w:val="0417E245"/>
    <w:rsid w:val="041A12B2"/>
    <w:rsid w:val="041B5ACA"/>
    <w:rsid w:val="041E74E2"/>
    <w:rsid w:val="042302A3"/>
    <w:rsid w:val="04236089"/>
    <w:rsid w:val="04276DBD"/>
    <w:rsid w:val="04299D71"/>
    <w:rsid w:val="042E2436"/>
    <w:rsid w:val="042F6273"/>
    <w:rsid w:val="0430CE2E"/>
    <w:rsid w:val="043B7602"/>
    <w:rsid w:val="043E47E5"/>
    <w:rsid w:val="043E4D24"/>
    <w:rsid w:val="0440A003"/>
    <w:rsid w:val="0441B959"/>
    <w:rsid w:val="0441E96B"/>
    <w:rsid w:val="0445B604"/>
    <w:rsid w:val="04475D7D"/>
    <w:rsid w:val="04482879"/>
    <w:rsid w:val="044B628A"/>
    <w:rsid w:val="044BF473"/>
    <w:rsid w:val="044CC640"/>
    <w:rsid w:val="044D2BC2"/>
    <w:rsid w:val="044E61A6"/>
    <w:rsid w:val="044E9964"/>
    <w:rsid w:val="045044D3"/>
    <w:rsid w:val="04508421"/>
    <w:rsid w:val="0450F571"/>
    <w:rsid w:val="04531CF4"/>
    <w:rsid w:val="04556D41"/>
    <w:rsid w:val="04572742"/>
    <w:rsid w:val="04579DC9"/>
    <w:rsid w:val="045920A2"/>
    <w:rsid w:val="0459BDA7"/>
    <w:rsid w:val="045A38D2"/>
    <w:rsid w:val="0464DD47"/>
    <w:rsid w:val="04680960"/>
    <w:rsid w:val="046CCEE1"/>
    <w:rsid w:val="046FB129"/>
    <w:rsid w:val="04713A8C"/>
    <w:rsid w:val="04728508"/>
    <w:rsid w:val="04748CA5"/>
    <w:rsid w:val="0474B0A0"/>
    <w:rsid w:val="047579A6"/>
    <w:rsid w:val="047AB97F"/>
    <w:rsid w:val="047B255F"/>
    <w:rsid w:val="04804ABF"/>
    <w:rsid w:val="04806FD0"/>
    <w:rsid w:val="0488C9AE"/>
    <w:rsid w:val="048A7916"/>
    <w:rsid w:val="048CE49E"/>
    <w:rsid w:val="04911451"/>
    <w:rsid w:val="0496F020"/>
    <w:rsid w:val="04975485"/>
    <w:rsid w:val="0497943F"/>
    <w:rsid w:val="0498F6CE"/>
    <w:rsid w:val="04A7DBFA"/>
    <w:rsid w:val="04A9BE2B"/>
    <w:rsid w:val="04AC3A56"/>
    <w:rsid w:val="04B1FFBC"/>
    <w:rsid w:val="04B6243C"/>
    <w:rsid w:val="04B6BE82"/>
    <w:rsid w:val="04B913EB"/>
    <w:rsid w:val="04BA2483"/>
    <w:rsid w:val="04BAFD70"/>
    <w:rsid w:val="04BD6326"/>
    <w:rsid w:val="04CB51F4"/>
    <w:rsid w:val="04CC30E8"/>
    <w:rsid w:val="04D19978"/>
    <w:rsid w:val="04D78FF4"/>
    <w:rsid w:val="04D9663E"/>
    <w:rsid w:val="04E4103C"/>
    <w:rsid w:val="04ECE39E"/>
    <w:rsid w:val="04ED8467"/>
    <w:rsid w:val="04F004B5"/>
    <w:rsid w:val="04F4249C"/>
    <w:rsid w:val="04F569AE"/>
    <w:rsid w:val="04F61E18"/>
    <w:rsid w:val="04F7A0CB"/>
    <w:rsid w:val="04FDEE15"/>
    <w:rsid w:val="04FEF341"/>
    <w:rsid w:val="05023FD9"/>
    <w:rsid w:val="0509717D"/>
    <w:rsid w:val="050A3BE9"/>
    <w:rsid w:val="050C3E11"/>
    <w:rsid w:val="050DAC58"/>
    <w:rsid w:val="051176C7"/>
    <w:rsid w:val="0511A477"/>
    <w:rsid w:val="05135517"/>
    <w:rsid w:val="05144E1A"/>
    <w:rsid w:val="0515922C"/>
    <w:rsid w:val="051B5D72"/>
    <w:rsid w:val="051E3AED"/>
    <w:rsid w:val="052208D8"/>
    <w:rsid w:val="0525C22A"/>
    <w:rsid w:val="052E06F7"/>
    <w:rsid w:val="052F8E6B"/>
    <w:rsid w:val="0532C51A"/>
    <w:rsid w:val="05333B17"/>
    <w:rsid w:val="0533DE25"/>
    <w:rsid w:val="053480F4"/>
    <w:rsid w:val="0535FA17"/>
    <w:rsid w:val="05381492"/>
    <w:rsid w:val="053B4478"/>
    <w:rsid w:val="0543AEE2"/>
    <w:rsid w:val="0543C790"/>
    <w:rsid w:val="0549278E"/>
    <w:rsid w:val="05495FD4"/>
    <w:rsid w:val="054B5C4D"/>
    <w:rsid w:val="0550FA3D"/>
    <w:rsid w:val="05589B06"/>
    <w:rsid w:val="055A791E"/>
    <w:rsid w:val="055D66A3"/>
    <w:rsid w:val="055DACF6"/>
    <w:rsid w:val="055F4141"/>
    <w:rsid w:val="055FAFCC"/>
    <w:rsid w:val="056005F3"/>
    <w:rsid w:val="056960A4"/>
    <w:rsid w:val="056EC485"/>
    <w:rsid w:val="05789CC7"/>
    <w:rsid w:val="0578F87D"/>
    <w:rsid w:val="057CD9F8"/>
    <w:rsid w:val="0581A9D7"/>
    <w:rsid w:val="058237A5"/>
    <w:rsid w:val="05858638"/>
    <w:rsid w:val="0589AE47"/>
    <w:rsid w:val="058C0D13"/>
    <w:rsid w:val="0591227C"/>
    <w:rsid w:val="0595BF13"/>
    <w:rsid w:val="059AF0EA"/>
    <w:rsid w:val="059B1568"/>
    <w:rsid w:val="05A2D3A8"/>
    <w:rsid w:val="05A796C2"/>
    <w:rsid w:val="05AC7610"/>
    <w:rsid w:val="05ADC9B6"/>
    <w:rsid w:val="05AE807F"/>
    <w:rsid w:val="05B5F91B"/>
    <w:rsid w:val="05BB7C77"/>
    <w:rsid w:val="05C2D7F4"/>
    <w:rsid w:val="05C46489"/>
    <w:rsid w:val="05C6CF9D"/>
    <w:rsid w:val="05C71CCB"/>
    <w:rsid w:val="05C748A2"/>
    <w:rsid w:val="05C879DD"/>
    <w:rsid w:val="05CAF1CE"/>
    <w:rsid w:val="05D9546B"/>
    <w:rsid w:val="05DC0A7A"/>
    <w:rsid w:val="05DCFA24"/>
    <w:rsid w:val="05E10C1F"/>
    <w:rsid w:val="05E54321"/>
    <w:rsid w:val="05E6617D"/>
    <w:rsid w:val="05E6774E"/>
    <w:rsid w:val="05E742B0"/>
    <w:rsid w:val="05E80198"/>
    <w:rsid w:val="05EF3066"/>
    <w:rsid w:val="05F16CF4"/>
    <w:rsid w:val="05F23C10"/>
    <w:rsid w:val="05F27F2D"/>
    <w:rsid w:val="05F34EA3"/>
    <w:rsid w:val="05F76490"/>
    <w:rsid w:val="05F79B18"/>
    <w:rsid w:val="05F978C8"/>
    <w:rsid w:val="05FE7854"/>
    <w:rsid w:val="0600A2DF"/>
    <w:rsid w:val="06036619"/>
    <w:rsid w:val="06047D1E"/>
    <w:rsid w:val="06050E4C"/>
    <w:rsid w:val="060BE107"/>
    <w:rsid w:val="060F7DC9"/>
    <w:rsid w:val="061009ED"/>
    <w:rsid w:val="0611FF1E"/>
    <w:rsid w:val="0613A5AE"/>
    <w:rsid w:val="06185835"/>
    <w:rsid w:val="061859EA"/>
    <w:rsid w:val="06241B3E"/>
    <w:rsid w:val="06248318"/>
    <w:rsid w:val="0625125E"/>
    <w:rsid w:val="062BDF8F"/>
    <w:rsid w:val="062C6414"/>
    <w:rsid w:val="062D773C"/>
    <w:rsid w:val="0630CE4C"/>
    <w:rsid w:val="0637CFC8"/>
    <w:rsid w:val="063D7C55"/>
    <w:rsid w:val="063E660E"/>
    <w:rsid w:val="0640D597"/>
    <w:rsid w:val="0642835B"/>
    <w:rsid w:val="0642D708"/>
    <w:rsid w:val="0644DF6D"/>
    <w:rsid w:val="0645DB68"/>
    <w:rsid w:val="0647D4A7"/>
    <w:rsid w:val="06486C22"/>
    <w:rsid w:val="064902FE"/>
    <w:rsid w:val="0650CEAA"/>
    <w:rsid w:val="06538127"/>
    <w:rsid w:val="06571025"/>
    <w:rsid w:val="065DF215"/>
    <w:rsid w:val="065E0F8C"/>
    <w:rsid w:val="0661140E"/>
    <w:rsid w:val="06631526"/>
    <w:rsid w:val="0669656D"/>
    <w:rsid w:val="066B9C65"/>
    <w:rsid w:val="066C0853"/>
    <w:rsid w:val="0670FB87"/>
    <w:rsid w:val="0671D981"/>
    <w:rsid w:val="0672BBE4"/>
    <w:rsid w:val="0673013B"/>
    <w:rsid w:val="0674C788"/>
    <w:rsid w:val="0674CA4F"/>
    <w:rsid w:val="067B3A56"/>
    <w:rsid w:val="067BEA7B"/>
    <w:rsid w:val="0684FAFE"/>
    <w:rsid w:val="0689FD08"/>
    <w:rsid w:val="068BAC9E"/>
    <w:rsid w:val="068E7E8C"/>
    <w:rsid w:val="06909104"/>
    <w:rsid w:val="0691A945"/>
    <w:rsid w:val="0695902A"/>
    <w:rsid w:val="06965FF7"/>
    <w:rsid w:val="0699B4A9"/>
    <w:rsid w:val="069CE21C"/>
    <w:rsid w:val="069E887C"/>
    <w:rsid w:val="06A69E6C"/>
    <w:rsid w:val="06A9A532"/>
    <w:rsid w:val="06AAC244"/>
    <w:rsid w:val="06AEC624"/>
    <w:rsid w:val="06B1ADEA"/>
    <w:rsid w:val="06B406FF"/>
    <w:rsid w:val="06B54444"/>
    <w:rsid w:val="06B7492B"/>
    <w:rsid w:val="06B90AE2"/>
    <w:rsid w:val="06BE2734"/>
    <w:rsid w:val="06BFE57C"/>
    <w:rsid w:val="06C14D88"/>
    <w:rsid w:val="06C4AEE6"/>
    <w:rsid w:val="06C8B791"/>
    <w:rsid w:val="06C8EBD9"/>
    <w:rsid w:val="06CAD0B7"/>
    <w:rsid w:val="06CBE0AC"/>
    <w:rsid w:val="06D16EE1"/>
    <w:rsid w:val="06D1824B"/>
    <w:rsid w:val="06D1E676"/>
    <w:rsid w:val="06D24873"/>
    <w:rsid w:val="06D3B2A1"/>
    <w:rsid w:val="06D4998E"/>
    <w:rsid w:val="06DC7716"/>
    <w:rsid w:val="06E0DA92"/>
    <w:rsid w:val="06E46719"/>
    <w:rsid w:val="06E61825"/>
    <w:rsid w:val="06E70769"/>
    <w:rsid w:val="06EB4264"/>
    <w:rsid w:val="06EB80D4"/>
    <w:rsid w:val="06EBC299"/>
    <w:rsid w:val="06F2243A"/>
    <w:rsid w:val="06F4CFBB"/>
    <w:rsid w:val="06F970B0"/>
    <w:rsid w:val="06FBCB67"/>
    <w:rsid w:val="06FE8B52"/>
    <w:rsid w:val="07016121"/>
    <w:rsid w:val="070697C6"/>
    <w:rsid w:val="07080258"/>
    <w:rsid w:val="07080E7C"/>
    <w:rsid w:val="070A83B1"/>
    <w:rsid w:val="070EF186"/>
    <w:rsid w:val="07108223"/>
    <w:rsid w:val="071C06FD"/>
    <w:rsid w:val="0726ACC2"/>
    <w:rsid w:val="07291A8A"/>
    <w:rsid w:val="07322B65"/>
    <w:rsid w:val="07378B75"/>
    <w:rsid w:val="0738A8BF"/>
    <w:rsid w:val="073FF035"/>
    <w:rsid w:val="074151D6"/>
    <w:rsid w:val="07464F40"/>
    <w:rsid w:val="074B4B5F"/>
    <w:rsid w:val="074BFF2D"/>
    <w:rsid w:val="07554F5C"/>
    <w:rsid w:val="07562EBC"/>
    <w:rsid w:val="0758EDF1"/>
    <w:rsid w:val="075A8A9F"/>
    <w:rsid w:val="075D2AD4"/>
    <w:rsid w:val="07613EF8"/>
    <w:rsid w:val="0765976A"/>
    <w:rsid w:val="07677388"/>
    <w:rsid w:val="0768EDA0"/>
    <w:rsid w:val="076AC345"/>
    <w:rsid w:val="076D53E6"/>
    <w:rsid w:val="076E2F48"/>
    <w:rsid w:val="076FEFFE"/>
    <w:rsid w:val="07763B43"/>
    <w:rsid w:val="0776F345"/>
    <w:rsid w:val="0777725B"/>
    <w:rsid w:val="0779F8B5"/>
    <w:rsid w:val="077E6C6A"/>
    <w:rsid w:val="0781DF99"/>
    <w:rsid w:val="07822360"/>
    <w:rsid w:val="07834A9B"/>
    <w:rsid w:val="0784F92A"/>
    <w:rsid w:val="0789434D"/>
    <w:rsid w:val="078FDF3D"/>
    <w:rsid w:val="07935EA1"/>
    <w:rsid w:val="0793F7EA"/>
    <w:rsid w:val="079A6C2F"/>
    <w:rsid w:val="079EA1C0"/>
    <w:rsid w:val="07A103F9"/>
    <w:rsid w:val="07A5E009"/>
    <w:rsid w:val="07A80C5E"/>
    <w:rsid w:val="07A85EFE"/>
    <w:rsid w:val="07A9C75F"/>
    <w:rsid w:val="07ABF2AF"/>
    <w:rsid w:val="07AD9900"/>
    <w:rsid w:val="07AE2745"/>
    <w:rsid w:val="07B0CD09"/>
    <w:rsid w:val="07B43DCC"/>
    <w:rsid w:val="07B50EBC"/>
    <w:rsid w:val="07B85B01"/>
    <w:rsid w:val="07B927A0"/>
    <w:rsid w:val="07B9BFBB"/>
    <w:rsid w:val="07BD366F"/>
    <w:rsid w:val="07BD37BC"/>
    <w:rsid w:val="07BE9727"/>
    <w:rsid w:val="07BED46E"/>
    <w:rsid w:val="07C51941"/>
    <w:rsid w:val="07C93A99"/>
    <w:rsid w:val="07C9A0FD"/>
    <w:rsid w:val="07C9B79E"/>
    <w:rsid w:val="07CBC5AF"/>
    <w:rsid w:val="07D0F95A"/>
    <w:rsid w:val="07D21342"/>
    <w:rsid w:val="07D7DA35"/>
    <w:rsid w:val="07DA9FAD"/>
    <w:rsid w:val="07DB92C2"/>
    <w:rsid w:val="07E2888E"/>
    <w:rsid w:val="07E297AB"/>
    <w:rsid w:val="07E2B665"/>
    <w:rsid w:val="07E62009"/>
    <w:rsid w:val="07ED153D"/>
    <w:rsid w:val="07F3A841"/>
    <w:rsid w:val="07FB8DDE"/>
    <w:rsid w:val="07FD56D8"/>
    <w:rsid w:val="0800DCA0"/>
    <w:rsid w:val="08017729"/>
    <w:rsid w:val="0809FFBF"/>
    <w:rsid w:val="080B848A"/>
    <w:rsid w:val="0815D603"/>
    <w:rsid w:val="0816E90B"/>
    <w:rsid w:val="081C8936"/>
    <w:rsid w:val="081D13ED"/>
    <w:rsid w:val="08215F9A"/>
    <w:rsid w:val="0829AC1F"/>
    <w:rsid w:val="082B2B15"/>
    <w:rsid w:val="082B544B"/>
    <w:rsid w:val="082B69CA"/>
    <w:rsid w:val="082C334E"/>
    <w:rsid w:val="0831874F"/>
    <w:rsid w:val="08357114"/>
    <w:rsid w:val="0835A8EE"/>
    <w:rsid w:val="083B59DE"/>
    <w:rsid w:val="08412943"/>
    <w:rsid w:val="084448F7"/>
    <w:rsid w:val="08448312"/>
    <w:rsid w:val="0845F007"/>
    <w:rsid w:val="0852B4AA"/>
    <w:rsid w:val="08546CC4"/>
    <w:rsid w:val="08573EAD"/>
    <w:rsid w:val="08605E1A"/>
    <w:rsid w:val="0863346B"/>
    <w:rsid w:val="0863D69A"/>
    <w:rsid w:val="08649C15"/>
    <w:rsid w:val="0865CF01"/>
    <w:rsid w:val="086E1077"/>
    <w:rsid w:val="0871A746"/>
    <w:rsid w:val="08727B84"/>
    <w:rsid w:val="08753BD8"/>
    <w:rsid w:val="0876AEE0"/>
    <w:rsid w:val="08782CA4"/>
    <w:rsid w:val="087C2852"/>
    <w:rsid w:val="087C9C45"/>
    <w:rsid w:val="0887B194"/>
    <w:rsid w:val="088A65DA"/>
    <w:rsid w:val="088C46C7"/>
    <w:rsid w:val="088FB968"/>
    <w:rsid w:val="08919148"/>
    <w:rsid w:val="0891E7C8"/>
    <w:rsid w:val="08943283"/>
    <w:rsid w:val="0895904F"/>
    <w:rsid w:val="0898FDCD"/>
    <w:rsid w:val="089E6CE5"/>
    <w:rsid w:val="08A355DF"/>
    <w:rsid w:val="08A6EFFE"/>
    <w:rsid w:val="08B36A18"/>
    <w:rsid w:val="08B6D4FA"/>
    <w:rsid w:val="08B7B8A1"/>
    <w:rsid w:val="08B9E60C"/>
    <w:rsid w:val="08BADCD0"/>
    <w:rsid w:val="08BAF7AF"/>
    <w:rsid w:val="08C14AA6"/>
    <w:rsid w:val="08C32904"/>
    <w:rsid w:val="08C36D5F"/>
    <w:rsid w:val="08C695B7"/>
    <w:rsid w:val="08C847A0"/>
    <w:rsid w:val="08CB05FB"/>
    <w:rsid w:val="08CBBFEF"/>
    <w:rsid w:val="08CEDC46"/>
    <w:rsid w:val="08CF82DB"/>
    <w:rsid w:val="08D1639C"/>
    <w:rsid w:val="08D2A12E"/>
    <w:rsid w:val="08D4D2DD"/>
    <w:rsid w:val="08D54AC9"/>
    <w:rsid w:val="08D95FD8"/>
    <w:rsid w:val="08DEE539"/>
    <w:rsid w:val="08E078ED"/>
    <w:rsid w:val="08E6B1BC"/>
    <w:rsid w:val="08E9135D"/>
    <w:rsid w:val="08E9CB92"/>
    <w:rsid w:val="08EFCC37"/>
    <w:rsid w:val="08F96F30"/>
    <w:rsid w:val="08FF1BF6"/>
    <w:rsid w:val="09008CB7"/>
    <w:rsid w:val="0910E9BF"/>
    <w:rsid w:val="0915C724"/>
    <w:rsid w:val="09162438"/>
    <w:rsid w:val="09194F66"/>
    <w:rsid w:val="091CE405"/>
    <w:rsid w:val="091D431D"/>
    <w:rsid w:val="092093AB"/>
    <w:rsid w:val="092556EC"/>
    <w:rsid w:val="0926240A"/>
    <w:rsid w:val="0926504D"/>
    <w:rsid w:val="092CF1A7"/>
    <w:rsid w:val="092DD5C1"/>
    <w:rsid w:val="0931A532"/>
    <w:rsid w:val="09353022"/>
    <w:rsid w:val="093BBEC6"/>
    <w:rsid w:val="093C8DAE"/>
    <w:rsid w:val="093D6E21"/>
    <w:rsid w:val="093D7990"/>
    <w:rsid w:val="093D9E07"/>
    <w:rsid w:val="0944F5FA"/>
    <w:rsid w:val="0950B3C2"/>
    <w:rsid w:val="0950D1C0"/>
    <w:rsid w:val="0954A3ED"/>
    <w:rsid w:val="095B0D6D"/>
    <w:rsid w:val="095B3457"/>
    <w:rsid w:val="095FF219"/>
    <w:rsid w:val="09642336"/>
    <w:rsid w:val="0964DD5F"/>
    <w:rsid w:val="09690FD4"/>
    <w:rsid w:val="096A11B7"/>
    <w:rsid w:val="096CC2EE"/>
    <w:rsid w:val="096F06C6"/>
    <w:rsid w:val="0970F8F7"/>
    <w:rsid w:val="09710F40"/>
    <w:rsid w:val="09757071"/>
    <w:rsid w:val="0975DA58"/>
    <w:rsid w:val="097DBB0F"/>
    <w:rsid w:val="097F93D2"/>
    <w:rsid w:val="0982C223"/>
    <w:rsid w:val="09846626"/>
    <w:rsid w:val="0995548A"/>
    <w:rsid w:val="099764F5"/>
    <w:rsid w:val="0999A597"/>
    <w:rsid w:val="099E1D38"/>
    <w:rsid w:val="099F22BC"/>
    <w:rsid w:val="09A03175"/>
    <w:rsid w:val="09A6D00E"/>
    <w:rsid w:val="09AAA67C"/>
    <w:rsid w:val="09AB6F09"/>
    <w:rsid w:val="09B53C23"/>
    <w:rsid w:val="09B75B2D"/>
    <w:rsid w:val="09B88AB7"/>
    <w:rsid w:val="09B9BE97"/>
    <w:rsid w:val="09C3FA63"/>
    <w:rsid w:val="09C751A6"/>
    <w:rsid w:val="09CF00AE"/>
    <w:rsid w:val="09CFEE2F"/>
    <w:rsid w:val="09D3671D"/>
    <w:rsid w:val="09D688DD"/>
    <w:rsid w:val="09E0BB9B"/>
    <w:rsid w:val="09E14DEF"/>
    <w:rsid w:val="09E23B68"/>
    <w:rsid w:val="09E2789A"/>
    <w:rsid w:val="09E351FA"/>
    <w:rsid w:val="09E6E7F3"/>
    <w:rsid w:val="09EDC92D"/>
    <w:rsid w:val="09F04E59"/>
    <w:rsid w:val="09F1D0FE"/>
    <w:rsid w:val="09F23727"/>
    <w:rsid w:val="09F66693"/>
    <w:rsid w:val="09F9BC8C"/>
    <w:rsid w:val="09FE8255"/>
    <w:rsid w:val="0A038DD8"/>
    <w:rsid w:val="0A044115"/>
    <w:rsid w:val="0A05B9A5"/>
    <w:rsid w:val="0A10D9D3"/>
    <w:rsid w:val="0A1A0BD2"/>
    <w:rsid w:val="0A1A9AE0"/>
    <w:rsid w:val="0A1B9553"/>
    <w:rsid w:val="0A1D3084"/>
    <w:rsid w:val="0A205302"/>
    <w:rsid w:val="0A230B68"/>
    <w:rsid w:val="0A278D2E"/>
    <w:rsid w:val="0A2E2AEA"/>
    <w:rsid w:val="0A36A66C"/>
    <w:rsid w:val="0A36EF39"/>
    <w:rsid w:val="0A3A93B4"/>
    <w:rsid w:val="0A3E5C26"/>
    <w:rsid w:val="0A43334B"/>
    <w:rsid w:val="0A4389A1"/>
    <w:rsid w:val="0A456504"/>
    <w:rsid w:val="0A465358"/>
    <w:rsid w:val="0A4902BC"/>
    <w:rsid w:val="0A4A03BF"/>
    <w:rsid w:val="0A4C4B87"/>
    <w:rsid w:val="0A4D239A"/>
    <w:rsid w:val="0A4F9BA0"/>
    <w:rsid w:val="0A4F9C61"/>
    <w:rsid w:val="0A550CEB"/>
    <w:rsid w:val="0A58F5F7"/>
    <w:rsid w:val="0A596ADF"/>
    <w:rsid w:val="0A5F3E54"/>
    <w:rsid w:val="0A5FFB73"/>
    <w:rsid w:val="0A609426"/>
    <w:rsid w:val="0A66565D"/>
    <w:rsid w:val="0A67409B"/>
    <w:rsid w:val="0A6BEB25"/>
    <w:rsid w:val="0A6D6F66"/>
    <w:rsid w:val="0A6E1445"/>
    <w:rsid w:val="0A7071BB"/>
    <w:rsid w:val="0A767347"/>
    <w:rsid w:val="0A79B4CF"/>
    <w:rsid w:val="0A7E74E5"/>
    <w:rsid w:val="0A80AA06"/>
    <w:rsid w:val="0A87F81E"/>
    <w:rsid w:val="0A928823"/>
    <w:rsid w:val="0A95576D"/>
    <w:rsid w:val="0A979DCF"/>
    <w:rsid w:val="0A9FF03E"/>
    <w:rsid w:val="0AA16E27"/>
    <w:rsid w:val="0AA432E3"/>
    <w:rsid w:val="0AA4C966"/>
    <w:rsid w:val="0AA51443"/>
    <w:rsid w:val="0AACA1AF"/>
    <w:rsid w:val="0AAD473C"/>
    <w:rsid w:val="0AADF1C2"/>
    <w:rsid w:val="0AB1BD79"/>
    <w:rsid w:val="0AB57372"/>
    <w:rsid w:val="0AB58B02"/>
    <w:rsid w:val="0AB75CC3"/>
    <w:rsid w:val="0AB90B68"/>
    <w:rsid w:val="0ABC2C7A"/>
    <w:rsid w:val="0ABCAB99"/>
    <w:rsid w:val="0ABE3FE3"/>
    <w:rsid w:val="0ABFBB95"/>
    <w:rsid w:val="0AC134F4"/>
    <w:rsid w:val="0AC2A2EC"/>
    <w:rsid w:val="0AC4E6EB"/>
    <w:rsid w:val="0AC91B75"/>
    <w:rsid w:val="0ACB6F34"/>
    <w:rsid w:val="0AD2F7BD"/>
    <w:rsid w:val="0AD775AF"/>
    <w:rsid w:val="0AD9295E"/>
    <w:rsid w:val="0AD952F0"/>
    <w:rsid w:val="0ADA5054"/>
    <w:rsid w:val="0AE1BC0F"/>
    <w:rsid w:val="0AE4BAB1"/>
    <w:rsid w:val="0AE61C77"/>
    <w:rsid w:val="0AE68E99"/>
    <w:rsid w:val="0AE78A87"/>
    <w:rsid w:val="0AE8F144"/>
    <w:rsid w:val="0AEB2FFF"/>
    <w:rsid w:val="0AF2E4AB"/>
    <w:rsid w:val="0AF44476"/>
    <w:rsid w:val="0AFCC88E"/>
    <w:rsid w:val="0AFDE4D8"/>
    <w:rsid w:val="0B03BDFB"/>
    <w:rsid w:val="0B04AEF5"/>
    <w:rsid w:val="0B0B269A"/>
    <w:rsid w:val="0B0E46C6"/>
    <w:rsid w:val="0B0ED534"/>
    <w:rsid w:val="0B0F5B1A"/>
    <w:rsid w:val="0B112EEF"/>
    <w:rsid w:val="0B15DAB0"/>
    <w:rsid w:val="0B190708"/>
    <w:rsid w:val="0B1D1F6E"/>
    <w:rsid w:val="0B1F4767"/>
    <w:rsid w:val="0B1F5867"/>
    <w:rsid w:val="0B223002"/>
    <w:rsid w:val="0B235B05"/>
    <w:rsid w:val="0B241317"/>
    <w:rsid w:val="0B25A979"/>
    <w:rsid w:val="0B290EB8"/>
    <w:rsid w:val="0B2985DF"/>
    <w:rsid w:val="0B2AC6C1"/>
    <w:rsid w:val="0B2AFD98"/>
    <w:rsid w:val="0B2F2D10"/>
    <w:rsid w:val="0B2FF6F5"/>
    <w:rsid w:val="0B3133BC"/>
    <w:rsid w:val="0B317579"/>
    <w:rsid w:val="0B33CA5F"/>
    <w:rsid w:val="0B34DC96"/>
    <w:rsid w:val="0B3D4932"/>
    <w:rsid w:val="0B406878"/>
    <w:rsid w:val="0B455AC1"/>
    <w:rsid w:val="0B47C973"/>
    <w:rsid w:val="0B4909BA"/>
    <w:rsid w:val="0B4AF5A4"/>
    <w:rsid w:val="0B4B71CB"/>
    <w:rsid w:val="0B5E56FE"/>
    <w:rsid w:val="0B60DE11"/>
    <w:rsid w:val="0B612124"/>
    <w:rsid w:val="0B67D664"/>
    <w:rsid w:val="0B68E1AE"/>
    <w:rsid w:val="0B6E041E"/>
    <w:rsid w:val="0B71D130"/>
    <w:rsid w:val="0B720D5C"/>
    <w:rsid w:val="0B74BA41"/>
    <w:rsid w:val="0B75DAEA"/>
    <w:rsid w:val="0B78239F"/>
    <w:rsid w:val="0B7B76F6"/>
    <w:rsid w:val="0B83EB02"/>
    <w:rsid w:val="0B850233"/>
    <w:rsid w:val="0B861554"/>
    <w:rsid w:val="0B8A11DA"/>
    <w:rsid w:val="0B8A8B6C"/>
    <w:rsid w:val="0B8F29A1"/>
    <w:rsid w:val="0B8FEFE7"/>
    <w:rsid w:val="0B92A8CC"/>
    <w:rsid w:val="0B939CFA"/>
    <w:rsid w:val="0B99C660"/>
    <w:rsid w:val="0B9D20C7"/>
    <w:rsid w:val="0B9D3F0F"/>
    <w:rsid w:val="0B9F37A2"/>
    <w:rsid w:val="0B9FA39B"/>
    <w:rsid w:val="0BA05075"/>
    <w:rsid w:val="0BA2684E"/>
    <w:rsid w:val="0BAEB909"/>
    <w:rsid w:val="0BB133C3"/>
    <w:rsid w:val="0BB388E2"/>
    <w:rsid w:val="0BB4606A"/>
    <w:rsid w:val="0BC064D2"/>
    <w:rsid w:val="0BC32497"/>
    <w:rsid w:val="0BC6F3B4"/>
    <w:rsid w:val="0BC7B2AD"/>
    <w:rsid w:val="0BCA9139"/>
    <w:rsid w:val="0BCA9D1A"/>
    <w:rsid w:val="0BDAA6A9"/>
    <w:rsid w:val="0BDD2D3F"/>
    <w:rsid w:val="0BDFEAA9"/>
    <w:rsid w:val="0BE4592F"/>
    <w:rsid w:val="0BE7C0D9"/>
    <w:rsid w:val="0BE85DF0"/>
    <w:rsid w:val="0BEB3895"/>
    <w:rsid w:val="0BEB9B6A"/>
    <w:rsid w:val="0BEF29AB"/>
    <w:rsid w:val="0BFA3226"/>
    <w:rsid w:val="0BFD0EE3"/>
    <w:rsid w:val="0C01C3C7"/>
    <w:rsid w:val="0C0375FB"/>
    <w:rsid w:val="0C0DBFD2"/>
    <w:rsid w:val="0C0EAAB4"/>
    <w:rsid w:val="0C102CE4"/>
    <w:rsid w:val="0C13372C"/>
    <w:rsid w:val="0C15CD2F"/>
    <w:rsid w:val="0C1F49F2"/>
    <w:rsid w:val="0C249437"/>
    <w:rsid w:val="0C24C39F"/>
    <w:rsid w:val="0C2850AB"/>
    <w:rsid w:val="0C296E02"/>
    <w:rsid w:val="0C2D98C5"/>
    <w:rsid w:val="0C338CF8"/>
    <w:rsid w:val="0C34D99C"/>
    <w:rsid w:val="0C353BF3"/>
    <w:rsid w:val="0C360102"/>
    <w:rsid w:val="0C389A85"/>
    <w:rsid w:val="0C390176"/>
    <w:rsid w:val="0C3B07EF"/>
    <w:rsid w:val="0C3B75DD"/>
    <w:rsid w:val="0C427B8F"/>
    <w:rsid w:val="0C4805D8"/>
    <w:rsid w:val="0C4EA869"/>
    <w:rsid w:val="0C4EAD15"/>
    <w:rsid w:val="0C50B695"/>
    <w:rsid w:val="0C54FEDD"/>
    <w:rsid w:val="0C58E7C3"/>
    <w:rsid w:val="0C5DF593"/>
    <w:rsid w:val="0C5E0296"/>
    <w:rsid w:val="0C5ED721"/>
    <w:rsid w:val="0C5EEAEC"/>
    <w:rsid w:val="0C5F58A2"/>
    <w:rsid w:val="0C606B34"/>
    <w:rsid w:val="0C639017"/>
    <w:rsid w:val="0C6753FA"/>
    <w:rsid w:val="0C6C81CF"/>
    <w:rsid w:val="0C6C9999"/>
    <w:rsid w:val="0C6E30EB"/>
    <w:rsid w:val="0C754BC2"/>
    <w:rsid w:val="0C7581D2"/>
    <w:rsid w:val="0C774639"/>
    <w:rsid w:val="0C778F20"/>
    <w:rsid w:val="0C7CF9F4"/>
    <w:rsid w:val="0C7FAFAB"/>
    <w:rsid w:val="0C80B10B"/>
    <w:rsid w:val="0C8125D4"/>
    <w:rsid w:val="0C81C2F0"/>
    <w:rsid w:val="0C81EEF4"/>
    <w:rsid w:val="0C82B59F"/>
    <w:rsid w:val="0C841CB7"/>
    <w:rsid w:val="0C846C80"/>
    <w:rsid w:val="0C86D631"/>
    <w:rsid w:val="0C8BA927"/>
    <w:rsid w:val="0C8DFC59"/>
    <w:rsid w:val="0C9D0F13"/>
    <w:rsid w:val="0C9ED1FE"/>
    <w:rsid w:val="0CA00888"/>
    <w:rsid w:val="0CA17BE7"/>
    <w:rsid w:val="0CA1BC0D"/>
    <w:rsid w:val="0CA4B826"/>
    <w:rsid w:val="0CB2FF45"/>
    <w:rsid w:val="0CB44D61"/>
    <w:rsid w:val="0CB4E5E1"/>
    <w:rsid w:val="0CB7A283"/>
    <w:rsid w:val="0CB8E006"/>
    <w:rsid w:val="0CBC7A48"/>
    <w:rsid w:val="0CBEF64F"/>
    <w:rsid w:val="0CC25E3B"/>
    <w:rsid w:val="0CC358ED"/>
    <w:rsid w:val="0CC3EAFE"/>
    <w:rsid w:val="0CC495DF"/>
    <w:rsid w:val="0CCF0549"/>
    <w:rsid w:val="0CD7DB9A"/>
    <w:rsid w:val="0CDAD023"/>
    <w:rsid w:val="0CDBCCFE"/>
    <w:rsid w:val="0CDD1B5B"/>
    <w:rsid w:val="0CE19791"/>
    <w:rsid w:val="0CE44A9C"/>
    <w:rsid w:val="0CEB35D9"/>
    <w:rsid w:val="0CED3125"/>
    <w:rsid w:val="0CEE4182"/>
    <w:rsid w:val="0CF36BF6"/>
    <w:rsid w:val="0CF827FC"/>
    <w:rsid w:val="0CFD231C"/>
    <w:rsid w:val="0D07945C"/>
    <w:rsid w:val="0D0FF874"/>
    <w:rsid w:val="0D0FFD1B"/>
    <w:rsid w:val="0D115BDC"/>
    <w:rsid w:val="0D127523"/>
    <w:rsid w:val="0D154E4B"/>
    <w:rsid w:val="0D17BC05"/>
    <w:rsid w:val="0D193118"/>
    <w:rsid w:val="0D1B163A"/>
    <w:rsid w:val="0D1B5C71"/>
    <w:rsid w:val="0D23BE78"/>
    <w:rsid w:val="0D2BFB8E"/>
    <w:rsid w:val="0D37D704"/>
    <w:rsid w:val="0D38E9DE"/>
    <w:rsid w:val="0D399249"/>
    <w:rsid w:val="0D3ACDB6"/>
    <w:rsid w:val="0D3CEB08"/>
    <w:rsid w:val="0D3ECD72"/>
    <w:rsid w:val="0D4965C0"/>
    <w:rsid w:val="0D4BBB83"/>
    <w:rsid w:val="0D4D46D3"/>
    <w:rsid w:val="0D51DF28"/>
    <w:rsid w:val="0D5A1921"/>
    <w:rsid w:val="0D5ACBDB"/>
    <w:rsid w:val="0D60F141"/>
    <w:rsid w:val="0D6F0097"/>
    <w:rsid w:val="0D73B6AE"/>
    <w:rsid w:val="0D764EEF"/>
    <w:rsid w:val="0D798ACF"/>
    <w:rsid w:val="0D7A1806"/>
    <w:rsid w:val="0D7E43B2"/>
    <w:rsid w:val="0D7E8676"/>
    <w:rsid w:val="0D828457"/>
    <w:rsid w:val="0D8523EF"/>
    <w:rsid w:val="0D860BEB"/>
    <w:rsid w:val="0D898DC9"/>
    <w:rsid w:val="0D8A7C57"/>
    <w:rsid w:val="0D8B32E9"/>
    <w:rsid w:val="0D8CD25A"/>
    <w:rsid w:val="0D8F8CF0"/>
    <w:rsid w:val="0D9196FA"/>
    <w:rsid w:val="0D9E0D18"/>
    <w:rsid w:val="0DA27724"/>
    <w:rsid w:val="0DA4CB03"/>
    <w:rsid w:val="0DA61447"/>
    <w:rsid w:val="0DAC321D"/>
    <w:rsid w:val="0DB0FB2A"/>
    <w:rsid w:val="0DB67513"/>
    <w:rsid w:val="0DB6CDE2"/>
    <w:rsid w:val="0DBE6912"/>
    <w:rsid w:val="0DC59976"/>
    <w:rsid w:val="0DC83AB8"/>
    <w:rsid w:val="0DCC180A"/>
    <w:rsid w:val="0DD138D7"/>
    <w:rsid w:val="0DD9A21A"/>
    <w:rsid w:val="0DDB1FA2"/>
    <w:rsid w:val="0DDB555A"/>
    <w:rsid w:val="0DDBEE53"/>
    <w:rsid w:val="0DE9CCB4"/>
    <w:rsid w:val="0DEC7142"/>
    <w:rsid w:val="0DECD80A"/>
    <w:rsid w:val="0DEE69C8"/>
    <w:rsid w:val="0DEF8E82"/>
    <w:rsid w:val="0DF93DC4"/>
    <w:rsid w:val="0DF96DE1"/>
    <w:rsid w:val="0DFC34AF"/>
    <w:rsid w:val="0DFC9E06"/>
    <w:rsid w:val="0DFF4CF2"/>
    <w:rsid w:val="0E000993"/>
    <w:rsid w:val="0E0056E5"/>
    <w:rsid w:val="0E025777"/>
    <w:rsid w:val="0E046939"/>
    <w:rsid w:val="0E0701F3"/>
    <w:rsid w:val="0E0AFA65"/>
    <w:rsid w:val="0E0ED85A"/>
    <w:rsid w:val="0E110A63"/>
    <w:rsid w:val="0E146B0E"/>
    <w:rsid w:val="0E160463"/>
    <w:rsid w:val="0E165CC7"/>
    <w:rsid w:val="0E172589"/>
    <w:rsid w:val="0E19F90B"/>
    <w:rsid w:val="0E1A3A72"/>
    <w:rsid w:val="0E1FECA0"/>
    <w:rsid w:val="0E205C6A"/>
    <w:rsid w:val="0E236B4C"/>
    <w:rsid w:val="0E282497"/>
    <w:rsid w:val="0E283A6B"/>
    <w:rsid w:val="0E28857F"/>
    <w:rsid w:val="0E29AC9D"/>
    <w:rsid w:val="0E335F09"/>
    <w:rsid w:val="0E348207"/>
    <w:rsid w:val="0E379FC1"/>
    <w:rsid w:val="0E381D54"/>
    <w:rsid w:val="0E39E304"/>
    <w:rsid w:val="0E3A027E"/>
    <w:rsid w:val="0E3D3477"/>
    <w:rsid w:val="0E3E9DB8"/>
    <w:rsid w:val="0E4127AA"/>
    <w:rsid w:val="0E415760"/>
    <w:rsid w:val="0E420CC8"/>
    <w:rsid w:val="0E4509C2"/>
    <w:rsid w:val="0E489BF4"/>
    <w:rsid w:val="0E50096B"/>
    <w:rsid w:val="0E502BD3"/>
    <w:rsid w:val="0E503905"/>
    <w:rsid w:val="0E582184"/>
    <w:rsid w:val="0E5BED20"/>
    <w:rsid w:val="0E66D560"/>
    <w:rsid w:val="0E69952B"/>
    <w:rsid w:val="0E6B68DD"/>
    <w:rsid w:val="0E6BD207"/>
    <w:rsid w:val="0E6BEA7A"/>
    <w:rsid w:val="0E6CCECA"/>
    <w:rsid w:val="0E73390C"/>
    <w:rsid w:val="0E779585"/>
    <w:rsid w:val="0E77C57A"/>
    <w:rsid w:val="0E7A72D3"/>
    <w:rsid w:val="0E7C3951"/>
    <w:rsid w:val="0E80804B"/>
    <w:rsid w:val="0E818F23"/>
    <w:rsid w:val="0E84FD62"/>
    <w:rsid w:val="0E8599DD"/>
    <w:rsid w:val="0E8776A4"/>
    <w:rsid w:val="0E883AB7"/>
    <w:rsid w:val="0E88E410"/>
    <w:rsid w:val="0E938BC1"/>
    <w:rsid w:val="0E96314E"/>
    <w:rsid w:val="0E974EE4"/>
    <w:rsid w:val="0E97C631"/>
    <w:rsid w:val="0E98ABB4"/>
    <w:rsid w:val="0E992330"/>
    <w:rsid w:val="0E99A05B"/>
    <w:rsid w:val="0E9BA781"/>
    <w:rsid w:val="0E9F26C8"/>
    <w:rsid w:val="0EA169C1"/>
    <w:rsid w:val="0EA957B1"/>
    <w:rsid w:val="0EA97309"/>
    <w:rsid w:val="0EAD256A"/>
    <w:rsid w:val="0EAE1BF4"/>
    <w:rsid w:val="0EB20FD0"/>
    <w:rsid w:val="0EB48866"/>
    <w:rsid w:val="0EBE3BE8"/>
    <w:rsid w:val="0EC5DE2F"/>
    <w:rsid w:val="0EC69F91"/>
    <w:rsid w:val="0ECFBFAD"/>
    <w:rsid w:val="0ED03B11"/>
    <w:rsid w:val="0ED3EA5E"/>
    <w:rsid w:val="0ED6B9E3"/>
    <w:rsid w:val="0ED707BA"/>
    <w:rsid w:val="0EDB275F"/>
    <w:rsid w:val="0EDCADCE"/>
    <w:rsid w:val="0EDF8840"/>
    <w:rsid w:val="0EE432E4"/>
    <w:rsid w:val="0EE515A8"/>
    <w:rsid w:val="0EE7A254"/>
    <w:rsid w:val="0EE87226"/>
    <w:rsid w:val="0EE9479E"/>
    <w:rsid w:val="0EEB60D0"/>
    <w:rsid w:val="0EED4A8E"/>
    <w:rsid w:val="0EEED1C8"/>
    <w:rsid w:val="0EEF1392"/>
    <w:rsid w:val="0EEF4F65"/>
    <w:rsid w:val="0EF4BDC6"/>
    <w:rsid w:val="0EFBD7AE"/>
    <w:rsid w:val="0EFD3762"/>
    <w:rsid w:val="0EFE10CB"/>
    <w:rsid w:val="0EFF7FCE"/>
    <w:rsid w:val="0F004364"/>
    <w:rsid w:val="0F022707"/>
    <w:rsid w:val="0F05D2B8"/>
    <w:rsid w:val="0F07D04F"/>
    <w:rsid w:val="0F0CB10E"/>
    <w:rsid w:val="0F116AFD"/>
    <w:rsid w:val="0F13CBE4"/>
    <w:rsid w:val="0F200568"/>
    <w:rsid w:val="0F277205"/>
    <w:rsid w:val="0F27D76D"/>
    <w:rsid w:val="0F32AC2B"/>
    <w:rsid w:val="0F36086A"/>
    <w:rsid w:val="0F380CC2"/>
    <w:rsid w:val="0F3C06F5"/>
    <w:rsid w:val="0F448C53"/>
    <w:rsid w:val="0F4AB496"/>
    <w:rsid w:val="0F511082"/>
    <w:rsid w:val="0F544B91"/>
    <w:rsid w:val="0F54D26C"/>
    <w:rsid w:val="0F59C403"/>
    <w:rsid w:val="0F5C9770"/>
    <w:rsid w:val="0F5CEDAC"/>
    <w:rsid w:val="0F60E6B3"/>
    <w:rsid w:val="0F62AFFB"/>
    <w:rsid w:val="0F69B337"/>
    <w:rsid w:val="0F6DA1D2"/>
    <w:rsid w:val="0F6ECF80"/>
    <w:rsid w:val="0F6F19F6"/>
    <w:rsid w:val="0F704FB6"/>
    <w:rsid w:val="0F7069CA"/>
    <w:rsid w:val="0F72E7D6"/>
    <w:rsid w:val="0F7413EC"/>
    <w:rsid w:val="0F789A02"/>
    <w:rsid w:val="0F7E8B7E"/>
    <w:rsid w:val="0F7EAD1F"/>
    <w:rsid w:val="0F7FBDC3"/>
    <w:rsid w:val="0F80BFE5"/>
    <w:rsid w:val="0F8868A2"/>
    <w:rsid w:val="0F8AD838"/>
    <w:rsid w:val="0F8C31A5"/>
    <w:rsid w:val="0F8C41D8"/>
    <w:rsid w:val="0F8DB555"/>
    <w:rsid w:val="0F8E2E01"/>
    <w:rsid w:val="0F933D09"/>
    <w:rsid w:val="0F946CBC"/>
    <w:rsid w:val="0F98006D"/>
    <w:rsid w:val="0F992AD2"/>
    <w:rsid w:val="0F993BF7"/>
    <w:rsid w:val="0F9DED48"/>
    <w:rsid w:val="0FA3EBB7"/>
    <w:rsid w:val="0FA8BB7A"/>
    <w:rsid w:val="0FAADFCB"/>
    <w:rsid w:val="0FB65FCE"/>
    <w:rsid w:val="0FB75DF0"/>
    <w:rsid w:val="0FBA6BCC"/>
    <w:rsid w:val="0FBAB2CE"/>
    <w:rsid w:val="0FBE6432"/>
    <w:rsid w:val="0FC105F1"/>
    <w:rsid w:val="0FC71FB2"/>
    <w:rsid w:val="0FCBE508"/>
    <w:rsid w:val="0FCEFAB8"/>
    <w:rsid w:val="0FD09928"/>
    <w:rsid w:val="0FD1F3B2"/>
    <w:rsid w:val="0FD6B9CF"/>
    <w:rsid w:val="0FD80249"/>
    <w:rsid w:val="0FD99956"/>
    <w:rsid w:val="0FD9B458"/>
    <w:rsid w:val="0FDDB384"/>
    <w:rsid w:val="0FDF85CA"/>
    <w:rsid w:val="0FE4FC36"/>
    <w:rsid w:val="0FE598FF"/>
    <w:rsid w:val="0FE91FBE"/>
    <w:rsid w:val="0FEBEA2B"/>
    <w:rsid w:val="0FF231B1"/>
    <w:rsid w:val="0FF664FE"/>
    <w:rsid w:val="0FFA1E4F"/>
    <w:rsid w:val="10007671"/>
    <w:rsid w:val="100130F4"/>
    <w:rsid w:val="100A5C3C"/>
    <w:rsid w:val="100C2EEE"/>
    <w:rsid w:val="100C70CF"/>
    <w:rsid w:val="100E403E"/>
    <w:rsid w:val="100F1C18"/>
    <w:rsid w:val="101014DE"/>
    <w:rsid w:val="101B7ACA"/>
    <w:rsid w:val="101D9CCF"/>
    <w:rsid w:val="102ABB62"/>
    <w:rsid w:val="10301112"/>
    <w:rsid w:val="103302CD"/>
    <w:rsid w:val="1034A8DB"/>
    <w:rsid w:val="1035038A"/>
    <w:rsid w:val="10367839"/>
    <w:rsid w:val="103BB607"/>
    <w:rsid w:val="103E12CF"/>
    <w:rsid w:val="10440EC0"/>
    <w:rsid w:val="1044D460"/>
    <w:rsid w:val="1044F969"/>
    <w:rsid w:val="1047812E"/>
    <w:rsid w:val="1049EDB5"/>
    <w:rsid w:val="1052F614"/>
    <w:rsid w:val="10546478"/>
    <w:rsid w:val="10584952"/>
    <w:rsid w:val="105D9964"/>
    <w:rsid w:val="106341F7"/>
    <w:rsid w:val="10676DBD"/>
    <w:rsid w:val="106D4ECD"/>
    <w:rsid w:val="1071F6DA"/>
    <w:rsid w:val="10743662"/>
    <w:rsid w:val="107D411F"/>
    <w:rsid w:val="1080861B"/>
    <w:rsid w:val="10823914"/>
    <w:rsid w:val="108669F3"/>
    <w:rsid w:val="108850EA"/>
    <w:rsid w:val="108AE39B"/>
    <w:rsid w:val="108D3268"/>
    <w:rsid w:val="108F2DD2"/>
    <w:rsid w:val="10954A78"/>
    <w:rsid w:val="1097C31B"/>
    <w:rsid w:val="10990D8A"/>
    <w:rsid w:val="10993799"/>
    <w:rsid w:val="10A488A1"/>
    <w:rsid w:val="10A64DF5"/>
    <w:rsid w:val="10A6FA03"/>
    <w:rsid w:val="10A834C9"/>
    <w:rsid w:val="10AA5617"/>
    <w:rsid w:val="10B16333"/>
    <w:rsid w:val="10B20347"/>
    <w:rsid w:val="10B2F59F"/>
    <w:rsid w:val="10B3891C"/>
    <w:rsid w:val="10B3D08F"/>
    <w:rsid w:val="10B5DEEA"/>
    <w:rsid w:val="10B7BD90"/>
    <w:rsid w:val="10B8B5CB"/>
    <w:rsid w:val="10BA98EA"/>
    <w:rsid w:val="10BB628A"/>
    <w:rsid w:val="10BD0B73"/>
    <w:rsid w:val="10C1A824"/>
    <w:rsid w:val="10CDDB31"/>
    <w:rsid w:val="10CFB9C5"/>
    <w:rsid w:val="10D26CEB"/>
    <w:rsid w:val="10D277A5"/>
    <w:rsid w:val="10D39F31"/>
    <w:rsid w:val="10D6CB4B"/>
    <w:rsid w:val="10D973EB"/>
    <w:rsid w:val="10DB8A27"/>
    <w:rsid w:val="10DEBD3E"/>
    <w:rsid w:val="10DEE991"/>
    <w:rsid w:val="10DF64FB"/>
    <w:rsid w:val="10DF8D08"/>
    <w:rsid w:val="10E1C5B3"/>
    <w:rsid w:val="10E320A1"/>
    <w:rsid w:val="10E3E259"/>
    <w:rsid w:val="10E4D603"/>
    <w:rsid w:val="10E62605"/>
    <w:rsid w:val="10E95287"/>
    <w:rsid w:val="10E96E14"/>
    <w:rsid w:val="10E978F8"/>
    <w:rsid w:val="10E9C936"/>
    <w:rsid w:val="10EAF057"/>
    <w:rsid w:val="10ECE745"/>
    <w:rsid w:val="10EE6DA2"/>
    <w:rsid w:val="10F4F216"/>
    <w:rsid w:val="10F68826"/>
    <w:rsid w:val="10F806B8"/>
    <w:rsid w:val="10F95D43"/>
    <w:rsid w:val="10FA693C"/>
    <w:rsid w:val="10FDD3C7"/>
    <w:rsid w:val="1105CDF8"/>
    <w:rsid w:val="11072AFE"/>
    <w:rsid w:val="11174C26"/>
    <w:rsid w:val="1118B580"/>
    <w:rsid w:val="111A0BDE"/>
    <w:rsid w:val="111AB9E7"/>
    <w:rsid w:val="111C3BFE"/>
    <w:rsid w:val="111EE6A7"/>
    <w:rsid w:val="111FF1F8"/>
    <w:rsid w:val="1127930E"/>
    <w:rsid w:val="1127A279"/>
    <w:rsid w:val="1127EFD0"/>
    <w:rsid w:val="1132E0A4"/>
    <w:rsid w:val="1133560C"/>
    <w:rsid w:val="1134B02E"/>
    <w:rsid w:val="11355B5C"/>
    <w:rsid w:val="11391AC7"/>
    <w:rsid w:val="113F547A"/>
    <w:rsid w:val="113FDB51"/>
    <w:rsid w:val="114204F1"/>
    <w:rsid w:val="1143F8C6"/>
    <w:rsid w:val="114B3F2D"/>
    <w:rsid w:val="114F4E39"/>
    <w:rsid w:val="1153B109"/>
    <w:rsid w:val="1155499D"/>
    <w:rsid w:val="11562E40"/>
    <w:rsid w:val="11589B1D"/>
    <w:rsid w:val="1158BE4E"/>
    <w:rsid w:val="115CA969"/>
    <w:rsid w:val="115EE029"/>
    <w:rsid w:val="1163B2E6"/>
    <w:rsid w:val="11646C15"/>
    <w:rsid w:val="116ED068"/>
    <w:rsid w:val="11701874"/>
    <w:rsid w:val="11718A95"/>
    <w:rsid w:val="1172AA64"/>
    <w:rsid w:val="1173F980"/>
    <w:rsid w:val="117534A7"/>
    <w:rsid w:val="1175AE20"/>
    <w:rsid w:val="11796A39"/>
    <w:rsid w:val="117ACCD6"/>
    <w:rsid w:val="117E2DB2"/>
    <w:rsid w:val="117ECC9F"/>
    <w:rsid w:val="117FCAFF"/>
    <w:rsid w:val="117FEF44"/>
    <w:rsid w:val="11812D3C"/>
    <w:rsid w:val="118D0C45"/>
    <w:rsid w:val="118D12E6"/>
    <w:rsid w:val="118F5FB2"/>
    <w:rsid w:val="119BAB70"/>
    <w:rsid w:val="119D416F"/>
    <w:rsid w:val="11A3B668"/>
    <w:rsid w:val="11A5BC87"/>
    <w:rsid w:val="11A73183"/>
    <w:rsid w:val="11A8F4C4"/>
    <w:rsid w:val="11AC0058"/>
    <w:rsid w:val="11B0784B"/>
    <w:rsid w:val="11B246E4"/>
    <w:rsid w:val="11B58F38"/>
    <w:rsid w:val="11B8A153"/>
    <w:rsid w:val="11C22153"/>
    <w:rsid w:val="11C2DD9B"/>
    <w:rsid w:val="11C58B83"/>
    <w:rsid w:val="11C89C39"/>
    <w:rsid w:val="11C94B8D"/>
    <w:rsid w:val="11CB92AF"/>
    <w:rsid w:val="11CD4C7C"/>
    <w:rsid w:val="11D7B577"/>
    <w:rsid w:val="11DB5BB0"/>
    <w:rsid w:val="11E4602E"/>
    <w:rsid w:val="11E61805"/>
    <w:rsid w:val="11E61A6D"/>
    <w:rsid w:val="11E728B6"/>
    <w:rsid w:val="11E99B8B"/>
    <w:rsid w:val="11F53D16"/>
    <w:rsid w:val="11FEF455"/>
    <w:rsid w:val="11FF3025"/>
    <w:rsid w:val="1201CE5C"/>
    <w:rsid w:val="120647AA"/>
    <w:rsid w:val="12085378"/>
    <w:rsid w:val="120C423D"/>
    <w:rsid w:val="120D0D75"/>
    <w:rsid w:val="120F38D0"/>
    <w:rsid w:val="1211FB7E"/>
    <w:rsid w:val="1212F17B"/>
    <w:rsid w:val="12159AB7"/>
    <w:rsid w:val="1216341B"/>
    <w:rsid w:val="121836D9"/>
    <w:rsid w:val="121939DC"/>
    <w:rsid w:val="12196B31"/>
    <w:rsid w:val="121D2632"/>
    <w:rsid w:val="12208809"/>
    <w:rsid w:val="1221AE5D"/>
    <w:rsid w:val="12231D79"/>
    <w:rsid w:val="12246631"/>
    <w:rsid w:val="1225C269"/>
    <w:rsid w:val="1227CC85"/>
    <w:rsid w:val="122D74CF"/>
    <w:rsid w:val="122FEEDF"/>
    <w:rsid w:val="1233E700"/>
    <w:rsid w:val="12377440"/>
    <w:rsid w:val="123C1851"/>
    <w:rsid w:val="123E9E24"/>
    <w:rsid w:val="12467CD5"/>
    <w:rsid w:val="1246D5BD"/>
    <w:rsid w:val="124764E7"/>
    <w:rsid w:val="124E7E66"/>
    <w:rsid w:val="124FB247"/>
    <w:rsid w:val="12508148"/>
    <w:rsid w:val="125494ED"/>
    <w:rsid w:val="12573DC9"/>
    <w:rsid w:val="12592C33"/>
    <w:rsid w:val="1263665B"/>
    <w:rsid w:val="126A101C"/>
    <w:rsid w:val="126A411E"/>
    <w:rsid w:val="1272F2B6"/>
    <w:rsid w:val="127809AC"/>
    <w:rsid w:val="127D0AEC"/>
    <w:rsid w:val="1285C3F0"/>
    <w:rsid w:val="1288B49E"/>
    <w:rsid w:val="1289F1A8"/>
    <w:rsid w:val="128A40F4"/>
    <w:rsid w:val="129AD69B"/>
    <w:rsid w:val="129BC47B"/>
    <w:rsid w:val="129F80D7"/>
    <w:rsid w:val="12A3757C"/>
    <w:rsid w:val="12A4E8F0"/>
    <w:rsid w:val="12A60077"/>
    <w:rsid w:val="12A764B6"/>
    <w:rsid w:val="12AD48A4"/>
    <w:rsid w:val="12AD4B3C"/>
    <w:rsid w:val="12B3BE50"/>
    <w:rsid w:val="12B45DC9"/>
    <w:rsid w:val="12B4736C"/>
    <w:rsid w:val="12B6FDE1"/>
    <w:rsid w:val="12B80E79"/>
    <w:rsid w:val="12BCC994"/>
    <w:rsid w:val="12BF4854"/>
    <w:rsid w:val="12C12A5C"/>
    <w:rsid w:val="12C38F21"/>
    <w:rsid w:val="12C42C51"/>
    <w:rsid w:val="12C57CEE"/>
    <w:rsid w:val="12C79728"/>
    <w:rsid w:val="12CE5461"/>
    <w:rsid w:val="12D0BE87"/>
    <w:rsid w:val="12D18A66"/>
    <w:rsid w:val="12D988FE"/>
    <w:rsid w:val="12D9B42A"/>
    <w:rsid w:val="12D9CC90"/>
    <w:rsid w:val="12E0CC2A"/>
    <w:rsid w:val="12EA858B"/>
    <w:rsid w:val="12EAE967"/>
    <w:rsid w:val="12F29394"/>
    <w:rsid w:val="12F2EC99"/>
    <w:rsid w:val="12F55D01"/>
    <w:rsid w:val="12FB7E6E"/>
    <w:rsid w:val="12FDA7C5"/>
    <w:rsid w:val="1305FED6"/>
    <w:rsid w:val="130F08FC"/>
    <w:rsid w:val="131025A9"/>
    <w:rsid w:val="1313763C"/>
    <w:rsid w:val="131378B2"/>
    <w:rsid w:val="131788A6"/>
    <w:rsid w:val="1318BE60"/>
    <w:rsid w:val="131968AF"/>
    <w:rsid w:val="131F8EC3"/>
    <w:rsid w:val="132A9907"/>
    <w:rsid w:val="132C5A71"/>
    <w:rsid w:val="132F9511"/>
    <w:rsid w:val="133306CF"/>
    <w:rsid w:val="13335CFB"/>
    <w:rsid w:val="13377723"/>
    <w:rsid w:val="13395894"/>
    <w:rsid w:val="133A6C0E"/>
    <w:rsid w:val="133C8395"/>
    <w:rsid w:val="133D98F5"/>
    <w:rsid w:val="133F7636"/>
    <w:rsid w:val="133FBD3A"/>
    <w:rsid w:val="13406E23"/>
    <w:rsid w:val="13410A4C"/>
    <w:rsid w:val="13424411"/>
    <w:rsid w:val="1345F88E"/>
    <w:rsid w:val="13489904"/>
    <w:rsid w:val="134B8DC1"/>
    <w:rsid w:val="1350E13A"/>
    <w:rsid w:val="1352B783"/>
    <w:rsid w:val="135433C8"/>
    <w:rsid w:val="13564D2E"/>
    <w:rsid w:val="1356A6C0"/>
    <w:rsid w:val="13573569"/>
    <w:rsid w:val="13575807"/>
    <w:rsid w:val="135E939E"/>
    <w:rsid w:val="135F2C5C"/>
    <w:rsid w:val="13648BB8"/>
    <w:rsid w:val="136605B0"/>
    <w:rsid w:val="136836C0"/>
    <w:rsid w:val="1368857D"/>
    <w:rsid w:val="136A8F42"/>
    <w:rsid w:val="136B8657"/>
    <w:rsid w:val="136CCF3B"/>
    <w:rsid w:val="136E4464"/>
    <w:rsid w:val="13709FEF"/>
    <w:rsid w:val="13744886"/>
    <w:rsid w:val="13746243"/>
    <w:rsid w:val="1376D4E3"/>
    <w:rsid w:val="137FFF14"/>
    <w:rsid w:val="1386C3BD"/>
    <w:rsid w:val="138756D2"/>
    <w:rsid w:val="138868CF"/>
    <w:rsid w:val="138B462D"/>
    <w:rsid w:val="13940B89"/>
    <w:rsid w:val="13950A90"/>
    <w:rsid w:val="1395ECB3"/>
    <w:rsid w:val="139B6A56"/>
    <w:rsid w:val="139DDB34"/>
    <w:rsid w:val="13A0AF72"/>
    <w:rsid w:val="13A0D317"/>
    <w:rsid w:val="13A294D8"/>
    <w:rsid w:val="13B0AB9A"/>
    <w:rsid w:val="13B485D0"/>
    <w:rsid w:val="13B7D36B"/>
    <w:rsid w:val="13B89254"/>
    <w:rsid w:val="13C7EA6A"/>
    <w:rsid w:val="13C7F36C"/>
    <w:rsid w:val="13C8E19D"/>
    <w:rsid w:val="13CC89FD"/>
    <w:rsid w:val="13CE5404"/>
    <w:rsid w:val="13D19F6D"/>
    <w:rsid w:val="13D7808F"/>
    <w:rsid w:val="13D7C433"/>
    <w:rsid w:val="13D8513F"/>
    <w:rsid w:val="13D932D0"/>
    <w:rsid w:val="13DB7DEB"/>
    <w:rsid w:val="13E0078D"/>
    <w:rsid w:val="13E1A6E9"/>
    <w:rsid w:val="13E74B06"/>
    <w:rsid w:val="13EADC82"/>
    <w:rsid w:val="13EBA7AE"/>
    <w:rsid w:val="13EE6E01"/>
    <w:rsid w:val="13EF6D53"/>
    <w:rsid w:val="13F4F690"/>
    <w:rsid w:val="13FB6F45"/>
    <w:rsid w:val="13FC6B78"/>
    <w:rsid w:val="13FE16DC"/>
    <w:rsid w:val="13FEBBCC"/>
    <w:rsid w:val="140084FC"/>
    <w:rsid w:val="1400F58F"/>
    <w:rsid w:val="14011D31"/>
    <w:rsid w:val="14058D22"/>
    <w:rsid w:val="14108333"/>
    <w:rsid w:val="1410AD39"/>
    <w:rsid w:val="1410E14F"/>
    <w:rsid w:val="141380B4"/>
    <w:rsid w:val="141427DC"/>
    <w:rsid w:val="14153B81"/>
    <w:rsid w:val="141A1E6D"/>
    <w:rsid w:val="141F1750"/>
    <w:rsid w:val="141F8388"/>
    <w:rsid w:val="14222623"/>
    <w:rsid w:val="14227264"/>
    <w:rsid w:val="14291BE2"/>
    <w:rsid w:val="142CA6C0"/>
    <w:rsid w:val="142D8E40"/>
    <w:rsid w:val="142FBB81"/>
    <w:rsid w:val="143202A6"/>
    <w:rsid w:val="1433215B"/>
    <w:rsid w:val="1437FA0D"/>
    <w:rsid w:val="1439849A"/>
    <w:rsid w:val="143FF67B"/>
    <w:rsid w:val="1440CD9E"/>
    <w:rsid w:val="1441D4B2"/>
    <w:rsid w:val="144E9ADF"/>
    <w:rsid w:val="14509A3E"/>
    <w:rsid w:val="14522DEC"/>
    <w:rsid w:val="145769F7"/>
    <w:rsid w:val="14582DDB"/>
    <w:rsid w:val="1458BBE7"/>
    <w:rsid w:val="1459E82E"/>
    <w:rsid w:val="145C65FA"/>
    <w:rsid w:val="1462BB57"/>
    <w:rsid w:val="1463CBD2"/>
    <w:rsid w:val="146AA52F"/>
    <w:rsid w:val="146D9B59"/>
    <w:rsid w:val="147071C4"/>
    <w:rsid w:val="147202F5"/>
    <w:rsid w:val="1472B990"/>
    <w:rsid w:val="14758F67"/>
    <w:rsid w:val="14768DA6"/>
    <w:rsid w:val="1484310B"/>
    <w:rsid w:val="1484BC2C"/>
    <w:rsid w:val="1484BECD"/>
    <w:rsid w:val="1492E779"/>
    <w:rsid w:val="1499B9C2"/>
    <w:rsid w:val="149FC87A"/>
    <w:rsid w:val="14A1817A"/>
    <w:rsid w:val="14A4A15F"/>
    <w:rsid w:val="14A4DC8B"/>
    <w:rsid w:val="14A872F4"/>
    <w:rsid w:val="14AD8C36"/>
    <w:rsid w:val="14AD929D"/>
    <w:rsid w:val="14AEC674"/>
    <w:rsid w:val="14B02727"/>
    <w:rsid w:val="14B05600"/>
    <w:rsid w:val="14B25BB6"/>
    <w:rsid w:val="14B25ECC"/>
    <w:rsid w:val="14B9CFCD"/>
    <w:rsid w:val="14C18407"/>
    <w:rsid w:val="14C24789"/>
    <w:rsid w:val="14C3387E"/>
    <w:rsid w:val="14CEB7C0"/>
    <w:rsid w:val="14CF9475"/>
    <w:rsid w:val="14D22507"/>
    <w:rsid w:val="14D706A1"/>
    <w:rsid w:val="14DBFCB1"/>
    <w:rsid w:val="14E1A4F6"/>
    <w:rsid w:val="14E37025"/>
    <w:rsid w:val="14E37481"/>
    <w:rsid w:val="14E38682"/>
    <w:rsid w:val="14E874A6"/>
    <w:rsid w:val="14E9BC82"/>
    <w:rsid w:val="14F0C289"/>
    <w:rsid w:val="14F39F7E"/>
    <w:rsid w:val="14F4A036"/>
    <w:rsid w:val="14FD8927"/>
    <w:rsid w:val="14FEDEB9"/>
    <w:rsid w:val="14FFB273"/>
    <w:rsid w:val="15014182"/>
    <w:rsid w:val="15021312"/>
    <w:rsid w:val="150277CA"/>
    <w:rsid w:val="150C9E9E"/>
    <w:rsid w:val="150DC6CE"/>
    <w:rsid w:val="151307A1"/>
    <w:rsid w:val="15146AB9"/>
    <w:rsid w:val="151BDE47"/>
    <w:rsid w:val="151E4EE2"/>
    <w:rsid w:val="151F2C5C"/>
    <w:rsid w:val="151FBD2F"/>
    <w:rsid w:val="15204F5B"/>
    <w:rsid w:val="1525FCA7"/>
    <w:rsid w:val="15263CF1"/>
    <w:rsid w:val="1526999E"/>
    <w:rsid w:val="1527F017"/>
    <w:rsid w:val="1528A667"/>
    <w:rsid w:val="15295528"/>
    <w:rsid w:val="1529AAD7"/>
    <w:rsid w:val="152ACBA1"/>
    <w:rsid w:val="152F5D0E"/>
    <w:rsid w:val="1530A8AD"/>
    <w:rsid w:val="15362D87"/>
    <w:rsid w:val="153B6967"/>
    <w:rsid w:val="153F414A"/>
    <w:rsid w:val="153FF697"/>
    <w:rsid w:val="15410C78"/>
    <w:rsid w:val="154321DC"/>
    <w:rsid w:val="15466E44"/>
    <w:rsid w:val="154DB33D"/>
    <w:rsid w:val="154DBB70"/>
    <w:rsid w:val="154F40C6"/>
    <w:rsid w:val="1550F01E"/>
    <w:rsid w:val="1551161E"/>
    <w:rsid w:val="155320F7"/>
    <w:rsid w:val="15559DD0"/>
    <w:rsid w:val="155786F9"/>
    <w:rsid w:val="155FC80D"/>
    <w:rsid w:val="15614261"/>
    <w:rsid w:val="15640AC5"/>
    <w:rsid w:val="156783AA"/>
    <w:rsid w:val="156823D3"/>
    <w:rsid w:val="156879BD"/>
    <w:rsid w:val="15746FA6"/>
    <w:rsid w:val="157BEE88"/>
    <w:rsid w:val="157FBDB1"/>
    <w:rsid w:val="15800C0F"/>
    <w:rsid w:val="15814130"/>
    <w:rsid w:val="158368B0"/>
    <w:rsid w:val="15844906"/>
    <w:rsid w:val="15846464"/>
    <w:rsid w:val="1586AECC"/>
    <w:rsid w:val="1588BCBD"/>
    <w:rsid w:val="15934FE1"/>
    <w:rsid w:val="15937E61"/>
    <w:rsid w:val="159F1D2A"/>
    <w:rsid w:val="15A42A17"/>
    <w:rsid w:val="15AEC15A"/>
    <w:rsid w:val="15BB9CC3"/>
    <w:rsid w:val="15BF0FEF"/>
    <w:rsid w:val="15C0E39B"/>
    <w:rsid w:val="15C12B53"/>
    <w:rsid w:val="15C141C6"/>
    <w:rsid w:val="15C40D55"/>
    <w:rsid w:val="15C91C30"/>
    <w:rsid w:val="15D0C00B"/>
    <w:rsid w:val="15D3AFEC"/>
    <w:rsid w:val="15D5CEE0"/>
    <w:rsid w:val="15D6B71A"/>
    <w:rsid w:val="15DA40D7"/>
    <w:rsid w:val="15E325E7"/>
    <w:rsid w:val="15E9AD28"/>
    <w:rsid w:val="15EEAD3F"/>
    <w:rsid w:val="15EF7739"/>
    <w:rsid w:val="15F36892"/>
    <w:rsid w:val="15F49FCA"/>
    <w:rsid w:val="15F60CAC"/>
    <w:rsid w:val="15F92594"/>
    <w:rsid w:val="15F97772"/>
    <w:rsid w:val="15FB3E95"/>
    <w:rsid w:val="15FEA8AF"/>
    <w:rsid w:val="15FEFF1E"/>
    <w:rsid w:val="1601DE99"/>
    <w:rsid w:val="1603B0CD"/>
    <w:rsid w:val="160F1371"/>
    <w:rsid w:val="161083C3"/>
    <w:rsid w:val="1616AA12"/>
    <w:rsid w:val="1617DC52"/>
    <w:rsid w:val="16199519"/>
    <w:rsid w:val="161ED288"/>
    <w:rsid w:val="1627D0F5"/>
    <w:rsid w:val="16293B5F"/>
    <w:rsid w:val="162EA566"/>
    <w:rsid w:val="16315F67"/>
    <w:rsid w:val="163424B2"/>
    <w:rsid w:val="1643705F"/>
    <w:rsid w:val="1643EED7"/>
    <w:rsid w:val="16442C2E"/>
    <w:rsid w:val="16451D19"/>
    <w:rsid w:val="164600F8"/>
    <w:rsid w:val="164779AC"/>
    <w:rsid w:val="16485E3B"/>
    <w:rsid w:val="1649BE8E"/>
    <w:rsid w:val="164A5268"/>
    <w:rsid w:val="16509EA0"/>
    <w:rsid w:val="1650FF6B"/>
    <w:rsid w:val="1652CB19"/>
    <w:rsid w:val="1655A959"/>
    <w:rsid w:val="1655F49A"/>
    <w:rsid w:val="16587234"/>
    <w:rsid w:val="165E798E"/>
    <w:rsid w:val="166D4A5D"/>
    <w:rsid w:val="166F4C95"/>
    <w:rsid w:val="1672B09C"/>
    <w:rsid w:val="1674ACCF"/>
    <w:rsid w:val="16778816"/>
    <w:rsid w:val="16781119"/>
    <w:rsid w:val="1679512A"/>
    <w:rsid w:val="167A1424"/>
    <w:rsid w:val="167BF3E0"/>
    <w:rsid w:val="167DDBFB"/>
    <w:rsid w:val="1684752A"/>
    <w:rsid w:val="16867123"/>
    <w:rsid w:val="1687547B"/>
    <w:rsid w:val="16894FD6"/>
    <w:rsid w:val="168D3835"/>
    <w:rsid w:val="168F9C0D"/>
    <w:rsid w:val="168FB541"/>
    <w:rsid w:val="16905B01"/>
    <w:rsid w:val="1695DEE0"/>
    <w:rsid w:val="1695ED20"/>
    <w:rsid w:val="16995267"/>
    <w:rsid w:val="169D19C6"/>
    <w:rsid w:val="169E363C"/>
    <w:rsid w:val="16A2E1D0"/>
    <w:rsid w:val="16A3468E"/>
    <w:rsid w:val="16A5CFD1"/>
    <w:rsid w:val="16A8E66B"/>
    <w:rsid w:val="16A94A42"/>
    <w:rsid w:val="16A9C456"/>
    <w:rsid w:val="16AED087"/>
    <w:rsid w:val="16B005AC"/>
    <w:rsid w:val="16B0F243"/>
    <w:rsid w:val="16B28B9D"/>
    <w:rsid w:val="16B6051C"/>
    <w:rsid w:val="16BDEE31"/>
    <w:rsid w:val="16BEB72F"/>
    <w:rsid w:val="16C44465"/>
    <w:rsid w:val="16C61E85"/>
    <w:rsid w:val="16CF1D88"/>
    <w:rsid w:val="16D52C84"/>
    <w:rsid w:val="16DCE1DE"/>
    <w:rsid w:val="16E35A6C"/>
    <w:rsid w:val="16E68B57"/>
    <w:rsid w:val="16E79626"/>
    <w:rsid w:val="16ED92A5"/>
    <w:rsid w:val="16EE4107"/>
    <w:rsid w:val="16EF551C"/>
    <w:rsid w:val="16EF6105"/>
    <w:rsid w:val="16F5D496"/>
    <w:rsid w:val="16FA2C68"/>
    <w:rsid w:val="16FCC0E8"/>
    <w:rsid w:val="1701BAA7"/>
    <w:rsid w:val="1704A776"/>
    <w:rsid w:val="17144060"/>
    <w:rsid w:val="1714B112"/>
    <w:rsid w:val="171A300C"/>
    <w:rsid w:val="171B9480"/>
    <w:rsid w:val="171CF974"/>
    <w:rsid w:val="171E3D2D"/>
    <w:rsid w:val="1722ADF3"/>
    <w:rsid w:val="1723AEEB"/>
    <w:rsid w:val="1723FD10"/>
    <w:rsid w:val="1725E10F"/>
    <w:rsid w:val="17285C82"/>
    <w:rsid w:val="172A1E02"/>
    <w:rsid w:val="172AAA4E"/>
    <w:rsid w:val="172C2E05"/>
    <w:rsid w:val="172EF84A"/>
    <w:rsid w:val="1730C79C"/>
    <w:rsid w:val="173187E2"/>
    <w:rsid w:val="17326C64"/>
    <w:rsid w:val="1734EDA0"/>
    <w:rsid w:val="17365FFB"/>
    <w:rsid w:val="1737CFE5"/>
    <w:rsid w:val="173E8076"/>
    <w:rsid w:val="17445EA4"/>
    <w:rsid w:val="17489873"/>
    <w:rsid w:val="1749A7AF"/>
    <w:rsid w:val="174D412F"/>
    <w:rsid w:val="17508B4E"/>
    <w:rsid w:val="1752E95E"/>
    <w:rsid w:val="175373C6"/>
    <w:rsid w:val="1758245F"/>
    <w:rsid w:val="17587F14"/>
    <w:rsid w:val="175E2E8C"/>
    <w:rsid w:val="175F0711"/>
    <w:rsid w:val="1761AFE7"/>
    <w:rsid w:val="176847A1"/>
    <w:rsid w:val="176BEDFC"/>
    <w:rsid w:val="176CCED2"/>
    <w:rsid w:val="17719FC1"/>
    <w:rsid w:val="1774940A"/>
    <w:rsid w:val="177BF505"/>
    <w:rsid w:val="177C12C2"/>
    <w:rsid w:val="1781A943"/>
    <w:rsid w:val="1783A429"/>
    <w:rsid w:val="1790CD8E"/>
    <w:rsid w:val="1792E75D"/>
    <w:rsid w:val="17945E1F"/>
    <w:rsid w:val="17983516"/>
    <w:rsid w:val="17A02A34"/>
    <w:rsid w:val="17A0887E"/>
    <w:rsid w:val="17A2B493"/>
    <w:rsid w:val="17A560A4"/>
    <w:rsid w:val="17AE17DF"/>
    <w:rsid w:val="17AE72D7"/>
    <w:rsid w:val="17B092A6"/>
    <w:rsid w:val="17B23C56"/>
    <w:rsid w:val="17B38AAE"/>
    <w:rsid w:val="17B61A5B"/>
    <w:rsid w:val="17BA748F"/>
    <w:rsid w:val="17BD9EE2"/>
    <w:rsid w:val="17BDA3FC"/>
    <w:rsid w:val="17C0EC13"/>
    <w:rsid w:val="17C47AA2"/>
    <w:rsid w:val="17C907F7"/>
    <w:rsid w:val="17CAF3AF"/>
    <w:rsid w:val="17CE5329"/>
    <w:rsid w:val="17CE72F8"/>
    <w:rsid w:val="17D088ED"/>
    <w:rsid w:val="17D85644"/>
    <w:rsid w:val="17DB0B43"/>
    <w:rsid w:val="17DBED2E"/>
    <w:rsid w:val="17E2914E"/>
    <w:rsid w:val="17E4094F"/>
    <w:rsid w:val="17E61C6F"/>
    <w:rsid w:val="17E9912C"/>
    <w:rsid w:val="17E9C79B"/>
    <w:rsid w:val="17EAF418"/>
    <w:rsid w:val="17EB8375"/>
    <w:rsid w:val="17EECBEF"/>
    <w:rsid w:val="17EF51D1"/>
    <w:rsid w:val="17F01726"/>
    <w:rsid w:val="17F272A7"/>
    <w:rsid w:val="17F2A43B"/>
    <w:rsid w:val="17F48530"/>
    <w:rsid w:val="17F7EE61"/>
    <w:rsid w:val="17F8E496"/>
    <w:rsid w:val="17F9252C"/>
    <w:rsid w:val="1800AA79"/>
    <w:rsid w:val="1800FD0B"/>
    <w:rsid w:val="18030BDF"/>
    <w:rsid w:val="18095196"/>
    <w:rsid w:val="180A260C"/>
    <w:rsid w:val="1813F3D0"/>
    <w:rsid w:val="1819DAA8"/>
    <w:rsid w:val="1819F253"/>
    <w:rsid w:val="1825CA68"/>
    <w:rsid w:val="18281D23"/>
    <w:rsid w:val="182B8451"/>
    <w:rsid w:val="18364DB2"/>
    <w:rsid w:val="183B55BE"/>
    <w:rsid w:val="183DFD58"/>
    <w:rsid w:val="18407EC0"/>
    <w:rsid w:val="18434B3B"/>
    <w:rsid w:val="1846CE3D"/>
    <w:rsid w:val="18487A2B"/>
    <w:rsid w:val="184CA2F7"/>
    <w:rsid w:val="184D99FB"/>
    <w:rsid w:val="184DBF65"/>
    <w:rsid w:val="18502C0F"/>
    <w:rsid w:val="185116E8"/>
    <w:rsid w:val="1853B93E"/>
    <w:rsid w:val="18574D1E"/>
    <w:rsid w:val="18595407"/>
    <w:rsid w:val="185DCE45"/>
    <w:rsid w:val="185F1CEA"/>
    <w:rsid w:val="18638C9C"/>
    <w:rsid w:val="18653217"/>
    <w:rsid w:val="1875413D"/>
    <w:rsid w:val="187A57D7"/>
    <w:rsid w:val="187AF4C4"/>
    <w:rsid w:val="187DF3C8"/>
    <w:rsid w:val="18823116"/>
    <w:rsid w:val="1889507B"/>
    <w:rsid w:val="188F7C1A"/>
    <w:rsid w:val="1891A765"/>
    <w:rsid w:val="1893773B"/>
    <w:rsid w:val="18978CD2"/>
    <w:rsid w:val="1898EB0C"/>
    <w:rsid w:val="189A88F4"/>
    <w:rsid w:val="189E2814"/>
    <w:rsid w:val="189E6A55"/>
    <w:rsid w:val="18A021C0"/>
    <w:rsid w:val="18A2BB41"/>
    <w:rsid w:val="18A8CAA0"/>
    <w:rsid w:val="18B9A3FE"/>
    <w:rsid w:val="18BB5D83"/>
    <w:rsid w:val="18BBA8C5"/>
    <w:rsid w:val="18BE8AA2"/>
    <w:rsid w:val="18BFE1BA"/>
    <w:rsid w:val="18C9F745"/>
    <w:rsid w:val="18CC0212"/>
    <w:rsid w:val="18CE72BD"/>
    <w:rsid w:val="18D014AA"/>
    <w:rsid w:val="18D75C76"/>
    <w:rsid w:val="18D76E14"/>
    <w:rsid w:val="18DD1280"/>
    <w:rsid w:val="18DE3ACD"/>
    <w:rsid w:val="18E06519"/>
    <w:rsid w:val="18E9470D"/>
    <w:rsid w:val="18EDAAC7"/>
    <w:rsid w:val="18FF12E2"/>
    <w:rsid w:val="18FF148C"/>
    <w:rsid w:val="18FF9BAF"/>
    <w:rsid w:val="190B224C"/>
    <w:rsid w:val="19152CFA"/>
    <w:rsid w:val="19155E02"/>
    <w:rsid w:val="1917CFC0"/>
    <w:rsid w:val="1918867C"/>
    <w:rsid w:val="191A3477"/>
    <w:rsid w:val="19271103"/>
    <w:rsid w:val="1927D4BE"/>
    <w:rsid w:val="192E9ADA"/>
    <w:rsid w:val="1936BF6B"/>
    <w:rsid w:val="193B3106"/>
    <w:rsid w:val="193C8697"/>
    <w:rsid w:val="193CC928"/>
    <w:rsid w:val="1940EC92"/>
    <w:rsid w:val="1941F460"/>
    <w:rsid w:val="1949F625"/>
    <w:rsid w:val="194C77F9"/>
    <w:rsid w:val="194E2CBC"/>
    <w:rsid w:val="194E464C"/>
    <w:rsid w:val="194F7594"/>
    <w:rsid w:val="19509F38"/>
    <w:rsid w:val="19527587"/>
    <w:rsid w:val="1957F429"/>
    <w:rsid w:val="1958CC60"/>
    <w:rsid w:val="195B4BF3"/>
    <w:rsid w:val="195BC312"/>
    <w:rsid w:val="195FFF85"/>
    <w:rsid w:val="19622B46"/>
    <w:rsid w:val="196254D8"/>
    <w:rsid w:val="19643D0A"/>
    <w:rsid w:val="1967F8AB"/>
    <w:rsid w:val="19686275"/>
    <w:rsid w:val="196E702F"/>
    <w:rsid w:val="1971E63C"/>
    <w:rsid w:val="19777E2D"/>
    <w:rsid w:val="197CB6AA"/>
    <w:rsid w:val="197EDF2D"/>
    <w:rsid w:val="19844CFA"/>
    <w:rsid w:val="198621A6"/>
    <w:rsid w:val="19870567"/>
    <w:rsid w:val="19881B91"/>
    <w:rsid w:val="1991632D"/>
    <w:rsid w:val="1994CAF1"/>
    <w:rsid w:val="1998294E"/>
    <w:rsid w:val="1998DEDE"/>
    <w:rsid w:val="1998FCAE"/>
    <w:rsid w:val="199A7AF2"/>
    <w:rsid w:val="199CA68B"/>
    <w:rsid w:val="199DFA25"/>
    <w:rsid w:val="199FE643"/>
    <w:rsid w:val="19A262EA"/>
    <w:rsid w:val="19A586D0"/>
    <w:rsid w:val="19A70803"/>
    <w:rsid w:val="19AAB74A"/>
    <w:rsid w:val="19B03EB2"/>
    <w:rsid w:val="19B04003"/>
    <w:rsid w:val="19B29719"/>
    <w:rsid w:val="19B5DE0D"/>
    <w:rsid w:val="19B7B500"/>
    <w:rsid w:val="19B9311A"/>
    <w:rsid w:val="19BE1305"/>
    <w:rsid w:val="19CD9F74"/>
    <w:rsid w:val="19CE2183"/>
    <w:rsid w:val="19D08103"/>
    <w:rsid w:val="19D09B34"/>
    <w:rsid w:val="19D1B417"/>
    <w:rsid w:val="19D1F885"/>
    <w:rsid w:val="19D3FE57"/>
    <w:rsid w:val="19D52F76"/>
    <w:rsid w:val="19DD3923"/>
    <w:rsid w:val="19DDFAF2"/>
    <w:rsid w:val="19E2C346"/>
    <w:rsid w:val="19E32879"/>
    <w:rsid w:val="19E4B59E"/>
    <w:rsid w:val="19E74E37"/>
    <w:rsid w:val="19E79EA5"/>
    <w:rsid w:val="19E7D842"/>
    <w:rsid w:val="19ECA008"/>
    <w:rsid w:val="19EF855D"/>
    <w:rsid w:val="19F3B75A"/>
    <w:rsid w:val="19F61840"/>
    <w:rsid w:val="19FBFFB4"/>
    <w:rsid w:val="19FC658C"/>
    <w:rsid w:val="1A04E17C"/>
    <w:rsid w:val="1A06DEB8"/>
    <w:rsid w:val="1A09E0C6"/>
    <w:rsid w:val="1A0B9F71"/>
    <w:rsid w:val="1A0F1A25"/>
    <w:rsid w:val="1A13DDFE"/>
    <w:rsid w:val="1A16C29A"/>
    <w:rsid w:val="1A193295"/>
    <w:rsid w:val="1A1C7EBB"/>
    <w:rsid w:val="1A1EE3BD"/>
    <w:rsid w:val="1A24CF40"/>
    <w:rsid w:val="1A26633E"/>
    <w:rsid w:val="1A266893"/>
    <w:rsid w:val="1A26AD67"/>
    <w:rsid w:val="1A2793BF"/>
    <w:rsid w:val="1A287E24"/>
    <w:rsid w:val="1A31348B"/>
    <w:rsid w:val="1A31F24F"/>
    <w:rsid w:val="1A347ED7"/>
    <w:rsid w:val="1A3E2A1C"/>
    <w:rsid w:val="1A4129A6"/>
    <w:rsid w:val="1A4A6E71"/>
    <w:rsid w:val="1A4D0C9E"/>
    <w:rsid w:val="1A58D5D5"/>
    <w:rsid w:val="1A5EB999"/>
    <w:rsid w:val="1A5F1FB9"/>
    <w:rsid w:val="1A5F4565"/>
    <w:rsid w:val="1A606CE9"/>
    <w:rsid w:val="1A60AE5E"/>
    <w:rsid w:val="1A61914E"/>
    <w:rsid w:val="1A6749B4"/>
    <w:rsid w:val="1A6CDEF2"/>
    <w:rsid w:val="1A71155C"/>
    <w:rsid w:val="1A72B200"/>
    <w:rsid w:val="1A771260"/>
    <w:rsid w:val="1A789A11"/>
    <w:rsid w:val="1A7DFAFB"/>
    <w:rsid w:val="1A7E2940"/>
    <w:rsid w:val="1A7F2FC1"/>
    <w:rsid w:val="1A82A918"/>
    <w:rsid w:val="1A83A2AB"/>
    <w:rsid w:val="1A86E185"/>
    <w:rsid w:val="1A876076"/>
    <w:rsid w:val="1A880395"/>
    <w:rsid w:val="1A893216"/>
    <w:rsid w:val="1A8BCFB7"/>
    <w:rsid w:val="1A8C6350"/>
    <w:rsid w:val="1A8EADA6"/>
    <w:rsid w:val="1A918312"/>
    <w:rsid w:val="1A97BC38"/>
    <w:rsid w:val="1A9C883E"/>
    <w:rsid w:val="1A9CAADA"/>
    <w:rsid w:val="1A9E361E"/>
    <w:rsid w:val="1A9F5268"/>
    <w:rsid w:val="1AA45CA6"/>
    <w:rsid w:val="1AA9E3D2"/>
    <w:rsid w:val="1AAC7557"/>
    <w:rsid w:val="1AB2BAEF"/>
    <w:rsid w:val="1AB641D8"/>
    <w:rsid w:val="1AB727C3"/>
    <w:rsid w:val="1AB822D6"/>
    <w:rsid w:val="1AB8BBCD"/>
    <w:rsid w:val="1AB9C799"/>
    <w:rsid w:val="1ABC39F9"/>
    <w:rsid w:val="1ABE0584"/>
    <w:rsid w:val="1ACDF83D"/>
    <w:rsid w:val="1ACF89E2"/>
    <w:rsid w:val="1AD6DC13"/>
    <w:rsid w:val="1ADE24E7"/>
    <w:rsid w:val="1ADEEA13"/>
    <w:rsid w:val="1AE18F91"/>
    <w:rsid w:val="1AE417E8"/>
    <w:rsid w:val="1AE49339"/>
    <w:rsid w:val="1AE7670B"/>
    <w:rsid w:val="1AE9080B"/>
    <w:rsid w:val="1AE9516C"/>
    <w:rsid w:val="1AE95A73"/>
    <w:rsid w:val="1AEC1086"/>
    <w:rsid w:val="1AEC9DD4"/>
    <w:rsid w:val="1AEF5A0B"/>
    <w:rsid w:val="1AEF9616"/>
    <w:rsid w:val="1AF5AAA1"/>
    <w:rsid w:val="1AF65E4B"/>
    <w:rsid w:val="1AF6CCB0"/>
    <w:rsid w:val="1AF8B24F"/>
    <w:rsid w:val="1AFAB45A"/>
    <w:rsid w:val="1B0E50D7"/>
    <w:rsid w:val="1B0E74DE"/>
    <w:rsid w:val="1B121C38"/>
    <w:rsid w:val="1B19CFDA"/>
    <w:rsid w:val="1B1C28ED"/>
    <w:rsid w:val="1B1FA597"/>
    <w:rsid w:val="1B213BFC"/>
    <w:rsid w:val="1B229871"/>
    <w:rsid w:val="1B235180"/>
    <w:rsid w:val="1B28A9A3"/>
    <w:rsid w:val="1B2F098C"/>
    <w:rsid w:val="1B2FAD1C"/>
    <w:rsid w:val="1B30DAD8"/>
    <w:rsid w:val="1B35918C"/>
    <w:rsid w:val="1B38888E"/>
    <w:rsid w:val="1B3B75D3"/>
    <w:rsid w:val="1B3FBD7F"/>
    <w:rsid w:val="1B44A5D1"/>
    <w:rsid w:val="1B45D709"/>
    <w:rsid w:val="1B4B5853"/>
    <w:rsid w:val="1B5285FC"/>
    <w:rsid w:val="1B52926C"/>
    <w:rsid w:val="1B55B01F"/>
    <w:rsid w:val="1B5F63D8"/>
    <w:rsid w:val="1B64F44D"/>
    <w:rsid w:val="1B69F04E"/>
    <w:rsid w:val="1B6BB113"/>
    <w:rsid w:val="1B6BC529"/>
    <w:rsid w:val="1B6F812A"/>
    <w:rsid w:val="1B733092"/>
    <w:rsid w:val="1B73A6F2"/>
    <w:rsid w:val="1B7CC90E"/>
    <w:rsid w:val="1B7FE454"/>
    <w:rsid w:val="1B806C9A"/>
    <w:rsid w:val="1B8172BC"/>
    <w:rsid w:val="1B81D2A0"/>
    <w:rsid w:val="1B82E05E"/>
    <w:rsid w:val="1B85FD9E"/>
    <w:rsid w:val="1B865493"/>
    <w:rsid w:val="1B8A721A"/>
    <w:rsid w:val="1BA0E8F1"/>
    <w:rsid w:val="1BB0F731"/>
    <w:rsid w:val="1BB21A41"/>
    <w:rsid w:val="1BB41A36"/>
    <w:rsid w:val="1BB9B646"/>
    <w:rsid w:val="1BBDBB89"/>
    <w:rsid w:val="1BCAC982"/>
    <w:rsid w:val="1BCB1452"/>
    <w:rsid w:val="1BCE003D"/>
    <w:rsid w:val="1BCF6AA5"/>
    <w:rsid w:val="1BD5DC18"/>
    <w:rsid w:val="1BD5DE84"/>
    <w:rsid w:val="1BD7D0F3"/>
    <w:rsid w:val="1BDF4087"/>
    <w:rsid w:val="1BE18333"/>
    <w:rsid w:val="1BE20570"/>
    <w:rsid w:val="1BE25349"/>
    <w:rsid w:val="1BE7D1D9"/>
    <w:rsid w:val="1BE98746"/>
    <w:rsid w:val="1BEB1820"/>
    <w:rsid w:val="1BEB2009"/>
    <w:rsid w:val="1BEBA244"/>
    <w:rsid w:val="1BF187BE"/>
    <w:rsid w:val="1BF249D6"/>
    <w:rsid w:val="1C0374F0"/>
    <w:rsid w:val="1C051082"/>
    <w:rsid w:val="1C054B19"/>
    <w:rsid w:val="1C0BD7BE"/>
    <w:rsid w:val="1C102700"/>
    <w:rsid w:val="1C1CBAC8"/>
    <w:rsid w:val="1C207A6D"/>
    <w:rsid w:val="1C25C13B"/>
    <w:rsid w:val="1C27D92B"/>
    <w:rsid w:val="1C2B1C74"/>
    <w:rsid w:val="1C2FD69D"/>
    <w:rsid w:val="1C314ACA"/>
    <w:rsid w:val="1C3AF91F"/>
    <w:rsid w:val="1C3C2BE6"/>
    <w:rsid w:val="1C3C7BE4"/>
    <w:rsid w:val="1C3DFFD9"/>
    <w:rsid w:val="1C4034B5"/>
    <w:rsid w:val="1C405A43"/>
    <w:rsid w:val="1C42B8C5"/>
    <w:rsid w:val="1C4541DA"/>
    <w:rsid w:val="1C4724C9"/>
    <w:rsid w:val="1C4E2104"/>
    <w:rsid w:val="1C4E28AC"/>
    <w:rsid w:val="1C5045CB"/>
    <w:rsid w:val="1C56761A"/>
    <w:rsid w:val="1C59D7F1"/>
    <w:rsid w:val="1C5BB0A1"/>
    <w:rsid w:val="1C5C3474"/>
    <w:rsid w:val="1C5E912C"/>
    <w:rsid w:val="1C604913"/>
    <w:rsid w:val="1C611F37"/>
    <w:rsid w:val="1C619748"/>
    <w:rsid w:val="1C61CA7C"/>
    <w:rsid w:val="1C69335E"/>
    <w:rsid w:val="1C69B22A"/>
    <w:rsid w:val="1C6B2E9E"/>
    <w:rsid w:val="1C6E05E7"/>
    <w:rsid w:val="1C6E1680"/>
    <w:rsid w:val="1C700B3B"/>
    <w:rsid w:val="1C7CD851"/>
    <w:rsid w:val="1C82E824"/>
    <w:rsid w:val="1C82EB67"/>
    <w:rsid w:val="1C84B844"/>
    <w:rsid w:val="1C86283A"/>
    <w:rsid w:val="1C90B0C3"/>
    <w:rsid w:val="1C9FFAE5"/>
    <w:rsid w:val="1CA3C6BA"/>
    <w:rsid w:val="1CAAA5C4"/>
    <w:rsid w:val="1CAF9843"/>
    <w:rsid w:val="1CB179C3"/>
    <w:rsid w:val="1CBA5609"/>
    <w:rsid w:val="1CBB6A39"/>
    <w:rsid w:val="1CBE5228"/>
    <w:rsid w:val="1CC1D6EE"/>
    <w:rsid w:val="1CC7FE06"/>
    <w:rsid w:val="1CC829A8"/>
    <w:rsid w:val="1CCA8F8A"/>
    <w:rsid w:val="1CCAFCF8"/>
    <w:rsid w:val="1CCCD7C0"/>
    <w:rsid w:val="1CCD63D4"/>
    <w:rsid w:val="1CCDD4E3"/>
    <w:rsid w:val="1CCE2DB3"/>
    <w:rsid w:val="1CD35EE0"/>
    <w:rsid w:val="1CD7B2CD"/>
    <w:rsid w:val="1CDA5CC2"/>
    <w:rsid w:val="1CDC663B"/>
    <w:rsid w:val="1CE3FC68"/>
    <w:rsid w:val="1CE655CF"/>
    <w:rsid w:val="1CF15450"/>
    <w:rsid w:val="1CF24F73"/>
    <w:rsid w:val="1CF39E0E"/>
    <w:rsid w:val="1CF4CADC"/>
    <w:rsid w:val="1CF8E6A9"/>
    <w:rsid w:val="1D00592B"/>
    <w:rsid w:val="1D011026"/>
    <w:rsid w:val="1D02EC0D"/>
    <w:rsid w:val="1D0659A4"/>
    <w:rsid w:val="1D0C3D41"/>
    <w:rsid w:val="1D0E9FC6"/>
    <w:rsid w:val="1D142CC4"/>
    <w:rsid w:val="1D1A5AC0"/>
    <w:rsid w:val="1D1ED5A5"/>
    <w:rsid w:val="1D214CCA"/>
    <w:rsid w:val="1D21F208"/>
    <w:rsid w:val="1D234650"/>
    <w:rsid w:val="1D23875A"/>
    <w:rsid w:val="1D244AC5"/>
    <w:rsid w:val="1D270D2E"/>
    <w:rsid w:val="1D29880B"/>
    <w:rsid w:val="1D2A38B5"/>
    <w:rsid w:val="1D2D5D4C"/>
    <w:rsid w:val="1D34D1C5"/>
    <w:rsid w:val="1D38C894"/>
    <w:rsid w:val="1D3938EF"/>
    <w:rsid w:val="1D3AABD5"/>
    <w:rsid w:val="1D443CF6"/>
    <w:rsid w:val="1D460A0E"/>
    <w:rsid w:val="1D468B46"/>
    <w:rsid w:val="1D4C514C"/>
    <w:rsid w:val="1D4D464C"/>
    <w:rsid w:val="1D4D5444"/>
    <w:rsid w:val="1D4F7AEB"/>
    <w:rsid w:val="1D5199C4"/>
    <w:rsid w:val="1D545E70"/>
    <w:rsid w:val="1D56919F"/>
    <w:rsid w:val="1D58EBED"/>
    <w:rsid w:val="1D62296C"/>
    <w:rsid w:val="1D63B6FE"/>
    <w:rsid w:val="1D69B9E3"/>
    <w:rsid w:val="1D6C621C"/>
    <w:rsid w:val="1D6C8463"/>
    <w:rsid w:val="1D6D0525"/>
    <w:rsid w:val="1D6D83B8"/>
    <w:rsid w:val="1D6DC7A7"/>
    <w:rsid w:val="1D71B28E"/>
    <w:rsid w:val="1D75F6B0"/>
    <w:rsid w:val="1D7779C5"/>
    <w:rsid w:val="1D791C5C"/>
    <w:rsid w:val="1D7E63A1"/>
    <w:rsid w:val="1D81B1A4"/>
    <w:rsid w:val="1D81F849"/>
    <w:rsid w:val="1D86EC0A"/>
    <w:rsid w:val="1D9167DB"/>
    <w:rsid w:val="1D94C2DF"/>
    <w:rsid w:val="1D955BFA"/>
    <w:rsid w:val="1D99A0C0"/>
    <w:rsid w:val="1D9E87B1"/>
    <w:rsid w:val="1DA57788"/>
    <w:rsid w:val="1DA5B00C"/>
    <w:rsid w:val="1DA5C519"/>
    <w:rsid w:val="1DA75B67"/>
    <w:rsid w:val="1DA7DC8B"/>
    <w:rsid w:val="1DA8A1EF"/>
    <w:rsid w:val="1DAC91B0"/>
    <w:rsid w:val="1DAE51F7"/>
    <w:rsid w:val="1DB12FD7"/>
    <w:rsid w:val="1DB21942"/>
    <w:rsid w:val="1DB59445"/>
    <w:rsid w:val="1DB5E39E"/>
    <w:rsid w:val="1DB836E5"/>
    <w:rsid w:val="1DB9A52E"/>
    <w:rsid w:val="1DC23171"/>
    <w:rsid w:val="1DC25807"/>
    <w:rsid w:val="1DC2D820"/>
    <w:rsid w:val="1DC46BD8"/>
    <w:rsid w:val="1DC53297"/>
    <w:rsid w:val="1DCBEAB3"/>
    <w:rsid w:val="1DCFFD85"/>
    <w:rsid w:val="1DD05D65"/>
    <w:rsid w:val="1DD09E6F"/>
    <w:rsid w:val="1DD3D309"/>
    <w:rsid w:val="1DD64D0B"/>
    <w:rsid w:val="1DD6ED44"/>
    <w:rsid w:val="1DDA81AB"/>
    <w:rsid w:val="1DDC2315"/>
    <w:rsid w:val="1DE111A2"/>
    <w:rsid w:val="1DE162F3"/>
    <w:rsid w:val="1DE6A1FA"/>
    <w:rsid w:val="1DE90B50"/>
    <w:rsid w:val="1DEB5896"/>
    <w:rsid w:val="1DEB9234"/>
    <w:rsid w:val="1DF03BE6"/>
    <w:rsid w:val="1DF0C38A"/>
    <w:rsid w:val="1DF13ABD"/>
    <w:rsid w:val="1DF6E087"/>
    <w:rsid w:val="1DFA2FE4"/>
    <w:rsid w:val="1DFB1321"/>
    <w:rsid w:val="1DFBA11F"/>
    <w:rsid w:val="1E04E351"/>
    <w:rsid w:val="1E098DED"/>
    <w:rsid w:val="1E149158"/>
    <w:rsid w:val="1E1506D8"/>
    <w:rsid w:val="1E1A12F9"/>
    <w:rsid w:val="1E1BE9FA"/>
    <w:rsid w:val="1E252361"/>
    <w:rsid w:val="1E253D4E"/>
    <w:rsid w:val="1E28EEE9"/>
    <w:rsid w:val="1E2ABB03"/>
    <w:rsid w:val="1E35E3B8"/>
    <w:rsid w:val="1E363D10"/>
    <w:rsid w:val="1E3B4FA4"/>
    <w:rsid w:val="1E49164C"/>
    <w:rsid w:val="1E491C69"/>
    <w:rsid w:val="1E4E9F49"/>
    <w:rsid w:val="1E564BFC"/>
    <w:rsid w:val="1E57774B"/>
    <w:rsid w:val="1E58BC94"/>
    <w:rsid w:val="1E62ABC2"/>
    <w:rsid w:val="1E6600F1"/>
    <w:rsid w:val="1E67C56E"/>
    <w:rsid w:val="1E6C7ED3"/>
    <w:rsid w:val="1E6E739C"/>
    <w:rsid w:val="1E6FD9F6"/>
    <w:rsid w:val="1E709F1F"/>
    <w:rsid w:val="1E713BD8"/>
    <w:rsid w:val="1E758C35"/>
    <w:rsid w:val="1E77EBB1"/>
    <w:rsid w:val="1E7D3AE2"/>
    <w:rsid w:val="1E7FD706"/>
    <w:rsid w:val="1E807520"/>
    <w:rsid w:val="1E80C877"/>
    <w:rsid w:val="1E81F70E"/>
    <w:rsid w:val="1E884DEF"/>
    <w:rsid w:val="1E8A914B"/>
    <w:rsid w:val="1E8BB86A"/>
    <w:rsid w:val="1E8C015E"/>
    <w:rsid w:val="1E8C1DAE"/>
    <w:rsid w:val="1E8E2826"/>
    <w:rsid w:val="1E8FD4C1"/>
    <w:rsid w:val="1E9593F8"/>
    <w:rsid w:val="1E95E5DC"/>
    <w:rsid w:val="1E9C68AA"/>
    <w:rsid w:val="1E9F9992"/>
    <w:rsid w:val="1EA23AFC"/>
    <w:rsid w:val="1EA31816"/>
    <w:rsid w:val="1EA6087A"/>
    <w:rsid w:val="1EAAAD89"/>
    <w:rsid w:val="1EABF61B"/>
    <w:rsid w:val="1EAD3B15"/>
    <w:rsid w:val="1EAE571E"/>
    <w:rsid w:val="1EB0697F"/>
    <w:rsid w:val="1EB14761"/>
    <w:rsid w:val="1EB3C003"/>
    <w:rsid w:val="1EB5CF9A"/>
    <w:rsid w:val="1EB8FA21"/>
    <w:rsid w:val="1EBC3339"/>
    <w:rsid w:val="1EC3F7AF"/>
    <w:rsid w:val="1EC609AF"/>
    <w:rsid w:val="1ECA60F6"/>
    <w:rsid w:val="1ECC09C6"/>
    <w:rsid w:val="1ECC58B0"/>
    <w:rsid w:val="1ECC59CF"/>
    <w:rsid w:val="1ED848A9"/>
    <w:rsid w:val="1EDC4425"/>
    <w:rsid w:val="1EDDFCBE"/>
    <w:rsid w:val="1EE090F7"/>
    <w:rsid w:val="1EE36284"/>
    <w:rsid w:val="1EE5074D"/>
    <w:rsid w:val="1EE58477"/>
    <w:rsid w:val="1EE75919"/>
    <w:rsid w:val="1EE7C523"/>
    <w:rsid w:val="1EEC5285"/>
    <w:rsid w:val="1EEDF516"/>
    <w:rsid w:val="1EF34D7F"/>
    <w:rsid w:val="1EF37415"/>
    <w:rsid w:val="1EF52FDD"/>
    <w:rsid w:val="1EF5BFFB"/>
    <w:rsid w:val="1EF81730"/>
    <w:rsid w:val="1EF96BF2"/>
    <w:rsid w:val="1EFC5617"/>
    <w:rsid w:val="1EFD3A36"/>
    <w:rsid w:val="1EFFF1AA"/>
    <w:rsid w:val="1F0008F7"/>
    <w:rsid w:val="1F0412BA"/>
    <w:rsid w:val="1F07AAF5"/>
    <w:rsid w:val="1F098EE8"/>
    <w:rsid w:val="1F0B1EFA"/>
    <w:rsid w:val="1F0C53DF"/>
    <w:rsid w:val="1F0F81B0"/>
    <w:rsid w:val="1F12FD84"/>
    <w:rsid w:val="1F177C85"/>
    <w:rsid w:val="1F181823"/>
    <w:rsid w:val="1F270201"/>
    <w:rsid w:val="1F2797E7"/>
    <w:rsid w:val="1F28A59B"/>
    <w:rsid w:val="1F2A453A"/>
    <w:rsid w:val="1F2E4F9E"/>
    <w:rsid w:val="1F30F92D"/>
    <w:rsid w:val="1F325374"/>
    <w:rsid w:val="1F352073"/>
    <w:rsid w:val="1F35B71A"/>
    <w:rsid w:val="1F36BC2C"/>
    <w:rsid w:val="1F3766C3"/>
    <w:rsid w:val="1F394EC2"/>
    <w:rsid w:val="1F39A7F3"/>
    <w:rsid w:val="1F3C5D79"/>
    <w:rsid w:val="1F3E440E"/>
    <w:rsid w:val="1F424787"/>
    <w:rsid w:val="1F477366"/>
    <w:rsid w:val="1F49471D"/>
    <w:rsid w:val="1F4B7D70"/>
    <w:rsid w:val="1F4C0215"/>
    <w:rsid w:val="1F551185"/>
    <w:rsid w:val="1F56831D"/>
    <w:rsid w:val="1F587683"/>
    <w:rsid w:val="1F58B0D2"/>
    <w:rsid w:val="1F591265"/>
    <w:rsid w:val="1F5DA8E8"/>
    <w:rsid w:val="1F6357AD"/>
    <w:rsid w:val="1F6509E8"/>
    <w:rsid w:val="1F67022C"/>
    <w:rsid w:val="1F6856D0"/>
    <w:rsid w:val="1F71250D"/>
    <w:rsid w:val="1F731EC5"/>
    <w:rsid w:val="1F75639D"/>
    <w:rsid w:val="1F79201E"/>
    <w:rsid w:val="1F7A4075"/>
    <w:rsid w:val="1F7A7CA8"/>
    <w:rsid w:val="1F7F1A4D"/>
    <w:rsid w:val="1F8033D3"/>
    <w:rsid w:val="1F845250"/>
    <w:rsid w:val="1F854CA8"/>
    <w:rsid w:val="1F86B790"/>
    <w:rsid w:val="1F88F9CA"/>
    <w:rsid w:val="1F8AB687"/>
    <w:rsid w:val="1F8B1AC2"/>
    <w:rsid w:val="1F8DC3D5"/>
    <w:rsid w:val="1F905E38"/>
    <w:rsid w:val="1F90834F"/>
    <w:rsid w:val="1F921CA3"/>
    <w:rsid w:val="1F93C13D"/>
    <w:rsid w:val="1F96EA3B"/>
    <w:rsid w:val="1F9B2A36"/>
    <w:rsid w:val="1F9FF3A5"/>
    <w:rsid w:val="1FA92AB7"/>
    <w:rsid w:val="1FAE3C63"/>
    <w:rsid w:val="1FAFBA1B"/>
    <w:rsid w:val="1FB043FF"/>
    <w:rsid w:val="1FB33F6D"/>
    <w:rsid w:val="1FB4B273"/>
    <w:rsid w:val="1FB514C1"/>
    <w:rsid w:val="1FB927DF"/>
    <w:rsid w:val="1FBBCC89"/>
    <w:rsid w:val="1FBCE8EC"/>
    <w:rsid w:val="1FBD38AD"/>
    <w:rsid w:val="1FC03B92"/>
    <w:rsid w:val="1FC55A93"/>
    <w:rsid w:val="1FC98FA1"/>
    <w:rsid w:val="1FC9E4C6"/>
    <w:rsid w:val="1FCA0F06"/>
    <w:rsid w:val="1FCB001E"/>
    <w:rsid w:val="1FCFC2AD"/>
    <w:rsid w:val="1FD028A9"/>
    <w:rsid w:val="1FD15328"/>
    <w:rsid w:val="1FD1CE79"/>
    <w:rsid w:val="1FD743F3"/>
    <w:rsid w:val="1FDC8DF4"/>
    <w:rsid w:val="1FDCD957"/>
    <w:rsid w:val="1FDDDDC4"/>
    <w:rsid w:val="1FE542ED"/>
    <w:rsid w:val="1FE63E46"/>
    <w:rsid w:val="1FE857E6"/>
    <w:rsid w:val="1FEB0D42"/>
    <w:rsid w:val="1FEE3A69"/>
    <w:rsid w:val="1FF1241E"/>
    <w:rsid w:val="1FF21187"/>
    <w:rsid w:val="1FF6833B"/>
    <w:rsid w:val="2000DD8E"/>
    <w:rsid w:val="2003BDCC"/>
    <w:rsid w:val="2003D94F"/>
    <w:rsid w:val="20057FDE"/>
    <w:rsid w:val="200AD03D"/>
    <w:rsid w:val="200E50B2"/>
    <w:rsid w:val="200FF19F"/>
    <w:rsid w:val="2010445C"/>
    <w:rsid w:val="2011A920"/>
    <w:rsid w:val="2012008A"/>
    <w:rsid w:val="2015E7FA"/>
    <w:rsid w:val="20171B9B"/>
    <w:rsid w:val="201A5538"/>
    <w:rsid w:val="2020A2C1"/>
    <w:rsid w:val="2026C77E"/>
    <w:rsid w:val="2026D004"/>
    <w:rsid w:val="2028544E"/>
    <w:rsid w:val="20289CF7"/>
    <w:rsid w:val="20291A4F"/>
    <w:rsid w:val="2029648A"/>
    <w:rsid w:val="202B1D6F"/>
    <w:rsid w:val="20334138"/>
    <w:rsid w:val="2034F777"/>
    <w:rsid w:val="20374ECB"/>
    <w:rsid w:val="203B3C91"/>
    <w:rsid w:val="20427BAA"/>
    <w:rsid w:val="2043D75C"/>
    <w:rsid w:val="20466891"/>
    <w:rsid w:val="2046ECE7"/>
    <w:rsid w:val="20470B34"/>
    <w:rsid w:val="2048CD6D"/>
    <w:rsid w:val="2053F61C"/>
    <w:rsid w:val="205B739F"/>
    <w:rsid w:val="205BCC78"/>
    <w:rsid w:val="20601378"/>
    <w:rsid w:val="20630C14"/>
    <w:rsid w:val="20630C29"/>
    <w:rsid w:val="20649812"/>
    <w:rsid w:val="2067D55A"/>
    <w:rsid w:val="206C060C"/>
    <w:rsid w:val="206CF9EB"/>
    <w:rsid w:val="20745D5D"/>
    <w:rsid w:val="2075BC90"/>
    <w:rsid w:val="2077FDE0"/>
    <w:rsid w:val="207D26C7"/>
    <w:rsid w:val="207DB787"/>
    <w:rsid w:val="20822348"/>
    <w:rsid w:val="20827E07"/>
    <w:rsid w:val="2084206B"/>
    <w:rsid w:val="20877ED8"/>
    <w:rsid w:val="2094D380"/>
    <w:rsid w:val="209D35ED"/>
    <w:rsid w:val="209F22C2"/>
    <w:rsid w:val="209FB250"/>
    <w:rsid w:val="20A5E758"/>
    <w:rsid w:val="20A5EEC6"/>
    <w:rsid w:val="20AB7F7F"/>
    <w:rsid w:val="20ADE9AE"/>
    <w:rsid w:val="20AE93BB"/>
    <w:rsid w:val="20AFB083"/>
    <w:rsid w:val="20B2F7B2"/>
    <w:rsid w:val="20B6E613"/>
    <w:rsid w:val="20B70AA3"/>
    <w:rsid w:val="20B97C45"/>
    <w:rsid w:val="20C2079F"/>
    <w:rsid w:val="20C72A48"/>
    <w:rsid w:val="20C8F8A6"/>
    <w:rsid w:val="20C97009"/>
    <w:rsid w:val="20D0818D"/>
    <w:rsid w:val="20D24362"/>
    <w:rsid w:val="20D82700"/>
    <w:rsid w:val="20D96554"/>
    <w:rsid w:val="20DE7BDC"/>
    <w:rsid w:val="20DFBB2D"/>
    <w:rsid w:val="20E054AC"/>
    <w:rsid w:val="20E09208"/>
    <w:rsid w:val="20E0EB22"/>
    <w:rsid w:val="20E2F4F6"/>
    <w:rsid w:val="20E94627"/>
    <w:rsid w:val="20E993BB"/>
    <w:rsid w:val="20EF4106"/>
    <w:rsid w:val="20F106EE"/>
    <w:rsid w:val="20F1DECA"/>
    <w:rsid w:val="20F1F40E"/>
    <w:rsid w:val="20F43CF8"/>
    <w:rsid w:val="20F4A86D"/>
    <w:rsid w:val="20F74832"/>
    <w:rsid w:val="20F92DEF"/>
    <w:rsid w:val="20FC2F66"/>
    <w:rsid w:val="21031F94"/>
    <w:rsid w:val="210B609E"/>
    <w:rsid w:val="210BDECD"/>
    <w:rsid w:val="210CFC78"/>
    <w:rsid w:val="210F7DF8"/>
    <w:rsid w:val="21129227"/>
    <w:rsid w:val="21133EFA"/>
    <w:rsid w:val="2113DCBC"/>
    <w:rsid w:val="211CDD17"/>
    <w:rsid w:val="211DB382"/>
    <w:rsid w:val="211E2AB7"/>
    <w:rsid w:val="2124CF58"/>
    <w:rsid w:val="2124F191"/>
    <w:rsid w:val="21256516"/>
    <w:rsid w:val="21264D19"/>
    <w:rsid w:val="2127FB25"/>
    <w:rsid w:val="21285565"/>
    <w:rsid w:val="2128E2B9"/>
    <w:rsid w:val="212CA9A4"/>
    <w:rsid w:val="212D5665"/>
    <w:rsid w:val="212E01C6"/>
    <w:rsid w:val="212F87A2"/>
    <w:rsid w:val="212FDC19"/>
    <w:rsid w:val="21341B57"/>
    <w:rsid w:val="2135D0EE"/>
    <w:rsid w:val="21364010"/>
    <w:rsid w:val="213830AF"/>
    <w:rsid w:val="2140460A"/>
    <w:rsid w:val="214057EB"/>
    <w:rsid w:val="21441EB3"/>
    <w:rsid w:val="2149EC0C"/>
    <w:rsid w:val="214CCC1A"/>
    <w:rsid w:val="21528114"/>
    <w:rsid w:val="21531B90"/>
    <w:rsid w:val="2157ED0B"/>
    <w:rsid w:val="21671EA8"/>
    <w:rsid w:val="216AF40C"/>
    <w:rsid w:val="216C21D4"/>
    <w:rsid w:val="216D0CE3"/>
    <w:rsid w:val="2171A3CD"/>
    <w:rsid w:val="217289FF"/>
    <w:rsid w:val="2173F3BE"/>
    <w:rsid w:val="2175BDDC"/>
    <w:rsid w:val="21763853"/>
    <w:rsid w:val="21791349"/>
    <w:rsid w:val="217A32A6"/>
    <w:rsid w:val="217B1D16"/>
    <w:rsid w:val="21808451"/>
    <w:rsid w:val="2180B9D4"/>
    <w:rsid w:val="21813F98"/>
    <w:rsid w:val="21836569"/>
    <w:rsid w:val="2183E5EA"/>
    <w:rsid w:val="2187671D"/>
    <w:rsid w:val="2189D068"/>
    <w:rsid w:val="218F7B24"/>
    <w:rsid w:val="21902BE4"/>
    <w:rsid w:val="2192648B"/>
    <w:rsid w:val="219ACCB1"/>
    <w:rsid w:val="21A5BC38"/>
    <w:rsid w:val="21A930DA"/>
    <w:rsid w:val="21AB78F5"/>
    <w:rsid w:val="21AC3D1A"/>
    <w:rsid w:val="21B65AB5"/>
    <w:rsid w:val="21B7494C"/>
    <w:rsid w:val="21B7A5BB"/>
    <w:rsid w:val="21C1A5EF"/>
    <w:rsid w:val="21C379FA"/>
    <w:rsid w:val="21CB0E84"/>
    <w:rsid w:val="21CB40CC"/>
    <w:rsid w:val="21CB694E"/>
    <w:rsid w:val="21D1CA3F"/>
    <w:rsid w:val="21DCE4CB"/>
    <w:rsid w:val="21E1B85C"/>
    <w:rsid w:val="21E5BF07"/>
    <w:rsid w:val="21E82BAA"/>
    <w:rsid w:val="21E8F32F"/>
    <w:rsid w:val="21ED47F0"/>
    <w:rsid w:val="21F1A4D1"/>
    <w:rsid w:val="21F532BF"/>
    <w:rsid w:val="21FA6699"/>
    <w:rsid w:val="2204F56C"/>
    <w:rsid w:val="22050EA8"/>
    <w:rsid w:val="2208D40F"/>
    <w:rsid w:val="220C4725"/>
    <w:rsid w:val="220D62F9"/>
    <w:rsid w:val="220F428C"/>
    <w:rsid w:val="220FF442"/>
    <w:rsid w:val="22219D04"/>
    <w:rsid w:val="2223117F"/>
    <w:rsid w:val="2224612E"/>
    <w:rsid w:val="2230724B"/>
    <w:rsid w:val="223500C8"/>
    <w:rsid w:val="223868D6"/>
    <w:rsid w:val="2238B035"/>
    <w:rsid w:val="223EFFF1"/>
    <w:rsid w:val="2240500C"/>
    <w:rsid w:val="22418A89"/>
    <w:rsid w:val="22453946"/>
    <w:rsid w:val="22467789"/>
    <w:rsid w:val="2248CB37"/>
    <w:rsid w:val="224C7CCA"/>
    <w:rsid w:val="224FCDC5"/>
    <w:rsid w:val="224FD6F0"/>
    <w:rsid w:val="2250446B"/>
    <w:rsid w:val="225B10BB"/>
    <w:rsid w:val="225E3A27"/>
    <w:rsid w:val="2263C8E8"/>
    <w:rsid w:val="2268AAE2"/>
    <w:rsid w:val="226971B2"/>
    <w:rsid w:val="226D4F1B"/>
    <w:rsid w:val="2272D7B6"/>
    <w:rsid w:val="22738921"/>
    <w:rsid w:val="22751E1B"/>
    <w:rsid w:val="2277E3B7"/>
    <w:rsid w:val="227C8A26"/>
    <w:rsid w:val="228207B7"/>
    <w:rsid w:val="2282413E"/>
    <w:rsid w:val="228449CA"/>
    <w:rsid w:val="228684FD"/>
    <w:rsid w:val="228A4A9A"/>
    <w:rsid w:val="22998B98"/>
    <w:rsid w:val="2299EEDD"/>
    <w:rsid w:val="229D82D6"/>
    <w:rsid w:val="22A22172"/>
    <w:rsid w:val="22A5D7CC"/>
    <w:rsid w:val="22A7775B"/>
    <w:rsid w:val="22A7E9C2"/>
    <w:rsid w:val="22A860ED"/>
    <w:rsid w:val="22A8AB4D"/>
    <w:rsid w:val="22ACE35D"/>
    <w:rsid w:val="22AF7D73"/>
    <w:rsid w:val="22B1E2A8"/>
    <w:rsid w:val="22B28218"/>
    <w:rsid w:val="22BC68AD"/>
    <w:rsid w:val="22BFD9C5"/>
    <w:rsid w:val="22C6C79E"/>
    <w:rsid w:val="22C81845"/>
    <w:rsid w:val="22C91A1C"/>
    <w:rsid w:val="22CD57FF"/>
    <w:rsid w:val="22CF5840"/>
    <w:rsid w:val="22D8CC92"/>
    <w:rsid w:val="22D8EF0F"/>
    <w:rsid w:val="22DB64DB"/>
    <w:rsid w:val="22DD76DD"/>
    <w:rsid w:val="22DF6117"/>
    <w:rsid w:val="22F34278"/>
    <w:rsid w:val="22FB7D4C"/>
    <w:rsid w:val="23001E53"/>
    <w:rsid w:val="2303DC5E"/>
    <w:rsid w:val="230B1BAE"/>
    <w:rsid w:val="230E1C34"/>
    <w:rsid w:val="230E6D98"/>
    <w:rsid w:val="230F2C7D"/>
    <w:rsid w:val="2310864F"/>
    <w:rsid w:val="23137795"/>
    <w:rsid w:val="23157295"/>
    <w:rsid w:val="231747D2"/>
    <w:rsid w:val="2317A45F"/>
    <w:rsid w:val="23217301"/>
    <w:rsid w:val="2326794D"/>
    <w:rsid w:val="232B864B"/>
    <w:rsid w:val="232BEDA8"/>
    <w:rsid w:val="232CF489"/>
    <w:rsid w:val="232E8316"/>
    <w:rsid w:val="232FCD02"/>
    <w:rsid w:val="23325CB5"/>
    <w:rsid w:val="2334F2E0"/>
    <w:rsid w:val="23384022"/>
    <w:rsid w:val="233B3501"/>
    <w:rsid w:val="233B9E40"/>
    <w:rsid w:val="233E1D5E"/>
    <w:rsid w:val="2341A811"/>
    <w:rsid w:val="23426F26"/>
    <w:rsid w:val="2344BFDA"/>
    <w:rsid w:val="2345920B"/>
    <w:rsid w:val="2347AF28"/>
    <w:rsid w:val="234CC91D"/>
    <w:rsid w:val="23548AC8"/>
    <w:rsid w:val="23549F4A"/>
    <w:rsid w:val="23563BFF"/>
    <w:rsid w:val="23578A44"/>
    <w:rsid w:val="235A5B8F"/>
    <w:rsid w:val="235C322A"/>
    <w:rsid w:val="235EE6F9"/>
    <w:rsid w:val="236041C2"/>
    <w:rsid w:val="236A2C74"/>
    <w:rsid w:val="236C3E16"/>
    <w:rsid w:val="236E6B4D"/>
    <w:rsid w:val="236E797A"/>
    <w:rsid w:val="237C1666"/>
    <w:rsid w:val="237DF1EC"/>
    <w:rsid w:val="23860EA4"/>
    <w:rsid w:val="2386180E"/>
    <w:rsid w:val="2387729B"/>
    <w:rsid w:val="2392D533"/>
    <w:rsid w:val="23936DBA"/>
    <w:rsid w:val="239BFD1D"/>
    <w:rsid w:val="23A14ECA"/>
    <w:rsid w:val="23A16B55"/>
    <w:rsid w:val="23A1E32B"/>
    <w:rsid w:val="23A5C7C0"/>
    <w:rsid w:val="23A744E7"/>
    <w:rsid w:val="23AB7419"/>
    <w:rsid w:val="23ADC242"/>
    <w:rsid w:val="23B49E76"/>
    <w:rsid w:val="23B8B663"/>
    <w:rsid w:val="23BFC851"/>
    <w:rsid w:val="23C255B6"/>
    <w:rsid w:val="23D0561E"/>
    <w:rsid w:val="23D08FF2"/>
    <w:rsid w:val="23D18E22"/>
    <w:rsid w:val="23D2DE63"/>
    <w:rsid w:val="23D2FAFA"/>
    <w:rsid w:val="23D37F9F"/>
    <w:rsid w:val="23DAB123"/>
    <w:rsid w:val="23DBE6CF"/>
    <w:rsid w:val="23E075A7"/>
    <w:rsid w:val="23E1AB9E"/>
    <w:rsid w:val="23E87A55"/>
    <w:rsid w:val="23EB6B2A"/>
    <w:rsid w:val="23ED95FD"/>
    <w:rsid w:val="23F086EF"/>
    <w:rsid w:val="23F0C083"/>
    <w:rsid w:val="23F2A889"/>
    <w:rsid w:val="23F3271D"/>
    <w:rsid w:val="23F7485E"/>
    <w:rsid w:val="23FA7C37"/>
    <w:rsid w:val="2403A8E7"/>
    <w:rsid w:val="24078ADB"/>
    <w:rsid w:val="240F086B"/>
    <w:rsid w:val="24102188"/>
    <w:rsid w:val="241777B3"/>
    <w:rsid w:val="2418E406"/>
    <w:rsid w:val="24193181"/>
    <w:rsid w:val="24197DE6"/>
    <w:rsid w:val="241A1536"/>
    <w:rsid w:val="241BF4A3"/>
    <w:rsid w:val="241FC1D9"/>
    <w:rsid w:val="2422F6F1"/>
    <w:rsid w:val="242608A2"/>
    <w:rsid w:val="2427C304"/>
    <w:rsid w:val="2429BDDB"/>
    <w:rsid w:val="24304519"/>
    <w:rsid w:val="243093C7"/>
    <w:rsid w:val="24316059"/>
    <w:rsid w:val="24336B90"/>
    <w:rsid w:val="24370EF9"/>
    <w:rsid w:val="2437666E"/>
    <w:rsid w:val="243A9A1C"/>
    <w:rsid w:val="24442697"/>
    <w:rsid w:val="24473E26"/>
    <w:rsid w:val="244F02E7"/>
    <w:rsid w:val="24554D13"/>
    <w:rsid w:val="2457444D"/>
    <w:rsid w:val="2465C747"/>
    <w:rsid w:val="246655D6"/>
    <w:rsid w:val="246D96BF"/>
    <w:rsid w:val="246F1E04"/>
    <w:rsid w:val="24724803"/>
    <w:rsid w:val="247593AC"/>
    <w:rsid w:val="247708BE"/>
    <w:rsid w:val="2477CCD9"/>
    <w:rsid w:val="24795759"/>
    <w:rsid w:val="24799256"/>
    <w:rsid w:val="247A9936"/>
    <w:rsid w:val="247AB2E5"/>
    <w:rsid w:val="247BB0FB"/>
    <w:rsid w:val="247F0A69"/>
    <w:rsid w:val="248062ED"/>
    <w:rsid w:val="24813BEC"/>
    <w:rsid w:val="24840FF8"/>
    <w:rsid w:val="24859B86"/>
    <w:rsid w:val="2486149C"/>
    <w:rsid w:val="2486A502"/>
    <w:rsid w:val="2486C184"/>
    <w:rsid w:val="24893165"/>
    <w:rsid w:val="24937C5E"/>
    <w:rsid w:val="24977C5B"/>
    <w:rsid w:val="2497F14E"/>
    <w:rsid w:val="249DD0D6"/>
    <w:rsid w:val="24A5BEC4"/>
    <w:rsid w:val="24A8B41C"/>
    <w:rsid w:val="24AAE431"/>
    <w:rsid w:val="24AB2301"/>
    <w:rsid w:val="24B1CB0E"/>
    <w:rsid w:val="24B3B6CA"/>
    <w:rsid w:val="24B44738"/>
    <w:rsid w:val="24B6FD9C"/>
    <w:rsid w:val="24B9D99B"/>
    <w:rsid w:val="24BBC6F8"/>
    <w:rsid w:val="24C4D37F"/>
    <w:rsid w:val="24C5DE16"/>
    <w:rsid w:val="24CA4384"/>
    <w:rsid w:val="24CB3EAB"/>
    <w:rsid w:val="24CBCBE8"/>
    <w:rsid w:val="24CD07A3"/>
    <w:rsid w:val="24CD6E35"/>
    <w:rsid w:val="24CEE060"/>
    <w:rsid w:val="24CFCF25"/>
    <w:rsid w:val="24D32577"/>
    <w:rsid w:val="24DAD3A4"/>
    <w:rsid w:val="24DF17A9"/>
    <w:rsid w:val="24E252BB"/>
    <w:rsid w:val="24E286FF"/>
    <w:rsid w:val="24E33EBE"/>
    <w:rsid w:val="24E5D592"/>
    <w:rsid w:val="24EC70E1"/>
    <w:rsid w:val="24FA378B"/>
    <w:rsid w:val="24FB1DF2"/>
    <w:rsid w:val="24FBCC9A"/>
    <w:rsid w:val="24FC0976"/>
    <w:rsid w:val="2502AAEF"/>
    <w:rsid w:val="25036034"/>
    <w:rsid w:val="2506652C"/>
    <w:rsid w:val="250F08C1"/>
    <w:rsid w:val="2511B0D4"/>
    <w:rsid w:val="25135121"/>
    <w:rsid w:val="2513DCC3"/>
    <w:rsid w:val="25218DA6"/>
    <w:rsid w:val="25236328"/>
    <w:rsid w:val="25279ECE"/>
    <w:rsid w:val="252A9453"/>
    <w:rsid w:val="25332479"/>
    <w:rsid w:val="25332B24"/>
    <w:rsid w:val="253ACBC5"/>
    <w:rsid w:val="253C65E8"/>
    <w:rsid w:val="2540EB0A"/>
    <w:rsid w:val="2541B256"/>
    <w:rsid w:val="25434B79"/>
    <w:rsid w:val="254A590A"/>
    <w:rsid w:val="254C224D"/>
    <w:rsid w:val="25529342"/>
    <w:rsid w:val="255389FA"/>
    <w:rsid w:val="25572892"/>
    <w:rsid w:val="255A71E8"/>
    <w:rsid w:val="255C7669"/>
    <w:rsid w:val="256210F8"/>
    <w:rsid w:val="2562696C"/>
    <w:rsid w:val="2563B098"/>
    <w:rsid w:val="256792EF"/>
    <w:rsid w:val="256C8397"/>
    <w:rsid w:val="2570D796"/>
    <w:rsid w:val="257447B2"/>
    <w:rsid w:val="25773263"/>
    <w:rsid w:val="25789022"/>
    <w:rsid w:val="25793C9F"/>
    <w:rsid w:val="257A11EF"/>
    <w:rsid w:val="257B919F"/>
    <w:rsid w:val="25843F3B"/>
    <w:rsid w:val="2587156B"/>
    <w:rsid w:val="25872FDF"/>
    <w:rsid w:val="258C3FED"/>
    <w:rsid w:val="258E063B"/>
    <w:rsid w:val="258EB3A4"/>
    <w:rsid w:val="258EF7AF"/>
    <w:rsid w:val="259713AB"/>
    <w:rsid w:val="2598BE5A"/>
    <w:rsid w:val="259AE119"/>
    <w:rsid w:val="259CB818"/>
    <w:rsid w:val="259DA438"/>
    <w:rsid w:val="259DE9B3"/>
    <w:rsid w:val="259E01C7"/>
    <w:rsid w:val="259FE562"/>
    <w:rsid w:val="25A64E2E"/>
    <w:rsid w:val="25AABD0F"/>
    <w:rsid w:val="25AD2D1B"/>
    <w:rsid w:val="25AEAFBD"/>
    <w:rsid w:val="25AF5874"/>
    <w:rsid w:val="25B0F11C"/>
    <w:rsid w:val="25B28411"/>
    <w:rsid w:val="25B37460"/>
    <w:rsid w:val="25B42B34"/>
    <w:rsid w:val="25BC3172"/>
    <w:rsid w:val="25BFBBBB"/>
    <w:rsid w:val="25C423A0"/>
    <w:rsid w:val="25C87452"/>
    <w:rsid w:val="25C89628"/>
    <w:rsid w:val="25C8C5E4"/>
    <w:rsid w:val="25C98F71"/>
    <w:rsid w:val="25CCFF39"/>
    <w:rsid w:val="25CD8668"/>
    <w:rsid w:val="25CEAC97"/>
    <w:rsid w:val="25CFF3B2"/>
    <w:rsid w:val="25D2F997"/>
    <w:rsid w:val="25D59370"/>
    <w:rsid w:val="25D9C861"/>
    <w:rsid w:val="25DBE0CF"/>
    <w:rsid w:val="25E0367E"/>
    <w:rsid w:val="25E17093"/>
    <w:rsid w:val="25E46F86"/>
    <w:rsid w:val="25ED1EFE"/>
    <w:rsid w:val="25EEAA2F"/>
    <w:rsid w:val="25F3CC8F"/>
    <w:rsid w:val="25F828E2"/>
    <w:rsid w:val="25F923F6"/>
    <w:rsid w:val="25FC1FD6"/>
    <w:rsid w:val="2601B68B"/>
    <w:rsid w:val="2604EA78"/>
    <w:rsid w:val="26081266"/>
    <w:rsid w:val="260B38CE"/>
    <w:rsid w:val="260FDF57"/>
    <w:rsid w:val="2611F080"/>
    <w:rsid w:val="2616E756"/>
    <w:rsid w:val="2618B3DA"/>
    <w:rsid w:val="261A0E2E"/>
    <w:rsid w:val="261B75EB"/>
    <w:rsid w:val="261C350F"/>
    <w:rsid w:val="26206804"/>
    <w:rsid w:val="26232D2F"/>
    <w:rsid w:val="26247B0D"/>
    <w:rsid w:val="26269526"/>
    <w:rsid w:val="2626B107"/>
    <w:rsid w:val="262975D3"/>
    <w:rsid w:val="262E5757"/>
    <w:rsid w:val="2635CBAA"/>
    <w:rsid w:val="26361F88"/>
    <w:rsid w:val="2643D79E"/>
    <w:rsid w:val="26456E63"/>
    <w:rsid w:val="2648FDB2"/>
    <w:rsid w:val="2648FF9A"/>
    <w:rsid w:val="264CC34B"/>
    <w:rsid w:val="264E0784"/>
    <w:rsid w:val="2654A2F3"/>
    <w:rsid w:val="26572EE5"/>
    <w:rsid w:val="26596DA4"/>
    <w:rsid w:val="265AEC8B"/>
    <w:rsid w:val="266550C2"/>
    <w:rsid w:val="266D709D"/>
    <w:rsid w:val="2672A2DD"/>
    <w:rsid w:val="26749760"/>
    <w:rsid w:val="2678B950"/>
    <w:rsid w:val="268706EA"/>
    <w:rsid w:val="2688119B"/>
    <w:rsid w:val="2688456A"/>
    <w:rsid w:val="268B280A"/>
    <w:rsid w:val="268E28C1"/>
    <w:rsid w:val="269484C3"/>
    <w:rsid w:val="2698C646"/>
    <w:rsid w:val="269C21B7"/>
    <w:rsid w:val="26A2AF62"/>
    <w:rsid w:val="26A33614"/>
    <w:rsid w:val="26A3C13E"/>
    <w:rsid w:val="26A719CE"/>
    <w:rsid w:val="26A8A122"/>
    <w:rsid w:val="26A8BC06"/>
    <w:rsid w:val="26AB9517"/>
    <w:rsid w:val="26AC3BAB"/>
    <w:rsid w:val="26B0D5FB"/>
    <w:rsid w:val="26B383C3"/>
    <w:rsid w:val="26BD10A1"/>
    <w:rsid w:val="26BD64FC"/>
    <w:rsid w:val="26BF4E97"/>
    <w:rsid w:val="26C00880"/>
    <w:rsid w:val="26C0D23B"/>
    <w:rsid w:val="26C0E9D0"/>
    <w:rsid w:val="26C2A5C4"/>
    <w:rsid w:val="26C7FEB2"/>
    <w:rsid w:val="26C9F225"/>
    <w:rsid w:val="26CD55C7"/>
    <w:rsid w:val="26D06AAD"/>
    <w:rsid w:val="26DC1D8A"/>
    <w:rsid w:val="26DFAEAD"/>
    <w:rsid w:val="26E0DE8D"/>
    <w:rsid w:val="26E19CFB"/>
    <w:rsid w:val="26E36DA1"/>
    <w:rsid w:val="26E3B751"/>
    <w:rsid w:val="26E3C739"/>
    <w:rsid w:val="26E47C0E"/>
    <w:rsid w:val="26E76376"/>
    <w:rsid w:val="26E96280"/>
    <w:rsid w:val="26E9FCEE"/>
    <w:rsid w:val="26ECE2A2"/>
    <w:rsid w:val="26ED2EE3"/>
    <w:rsid w:val="26F42B7C"/>
    <w:rsid w:val="26F64052"/>
    <w:rsid w:val="270115DD"/>
    <w:rsid w:val="2702C905"/>
    <w:rsid w:val="27033E62"/>
    <w:rsid w:val="2705CCDE"/>
    <w:rsid w:val="2706765A"/>
    <w:rsid w:val="2707BC2E"/>
    <w:rsid w:val="2708DF5A"/>
    <w:rsid w:val="2708EF32"/>
    <w:rsid w:val="270A60ED"/>
    <w:rsid w:val="270AE1BA"/>
    <w:rsid w:val="2717B5CF"/>
    <w:rsid w:val="271E4A7D"/>
    <w:rsid w:val="271FA0A8"/>
    <w:rsid w:val="2720E287"/>
    <w:rsid w:val="27245FA9"/>
    <w:rsid w:val="27254C47"/>
    <w:rsid w:val="27258528"/>
    <w:rsid w:val="2727DBED"/>
    <w:rsid w:val="272D2192"/>
    <w:rsid w:val="272E4264"/>
    <w:rsid w:val="27315E63"/>
    <w:rsid w:val="2737203F"/>
    <w:rsid w:val="2738429C"/>
    <w:rsid w:val="273DB920"/>
    <w:rsid w:val="273EC005"/>
    <w:rsid w:val="27474EE8"/>
    <w:rsid w:val="274830E3"/>
    <w:rsid w:val="2749D3E9"/>
    <w:rsid w:val="274BDBC2"/>
    <w:rsid w:val="274C5671"/>
    <w:rsid w:val="274E972F"/>
    <w:rsid w:val="27564BBD"/>
    <w:rsid w:val="2756EAC3"/>
    <w:rsid w:val="2758020C"/>
    <w:rsid w:val="275B404C"/>
    <w:rsid w:val="275C9D51"/>
    <w:rsid w:val="275CED8D"/>
    <w:rsid w:val="275E6E15"/>
    <w:rsid w:val="276024EA"/>
    <w:rsid w:val="2768C27D"/>
    <w:rsid w:val="2768C2B6"/>
    <w:rsid w:val="276E9068"/>
    <w:rsid w:val="276FA7CE"/>
    <w:rsid w:val="276FB1B9"/>
    <w:rsid w:val="27759322"/>
    <w:rsid w:val="2775FE7F"/>
    <w:rsid w:val="27784667"/>
    <w:rsid w:val="277FFFDA"/>
    <w:rsid w:val="278A284B"/>
    <w:rsid w:val="278C607A"/>
    <w:rsid w:val="27928CEC"/>
    <w:rsid w:val="2793887F"/>
    <w:rsid w:val="2793E1A8"/>
    <w:rsid w:val="279E4222"/>
    <w:rsid w:val="279E4517"/>
    <w:rsid w:val="279F7B12"/>
    <w:rsid w:val="27A02C03"/>
    <w:rsid w:val="27A21979"/>
    <w:rsid w:val="27A3B310"/>
    <w:rsid w:val="27A4EFAE"/>
    <w:rsid w:val="27A67201"/>
    <w:rsid w:val="27A80A3D"/>
    <w:rsid w:val="27AA1048"/>
    <w:rsid w:val="27AA8ECE"/>
    <w:rsid w:val="27ABA8C0"/>
    <w:rsid w:val="27ACD296"/>
    <w:rsid w:val="27B162F1"/>
    <w:rsid w:val="27B32F7B"/>
    <w:rsid w:val="27B50932"/>
    <w:rsid w:val="27B5A57C"/>
    <w:rsid w:val="27B6D937"/>
    <w:rsid w:val="27BC3013"/>
    <w:rsid w:val="27BC4584"/>
    <w:rsid w:val="27C39134"/>
    <w:rsid w:val="27C3D90B"/>
    <w:rsid w:val="27C522D8"/>
    <w:rsid w:val="27C54C3A"/>
    <w:rsid w:val="27C84356"/>
    <w:rsid w:val="27CDFD84"/>
    <w:rsid w:val="27D23B08"/>
    <w:rsid w:val="27D5AD6A"/>
    <w:rsid w:val="27D6A059"/>
    <w:rsid w:val="27D7E40D"/>
    <w:rsid w:val="27D8DEFF"/>
    <w:rsid w:val="27DA6DEC"/>
    <w:rsid w:val="27DE9365"/>
    <w:rsid w:val="27DF9AAE"/>
    <w:rsid w:val="27E2C9DC"/>
    <w:rsid w:val="27E39180"/>
    <w:rsid w:val="27E6B14A"/>
    <w:rsid w:val="27E70E29"/>
    <w:rsid w:val="27E71F1F"/>
    <w:rsid w:val="27E98E1F"/>
    <w:rsid w:val="27ECAB7C"/>
    <w:rsid w:val="27ED153F"/>
    <w:rsid w:val="27EF56C2"/>
    <w:rsid w:val="27EF8E09"/>
    <w:rsid w:val="27F53BB0"/>
    <w:rsid w:val="27F5AEA0"/>
    <w:rsid w:val="27F5C7BD"/>
    <w:rsid w:val="27F6F52E"/>
    <w:rsid w:val="27FADE2E"/>
    <w:rsid w:val="27FB35BC"/>
    <w:rsid w:val="27FD5C78"/>
    <w:rsid w:val="2802DAD3"/>
    <w:rsid w:val="28091D50"/>
    <w:rsid w:val="280941C4"/>
    <w:rsid w:val="280F72D9"/>
    <w:rsid w:val="280F8529"/>
    <w:rsid w:val="2812461F"/>
    <w:rsid w:val="2815396F"/>
    <w:rsid w:val="28185951"/>
    <w:rsid w:val="28189CC8"/>
    <w:rsid w:val="2818E18E"/>
    <w:rsid w:val="2819D9B6"/>
    <w:rsid w:val="281E0479"/>
    <w:rsid w:val="281E0F52"/>
    <w:rsid w:val="282124D1"/>
    <w:rsid w:val="2822959D"/>
    <w:rsid w:val="2829763A"/>
    <w:rsid w:val="282C21D8"/>
    <w:rsid w:val="2836E169"/>
    <w:rsid w:val="283B2883"/>
    <w:rsid w:val="2842A06D"/>
    <w:rsid w:val="2843E55F"/>
    <w:rsid w:val="28481888"/>
    <w:rsid w:val="2850010B"/>
    <w:rsid w:val="2857D660"/>
    <w:rsid w:val="285D9723"/>
    <w:rsid w:val="2865470E"/>
    <w:rsid w:val="28683456"/>
    <w:rsid w:val="2868F327"/>
    <w:rsid w:val="2874B5B0"/>
    <w:rsid w:val="2874BC8E"/>
    <w:rsid w:val="2875AD77"/>
    <w:rsid w:val="28782040"/>
    <w:rsid w:val="287AEA3A"/>
    <w:rsid w:val="287D5279"/>
    <w:rsid w:val="287FABDD"/>
    <w:rsid w:val="2880349C"/>
    <w:rsid w:val="288089C8"/>
    <w:rsid w:val="2882ECBB"/>
    <w:rsid w:val="289038D8"/>
    <w:rsid w:val="28962DF7"/>
    <w:rsid w:val="289713CD"/>
    <w:rsid w:val="289E77A9"/>
    <w:rsid w:val="28A09204"/>
    <w:rsid w:val="28A1A328"/>
    <w:rsid w:val="28A23943"/>
    <w:rsid w:val="28A80948"/>
    <w:rsid w:val="28AB0FDF"/>
    <w:rsid w:val="28AE8950"/>
    <w:rsid w:val="28AED08E"/>
    <w:rsid w:val="28B4BA12"/>
    <w:rsid w:val="28BDE88B"/>
    <w:rsid w:val="28C91D5B"/>
    <w:rsid w:val="28CC2772"/>
    <w:rsid w:val="28D1C3EB"/>
    <w:rsid w:val="28D2BA6C"/>
    <w:rsid w:val="28D6077C"/>
    <w:rsid w:val="28DA7A4C"/>
    <w:rsid w:val="28DDD462"/>
    <w:rsid w:val="28E06CA6"/>
    <w:rsid w:val="28E8D755"/>
    <w:rsid w:val="28EAB7C9"/>
    <w:rsid w:val="28ECE081"/>
    <w:rsid w:val="28EDBF20"/>
    <w:rsid w:val="28F05414"/>
    <w:rsid w:val="28F122DD"/>
    <w:rsid w:val="28F26ED4"/>
    <w:rsid w:val="28F57B4E"/>
    <w:rsid w:val="28FB5B07"/>
    <w:rsid w:val="28FEDE5A"/>
    <w:rsid w:val="2901DC36"/>
    <w:rsid w:val="29026DB9"/>
    <w:rsid w:val="2909F7A0"/>
    <w:rsid w:val="29137F25"/>
    <w:rsid w:val="291657AE"/>
    <w:rsid w:val="291ABB10"/>
    <w:rsid w:val="291BE8C0"/>
    <w:rsid w:val="2920E945"/>
    <w:rsid w:val="2921B6F3"/>
    <w:rsid w:val="292229C6"/>
    <w:rsid w:val="29250576"/>
    <w:rsid w:val="29250D7E"/>
    <w:rsid w:val="29272567"/>
    <w:rsid w:val="2928754C"/>
    <w:rsid w:val="292D5D19"/>
    <w:rsid w:val="292E4E3A"/>
    <w:rsid w:val="292ECA7D"/>
    <w:rsid w:val="292FFB98"/>
    <w:rsid w:val="292FFCB3"/>
    <w:rsid w:val="2930D86F"/>
    <w:rsid w:val="293120D1"/>
    <w:rsid w:val="2931E121"/>
    <w:rsid w:val="29322483"/>
    <w:rsid w:val="293AEBF4"/>
    <w:rsid w:val="293FF372"/>
    <w:rsid w:val="294B8E2F"/>
    <w:rsid w:val="294F1C16"/>
    <w:rsid w:val="294F29D8"/>
    <w:rsid w:val="29523908"/>
    <w:rsid w:val="29528AF7"/>
    <w:rsid w:val="295D29AA"/>
    <w:rsid w:val="295F9642"/>
    <w:rsid w:val="29604A62"/>
    <w:rsid w:val="2961BD17"/>
    <w:rsid w:val="2965CD59"/>
    <w:rsid w:val="296D0FA6"/>
    <w:rsid w:val="29785241"/>
    <w:rsid w:val="29793107"/>
    <w:rsid w:val="297E5FE7"/>
    <w:rsid w:val="2984B20A"/>
    <w:rsid w:val="29880162"/>
    <w:rsid w:val="2988EC1D"/>
    <w:rsid w:val="298E826B"/>
    <w:rsid w:val="298EFA4C"/>
    <w:rsid w:val="298FA135"/>
    <w:rsid w:val="2992E2B3"/>
    <w:rsid w:val="2994D41A"/>
    <w:rsid w:val="29967797"/>
    <w:rsid w:val="29969951"/>
    <w:rsid w:val="2997B429"/>
    <w:rsid w:val="29991D3A"/>
    <w:rsid w:val="29994463"/>
    <w:rsid w:val="299D91E2"/>
    <w:rsid w:val="29A28FBF"/>
    <w:rsid w:val="29A47961"/>
    <w:rsid w:val="29A584ED"/>
    <w:rsid w:val="29A859F7"/>
    <w:rsid w:val="29AF6818"/>
    <w:rsid w:val="29B0CC9B"/>
    <w:rsid w:val="29B1D58E"/>
    <w:rsid w:val="29B360C1"/>
    <w:rsid w:val="29B3ADC2"/>
    <w:rsid w:val="29B3C58D"/>
    <w:rsid w:val="29BAA55C"/>
    <w:rsid w:val="29C06ACF"/>
    <w:rsid w:val="29C06B08"/>
    <w:rsid w:val="29C076FD"/>
    <w:rsid w:val="29C5A18A"/>
    <w:rsid w:val="29CB4DC6"/>
    <w:rsid w:val="29CC6AE2"/>
    <w:rsid w:val="29D28174"/>
    <w:rsid w:val="29D348B9"/>
    <w:rsid w:val="29D4ED16"/>
    <w:rsid w:val="29D5C0DF"/>
    <w:rsid w:val="29D7E03C"/>
    <w:rsid w:val="29D84908"/>
    <w:rsid w:val="29D94C31"/>
    <w:rsid w:val="29DB7C05"/>
    <w:rsid w:val="29DBD19C"/>
    <w:rsid w:val="29E30940"/>
    <w:rsid w:val="29E5253C"/>
    <w:rsid w:val="29E5DC78"/>
    <w:rsid w:val="29E7E10A"/>
    <w:rsid w:val="29E861D0"/>
    <w:rsid w:val="29E9C0BB"/>
    <w:rsid w:val="29EA8CFD"/>
    <w:rsid w:val="29EECFC6"/>
    <w:rsid w:val="29EFB633"/>
    <w:rsid w:val="29F00576"/>
    <w:rsid w:val="29F29FBD"/>
    <w:rsid w:val="29F3683A"/>
    <w:rsid w:val="29FEADEF"/>
    <w:rsid w:val="2A0000B1"/>
    <w:rsid w:val="2A024211"/>
    <w:rsid w:val="2A043F7B"/>
    <w:rsid w:val="2A045688"/>
    <w:rsid w:val="2A095F4D"/>
    <w:rsid w:val="2A0A1FD4"/>
    <w:rsid w:val="2A0D1248"/>
    <w:rsid w:val="2A12F3C4"/>
    <w:rsid w:val="2A13BCC3"/>
    <w:rsid w:val="2A1BE2C9"/>
    <w:rsid w:val="2A22EE93"/>
    <w:rsid w:val="2A254B28"/>
    <w:rsid w:val="2A28CD44"/>
    <w:rsid w:val="2A2E7E07"/>
    <w:rsid w:val="2A2EA72A"/>
    <w:rsid w:val="2A31B09D"/>
    <w:rsid w:val="2A351F4F"/>
    <w:rsid w:val="2A37CB05"/>
    <w:rsid w:val="2A3DA77B"/>
    <w:rsid w:val="2A410308"/>
    <w:rsid w:val="2A482949"/>
    <w:rsid w:val="2A4856DF"/>
    <w:rsid w:val="2A511944"/>
    <w:rsid w:val="2A54E978"/>
    <w:rsid w:val="2A55ED7B"/>
    <w:rsid w:val="2A56A03B"/>
    <w:rsid w:val="2A574C20"/>
    <w:rsid w:val="2A59ECEE"/>
    <w:rsid w:val="2A5ABACF"/>
    <w:rsid w:val="2A5AD1E6"/>
    <w:rsid w:val="2A5B120B"/>
    <w:rsid w:val="2A5F26C2"/>
    <w:rsid w:val="2A624DF9"/>
    <w:rsid w:val="2A6330EE"/>
    <w:rsid w:val="2A70D854"/>
    <w:rsid w:val="2A77BC6F"/>
    <w:rsid w:val="2A7812CA"/>
    <w:rsid w:val="2A80BF45"/>
    <w:rsid w:val="2A81BF60"/>
    <w:rsid w:val="2A8481B5"/>
    <w:rsid w:val="2A8B164C"/>
    <w:rsid w:val="2A9190BD"/>
    <w:rsid w:val="2A9681F6"/>
    <w:rsid w:val="2A9C7F62"/>
    <w:rsid w:val="2A9F4BF5"/>
    <w:rsid w:val="2AA087F9"/>
    <w:rsid w:val="2AA48E48"/>
    <w:rsid w:val="2AA92D6B"/>
    <w:rsid w:val="2AAA74AA"/>
    <w:rsid w:val="2AAEAD23"/>
    <w:rsid w:val="2AB38894"/>
    <w:rsid w:val="2AB88E42"/>
    <w:rsid w:val="2ABC3D0A"/>
    <w:rsid w:val="2AC3B864"/>
    <w:rsid w:val="2AC6CA62"/>
    <w:rsid w:val="2ACB5DAA"/>
    <w:rsid w:val="2ACC9F7A"/>
    <w:rsid w:val="2ACED4AF"/>
    <w:rsid w:val="2ACF0EE4"/>
    <w:rsid w:val="2ACFFE17"/>
    <w:rsid w:val="2AD37EFE"/>
    <w:rsid w:val="2ADB7CB9"/>
    <w:rsid w:val="2ADBFAC3"/>
    <w:rsid w:val="2ADD62FF"/>
    <w:rsid w:val="2ADE0C65"/>
    <w:rsid w:val="2AE1BC66"/>
    <w:rsid w:val="2AE7DC94"/>
    <w:rsid w:val="2AECBE16"/>
    <w:rsid w:val="2AED627C"/>
    <w:rsid w:val="2AF1074C"/>
    <w:rsid w:val="2AF323BB"/>
    <w:rsid w:val="2AF46BF9"/>
    <w:rsid w:val="2AF5FDED"/>
    <w:rsid w:val="2AFA02DB"/>
    <w:rsid w:val="2AFB77D0"/>
    <w:rsid w:val="2AFF70AE"/>
    <w:rsid w:val="2B072A18"/>
    <w:rsid w:val="2B082769"/>
    <w:rsid w:val="2B0A249F"/>
    <w:rsid w:val="2B0B7B2B"/>
    <w:rsid w:val="2B0D4D7F"/>
    <w:rsid w:val="2B0EFFD6"/>
    <w:rsid w:val="2B1571EA"/>
    <w:rsid w:val="2B1BBD89"/>
    <w:rsid w:val="2B1BF2E3"/>
    <w:rsid w:val="2B1DCB15"/>
    <w:rsid w:val="2B1F7A80"/>
    <w:rsid w:val="2B1FAA31"/>
    <w:rsid w:val="2B210C35"/>
    <w:rsid w:val="2B235B00"/>
    <w:rsid w:val="2B25B729"/>
    <w:rsid w:val="2B2766A3"/>
    <w:rsid w:val="2B282420"/>
    <w:rsid w:val="2B2A4979"/>
    <w:rsid w:val="2B2C6427"/>
    <w:rsid w:val="2B2C9E51"/>
    <w:rsid w:val="2B2D9618"/>
    <w:rsid w:val="2B3447C5"/>
    <w:rsid w:val="2B3E06FC"/>
    <w:rsid w:val="2B413812"/>
    <w:rsid w:val="2B46EBFC"/>
    <w:rsid w:val="2B46EDEC"/>
    <w:rsid w:val="2B4A966D"/>
    <w:rsid w:val="2B4C73D3"/>
    <w:rsid w:val="2B50522B"/>
    <w:rsid w:val="2B54629A"/>
    <w:rsid w:val="2B5C16CC"/>
    <w:rsid w:val="2B5C1E09"/>
    <w:rsid w:val="2B5C3D4C"/>
    <w:rsid w:val="2B6974F6"/>
    <w:rsid w:val="2B6CDF12"/>
    <w:rsid w:val="2B6F1F2E"/>
    <w:rsid w:val="2B701582"/>
    <w:rsid w:val="2B7302C9"/>
    <w:rsid w:val="2B73503D"/>
    <w:rsid w:val="2B75F64D"/>
    <w:rsid w:val="2B77F1C5"/>
    <w:rsid w:val="2B793324"/>
    <w:rsid w:val="2B7D91F7"/>
    <w:rsid w:val="2B8164BA"/>
    <w:rsid w:val="2B8350E0"/>
    <w:rsid w:val="2B9556F7"/>
    <w:rsid w:val="2B9604A9"/>
    <w:rsid w:val="2B960E73"/>
    <w:rsid w:val="2B982261"/>
    <w:rsid w:val="2B9927E0"/>
    <w:rsid w:val="2BA56856"/>
    <w:rsid w:val="2BA646C6"/>
    <w:rsid w:val="2BA770A3"/>
    <w:rsid w:val="2BAFD33E"/>
    <w:rsid w:val="2BB08973"/>
    <w:rsid w:val="2BB4678E"/>
    <w:rsid w:val="2BB7EFB6"/>
    <w:rsid w:val="2BB81818"/>
    <w:rsid w:val="2BBCE917"/>
    <w:rsid w:val="2BC0D8CA"/>
    <w:rsid w:val="2BC13682"/>
    <w:rsid w:val="2BC2A075"/>
    <w:rsid w:val="2BC567C8"/>
    <w:rsid w:val="2BCC21E3"/>
    <w:rsid w:val="2BCE2CFB"/>
    <w:rsid w:val="2BD151FB"/>
    <w:rsid w:val="2BD16E8D"/>
    <w:rsid w:val="2BD74486"/>
    <w:rsid w:val="2BDAD48E"/>
    <w:rsid w:val="2BE0C181"/>
    <w:rsid w:val="2BE86B36"/>
    <w:rsid w:val="2BE887D2"/>
    <w:rsid w:val="2BEC329D"/>
    <w:rsid w:val="2BEDEF7C"/>
    <w:rsid w:val="2BEFD5C0"/>
    <w:rsid w:val="2BF1EBA3"/>
    <w:rsid w:val="2BF653A7"/>
    <w:rsid w:val="2BF7ECD5"/>
    <w:rsid w:val="2BF9ED11"/>
    <w:rsid w:val="2BFBBF81"/>
    <w:rsid w:val="2BFC0A1B"/>
    <w:rsid w:val="2BFFC99F"/>
    <w:rsid w:val="2C03D2F9"/>
    <w:rsid w:val="2C04B20F"/>
    <w:rsid w:val="2C086DB1"/>
    <w:rsid w:val="2C0A5E86"/>
    <w:rsid w:val="2C0A76F4"/>
    <w:rsid w:val="2C0D2FAC"/>
    <w:rsid w:val="2C123BD3"/>
    <w:rsid w:val="2C137B54"/>
    <w:rsid w:val="2C151D6F"/>
    <w:rsid w:val="2C226083"/>
    <w:rsid w:val="2C2742EB"/>
    <w:rsid w:val="2C2A5842"/>
    <w:rsid w:val="2C2B53F1"/>
    <w:rsid w:val="2C2DA6AD"/>
    <w:rsid w:val="2C34CE77"/>
    <w:rsid w:val="2C3918B1"/>
    <w:rsid w:val="2C394B04"/>
    <w:rsid w:val="2C4888FE"/>
    <w:rsid w:val="2C4DC57C"/>
    <w:rsid w:val="2C4E4B0D"/>
    <w:rsid w:val="2C4ED129"/>
    <w:rsid w:val="2C4ED610"/>
    <w:rsid w:val="2C545281"/>
    <w:rsid w:val="2C63519A"/>
    <w:rsid w:val="2C638132"/>
    <w:rsid w:val="2C659C6B"/>
    <w:rsid w:val="2C683463"/>
    <w:rsid w:val="2C6D2D01"/>
    <w:rsid w:val="2C6D2F1B"/>
    <w:rsid w:val="2C6D3454"/>
    <w:rsid w:val="2C6E28A4"/>
    <w:rsid w:val="2C6EFD87"/>
    <w:rsid w:val="2C716360"/>
    <w:rsid w:val="2C720BC8"/>
    <w:rsid w:val="2C722203"/>
    <w:rsid w:val="2C744783"/>
    <w:rsid w:val="2C793EA7"/>
    <w:rsid w:val="2C7DF9F7"/>
    <w:rsid w:val="2C83BF91"/>
    <w:rsid w:val="2C891746"/>
    <w:rsid w:val="2C892604"/>
    <w:rsid w:val="2C904B3C"/>
    <w:rsid w:val="2C96D3E1"/>
    <w:rsid w:val="2C98AEB2"/>
    <w:rsid w:val="2C99FF9D"/>
    <w:rsid w:val="2CA54BE3"/>
    <w:rsid w:val="2CA6128E"/>
    <w:rsid w:val="2CA8FB8A"/>
    <w:rsid w:val="2CB212EE"/>
    <w:rsid w:val="2CB55BED"/>
    <w:rsid w:val="2CB84F6B"/>
    <w:rsid w:val="2CBDC6CE"/>
    <w:rsid w:val="2CC139D0"/>
    <w:rsid w:val="2CC3564C"/>
    <w:rsid w:val="2CC62663"/>
    <w:rsid w:val="2CC97AA3"/>
    <w:rsid w:val="2CC98DF3"/>
    <w:rsid w:val="2CCA2E62"/>
    <w:rsid w:val="2CCDEF7C"/>
    <w:rsid w:val="2CCEE9E2"/>
    <w:rsid w:val="2CD66B93"/>
    <w:rsid w:val="2CE4ECDA"/>
    <w:rsid w:val="2CE5B16A"/>
    <w:rsid w:val="2CE7A668"/>
    <w:rsid w:val="2CE8F303"/>
    <w:rsid w:val="2CEBDCFF"/>
    <w:rsid w:val="2CEC4F9B"/>
    <w:rsid w:val="2CED1F32"/>
    <w:rsid w:val="2CEFEE2F"/>
    <w:rsid w:val="2CF0694D"/>
    <w:rsid w:val="2CF2A365"/>
    <w:rsid w:val="2CF2B8D5"/>
    <w:rsid w:val="2D042333"/>
    <w:rsid w:val="2D0CF702"/>
    <w:rsid w:val="2D0D0221"/>
    <w:rsid w:val="2D0D5E0A"/>
    <w:rsid w:val="2D0FAE20"/>
    <w:rsid w:val="2D10B78E"/>
    <w:rsid w:val="2D11F373"/>
    <w:rsid w:val="2D11FFB4"/>
    <w:rsid w:val="2D16A6F9"/>
    <w:rsid w:val="2D18E5E1"/>
    <w:rsid w:val="2D19F0D8"/>
    <w:rsid w:val="2D224FBD"/>
    <w:rsid w:val="2D225A85"/>
    <w:rsid w:val="2D2408FD"/>
    <w:rsid w:val="2D279452"/>
    <w:rsid w:val="2D2831BB"/>
    <w:rsid w:val="2D2C2F81"/>
    <w:rsid w:val="2D374C2A"/>
    <w:rsid w:val="2D38C0C7"/>
    <w:rsid w:val="2D3BBF71"/>
    <w:rsid w:val="2D417B78"/>
    <w:rsid w:val="2D41ECEA"/>
    <w:rsid w:val="2D481A14"/>
    <w:rsid w:val="2D499D1D"/>
    <w:rsid w:val="2D4CD773"/>
    <w:rsid w:val="2D4D2B48"/>
    <w:rsid w:val="2D4FF585"/>
    <w:rsid w:val="2D5056D4"/>
    <w:rsid w:val="2D524072"/>
    <w:rsid w:val="2D53C267"/>
    <w:rsid w:val="2D5573DC"/>
    <w:rsid w:val="2D58B50C"/>
    <w:rsid w:val="2D5A1C5C"/>
    <w:rsid w:val="2D5ABE40"/>
    <w:rsid w:val="2D5B8E9B"/>
    <w:rsid w:val="2D5C13AD"/>
    <w:rsid w:val="2D605E26"/>
    <w:rsid w:val="2D62E923"/>
    <w:rsid w:val="2D687CDB"/>
    <w:rsid w:val="2D6A882E"/>
    <w:rsid w:val="2D6F975B"/>
    <w:rsid w:val="2D7869DB"/>
    <w:rsid w:val="2D7C5F10"/>
    <w:rsid w:val="2D81E797"/>
    <w:rsid w:val="2D82F4A1"/>
    <w:rsid w:val="2D8528DF"/>
    <w:rsid w:val="2D88BC46"/>
    <w:rsid w:val="2D9D22E1"/>
    <w:rsid w:val="2DA2FFB2"/>
    <w:rsid w:val="2DA3C0DA"/>
    <w:rsid w:val="2DB2FCBB"/>
    <w:rsid w:val="2DB3687F"/>
    <w:rsid w:val="2DC140A2"/>
    <w:rsid w:val="2DC58180"/>
    <w:rsid w:val="2DC5C5C7"/>
    <w:rsid w:val="2DC8E8D1"/>
    <w:rsid w:val="2DD3D351"/>
    <w:rsid w:val="2DD52539"/>
    <w:rsid w:val="2DD9E3B6"/>
    <w:rsid w:val="2DDB1D7E"/>
    <w:rsid w:val="2DDB57C1"/>
    <w:rsid w:val="2DDDCFA8"/>
    <w:rsid w:val="2DDF45AA"/>
    <w:rsid w:val="2DDF48B3"/>
    <w:rsid w:val="2DE0D648"/>
    <w:rsid w:val="2DE29B54"/>
    <w:rsid w:val="2DE5D569"/>
    <w:rsid w:val="2DEF1C43"/>
    <w:rsid w:val="2DFD1751"/>
    <w:rsid w:val="2E03CE91"/>
    <w:rsid w:val="2E05B41D"/>
    <w:rsid w:val="2E10103A"/>
    <w:rsid w:val="2E14AE6E"/>
    <w:rsid w:val="2E166575"/>
    <w:rsid w:val="2E180A9D"/>
    <w:rsid w:val="2E184019"/>
    <w:rsid w:val="2E1846B0"/>
    <w:rsid w:val="2E18BE23"/>
    <w:rsid w:val="2E280E64"/>
    <w:rsid w:val="2E2B9BB6"/>
    <w:rsid w:val="2E2F172C"/>
    <w:rsid w:val="2E31A08F"/>
    <w:rsid w:val="2E32D1C9"/>
    <w:rsid w:val="2E3480D7"/>
    <w:rsid w:val="2E3670F1"/>
    <w:rsid w:val="2E3922C1"/>
    <w:rsid w:val="2E3A0D56"/>
    <w:rsid w:val="2E3C263A"/>
    <w:rsid w:val="2E3F01B9"/>
    <w:rsid w:val="2E43AB6B"/>
    <w:rsid w:val="2E450F0C"/>
    <w:rsid w:val="2E4AEDBA"/>
    <w:rsid w:val="2E4FB3C6"/>
    <w:rsid w:val="2E573437"/>
    <w:rsid w:val="2E590A13"/>
    <w:rsid w:val="2E5AB668"/>
    <w:rsid w:val="2E5C305B"/>
    <w:rsid w:val="2E5C5954"/>
    <w:rsid w:val="2E5E36C1"/>
    <w:rsid w:val="2E619201"/>
    <w:rsid w:val="2E61B919"/>
    <w:rsid w:val="2E6469FE"/>
    <w:rsid w:val="2E677E05"/>
    <w:rsid w:val="2E69F11E"/>
    <w:rsid w:val="2E6A389C"/>
    <w:rsid w:val="2E72775D"/>
    <w:rsid w:val="2E7356B6"/>
    <w:rsid w:val="2E758A62"/>
    <w:rsid w:val="2E79FE4F"/>
    <w:rsid w:val="2E7DDD9F"/>
    <w:rsid w:val="2E856FF3"/>
    <w:rsid w:val="2E8A4F42"/>
    <w:rsid w:val="2E8AC604"/>
    <w:rsid w:val="2E8B0EC8"/>
    <w:rsid w:val="2E909CF2"/>
    <w:rsid w:val="2E913D74"/>
    <w:rsid w:val="2E918584"/>
    <w:rsid w:val="2E941393"/>
    <w:rsid w:val="2E9429F6"/>
    <w:rsid w:val="2E94CED7"/>
    <w:rsid w:val="2E9513F3"/>
    <w:rsid w:val="2EA12BF5"/>
    <w:rsid w:val="2EA1A0D7"/>
    <w:rsid w:val="2EA7058F"/>
    <w:rsid w:val="2EA9C0CC"/>
    <w:rsid w:val="2EAEEF48"/>
    <w:rsid w:val="2EB6488D"/>
    <w:rsid w:val="2EB69C2D"/>
    <w:rsid w:val="2EB72DFA"/>
    <w:rsid w:val="2EB73EF0"/>
    <w:rsid w:val="2EBED58B"/>
    <w:rsid w:val="2EC7F601"/>
    <w:rsid w:val="2ECADC61"/>
    <w:rsid w:val="2ED6DC3B"/>
    <w:rsid w:val="2ED6F9A3"/>
    <w:rsid w:val="2ED90A0C"/>
    <w:rsid w:val="2EDD86FF"/>
    <w:rsid w:val="2EDFDE6F"/>
    <w:rsid w:val="2EE5275D"/>
    <w:rsid w:val="2EE6C8A4"/>
    <w:rsid w:val="2EE8A121"/>
    <w:rsid w:val="2EE9B036"/>
    <w:rsid w:val="2EEA5528"/>
    <w:rsid w:val="2EEF08E6"/>
    <w:rsid w:val="2EF24237"/>
    <w:rsid w:val="2EF933EE"/>
    <w:rsid w:val="2EFB7DE3"/>
    <w:rsid w:val="2EFD0781"/>
    <w:rsid w:val="2F03F1E4"/>
    <w:rsid w:val="2F0669E6"/>
    <w:rsid w:val="2F074E55"/>
    <w:rsid w:val="2F08082A"/>
    <w:rsid w:val="2F0EBACC"/>
    <w:rsid w:val="2F155654"/>
    <w:rsid w:val="2F1B8B33"/>
    <w:rsid w:val="2F1E6CE3"/>
    <w:rsid w:val="2F1FEEBB"/>
    <w:rsid w:val="2F23DDA8"/>
    <w:rsid w:val="2F2ADEA9"/>
    <w:rsid w:val="2F2B1F7C"/>
    <w:rsid w:val="2F2F3D1D"/>
    <w:rsid w:val="2F317FC6"/>
    <w:rsid w:val="2F348FF0"/>
    <w:rsid w:val="2F3B1436"/>
    <w:rsid w:val="2F3B807E"/>
    <w:rsid w:val="2F40ECDD"/>
    <w:rsid w:val="2F4150AE"/>
    <w:rsid w:val="2F476D80"/>
    <w:rsid w:val="2F48FA81"/>
    <w:rsid w:val="2F4A99CA"/>
    <w:rsid w:val="2F4DDE73"/>
    <w:rsid w:val="2F5A0180"/>
    <w:rsid w:val="2F6340CC"/>
    <w:rsid w:val="2F699D97"/>
    <w:rsid w:val="2F69D528"/>
    <w:rsid w:val="2F6F5BA3"/>
    <w:rsid w:val="2F6FABB0"/>
    <w:rsid w:val="2F701076"/>
    <w:rsid w:val="2F72BC94"/>
    <w:rsid w:val="2F766337"/>
    <w:rsid w:val="2F77F214"/>
    <w:rsid w:val="2F795DEB"/>
    <w:rsid w:val="2F7BE2C0"/>
    <w:rsid w:val="2F7C9731"/>
    <w:rsid w:val="2F81DCEC"/>
    <w:rsid w:val="2F829849"/>
    <w:rsid w:val="2F871270"/>
    <w:rsid w:val="2F871438"/>
    <w:rsid w:val="2F89199E"/>
    <w:rsid w:val="2F8CCC8E"/>
    <w:rsid w:val="2F910022"/>
    <w:rsid w:val="2F91FD98"/>
    <w:rsid w:val="2F9327D7"/>
    <w:rsid w:val="2F94A37A"/>
    <w:rsid w:val="2F994822"/>
    <w:rsid w:val="2F999F40"/>
    <w:rsid w:val="2F9AA817"/>
    <w:rsid w:val="2FA1E56A"/>
    <w:rsid w:val="2FA360C9"/>
    <w:rsid w:val="2FA56DB8"/>
    <w:rsid w:val="2FA5DB59"/>
    <w:rsid w:val="2FA98A5B"/>
    <w:rsid w:val="2FAE5896"/>
    <w:rsid w:val="2FB123A1"/>
    <w:rsid w:val="2FB152A9"/>
    <w:rsid w:val="2FB3AFA3"/>
    <w:rsid w:val="2FB46659"/>
    <w:rsid w:val="2FBA40A9"/>
    <w:rsid w:val="2FBF3AB2"/>
    <w:rsid w:val="2FBF3FF9"/>
    <w:rsid w:val="2FC1E27B"/>
    <w:rsid w:val="2FC31D05"/>
    <w:rsid w:val="2FC38951"/>
    <w:rsid w:val="2FCE42B5"/>
    <w:rsid w:val="2FD1812E"/>
    <w:rsid w:val="2FD9BFA7"/>
    <w:rsid w:val="2FDC8081"/>
    <w:rsid w:val="2FDEBB50"/>
    <w:rsid w:val="2FE6093F"/>
    <w:rsid w:val="2FEBCEA4"/>
    <w:rsid w:val="2FED26DF"/>
    <w:rsid w:val="2FEEB072"/>
    <w:rsid w:val="2FEF9474"/>
    <w:rsid w:val="2FEFEF93"/>
    <w:rsid w:val="2FFC880A"/>
    <w:rsid w:val="2FFF3DA6"/>
    <w:rsid w:val="300131C0"/>
    <w:rsid w:val="301315BC"/>
    <w:rsid w:val="3019A387"/>
    <w:rsid w:val="301C0B84"/>
    <w:rsid w:val="3021D1BD"/>
    <w:rsid w:val="3022144B"/>
    <w:rsid w:val="30230497"/>
    <w:rsid w:val="302AB116"/>
    <w:rsid w:val="302C84FD"/>
    <w:rsid w:val="302DFA3E"/>
    <w:rsid w:val="303062F6"/>
    <w:rsid w:val="30364538"/>
    <w:rsid w:val="3039F784"/>
    <w:rsid w:val="3042FCF3"/>
    <w:rsid w:val="3046243B"/>
    <w:rsid w:val="3047FCDF"/>
    <w:rsid w:val="30487068"/>
    <w:rsid w:val="3048B82A"/>
    <w:rsid w:val="304CE315"/>
    <w:rsid w:val="304D8611"/>
    <w:rsid w:val="3051BC9F"/>
    <w:rsid w:val="3052C3D1"/>
    <w:rsid w:val="3055EC2B"/>
    <w:rsid w:val="3057F349"/>
    <w:rsid w:val="3059C15C"/>
    <w:rsid w:val="306253A1"/>
    <w:rsid w:val="306429F9"/>
    <w:rsid w:val="30671819"/>
    <w:rsid w:val="30683558"/>
    <w:rsid w:val="306EA723"/>
    <w:rsid w:val="3072F57A"/>
    <w:rsid w:val="3076647F"/>
    <w:rsid w:val="30785791"/>
    <w:rsid w:val="307E23D1"/>
    <w:rsid w:val="30827B7D"/>
    <w:rsid w:val="30861A77"/>
    <w:rsid w:val="3086E45C"/>
    <w:rsid w:val="308703CB"/>
    <w:rsid w:val="3088929B"/>
    <w:rsid w:val="3089CAEB"/>
    <w:rsid w:val="3092A7D8"/>
    <w:rsid w:val="3096E6C5"/>
    <w:rsid w:val="309CCB0F"/>
    <w:rsid w:val="309E0F1E"/>
    <w:rsid w:val="30A36176"/>
    <w:rsid w:val="30A82727"/>
    <w:rsid w:val="30A8F5F0"/>
    <w:rsid w:val="30B50822"/>
    <w:rsid w:val="30B66BBB"/>
    <w:rsid w:val="30B69C29"/>
    <w:rsid w:val="30B87FDA"/>
    <w:rsid w:val="30B9EB8C"/>
    <w:rsid w:val="30BA8868"/>
    <w:rsid w:val="30BB0238"/>
    <w:rsid w:val="30BEBC95"/>
    <w:rsid w:val="30C1EA2B"/>
    <w:rsid w:val="30C40739"/>
    <w:rsid w:val="30C41B37"/>
    <w:rsid w:val="30C825B5"/>
    <w:rsid w:val="30D0FED5"/>
    <w:rsid w:val="30D6357F"/>
    <w:rsid w:val="30E59736"/>
    <w:rsid w:val="30E7F12B"/>
    <w:rsid w:val="30EF3211"/>
    <w:rsid w:val="30EF8BC9"/>
    <w:rsid w:val="30F132EF"/>
    <w:rsid w:val="30F41B5C"/>
    <w:rsid w:val="30F6A5CD"/>
    <w:rsid w:val="30F947D9"/>
    <w:rsid w:val="30F982F5"/>
    <w:rsid w:val="30FD9F66"/>
    <w:rsid w:val="30FDBC8D"/>
    <w:rsid w:val="30FF3785"/>
    <w:rsid w:val="3104B065"/>
    <w:rsid w:val="311297ED"/>
    <w:rsid w:val="3113EABA"/>
    <w:rsid w:val="31169790"/>
    <w:rsid w:val="311765C4"/>
    <w:rsid w:val="3118984D"/>
    <w:rsid w:val="3119B410"/>
    <w:rsid w:val="311C7DD5"/>
    <w:rsid w:val="311EB46E"/>
    <w:rsid w:val="311F4C48"/>
    <w:rsid w:val="3120C8D6"/>
    <w:rsid w:val="31261E42"/>
    <w:rsid w:val="31286818"/>
    <w:rsid w:val="31295DAC"/>
    <w:rsid w:val="312E842B"/>
    <w:rsid w:val="312FC50C"/>
    <w:rsid w:val="31301CDA"/>
    <w:rsid w:val="3132F8F4"/>
    <w:rsid w:val="3136894D"/>
    <w:rsid w:val="3138D795"/>
    <w:rsid w:val="3138FD11"/>
    <w:rsid w:val="3139E17C"/>
    <w:rsid w:val="313D8240"/>
    <w:rsid w:val="313F117C"/>
    <w:rsid w:val="313F644A"/>
    <w:rsid w:val="313FAE18"/>
    <w:rsid w:val="3140634E"/>
    <w:rsid w:val="3140E90C"/>
    <w:rsid w:val="31471ABD"/>
    <w:rsid w:val="314CF2DF"/>
    <w:rsid w:val="314D3C4D"/>
    <w:rsid w:val="315231CF"/>
    <w:rsid w:val="315B05BD"/>
    <w:rsid w:val="315C4E00"/>
    <w:rsid w:val="315E4452"/>
    <w:rsid w:val="3162816A"/>
    <w:rsid w:val="3163B1E7"/>
    <w:rsid w:val="3166D660"/>
    <w:rsid w:val="31676071"/>
    <w:rsid w:val="3167ED31"/>
    <w:rsid w:val="3169259C"/>
    <w:rsid w:val="3169E6A7"/>
    <w:rsid w:val="316F4A0A"/>
    <w:rsid w:val="316FF99F"/>
    <w:rsid w:val="3170DFD6"/>
    <w:rsid w:val="3172E52D"/>
    <w:rsid w:val="317607F1"/>
    <w:rsid w:val="31808747"/>
    <w:rsid w:val="31810CDD"/>
    <w:rsid w:val="31877C25"/>
    <w:rsid w:val="31882B91"/>
    <w:rsid w:val="31888798"/>
    <w:rsid w:val="318B04E9"/>
    <w:rsid w:val="318C9D39"/>
    <w:rsid w:val="3190A538"/>
    <w:rsid w:val="319102BF"/>
    <w:rsid w:val="319530A3"/>
    <w:rsid w:val="31970C89"/>
    <w:rsid w:val="31970F73"/>
    <w:rsid w:val="319BB440"/>
    <w:rsid w:val="319BEE17"/>
    <w:rsid w:val="319E0C60"/>
    <w:rsid w:val="31B69062"/>
    <w:rsid w:val="31C2098C"/>
    <w:rsid w:val="31C52322"/>
    <w:rsid w:val="31C94974"/>
    <w:rsid w:val="31CBB479"/>
    <w:rsid w:val="31CD8E1A"/>
    <w:rsid w:val="31CF6D00"/>
    <w:rsid w:val="31D02A2E"/>
    <w:rsid w:val="31D142FF"/>
    <w:rsid w:val="31D6F33C"/>
    <w:rsid w:val="31DADAC4"/>
    <w:rsid w:val="31DE1E52"/>
    <w:rsid w:val="31DE9F89"/>
    <w:rsid w:val="31DFCA9C"/>
    <w:rsid w:val="31E07200"/>
    <w:rsid w:val="31E7300F"/>
    <w:rsid w:val="31EB7805"/>
    <w:rsid w:val="31ECCA56"/>
    <w:rsid w:val="31EEAA23"/>
    <w:rsid w:val="31EEF8BB"/>
    <w:rsid w:val="31F08A75"/>
    <w:rsid w:val="31F13B3D"/>
    <w:rsid w:val="31F33E59"/>
    <w:rsid w:val="31F7E35B"/>
    <w:rsid w:val="31FCB3F1"/>
    <w:rsid w:val="3200C9AB"/>
    <w:rsid w:val="32015A40"/>
    <w:rsid w:val="32086CFF"/>
    <w:rsid w:val="320A4C91"/>
    <w:rsid w:val="320C97FA"/>
    <w:rsid w:val="3217DCC0"/>
    <w:rsid w:val="3219DA44"/>
    <w:rsid w:val="321D8CEF"/>
    <w:rsid w:val="321F6948"/>
    <w:rsid w:val="322343EF"/>
    <w:rsid w:val="32234637"/>
    <w:rsid w:val="32247C3C"/>
    <w:rsid w:val="322A56B8"/>
    <w:rsid w:val="322B0E0D"/>
    <w:rsid w:val="322BEA3E"/>
    <w:rsid w:val="32327DF7"/>
    <w:rsid w:val="3236F107"/>
    <w:rsid w:val="32398BC7"/>
    <w:rsid w:val="323AAAF8"/>
    <w:rsid w:val="323B484E"/>
    <w:rsid w:val="323B99DC"/>
    <w:rsid w:val="323C0DD7"/>
    <w:rsid w:val="323FF251"/>
    <w:rsid w:val="3240F904"/>
    <w:rsid w:val="324502A7"/>
    <w:rsid w:val="3246EEF3"/>
    <w:rsid w:val="32482370"/>
    <w:rsid w:val="32495C69"/>
    <w:rsid w:val="32496F48"/>
    <w:rsid w:val="324CCE99"/>
    <w:rsid w:val="324D2996"/>
    <w:rsid w:val="32502C3E"/>
    <w:rsid w:val="32533E83"/>
    <w:rsid w:val="3255CD51"/>
    <w:rsid w:val="32575D54"/>
    <w:rsid w:val="3257F096"/>
    <w:rsid w:val="325D7D54"/>
    <w:rsid w:val="325EC782"/>
    <w:rsid w:val="325ED3FE"/>
    <w:rsid w:val="32607826"/>
    <w:rsid w:val="32627C61"/>
    <w:rsid w:val="326E8615"/>
    <w:rsid w:val="3277268E"/>
    <w:rsid w:val="32798095"/>
    <w:rsid w:val="3279A348"/>
    <w:rsid w:val="327ABC46"/>
    <w:rsid w:val="327B879F"/>
    <w:rsid w:val="327E2690"/>
    <w:rsid w:val="327FB76E"/>
    <w:rsid w:val="328582DE"/>
    <w:rsid w:val="32865447"/>
    <w:rsid w:val="32867A4A"/>
    <w:rsid w:val="328777FA"/>
    <w:rsid w:val="328B48F8"/>
    <w:rsid w:val="3290F897"/>
    <w:rsid w:val="3291566C"/>
    <w:rsid w:val="3292AD11"/>
    <w:rsid w:val="329BE089"/>
    <w:rsid w:val="32A0828F"/>
    <w:rsid w:val="32A2D75F"/>
    <w:rsid w:val="32A5FA2D"/>
    <w:rsid w:val="32A809E0"/>
    <w:rsid w:val="32AAA582"/>
    <w:rsid w:val="32ACB852"/>
    <w:rsid w:val="32AD5FF1"/>
    <w:rsid w:val="32B3EF26"/>
    <w:rsid w:val="32BE5A3D"/>
    <w:rsid w:val="32BEDE51"/>
    <w:rsid w:val="32C71713"/>
    <w:rsid w:val="32C89C6F"/>
    <w:rsid w:val="32CF9C7B"/>
    <w:rsid w:val="32D46AB2"/>
    <w:rsid w:val="32E0D14D"/>
    <w:rsid w:val="32E79170"/>
    <w:rsid w:val="32F463C2"/>
    <w:rsid w:val="32F583FD"/>
    <w:rsid w:val="32F7D53E"/>
    <w:rsid w:val="32F989B4"/>
    <w:rsid w:val="32FA535A"/>
    <w:rsid w:val="32FA6135"/>
    <w:rsid w:val="32FB2063"/>
    <w:rsid w:val="33048A68"/>
    <w:rsid w:val="3304DFED"/>
    <w:rsid w:val="3309ADAB"/>
    <w:rsid w:val="330A4892"/>
    <w:rsid w:val="330AA9EE"/>
    <w:rsid w:val="330D3F47"/>
    <w:rsid w:val="331466B4"/>
    <w:rsid w:val="3318F4C4"/>
    <w:rsid w:val="332A888D"/>
    <w:rsid w:val="332B960A"/>
    <w:rsid w:val="332C9DA1"/>
    <w:rsid w:val="332D0746"/>
    <w:rsid w:val="332FC254"/>
    <w:rsid w:val="3331139B"/>
    <w:rsid w:val="333C8161"/>
    <w:rsid w:val="333D1C27"/>
    <w:rsid w:val="333EFD49"/>
    <w:rsid w:val="33436E97"/>
    <w:rsid w:val="3344587D"/>
    <w:rsid w:val="3346F734"/>
    <w:rsid w:val="3351FA11"/>
    <w:rsid w:val="33525992"/>
    <w:rsid w:val="3355E061"/>
    <w:rsid w:val="33576B0B"/>
    <w:rsid w:val="335863E2"/>
    <w:rsid w:val="335B05F2"/>
    <w:rsid w:val="335BAFB8"/>
    <w:rsid w:val="335D0742"/>
    <w:rsid w:val="335D6293"/>
    <w:rsid w:val="33600690"/>
    <w:rsid w:val="336094EC"/>
    <w:rsid w:val="33625B85"/>
    <w:rsid w:val="3363CBA0"/>
    <w:rsid w:val="3369A197"/>
    <w:rsid w:val="336E53B5"/>
    <w:rsid w:val="336FADC4"/>
    <w:rsid w:val="336FB8E5"/>
    <w:rsid w:val="33704F3C"/>
    <w:rsid w:val="3370F8F2"/>
    <w:rsid w:val="3371FF6E"/>
    <w:rsid w:val="337303BD"/>
    <w:rsid w:val="3376A227"/>
    <w:rsid w:val="3377C2BE"/>
    <w:rsid w:val="337AA206"/>
    <w:rsid w:val="337F2709"/>
    <w:rsid w:val="33809CF7"/>
    <w:rsid w:val="3380DF82"/>
    <w:rsid w:val="3381E8DE"/>
    <w:rsid w:val="338232F8"/>
    <w:rsid w:val="3383769F"/>
    <w:rsid w:val="3383B40A"/>
    <w:rsid w:val="3387199D"/>
    <w:rsid w:val="3388382D"/>
    <w:rsid w:val="338A56F1"/>
    <w:rsid w:val="3390D069"/>
    <w:rsid w:val="339AF0DB"/>
    <w:rsid w:val="33AA8CE9"/>
    <w:rsid w:val="33AC18EF"/>
    <w:rsid w:val="33AE0D86"/>
    <w:rsid w:val="33B03D2E"/>
    <w:rsid w:val="33B343DD"/>
    <w:rsid w:val="33BA723F"/>
    <w:rsid w:val="33C355F3"/>
    <w:rsid w:val="33C88432"/>
    <w:rsid w:val="33CE315D"/>
    <w:rsid w:val="33DA14AC"/>
    <w:rsid w:val="33DC4713"/>
    <w:rsid w:val="33DE47D7"/>
    <w:rsid w:val="33DE71EA"/>
    <w:rsid w:val="33E2813F"/>
    <w:rsid w:val="33EF7C8F"/>
    <w:rsid w:val="33F2E2DC"/>
    <w:rsid w:val="33FC143D"/>
    <w:rsid w:val="33FD73EF"/>
    <w:rsid w:val="3406004D"/>
    <w:rsid w:val="340D4FBA"/>
    <w:rsid w:val="341A4072"/>
    <w:rsid w:val="341F2E66"/>
    <w:rsid w:val="341F4995"/>
    <w:rsid w:val="34213BA0"/>
    <w:rsid w:val="3424B9AE"/>
    <w:rsid w:val="34274163"/>
    <w:rsid w:val="342A88F2"/>
    <w:rsid w:val="342B22E2"/>
    <w:rsid w:val="3430CBDA"/>
    <w:rsid w:val="34341555"/>
    <w:rsid w:val="3434E2A5"/>
    <w:rsid w:val="3439A3FC"/>
    <w:rsid w:val="343A2FFE"/>
    <w:rsid w:val="343A9C9E"/>
    <w:rsid w:val="34406B84"/>
    <w:rsid w:val="3444F02E"/>
    <w:rsid w:val="3445DD07"/>
    <w:rsid w:val="345BEDFF"/>
    <w:rsid w:val="345E4C76"/>
    <w:rsid w:val="345FDE78"/>
    <w:rsid w:val="34606CA2"/>
    <w:rsid w:val="3465B671"/>
    <w:rsid w:val="3465F682"/>
    <w:rsid w:val="34669C97"/>
    <w:rsid w:val="3467C0B7"/>
    <w:rsid w:val="346B3B7F"/>
    <w:rsid w:val="346B7A93"/>
    <w:rsid w:val="346D7A6C"/>
    <w:rsid w:val="346E416B"/>
    <w:rsid w:val="346E7E98"/>
    <w:rsid w:val="3472B945"/>
    <w:rsid w:val="3474711A"/>
    <w:rsid w:val="34775E7F"/>
    <w:rsid w:val="347B21C4"/>
    <w:rsid w:val="347CC850"/>
    <w:rsid w:val="347E9919"/>
    <w:rsid w:val="347EC372"/>
    <w:rsid w:val="34809758"/>
    <w:rsid w:val="348582E7"/>
    <w:rsid w:val="348ED122"/>
    <w:rsid w:val="34911053"/>
    <w:rsid w:val="34982D6B"/>
    <w:rsid w:val="349C9D8D"/>
    <w:rsid w:val="349D54F2"/>
    <w:rsid w:val="349D59DB"/>
    <w:rsid w:val="349FCD1C"/>
    <w:rsid w:val="34A00A02"/>
    <w:rsid w:val="34A556AD"/>
    <w:rsid w:val="34A76C35"/>
    <w:rsid w:val="34B27A76"/>
    <w:rsid w:val="34B457F4"/>
    <w:rsid w:val="34B80F9D"/>
    <w:rsid w:val="34BDADB4"/>
    <w:rsid w:val="34BDF5ED"/>
    <w:rsid w:val="34BE0DE6"/>
    <w:rsid w:val="34C18D3E"/>
    <w:rsid w:val="34C70A08"/>
    <w:rsid w:val="34C92FEB"/>
    <w:rsid w:val="34D4DC73"/>
    <w:rsid w:val="34DA2CB2"/>
    <w:rsid w:val="34DB57D2"/>
    <w:rsid w:val="34DC568F"/>
    <w:rsid w:val="34DF5F32"/>
    <w:rsid w:val="34DFF24F"/>
    <w:rsid w:val="34E0AD3F"/>
    <w:rsid w:val="34E0DC06"/>
    <w:rsid w:val="34F0AD4E"/>
    <w:rsid w:val="35000672"/>
    <w:rsid w:val="3500AA70"/>
    <w:rsid w:val="350455A5"/>
    <w:rsid w:val="350516D1"/>
    <w:rsid w:val="3506344D"/>
    <w:rsid w:val="35081422"/>
    <w:rsid w:val="3509E89A"/>
    <w:rsid w:val="350E168B"/>
    <w:rsid w:val="350FE3B2"/>
    <w:rsid w:val="35112DF4"/>
    <w:rsid w:val="351C9363"/>
    <w:rsid w:val="3520A380"/>
    <w:rsid w:val="35219B01"/>
    <w:rsid w:val="35231DC1"/>
    <w:rsid w:val="3523B1B6"/>
    <w:rsid w:val="35268E23"/>
    <w:rsid w:val="3526D257"/>
    <w:rsid w:val="35277752"/>
    <w:rsid w:val="353A9D57"/>
    <w:rsid w:val="35401813"/>
    <w:rsid w:val="354094CA"/>
    <w:rsid w:val="354297C1"/>
    <w:rsid w:val="3542A2C6"/>
    <w:rsid w:val="3542AA85"/>
    <w:rsid w:val="3542CF3A"/>
    <w:rsid w:val="35434E6E"/>
    <w:rsid w:val="3543AE3A"/>
    <w:rsid w:val="35447A62"/>
    <w:rsid w:val="354D5A6A"/>
    <w:rsid w:val="354FF41C"/>
    <w:rsid w:val="35529DCD"/>
    <w:rsid w:val="35535409"/>
    <w:rsid w:val="3557A63A"/>
    <w:rsid w:val="355C4008"/>
    <w:rsid w:val="355CE812"/>
    <w:rsid w:val="356CE021"/>
    <w:rsid w:val="3574EB50"/>
    <w:rsid w:val="3576F317"/>
    <w:rsid w:val="357765D6"/>
    <w:rsid w:val="3583C09F"/>
    <w:rsid w:val="358A383D"/>
    <w:rsid w:val="358E20B5"/>
    <w:rsid w:val="3594D064"/>
    <w:rsid w:val="35966C8D"/>
    <w:rsid w:val="35993A12"/>
    <w:rsid w:val="3599DACB"/>
    <w:rsid w:val="359CDB5F"/>
    <w:rsid w:val="359D6C4F"/>
    <w:rsid w:val="359EF197"/>
    <w:rsid w:val="35A356A1"/>
    <w:rsid w:val="35A5F36C"/>
    <w:rsid w:val="35AFC402"/>
    <w:rsid w:val="35B4D8F1"/>
    <w:rsid w:val="35B5F640"/>
    <w:rsid w:val="35BBA889"/>
    <w:rsid w:val="35C0B1D5"/>
    <w:rsid w:val="35C5683E"/>
    <w:rsid w:val="35C7BE11"/>
    <w:rsid w:val="35CB2CE3"/>
    <w:rsid w:val="35D5AC96"/>
    <w:rsid w:val="35D9172C"/>
    <w:rsid w:val="35DA476C"/>
    <w:rsid w:val="35DC5C0B"/>
    <w:rsid w:val="35E6D39D"/>
    <w:rsid w:val="35E9118A"/>
    <w:rsid w:val="35EB870A"/>
    <w:rsid w:val="35EED305"/>
    <w:rsid w:val="35F08AA9"/>
    <w:rsid w:val="35F1DF45"/>
    <w:rsid w:val="35FA06B1"/>
    <w:rsid w:val="35FD94E6"/>
    <w:rsid w:val="35FEA782"/>
    <w:rsid w:val="35FF4789"/>
    <w:rsid w:val="360362BA"/>
    <w:rsid w:val="36062DB7"/>
    <w:rsid w:val="3607D895"/>
    <w:rsid w:val="3608EAD3"/>
    <w:rsid w:val="360CD18F"/>
    <w:rsid w:val="36141C8C"/>
    <w:rsid w:val="3614EA51"/>
    <w:rsid w:val="3614FCCC"/>
    <w:rsid w:val="361DEC4B"/>
    <w:rsid w:val="3622E9B6"/>
    <w:rsid w:val="36253BFA"/>
    <w:rsid w:val="36273FCA"/>
    <w:rsid w:val="36356D07"/>
    <w:rsid w:val="3636DFBC"/>
    <w:rsid w:val="3638641F"/>
    <w:rsid w:val="3638925A"/>
    <w:rsid w:val="363AC18B"/>
    <w:rsid w:val="363B7134"/>
    <w:rsid w:val="363BF695"/>
    <w:rsid w:val="363D04CC"/>
    <w:rsid w:val="363E7F8B"/>
    <w:rsid w:val="3641B001"/>
    <w:rsid w:val="3643F060"/>
    <w:rsid w:val="3645C430"/>
    <w:rsid w:val="3646D571"/>
    <w:rsid w:val="364872A2"/>
    <w:rsid w:val="364A8369"/>
    <w:rsid w:val="364B46A6"/>
    <w:rsid w:val="364BDF04"/>
    <w:rsid w:val="364CB161"/>
    <w:rsid w:val="364F10E6"/>
    <w:rsid w:val="36530FF6"/>
    <w:rsid w:val="36559AF6"/>
    <w:rsid w:val="36583320"/>
    <w:rsid w:val="365C6A93"/>
    <w:rsid w:val="365CD301"/>
    <w:rsid w:val="36601AE4"/>
    <w:rsid w:val="366A7B41"/>
    <w:rsid w:val="3677CF4A"/>
    <w:rsid w:val="367A96F2"/>
    <w:rsid w:val="367FFE09"/>
    <w:rsid w:val="3690EF27"/>
    <w:rsid w:val="36941D3F"/>
    <w:rsid w:val="36980E6F"/>
    <w:rsid w:val="369CCDA8"/>
    <w:rsid w:val="369E7E16"/>
    <w:rsid w:val="36A42FC1"/>
    <w:rsid w:val="36A619CC"/>
    <w:rsid w:val="36A7ECF5"/>
    <w:rsid w:val="36B1760F"/>
    <w:rsid w:val="36BCBDDC"/>
    <w:rsid w:val="36BDAF52"/>
    <w:rsid w:val="36C454BE"/>
    <w:rsid w:val="36C52683"/>
    <w:rsid w:val="36C8AC86"/>
    <w:rsid w:val="36CDB66F"/>
    <w:rsid w:val="36CE27CB"/>
    <w:rsid w:val="36CEDED3"/>
    <w:rsid w:val="36D4B0E0"/>
    <w:rsid w:val="36D62F5C"/>
    <w:rsid w:val="36E1540B"/>
    <w:rsid w:val="36E4F393"/>
    <w:rsid w:val="36E686E4"/>
    <w:rsid w:val="36E7F20C"/>
    <w:rsid w:val="36E9F040"/>
    <w:rsid w:val="36EC40F0"/>
    <w:rsid w:val="36EDC4F8"/>
    <w:rsid w:val="36EDEF07"/>
    <w:rsid w:val="36EEDDDA"/>
    <w:rsid w:val="36F4E11B"/>
    <w:rsid w:val="36F7EAA6"/>
    <w:rsid w:val="36F9546A"/>
    <w:rsid w:val="36FF0B2E"/>
    <w:rsid w:val="36FFDFBE"/>
    <w:rsid w:val="3703336D"/>
    <w:rsid w:val="370A21DB"/>
    <w:rsid w:val="3718568F"/>
    <w:rsid w:val="371CB42D"/>
    <w:rsid w:val="37213F7E"/>
    <w:rsid w:val="3722666B"/>
    <w:rsid w:val="372B6893"/>
    <w:rsid w:val="372D0AA8"/>
    <w:rsid w:val="372DAF08"/>
    <w:rsid w:val="3736F305"/>
    <w:rsid w:val="3738D85C"/>
    <w:rsid w:val="373FE4FF"/>
    <w:rsid w:val="3741F4DB"/>
    <w:rsid w:val="3745E654"/>
    <w:rsid w:val="37495605"/>
    <w:rsid w:val="3754C953"/>
    <w:rsid w:val="3756FFC2"/>
    <w:rsid w:val="3757271C"/>
    <w:rsid w:val="3758C691"/>
    <w:rsid w:val="375AFC54"/>
    <w:rsid w:val="37602F13"/>
    <w:rsid w:val="37611CDB"/>
    <w:rsid w:val="3767FD82"/>
    <w:rsid w:val="376B2097"/>
    <w:rsid w:val="376FDEF2"/>
    <w:rsid w:val="37713894"/>
    <w:rsid w:val="37733FC5"/>
    <w:rsid w:val="3774BCDA"/>
    <w:rsid w:val="37779E89"/>
    <w:rsid w:val="3781C0CE"/>
    <w:rsid w:val="37868625"/>
    <w:rsid w:val="378A949C"/>
    <w:rsid w:val="378CAEBA"/>
    <w:rsid w:val="378D3B8D"/>
    <w:rsid w:val="37921B0A"/>
    <w:rsid w:val="3792E78F"/>
    <w:rsid w:val="379C2318"/>
    <w:rsid w:val="379FD515"/>
    <w:rsid w:val="37A153F4"/>
    <w:rsid w:val="37A7347F"/>
    <w:rsid w:val="37A7ECE6"/>
    <w:rsid w:val="37AAFF8A"/>
    <w:rsid w:val="37AC0FD6"/>
    <w:rsid w:val="37BB828D"/>
    <w:rsid w:val="37BD8032"/>
    <w:rsid w:val="37BEC094"/>
    <w:rsid w:val="37C1B8CF"/>
    <w:rsid w:val="37C9A193"/>
    <w:rsid w:val="37D0D5A1"/>
    <w:rsid w:val="37D324A1"/>
    <w:rsid w:val="37D3364A"/>
    <w:rsid w:val="37D88D1E"/>
    <w:rsid w:val="37E05D1C"/>
    <w:rsid w:val="37E4FB3C"/>
    <w:rsid w:val="37E504D0"/>
    <w:rsid w:val="37E827A6"/>
    <w:rsid w:val="37E8DC26"/>
    <w:rsid w:val="37E919D0"/>
    <w:rsid w:val="37EE7FD0"/>
    <w:rsid w:val="37F537F5"/>
    <w:rsid w:val="37F5AECB"/>
    <w:rsid w:val="37F745F7"/>
    <w:rsid w:val="37FA2E56"/>
    <w:rsid w:val="37FBEF98"/>
    <w:rsid w:val="37FF5AC7"/>
    <w:rsid w:val="37FFB1B1"/>
    <w:rsid w:val="3803502C"/>
    <w:rsid w:val="380617A0"/>
    <w:rsid w:val="38081755"/>
    <w:rsid w:val="3809C415"/>
    <w:rsid w:val="380DDC80"/>
    <w:rsid w:val="38159A0D"/>
    <w:rsid w:val="38199F01"/>
    <w:rsid w:val="381DCF6E"/>
    <w:rsid w:val="381F7C24"/>
    <w:rsid w:val="3828AFC1"/>
    <w:rsid w:val="382ACB3C"/>
    <w:rsid w:val="382BBEC8"/>
    <w:rsid w:val="383100D9"/>
    <w:rsid w:val="38324B05"/>
    <w:rsid w:val="38347786"/>
    <w:rsid w:val="383729A6"/>
    <w:rsid w:val="38385D35"/>
    <w:rsid w:val="383ADE13"/>
    <w:rsid w:val="383DFA19"/>
    <w:rsid w:val="38416C80"/>
    <w:rsid w:val="38425EF9"/>
    <w:rsid w:val="3843EC35"/>
    <w:rsid w:val="384686EF"/>
    <w:rsid w:val="384964E9"/>
    <w:rsid w:val="384B768E"/>
    <w:rsid w:val="384E8EBA"/>
    <w:rsid w:val="38535457"/>
    <w:rsid w:val="38546713"/>
    <w:rsid w:val="385599C1"/>
    <w:rsid w:val="3855A0C1"/>
    <w:rsid w:val="385D862B"/>
    <w:rsid w:val="385E03E2"/>
    <w:rsid w:val="385F39DE"/>
    <w:rsid w:val="386312DE"/>
    <w:rsid w:val="38659A55"/>
    <w:rsid w:val="3869E250"/>
    <w:rsid w:val="3872C4B4"/>
    <w:rsid w:val="38747298"/>
    <w:rsid w:val="3874B3E4"/>
    <w:rsid w:val="3875535E"/>
    <w:rsid w:val="387A9C7D"/>
    <w:rsid w:val="387CE867"/>
    <w:rsid w:val="38892679"/>
    <w:rsid w:val="3889F60F"/>
    <w:rsid w:val="388BA0CD"/>
    <w:rsid w:val="3894213F"/>
    <w:rsid w:val="389A792E"/>
    <w:rsid w:val="389B6DCF"/>
    <w:rsid w:val="38A1D535"/>
    <w:rsid w:val="38A645A0"/>
    <w:rsid w:val="38AA2DBA"/>
    <w:rsid w:val="38AA418B"/>
    <w:rsid w:val="38AC7383"/>
    <w:rsid w:val="38AF6376"/>
    <w:rsid w:val="38C7FE79"/>
    <w:rsid w:val="38CA6A03"/>
    <w:rsid w:val="38CEF439"/>
    <w:rsid w:val="38D131F9"/>
    <w:rsid w:val="38D281C5"/>
    <w:rsid w:val="38D3EA5F"/>
    <w:rsid w:val="38DB9E4C"/>
    <w:rsid w:val="38DF1BC4"/>
    <w:rsid w:val="38E0851D"/>
    <w:rsid w:val="38E12F31"/>
    <w:rsid w:val="38E3FCD9"/>
    <w:rsid w:val="38EAF545"/>
    <w:rsid w:val="38EE43AA"/>
    <w:rsid w:val="38F0795C"/>
    <w:rsid w:val="38F28082"/>
    <w:rsid w:val="38F3A8AA"/>
    <w:rsid w:val="38F41372"/>
    <w:rsid w:val="38F456CF"/>
    <w:rsid w:val="38F5E692"/>
    <w:rsid w:val="38F6D423"/>
    <w:rsid w:val="38FE7521"/>
    <w:rsid w:val="39043801"/>
    <w:rsid w:val="390A4ED0"/>
    <w:rsid w:val="390AF002"/>
    <w:rsid w:val="3915EECC"/>
    <w:rsid w:val="3917072E"/>
    <w:rsid w:val="392474BC"/>
    <w:rsid w:val="39291EA7"/>
    <w:rsid w:val="392E34B5"/>
    <w:rsid w:val="392F619C"/>
    <w:rsid w:val="3933A5A0"/>
    <w:rsid w:val="39343AC7"/>
    <w:rsid w:val="39377AFA"/>
    <w:rsid w:val="3939FD9E"/>
    <w:rsid w:val="393E7A41"/>
    <w:rsid w:val="39460E5F"/>
    <w:rsid w:val="3949371E"/>
    <w:rsid w:val="39507183"/>
    <w:rsid w:val="3952519D"/>
    <w:rsid w:val="3956F075"/>
    <w:rsid w:val="395AF09C"/>
    <w:rsid w:val="395C284A"/>
    <w:rsid w:val="395D669E"/>
    <w:rsid w:val="395E4B57"/>
    <w:rsid w:val="395EC74E"/>
    <w:rsid w:val="3961D86E"/>
    <w:rsid w:val="396244A8"/>
    <w:rsid w:val="39630DED"/>
    <w:rsid w:val="39641D1D"/>
    <w:rsid w:val="396768E5"/>
    <w:rsid w:val="39678AD0"/>
    <w:rsid w:val="3967EB9A"/>
    <w:rsid w:val="3968C2B9"/>
    <w:rsid w:val="3985756E"/>
    <w:rsid w:val="39857C28"/>
    <w:rsid w:val="39875862"/>
    <w:rsid w:val="398B7B23"/>
    <w:rsid w:val="398D0D6B"/>
    <w:rsid w:val="398D8A61"/>
    <w:rsid w:val="39949306"/>
    <w:rsid w:val="399711C9"/>
    <w:rsid w:val="399CC80F"/>
    <w:rsid w:val="39A2DA0A"/>
    <w:rsid w:val="39A4D637"/>
    <w:rsid w:val="39A9B9D7"/>
    <w:rsid w:val="39B68519"/>
    <w:rsid w:val="39B71F69"/>
    <w:rsid w:val="39B87F3B"/>
    <w:rsid w:val="39BF6BF7"/>
    <w:rsid w:val="39C77C10"/>
    <w:rsid w:val="39CBB8A3"/>
    <w:rsid w:val="39CDA9EF"/>
    <w:rsid w:val="39CE58EA"/>
    <w:rsid w:val="39CFBA54"/>
    <w:rsid w:val="39D9730C"/>
    <w:rsid w:val="39DA2FF4"/>
    <w:rsid w:val="39DBEFA8"/>
    <w:rsid w:val="39E2A851"/>
    <w:rsid w:val="39E4AC66"/>
    <w:rsid w:val="39E72838"/>
    <w:rsid w:val="39EA829C"/>
    <w:rsid w:val="39EAD832"/>
    <w:rsid w:val="39ED53CC"/>
    <w:rsid w:val="39EDF982"/>
    <w:rsid w:val="39EEA1F6"/>
    <w:rsid w:val="39F1193B"/>
    <w:rsid w:val="39F29313"/>
    <w:rsid w:val="39F533BD"/>
    <w:rsid w:val="3A089D12"/>
    <w:rsid w:val="3A093268"/>
    <w:rsid w:val="3A0C5D82"/>
    <w:rsid w:val="3A0F7F46"/>
    <w:rsid w:val="3A119CB0"/>
    <w:rsid w:val="3A13CB9C"/>
    <w:rsid w:val="3A14A122"/>
    <w:rsid w:val="3A1E4D13"/>
    <w:rsid w:val="3A28F6AD"/>
    <w:rsid w:val="3A304A02"/>
    <w:rsid w:val="3A335917"/>
    <w:rsid w:val="3A365483"/>
    <w:rsid w:val="3A36914A"/>
    <w:rsid w:val="3A3829A4"/>
    <w:rsid w:val="3A3EFED1"/>
    <w:rsid w:val="3A448F9A"/>
    <w:rsid w:val="3A44ED9F"/>
    <w:rsid w:val="3A485C25"/>
    <w:rsid w:val="3A4D0FAF"/>
    <w:rsid w:val="3A4DB46C"/>
    <w:rsid w:val="3A4E7942"/>
    <w:rsid w:val="3A4F0216"/>
    <w:rsid w:val="3A5606DD"/>
    <w:rsid w:val="3A56659C"/>
    <w:rsid w:val="3A587605"/>
    <w:rsid w:val="3A5A0D34"/>
    <w:rsid w:val="3A5ADC64"/>
    <w:rsid w:val="3A5C8C16"/>
    <w:rsid w:val="3A613993"/>
    <w:rsid w:val="3A621261"/>
    <w:rsid w:val="3A62B1F4"/>
    <w:rsid w:val="3A62B7A8"/>
    <w:rsid w:val="3A636AD8"/>
    <w:rsid w:val="3A68D30F"/>
    <w:rsid w:val="3A6F91DF"/>
    <w:rsid w:val="3A70A484"/>
    <w:rsid w:val="3A7CB2BC"/>
    <w:rsid w:val="3A832D69"/>
    <w:rsid w:val="3A85AA1C"/>
    <w:rsid w:val="3A85B53E"/>
    <w:rsid w:val="3A961311"/>
    <w:rsid w:val="3A9659D6"/>
    <w:rsid w:val="3A96B7BB"/>
    <w:rsid w:val="3A979922"/>
    <w:rsid w:val="3A97CA04"/>
    <w:rsid w:val="3A9C3D19"/>
    <w:rsid w:val="3AAA9FA1"/>
    <w:rsid w:val="3AB1EBA0"/>
    <w:rsid w:val="3AB697A2"/>
    <w:rsid w:val="3AB8F8C8"/>
    <w:rsid w:val="3ABB474B"/>
    <w:rsid w:val="3AC0ECDE"/>
    <w:rsid w:val="3AC1D840"/>
    <w:rsid w:val="3AC6B9BC"/>
    <w:rsid w:val="3AC8C0FA"/>
    <w:rsid w:val="3ACA652D"/>
    <w:rsid w:val="3ACBA8E8"/>
    <w:rsid w:val="3ACD8888"/>
    <w:rsid w:val="3ACFD432"/>
    <w:rsid w:val="3AD16825"/>
    <w:rsid w:val="3ADA7E74"/>
    <w:rsid w:val="3AE0D7A2"/>
    <w:rsid w:val="3AE40073"/>
    <w:rsid w:val="3AE511AB"/>
    <w:rsid w:val="3AE80327"/>
    <w:rsid w:val="3AE91A55"/>
    <w:rsid w:val="3AED02CF"/>
    <w:rsid w:val="3AF12D8B"/>
    <w:rsid w:val="3AF2EB67"/>
    <w:rsid w:val="3AF3DD86"/>
    <w:rsid w:val="3AFA4867"/>
    <w:rsid w:val="3AFBEC33"/>
    <w:rsid w:val="3AFDC1D3"/>
    <w:rsid w:val="3AFE4C46"/>
    <w:rsid w:val="3B061699"/>
    <w:rsid w:val="3B0BCE3A"/>
    <w:rsid w:val="3B0C0280"/>
    <w:rsid w:val="3B1189D9"/>
    <w:rsid w:val="3B19782B"/>
    <w:rsid w:val="3B1A8B00"/>
    <w:rsid w:val="3B1FD73E"/>
    <w:rsid w:val="3B220529"/>
    <w:rsid w:val="3B22B9C1"/>
    <w:rsid w:val="3B27B3FA"/>
    <w:rsid w:val="3B28EC6D"/>
    <w:rsid w:val="3B297821"/>
    <w:rsid w:val="3B2A084C"/>
    <w:rsid w:val="3B2A77CF"/>
    <w:rsid w:val="3B2AE540"/>
    <w:rsid w:val="3B2DC2EC"/>
    <w:rsid w:val="3B3511C4"/>
    <w:rsid w:val="3B3544DF"/>
    <w:rsid w:val="3B3C1C88"/>
    <w:rsid w:val="3B3C7282"/>
    <w:rsid w:val="3B440A22"/>
    <w:rsid w:val="3B4459A5"/>
    <w:rsid w:val="3B45C838"/>
    <w:rsid w:val="3B5197C8"/>
    <w:rsid w:val="3B5238BC"/>
    <w:rsid w:val="3B578E52"/>
    <w:rsid w:val="3B5A47DC"/>
    <w:rsid w:val="3B5B47EE"/>
    <w:rsid w:val="3B5DCDF8"/>
    <w:rsid w:val="3B5E08FA"/>
    <w:rsid w:val="3B6071F7"/>
    <w:rsid w:val="3B6497B2"/>
    <w:rsid w:val="3B67EFF8"/>
    <w:rsid w:val="3B6D8F1C"/>
    <w:rsid w:val="3B7407B8"/>
    <w:rsid w:val="3B75E7FA"/>
    <w:rsid w:val="3B819C72"/>
    <w:rsid w:val="3B8878AA"/>
    <w:rsid w:val="3B8B0A7A"/>
    <w:rsid w:val="3B8D67BF"/>
    <w:rsid w:val="3B90B737"/>
    <w:rsid w:val="3B96A7F0"/>
    <w:rsid w:val="3B9D9023"/>
    <w:rsid w:val="3BA15FAA"/>
    <w:rsid w:val="3BA87BCE"/>
    <w:rsid w:val="3BAA2218"/>
    <w:rsid w:val="3BABCDE1"/>
    <w:rsid w:val="3BAED020"/>
    <w:rsid w:val="3BB00E0C"/>
    <w:rsid w:val="3BB2671C"/>
    <w:rsid w:val="3BB28AE0"/>
    <w:rsid w:val="3BB5089E"/>
    <w:rsid w:val="3BB89F4E"/>
    <w:rsid w:val="3BBCF609"/>
    <w:rsid w:val="3BBFEE21"/>
    <w:rsid w:val="3BC08417"/>
    <w:rsid w:val="3BC0D399"/>
    <w:rsid w:val="3BC4D7D1"/>
    <w:rsid w:val="3BC4EED1"/>
    <w:rsid w:val="3BC6CEF8"/>
    <w:rsid w:val="3BCD5C75"/>
    <w:rsid w:val="3BCEF7D7"/>
    <w:rsid w:val="3BD0A7B8"/>
    <w:rsid w:val="3BDBC150"/>
    <w:rsid w:val="3BE02F7E"/>
    <w:rsid w:val="3BE031FE"/>
    <w:rsid w:val="3BE1A3DF"/>
    <w:rsid w:val="3BE3E148"/>
    <w:rsid w:val="3BEA101A"/>
    <w:rsid w:val="3BEB77C8"/>
    <w:rsid w:val="3BEBF04E"/>
    <w:rsid w:val="3BEC0516"/>
    <w:rsid w:val="3BED8919"/>
    <w:rsid w:val="3BEE3007"/>
    <w:rsid w:val="3BF16018"/>
    <w:rsid w:val="3BF565BB"/>
    <w:rsid w:val="3BF6A26C"/>
    <w:rsid w:val="3BF7981F"/>
    <w:rsid w:val="3BF945B3"/>
    <w:rsid w:val="3C0330A5"/>
    <w:rsid w:val="3C053FA2"/>
    <w:rsid w:val="3C070D89"/>
    <w:rsid w:val="3C07DBA1"/>
    <w:rsid w:val="3C084078"/>
    <w:rsid w:val="3C0C5399"/>
    <w:rsid w:val="3C0D3BF2"/>
    <w:rsid w:val="3C0EBAB9"/>
    <w:rsid w:val="3C0FFAAD"/>
    <w:rsid w:val="3C1637CD"/>
    <w:rsid w:val="3C20D5F9"/>
    <w:rsid w:val="3C22A1FE"/>
    <w:rsid w:val="3C27DC1A"/>
    <w:rsid w:val="3C2C3E0B"/>
    <w:rsid w:val="3C3014AA"/>
    <w:rsid w:val="3C32B9E9"/>
    <w:rsid w:val="3C334D22"/>
    <w:rsid w:val="3C35F85C"/>
    <w:rsid w:val="3C394336"/>
    <w:rsid w:val="3C3B114E"/>
    <w:rsid w:val="3C4CE46A"/>
    <w:rsid w:val="3C4D6077"/>
    <w:rsid w:val="3C4E3A1A"/>
    <w:rsid w:val="3C50C12B"/>
    <w:rsid w:val="3C54AEDA"/>
    <w:rsid w:val="3C5FC80C"/>
    <w:rsid w:val="3C626D36"/>
    <w:rsid w:val="3C62F229"/>
    <w:rsid w:val="3C643202"/>
    <w:rsid w:val="3C65E848"/>
    <w:rsid w:val="3C663438"/>
    <w:rsid w:val="3C6A2DB7"/>
    <w:rsid w:val="3C6BB207"/>
    <w:rsid w:val="3C6E889D"/>
    <w:rsid w:val="3C702EFB"/>
    <w:rsid w:val="3C737C4E"/>
    <w:rsid w:val="3C73801D"/>
    <w:rsid w:val="3C741162"/>
    <w:rsid w:val="3C7471E1"/>
    <w:rsid w:val="3C779B26"/>
    <w:rsid w:val="3C781B93"/>
    <w:rsid w:val="3C800735"/>
    <w:rsid w:val="3C819C2C"/>
    <w:rsid w:val="3C8360E7"/>
    <w:rsid w:val="3C8732D3"/>
    <w:rsid w:val="3C8DC77A"/>
    <w:rsid w:val="3C8ED947"/>
    <w:rsid w:val="3C95500C"/>
    <w:rsid w:val="3C992370"/>
    <w:rsid w:val="3C99C716"/>
    <w:rsid w:val="3C9A7B91"/>
    <w:rsid w:val="3CA60561"/>
    <w:rsid w:val="3CA6C444"/>
    <w:rsid w:val="3CAD14F3"/>
    <w:rsid w:val="3CAEA9CE"/>
    <w:rsid w:val="3CB2F75B"/>
    <w:rsid w:val="3CB41E8E"/>
    <w:rsid w:val="3CB623CE"/>
    <w:rsid w:val="3CB66C59"/>
    <w:rsid w:val="3CB7F0BA"/>
    <w:rsid w:val="3CBA9F40"/>
    <w:rsid w:val="3CBD1382"/>
    <w:rsid w:val="3CBD9C22"/>
    <w:rsid w:val="3CC062F6"/>
    <w:rsid w:val="3CC1237D"/>
    <w:rsid w:val="3CC21629"/>
    <w:rsid w:val="3CC32086"/>
    <w:rsid w:val="3CC6EF3D"/>
    <w:rsid w:val="3CCC8E2B"/>
    <w:rsid w:val="3CD211F1"/>
    <w:rsid w:val="3CD4B8BD"/>
    <w:rsid w:val="3CD7E174"/>
    <w:rsid w:val="3CDA7A67"/>
    <w:rsid w:val="3CDC2D5C"/>
    <w:rsid w:val="3CDDB033"/>
    <w:rsid w:val="3CDDC643"/>
    <w:rsid w:val="3CE05DAD"/>
    <w:rsid w:val="3CF28A98"/>
    <w:rsid w:val="3CF2B78E"/>
    <w:rsid w:val="3CF31F08"/>
    <w:rsid w:val="3CF36DAA"/>
    <w:rsid w:val="3CFB813C"/>
    <w:rsid w:val="3CFF3A09"/>
    <w:rsid w:val="3D02A4F1"/>
    <w:rsid w:val="3D04DAEC"/>
    <w:rsid w:val="3D0622CB"/>
    <w:rsid w:val="3D098AD6"/>
    <w:rsid w:val="3D0F9294"/>
    <w:rsid w:val="3D0FA3E0"/>
    <w:rsid w:val="3D1242FF"/>
    <w:rsid w:val="3D12A9DF"/>
    <w:rsid w:val="3D176CA3"/>
    <w:rsid w:val="3D1F4F39"/>
    <w:rsid w:val="3D229BCE"/>
    <w:rsid w:val="3D238D66"/>
    <w:rsid w:val="3D25CD86"/>
    <w:rsid w:val="3D28F220"/>
    <w:rsid w:val="3D2958C3"/>
    <w:rsid w:val="3D29E218"/>
    <w:rsid w:val="3D31F250"/>
    <w:rsid w:val="3D33CD6D"/>
    <w:rsid w:val="3D3C2438"/>
    <w:rsid w:val="3D3E06C6"/>
    <w:rsid w:val="3D3E4C0F"/>
    <w:rsid w:val="3D40D31A"/>
    <w:rsid w:val="3D45E7E2"/>
    <w:rsid w:val="3D461F10"/>
    <w:rsid w:val="3D4AA58A"/>
    <w:rsid w:val="3D50BF40"/>
    <w:rsid w:val="3D50CD02"/>
    <w:rsid w:val="3D52E0AF"/>
    <w:rsid w:val="3D560BEB"/>
    <w:rsid w:val="3D594429"/>
    <w:rsid w:val="3D5A8A20"/>
    <w:rsid w:val="3D5ACEEC"/>
    <w:rsid w:val="3D5B7BAF"/>
    <w:rsid w:val="3D5DA3B0"/>
    <w:rsid w:val="3D63A263"/>
    <w:rsid w:val="3D6844EC"/>
    <w:rsid w:val="3D6F775C"/>
    <w:rsid w:val="3D715035"/>
    <w:rsid w:val="3D73F933"/>
    <w:rsid w:val="3D74580D"/>
    <w:rsid w:val="3D7568A2"/>
    <w:rsid w:val="3D76810F"/>
    <w:rsid w:val="3D7A536B"/>
    <w:rsid w:val="3D7B53F1"/>
    <w:rsid w:val="3D7E148E"/>
    <w:rsid w:val="3D7ECEB6"/>
    <w:rsid w:val="3D804DEC"/>
    <w:rsid w:val="3D881C68"/>
    <w:rsid w:val="3D8E00CE"/>
    <w:rsid w:val="3D8ED5E0"/>
    <w:rsid w:val="3D9D794A"/>
    <w:rsid w:val="3D9E0696"/>
    <w:rsid w:val="3D9EBFD3"/>
    <w:rsid w:val="3DA1D6F4"/>
    <w:rsid w:val="3DAD622F"/>
    <w:rsid w:val="3DAD6B02"/>
    <w:rsid w:val="3DB3BA1E"/>
    <w:rsid w:val="3DB5DDC3"/>
    <w:rsid w:val="3DBCBAFB"/>
    <w:rsid w:val="3DBCC720"/>
    <w:rsid w:val="3DC0FB10"/>
    <w:rsid w:val="3DD08011"/>
    <w:rsid w:val="3DD1E316"/>
    <w:rsid w:val="3DD91D02"/>
    <w:rsid w:val="3DD99EFD"/>
    <w:rsid w:val="3DDAF9FD"/>
    <w:rsid w:val="3DDB71F5"/>
    <w:rsid w:val="3DDBD209"/>
    <w:rsid w:val="3DE2DDF1"/>
    <w:rsid w:val="3DE66D58"/>
    <w:rsid w:val="3DED2ABA"/>
    <w:rsid w:val="3DF0A094"/>
    <w:rsid w:val="3DF4D7F2"/>
    <w:rsid w:val="3DF63180"/>
    <w:rsid w:val="3DFABE52"/>
    <w:rsid w:val="3E03B561"/>
    <w:rsid w:val="3E06A652"/>
    <w:rsid w:val="3E079BEF"/>
    <w:rsid w:val="3E07B831"/>
    <w:rsid w:val="3E0928A2"/>
    <w:rsid w:val="3E099E75"/>
    <w:rsid w:val="3E0B2614"/>
    <w:rsid w:val="3E16AA6B"/>
    <w:rsid w:val="3E1AB0F8"/>
    <w:rsid w:val="3E1F3EC2"/>
    <w:rsid w:val="3E20E0A2"/>
    <w:rsid w:val="3E2647E3"/>
    <w:rsid w:val="3E2BAB96"/>
    <w:rsid w:val="3E2CEE24"/>
    <w:rsid w:val="3E2D7D03"/>
    <w:rsid w:val="3E2FEE33"/>
    <w:rsid w:val="3E31C32E"/>
    <w:rsid w:val="3E3248AA"/>
    <w:rsid w:val="3E32CC7E"/>
    <w:rsid w:val="3E335F01"/>
    <w:rsid w:val="3E3DB85E"/>
    <w:rsid w:val="3E3E51EA"/>
    <w:rsid w:val="3E423C31"/>
    <w:rsid w:val="3E44D233"/>
    <w:rsid w:val="3E473720"/>
    <w:rsid w:val="3E48D42F"/>
    <w:rsid w:val="3E4AB69C"/>
    <w:rsid w:val="3E4D986F"/>
    <w:rsid w:val="3E4FA08E"/>
    <w:rsid w:val="3E502045"/>
    <w:rsid w:val="3E5480A3"/>
    <w:rsid w:val="3E568268"/>
    <w:rsid w:val="3E57061A"/>
    <w:rsid w:val="3E582999"/>
    <w:rsid w:val="3E5BACF1"/>
    <w:rsid w:val="3E60F195"/>
    <w:rsid w:val="3E6A095C"/>
    <w:rsid w:val="3E6D5054"/>
    <w:rsid w:val="3E7181D6"/>
    <w:rsid w:val="3E74E631"/>
    <w:rsid w:val="3E805F27"/>
    <w:rsid w:val="3E837A65"/>
    <w:rsid w:val="3E8977DA"/>
    <w:rsid w:val="3E89AEA4"/>
    <w:rsid w:val="3E8A275D"/>
    <w:rsid w:val="3E8B4AA7"/>
    <w:rsid w:val="3EA53E8C"/>
    <w:rsid w:val="3EA5E182"/>
    <w:rsid w:val="3EA6F14A"/>
    <w:rsid w:val="3EB1851E"/>
    <w:rsid w:val="3EB451CA"/>
    <w:rsid w:val="3EB62693"/>
    <w:rsid w:val="3EB7D394"/>
    <w:rsid w:val="3EB8B59E"/>
    <w:rsid w:val="3EB949F8"/>
    <w:rsid w:val="3EBA6222"/>
    <w:rsid w:val="3EBE19E0"/>
    <w:rsid w:val="3EC49A07"/>
    <w:rsid w:val="3EC71B75"/>
    <w:rsid w:val="3EC8A3E2"/>
    <w:rsid w:val="3ED018EC"/>
    <w:rsid w:val="3ED1AA64"/>
    <w:rsid w:val="3ED5DD21"/>
    <w:rsid w:val="3EE17268"/>
    <w:rsid w:val="3EE70FD2"/>
    <w:rsid w:val="3EF16404"/>
    <w:rsid w:val="3EF3C00F"/>
    <w:rsid w:val="3EF4A9C1"/>
    <w:rsid w:val="3EF4B154"/>
    <w:rsid w:val="3EF54D12"/>
    <w:rsid w:val="3EF77867"/>
    <w:rsid w:val="3EFCFC57"/>
    <w:rsid w:val="3F044527"/>
    <w:rsid w:val="3F05159B"/>
    <w:rsid w:val="3F076AC5"/>
    <w:rsid w:val="3F0D1C09"/>
    <w:rsid w:val="3F0DBB73"/>
    <w:rsid w:val="3F0DD9B1"/>
    <w:rsid w:val="3F0FCF44"/>
    <w:rsid w:val="3F1094D9"/>
    <w:rsid w:val="3F139AEE"/>
    <w:rsid w:val="3F149812"/>
    <w:rsid w:val="3F14DDC2"/>
    <w:rsid w:val="3F1A6361"/>
    <w:rsid w:val="3F27789D"/>
    <w:rsid w:val="3F289AE6"/>
    <w:rsid w:val="3F2AFF50"/>
    <w:rsid w:val="3F2B9BD2"/>
    <w:rsid w:val="3F2FA7E1"/>
    <w:rsid w:val="3F320511"/>
    <w:rsid w:val="3F3762AD"/>
    <w:rsid w:val="3F39EE36"/>
    <w:rsid w:val="3F3C57CB"/>
    <w:rsid w:val="3F4074D3"/>
    <w:rsid w:val="3F432CB3"/>
    <w:rsid w:val="3F4A4B11"/>
    <w:rsid w:val="3F50EE04"/>
    <w:rsid w:val="3F58DA8E"/>
    <w:rsid w:val="3F5CC5C3"/>
    <w:rsid w:val="3F5DBF13"/>
    <w:rsid w:val="3F5FA17B"/>
    <w:rsid w:val="3F62287C"/>
    <w:rsid w:val="3F6B7505"/>
    <w:rsid w:val="3F6D24A9"/>
    <w:rsid w:val="3F7A9E47"/>
    <w:rsid w:val="3F7AEF31"/>
    <w:rsid w:val="3F7D485A"/>
    <w:rsid w:val="3F7EBEEB"/>
    <w:rsid w:val="3F840377"/>
    <w:rsid w:val="3F84F5C2"/>
    <w:rsid w:val="3F86993F"/>
    <w:rsid w:val="3F87473A"/>
    <w:rsid w:val="3F87D61E"/>
    <w:rsid w:val="3F896A11"/>
    <w:rsid w:val="3F8C591F"/>
    <w:rsid w:val="3F8D41B7"/>
    <w:rsid w:val="3F90CE62"/>
    <w:rsid w:val="3F9846B4"/>
    <w:rsid w:val="3F9A01A5"/>
    <w:rsid w:val="3F9FD306"/>
    <w:rsid w:val="3FA5630E"/>
    <w:rsid w:val="3FA8260B"/>
    <w:rsid w:val="3FAB666C"/>
    <w:rsid w:val="3FABF6DF"/>
    <w:rsid w:val="3FAF79F6"/>
    <w:rsid w:val="3FB3E217"/>
    <w:rsid w:val="3FB56462"/>
    <w:rsid w:val="3FB6B95E"/>
    <w:rsid w:val="3FB71AC9"/>
    <w:rsid w:val="3FB822B2"/>
    <w:rsid w:val="3FBB7DF9"/>
    <w:rsid w:val="3FC43C8C"/>
    <w:rsid w:val="3FC9A2A1"/>
    <w:rsid w:val="3FD00753"/>
    <w:rsid w:val="3FD52301"/>
    <w:rsid w:val="3FD5B362"/>
    <w:rsid w:val="3FDF6CCC"/>
    <w:rsid w:val="3FE2A406"/>
    <w:rsid w:val="3FE92A64"/>
    <w:rsid w:val="3FEA2FED"/>
    <w:rsid w:val="3FEB011E"/>
    <w:rsid w:val="3FEFBCCC"/>
    <w:rsid w:val="3FF01CD6"/>
    <w:rsid w:val="3FF27ADE"/>
    <w:rsid w:val="3FF5DF04"/>
    <w:rsid w:val="3FF72B23"/>
    <w:rsid w:val="3FFA5611"/>
    <w:rsid w:val="3FFAE987"/>
    <w:rsid w:val="40018991"/>
    <w:rsid w:val="4001962A"/>
    <w:rsid w:val="40024216"/>
    <w:rsid w:val="4002ADF3"/>
    <w:rsid w:val="4010C016"/>
    <w:rsid w:val="4012F5D9"/>
    <w:rsid w:val="40135655"/>
    <w:rsid w:val="40184B69"/>
    <w:rsid w:val="40185186"/>
    <w:rsid w:val="40202F81"/>
    <w:rsid w:val="40223508"/>
    <w:rsid w:val="4030FAFE"/>
    <w:rsid w:val="40359653"/>
    <w:rsid w:val="40369BA8"/>
    <w:rsid w:val="403A2398"/>
    <w:rsid w:val="403AEC06"/>
    <w:rsid w:val="403C967F"/>
    <w:rsid w:val="40442534"/>
    <w:rsid w:val="40444F62"/>
    <w:rsid w:val="4045D6E1"/>
    <w:rsid w:val="40468284"/>
    <w:rsid w:val="404A02F8"/>
    <w:rsid w:val="4050B598"/>
    <w:rsid w:val="4058D7BF"/>
    <w:rsid w:val="4058E7B0"/>
    <w:rsid w:val="40591EF6"/>
    <w:rsid w:val="405A8434"/>
    <w:rsid w:val="405B357F"/>
    <w:rsid w:val="40611D58"/>
    <w:rsid w:val="4061B145"/>
    <w:rsid w:val="40621A6B"/>
    <w:rsid w:val="4066D490"/>
    <w:rsid w:val="4067BAE0"/>
    <w:rsid w:val="406E57D8"/>
    <w:rsid w:val="4075298E"/>
    <w:rsid w:val="407A3F12"/>
    <w:rsid w:val="407DCA14"/>
    <w:rsid w:val="4082A18C"/>
    <w:rsid w:val="4082D37E"/>
    <w:rsid w:val="40840235"/>
    <w:rsid w:val="4084DBFA"/>
    <w:rsid w:val="40876E4F"/>
    <w:rsid w:val="40947E42"/>
    <w:rsid w:val="4095AACF"/>
    <w:rsid w:val="40976F2B"/>
    <w:rsid w:val="40995B42"/>
    <w:rsid w:val="4099AA8E"/>
    <w:rsid w:val="409AAC73"/>
    <w:rsid w:val="409AB357"/>
    <w:rsid w:val="409F8BD6"/>
    <w:rsid w:val="40A01DFD"/>
    <w:rsid w:val="40A3B766"/>
    <w:rsid w:val="40AB8D46"/>
    <w:rsid w:val="40ACB42F"/>
    <w:rsid w:val="40ACC517"/>
    <w:rsid w:val="40B0C85E"/>
    <w:rsid w:val="40B28CAC"/>
    <w:rsid w:val="40B8289B"/>
    <w:rsid w:val="40B93458"/>
    <w:rsid w:val="40BC07DB"/>
    <w:rsid w:val="40BE2F89"/>
    <w:rsid w:val="40BECFFE"/>
    <w:rsid w:val="40BFE7A2"/>
    <w:rsid w:val="40C32622"/>
    <w:rsid w:val="40C41D65"/>
    <w:rsid w:val="40C83CED"/>
    <w:rsid w:val="40CFDC7B"/>
    <w:rsid w:val="40CFFB8A"/>
    <w:rsid w:val="40D13DA2"/>
    <w:rsid w:val="40D1E05A"/>
    <w:rsid w:val="40E4EF12"/>
    <w:rsid w:val="40E5A170"/>
    <w:rsid w:val="40E756FF"/>
    <w:rsid w:val="40E85C9F"/>
    <w:rsid w:val="40E873D3"/>
    <w:rsid w:val="40E8BF4F"/>
    <w:rsid w:val="40EA9BF9"/>
    <w:rsid w:val="40F006EE"/>
    <w:rsid w:val="40F0A6BF"/>
    <w:rsid w:val="40F1236F"/>
    <w:rsid w:val="40F2A74A"/>
    <w:rsid w:val="40F3A453"/>
    <w:rsid w:val="40F72CE0"/>
    <w:rsid w:val="40FCF9E2"/>
    <w:rsid w:val="40FD5BA0"/>
    <w:rsid w:val="40FE0BB6"/>
    <w:rsid w:val="40FFD8ED"/>
    <w:rsid w:val="4104E992"/>
    <w:rsid w:val="4106872A"/>
    <w:rsid w:val="410BB453"/>
    <w:rsid w:val="4110AD1A"/>
    <w:rsid w:val="41157ADB"/>
    <w:rsid w:val="4119120A"/>
    <w:rsid w:val="411BB474"/>
    <w:rsid w:val="41234633"/>
    <w:rsid w:val="412388DE"/>
    <w:rsid w:val="4124129E"/>
    <w:rsid w:val="41243CDC"/>
    <w:rsid w:val="4124AD51"/>
    <w:rsid w:val="412C48F4"/>
    <w:rsid w:val="412CD366"/>
    <w:rsid w:val="412D3EF7"/>
    <w:rsid w:val="412DA858"/>
    <w:rsid w:val="4133EDD4"/>
    <w:rsid w:val="413FEE05"/>
    <w:rsid w:val="414234AB"/>
    <w:rsid w:val="41431560"/>
    <w:rsid w:val="414406AE"/>
    <w:rsid w:val="41477E38"/>
    <w:rsid w:val="41488493"/>
    <w:rsid w:val="414C33C9"/>
    <w:rsid w:val="414D4ADC"/>
    <w:rsid w:val="4152938C"/>
    <w:rsid w:val="41587FEF"/>
    <w:rsid w:val="4158C94F"/>
    <w:rsid w:val="41599A0F"/>
    <w:rsid w:val="415B2448"/>
    <w:rsid w:val="415CFD4D"/>
    <w:rsid w:val="4160E7AC"/>
    <w:rsid w:val="41647B88"/>
    <w:rsid w:val="4165A5EE"/>
    <w:rsid w:val="416B0850"/>
    <w:rsid w:val="416C65ED"/>
    <w:rsid w:val="416CF770"/>
    <w:rsid w:val="416EF641"/>
    <w:rsid w:val="4172993F"/>
    <w:rsid w:val="41791A8B"/>
    <w:rsid w:val="4180D9A6"/>
    <w:rsid w:val="418107D1"/>
    <w:rsid w:val="4184AE4B"/>
    <w:rsid w:val="41868AC1"/>
    <w:rsid w:val="418D63F3"/>
    <w:rsid w:val="4191100A"/>
    <w:rsid w:val="4198F9DD"/>
    <w:rsid w:val="41996A20"/>
    <w:rsid w:val="419975BB"/>
    <w:rsid w:val="41A270DF"/>
    <w:rsid w:val="41A58E2C"/>
    <w:rsid w:val="41A5DEFA"/>
    <w:rsid w:val="41A6AD5F"/>
    <w:rsid w:val="41A6E156"/>
    <w:rsid w:val="41A7164B"/>
    <w:rsid w:val="41AE5B17"/>
    <w:rsid w:val="41AFBA48"/>
    <w:rsid w:val="41B349AB"/>
    <w:rsid w:val="41B34F47"/>
    <w:rsid w:val="41B3F4A2"/>
    <w:rsid w:val="41B4D288"/>
    <w:rsid w:val="41B72754"/>
    <w:rsid w:val="41BAFE49"/>
    <w:rsid w:val="41BD84E0"/>
    <w:rsid w:val="41C08BC3"/>
    <w:rsid w:val="41C2AF26"/>
    <w:rsid w:val="41C4E19D"/>
    <w:rsid w:val="41C9DA6A"/>
    <w:rsid w:val="41C9FC7D"/>
    <w:rsid w:val="41CC340D"/>
    <w:rsid w:val="41CD0712"/>
    <w:rsid w:val="41CD507E"/>
    <w:rsid w:val="41D08BAE"/>
    <w:rsid w:val="41D0B797"/>
    <w:rsid w:val="41D4E51C"/>
    <w:rsid w:val="41D8BDA5"/>
    <w:rsid w:val="41DE7882"/>
    <w:rsid w:val="41E41B26"/>
    <w:rsid w:val="41E4C4F7"/>
    <w:rsid w:val="41E762FF"/>
    <w:rsid w:val="41EB6727"/>
    <w:rsid w:val="41EE9052"/>
    <w:rsid w:val="41F003D5"/>
    <w:rsid w:val="41F16BD5"/>
    <w:rsid w:val="41F17E44"/>
    <w:rsid w:val="41F514C3"/>
    <w:rsid w:val="41F8AF0D"/>
    <w:rsid w:val="41FAE11E"/>
    <w:rsid w:val="41FECE4E"/>
    <w:rsid w:val="41FF6CD1"/>
    <w:rsid w:val="420157F3"/>
    <w:rsid w:val="420B5F9E"/>
    <w:rsid w:val="420C9360"/>
    <w:rsid w:val="420DC1E9"/>
    <w:rsid w:val="420E2B96"/>
    <w:rsid w:val="42123C1A"/>
    <w:rsid w:val="42185DA3"/>
    <w:rsid w:val="4219DF18"/>
    <w:rsid w:val="421D4A2C"/>
    <w:rsid w:val="421E0D12"/>
    <w:rsid w:val="4220658F"/>
    <w:rsid w:val="42234801"/>
    <w:rsid w:val="42242521"/>
    <w:rsid w:val="423130C0"/>
    <w:rsid w:val="4232C1A6"/>
    <w:rsid w:val="42358280"/>
    <w:rsid w:val="4236060C"/>
    <w:rsid w:val="4236AE8F"/>
    <w:rsid w:val="423B9BA0"/>
    <w:rsid w:val="42411E48"/>
    <w:rsid w:val="42471B80"/>
    <w:rsid w:val="42473EC2"/>
    <w:rsid w:val="424D70B5"/>
    <w:rsid w:val="424F5487"/>
    <w:rsid w:val="425607A5"/>
    <w:rsid w:val="425756AD"/>
    <w:rsid w:val="425A30D3"/>
    <w:rsid w:val="42638CC0"/>
    <w:rsid w:val="4268E18C"/>
    <w:rsid w:val="426C9513"/>
    <w:rsid w:val="426CF799"/>
    <w:rsid w:val="427513C3"/>
    <w:rsid w:val="427C5664"/>
    <w:rsid w:val="428323FE"/>
    <w:rsid w:val="4283FA85"/>
    <w:rsid w:val="4285A67D"/>
    <w:rsid w:val="428AB82B"/>
    <w:rsid w:val="428C7154"/>
    <w:rsid w:val="428ED528"/>
    <w:rsid w:val="429098CE"/>
    <w:rsid w:val="4297968C"/>
    <w:rsid w:val="42A1CB55"/>
    <w:rsid w:val="42A26581"/>
    <w:rsid w:val="42A72DDA"/>
    <w:rsid w:val="42A82B6A"/>
    <w:rsid w:val="42AA892A"/>
    <w:rsid w:val="42AC3193"/>
    <w:rsid w:val="42B1C283"/>
    <w:rsid w:val="42B75616"/>
    <w:rsid w:val="42BB3BDE"/>
    <w:rsid w:val="42BC2A9D"/>
    <w:rsid w:val="42BC6942"/>
    <w:rsid w:val="42BD8AF2"/>
    <w:rsid w:val="42BE9546"/>
    <w:rsid w:val="42BF8C35"/>
    <w:rsid w:val="42C07D84"/>
    <w:rsid w:val="42C4347E"/>
    <w:rsid w:val="42C71FCA"/>
    <w:rsid w:val="42C8614E"/>
    <w:rsid w:val="42D03B4B"/>
    <w:rsid w:val="42D591EE"/>
    <w:rsid w:val="42D61862"/>
    <w:rsid w:val="42D7C073"/>
    <w:rsid w:val="42DACDB9"/>
    <w:rsid w:val="42DCFEC0"/>
    <w:rsid w:val="42DEAD38"/>
    <w:rsid w:val="42DF3CC9"/>
    <w:rsid w:val="42E0AB8C"/>
    <w:rsid w:val="42E2B606"/>
    <w:rsid w:val="42E9026F"/>
    <w:rsid w:val="42FA78CC"/>
    <w:rsid w:val="42FD900F"/>
    <w:rsid w:val="430248DE"/>
    <w:rsid w:val="4308659C"/>
    <w:rsid w:val="43088480"/>
    <w:rsid w:val="430B9B4D"/>
    <w:rsid w:val="430FE76A"/>
    <w:rsid w:val="4316D35D"/>
    <w:rsid w:val="43175C27"/>
    <w:rsid w:val="43188987"/>
    <w:rsid w:val="431A33DD"/>
    <w:rsid w:val="4328755D"/>
    <w:rsid w:val="432AA694"/>
    <w:rsid w:val="432D1065"/>
    <w:rsid w:val="432D8C31"/>
    <w:rsid w:val="432D9597"/>
    <w:rsid w:val="4332582C"/>
    <w:rsid w:val="43325D76"/>
    <w:rsid w:val="43329199"/>
    <w:rsid w:val="4336A798"/>
    <w:rsid w:val="4339DDAB"/>
    <w:rsid w:val="433D2BB6"/>
    <w:rsid w:val="433E6461"/>
    <w:rsid w:val="433FA0D1"/>
    <w:rsid w:val="4340F13D"/>
    <w:rsid w:val="4342CC6A"/>
    <w:rsid w:val="434311C3"/>
    <w:rsid w:val="4348972F"/>
    <w:rsid w:val="4348E609"/>
    <w:rsid w:val="434F1801"/>
    <w:rsid w:val="4351E58D"/>
    <w:rsid w:val="43534148"/>
    <w:rsid w:val="4359C70F"/>
    <w:rsid w:val="436090B1"/>
    <w:rsid w:val="43613EE3"/>
    <w:rsid w:val="43621D9E"/>
    <w:rsid w:val="4362F669"/>
    <w:rsid w:val="436A6FE9"/>
    <w:rsid w:val="4377D1A5"/>
    <w:rsid w:val="437AE675"/>
    <w:rsid w:val="437CA464"/>
    <w:rsid w:val="437D1839"/>
    <w:rsid w:val="4384603F"/>
    <w:rsid w:val="438966F9"/>
    <w:rsid w:val="438B48C7"/>
    <w:rsid w:val="438C61F0"/>
    <w:rsid w:val="43921DB8"/>
    <w:rsid w:val="4399165A"/>
    <w:rsid w:val="4399A9E1"/>
    <w:rsid w:val="439C7B1A"/>
    <w:rsid w:val="439FCE80"/>
    <w:rsid w:val="43A1DBEB"/>
    <w:rsid w:val="43A28E2E"/>
    <w:rsid w:val="43A3AAF8"/>
    <w:rsid w:val="43A6C31F"/>
    <w:rsid w:val="43AA1ABA"/>
    <w:rsid w:val="43AD66AE"/>
    <w:rsid w:val="43AE5888"/>
    <w:rsid w:val="43B3DFD7"/>
    <w:rsid w:val="43B9124C"/>
    <w:rsid w:val="43BEE354"/>
    <w:rsid w:val="43C03EC8"/>
    <w:rsid w:val="43C82ED4"/>
    <w:rsid w:val="43CDD942"/>
    <w:rsid w:val="43D0E620"/>
    <w:rsid w:val="43DB3DC9"/>
    <w:rsid w:val="43E001A1"/>
    <w:rsid w:val="43E0D393"/>
    <w:rsid w:val="43E1F6E9"/>
    <w:rsid w:val="43E996E2"/>
    <w:rsid w:val="43EBF206"/>
    <w:rsid w:val="43EC0F87"/>
    <w:rsid w:val="43ECF672"/>
    <w:rsid w:val="43EE2233"/>
    <w:rsid w:val="43F0E1A2"/>
    <w:rsid w:val="43F24FA7"/>
    <w:rsid w:val="43F2E029"/>
    <w:rsid w:val="43F2EC1D"/>
    <w:rsid w:val="43F53678"/>
    <w:rsid w:val="43F6DA25"/>
    <w:rsid w:val="43F882B8"/>
    <w:rsid w:val="43FCB1BA"/>
    <w:rsid w:val="43FD1739"/>
    <w:rsid w:val="4405FBDB"/>
    <w:rsid w:val="440C3FA9"/>
    <w:rsid w:val="440C493E"/>
    <w:rsid w:val="44121C59"/>
    <w:rsid w:val="4413EEFB"/>
    <w:rsid w:val="4415E6AA"/>
    <w:rsid w:val="4417F160"/>
    <w:rsid w:val="4417F63A"/>
    <w:rsid w:val="44180C8D"/>
    <w:rsid w:val="44187B57"/>
    <w:rsid w:val="44215CD7"/>
    <w:rsid w:val="4431B6E0"/>
    <w:rsid w:val="44326AB1"/>
    <w:rsid w:val="4434B640"/>
    <w:rsid w:val="4442EF6F"/>
    <w:rsid w:val="4444FD27"/>
    <w:rsid w:val="44458D86"/>
    <w:rsid w:val="444A7161"/>
    <w:rsid w:val="444F17E6"/>
    <w:rsid w:val="4453E53E"/>
    <w:rsid w:val="44547454"/>
    <w:rsid w:val="4455085E"/>
    <w:rsid w:val="445AAF48"/>
    <w:rsid w:val="445D6FB6"/>
    <w:rsid w:val="446047B4"/>
    <w:rsid w:val="44634D14"/>
    <w:rsid w:val="4463795E"/>
    <w:rsid w:val="4465C873"/>
    <w:rsid w:val="446672EC"/>
    <w:rsid w:val="44690F3F"/>
    <w:rsid w:val="4469F45A"/>
    <w:rsid w:val="446B0436"/>
    <w:rsid w:val="446B839E"/>
    <w:rsid w:val="446D71C1"/>
    <w:rsid w:val="4470CECC"/>
    <w:rsid w:val="4473C694"/>
    <w:rsid w:val="4473EBCE"/>
    <w:rsid w:val="4475ACD7"/>
    <w:rsid w:val="44765339"/>
    <w:rsid w:val="44782772"/>
    <w:rsid w:val="4478328E"/>
    <w:rsid w:val="447B50D6"/>
    <w:rsid w:val="447F1960"/>
    <w:rsid w:val="44826966"/>
    <w:rsid w:val="44886D0C"/>
    <w:rsid w:val="448D24AF"/>
    <w:rsid w:val="448D9D81"/>
    <w:rsid w:val="44987458"/>
    <w:rsid w:val="4498FE29"/>
    <w:rsid w:val="44A073EC"/>
    <w:rsid w:val="44A62ED0"/>
    <w:rsid w:val="44A8C3EF"/>
    <w:rsid w:val="44AC0A3A"/>
    <w:rsid w:val="44AD0DC6"/>
    <w:rsid w:val="44B13DA5"/>
    <w:rsid w:val="44B17057"/>
    <w:rsid w:val="44B2DFDE"/>
    <w:rsid w:val="44B68DD2"/>
    <w:rsid w:val="44BA4B67"/>
    <w:rsid w:val="44BB6BDD"/>
    <w:rsid w:val="44C20F1A"/>
    <w:rsid w:val="44C47326"/>
    <w:rsid w:val="44C8003D"/>
    <w:rsid w:val="44CBC6FE"/>
    <w:rsid w:val="44D20740"/>
    <w:rsid w:val="44E0323F"/>
    <w:rsid w:val="44E35627"/>
    <w:rsid w:val="44E63D0F"/>
    <w:rsid w:val="44E6519A"/>
    <w:rsid w:val="44E7D59C"/>
    <w:rsid w:val="44E86702"/>
    <w:rsid w:val="44EB0989"/>
    <w:rsid w:val="44EDEC33"/>
    <w:rsid w:val="44F18594"/>
    <w:rsid w:val="44F56EE7"/>
    <w:rsid w:val="44F99240"/>
    <w:rsid w:val="44FA0D20"/>
    <w:rsid w:val="44FB88E6"/>
    <w:rsid w:val="44FF2F9B"/>
    <w:rsid w:val="45038580"/>
    <w:rsid w:val="450A701F"/>
    <w:rsid w:val="450CD20C"/>
    <w:rsid w:val="450D9109"/>
    <w:rsid w:val="450E0F93"/>
    <w:rsid w:val="45158982"/>
    <w:rsid w:val="4516EEF7"/>
    <w:rsid w:val="4517243E"/>
    <w:rsid w:val="4519D8C0"/>
    <w:rsid w:val="451EF79C"/>
    <w:rsid w:val="45213B1A"/>
    <w:rsid w:val="45220790"/>
    <w:rsid w:val="4522290C"/>
    <w:rsid w:val="452B8ABB"/>
    <w:rsid w:val="452C5EE3"/>
    <w:rsid w:val="45325154"/>
    <w:rsid w:val="4536172A"/>
    <w:rsid w:val="453865E1"/>
    <w:rsid w:val="4539CBFD"/>
    <w:rsid w:val="4542ED04"/>
    <w:rsid w:val="4546DEF8"/>
    <w:rsid w:val="45512B97"/>
    <w:rsid w:val="45570D0D"/>
    <w:rsid w:val="45577265"/>
    <w:rsid w:val="455C6148"/>
    <w:rsid w:val="4560055D"/>
    <w:rsid w:val="456016AC"/>
    <w:rsid w:val="45605CDC"/>
    <w:rsid w:val="4566F5AC"/>
    <w:rsid w:val="4568C49E"/>
    <w:rsid w:val="45691B74"/>
    <w:rsid w:val="456B6F02"/>
    <w:rsid w:val="456B9149"/>
    <w:rsid w:val="456F783F"/>
    <w:rsid w:val="457164B9"/>
    <w:rsid w:val="4574AAC6"/>
    <w:rsid w:val="457668D7"/>
    <w:rsid w:val="457E4A34"/>
    <w:rsid w:val="4587A49D"/>
    <w:rsid w:val="45881737"/>
    <w:rsid w:val="458AC5DB"/>
    <w:rsid w:val="4599BF9A"/>
    <w:rsid w:val="45A229F2"/>
    <w:rsid w:val="45A22EF7"/>
    <w:rsid w:val="45A44925"/>
    <w:rsid w:val="45AA7BFE"/>
    <w:rsid w:val="45AC98FD"/>
    <w:rsid w:val="45AF1DD2"/>
    <w:rsid w:val="45B12727"/>
    <w:rsid w:val="45B29170"/>
    <w:rsid w:val="45B3436F"/>
    <w:rsid w:val="45B6DF6B"/>
    <w:rsid w:val="45BA3FAE"/>
    <w:rsid w:val="45BABB86"/>
    <w:rsid w:val="45C022F8"/>
    <w:rsid w:val="45C3EB28"/>
    <w:rsid w:val="45C8D100"/>
    <w:rsid w:val="45D2F1E4"/>
    <w:rsid w:val="45D2FDF0"/>
    <w:rsid w:val="45D8D2BE"/>
    <w:rsid w:val="45DAD425"/>
    <w:rsid w:val="45DE45FD"/>
    <w:rsid w:val="45E02CD7"/>
    <w:rsid w:val="45E1B7A7"/>
    <w:rsid w:val="45E2A538"/>
    <w:rsid w:val="45E2F9D6"/>
    <w:rsid w:val="45E3362F"/>
    <w:rsid w:val="45E62790"/>
    <w:rsid w:val="45E7A39F"/>
    <w:rsid w:val="45E8C05F"/>
    <w:rsid w:val="45F71428"/>
    <w:rsid w:val="45F9E6BE"/>
    <w:rsid w:val="45FCA201"/>
    <w:rsid w:val="460155F7"/>
    <w:rsid w:val="4601C5B4"/>
    <w:rsid w:val="4605D05F"/>
    <w:rsid w:val="4609162F"/>
    <w:rsid w:val="4609AD07"/>
    <w:rsid w:val="460BB66B"/>
    <w:rsid w:val="460BE1DF"/>
    <w:rsid w:val="46102C3E"/>
    <w:rsid w:val="46176A75"/>
    <w:rsid w:val="4617D397"/>
    <w:rsid w:val="46188F88"/>
    <w:rsid w:val="461CBADA"/>
    <w:rsid w:val="4620CB7E"/>
    <w:rsid w:val="4624855F"/>
    <w:rsid w:val="46253D18"/>
    <w:rsid w:val="4625E113"/>
    <w:rsid w:val="4628E759"/>
    <w:rsid w:val="462F5FC5"/>
    <w:rsid w:val="4633F439"/>
    <w:rsid w:val="463BE40B"/>
    <w:rsid w:val="463ED8BA"/>
    <w:rsid w:val="4640B66E"/>
    <w:rsid w:val="4644E293"/>
    <w:rsid w:val="464ABC83"/>
    <w:rsid w:val="46517308"/>
    <w:rsid w:val="4652C387"/>
    <w:rsid w:val="465392DD"/>
    <w:rsid w:val="4656EF21"/>
    <w:rsid w:val="465CFF8D"/>
    <w:rsid w:val="466181E8"/>
    <w:rsid w:val="4663276F"/>
    <w:rsid w:val="4664BF48"/>
    <w:rsid w:val="4666F179"/>
    <w:rsid w:val="4666FFB0"/>
    <w:rsid w:val="466A4727"/>
    <w:rsid w:val="4679D932"/>
    <w:rsid w:val="467B1615"/>
    <w:rsid w:val="467C3E89"/>
    <w:rsid w:val="467E11AA"/>
    <w:rsid w:val="468B5C40"/>
    <w:rsid w:val="4690C4EA"/>
    <w:rsid w:val="46974BC1"/>
    <w:rsid w:val="4697E64E"/>
    <w:rsid w:val="4697F30B"/>
    <w:rsid w:val="469BB502"/>
    <w:rsid w:val="469CB669"/>
    <w:rsid w:val="469E301F"/>
    <w:rsid w:val="469E938E"/>
    <w:rsid w:val="46A752CD"/>
    <w:rsid w:val="46A79E87"/>
    <w:rsid w:val="46AB351F"/>
    <w:rsid w:val="46B42805"/>
    <w:rsid w:val="46B6A2A4"/>
    <w:rsid w:val="46BC9B30"/>
    <w:rsid w:val="46C4F329"/>
    <w:rsid w:val="46CB271D"/>
    <w:rsid w:val="46D23E59"/>
    <w:rsid w:val="46D40A10"/>
    <w:rsid w:val="46D4813A"/>
    <w:rsid w:val="46D99C3B"/>
    <w:rsid w:val="46DF6FE4"/>
    <w:rsid w:val="46DF843F"/>
    <w:rsid w:val="46E1FA21"/>
    <w:rsid w:val="46E9FE71"/>
    <w:rsid w:val="46EA242E"/>
    <w:rsid w:val="46ECE3D5"/>
    <w:rsid w:val="46ECEB30"/>
    <w:rsid w:val="46F08205"/>
    <w:rsid w:val="46F10FB1"/>
    <w:rsid w:val="46F4B9CD"/>
    <w:rsid w:val="46F5E2BC"/>
    <w:rsid w:val="46F65402"/>
    <w:rsid w:val="46F8958D"/>
    <w:rsid w:val="46F909FA"/>
    <w:rsid w:val="46FA9571"/>
    <w:rsid w:val="46FDA038"/>
    <w:rsid w:val="470288F0"/>
    <w:rsid w:val="47055CE7"/>
    <w:rsid w:val="4709F222"/>
    <w:rsid w:val="470A50E0"/>
    <w:rsid w:val="470C8212"/>
    <w:rsid w:val="4718042A"/>
    <w:rsid w:val="471DDF9C"/>
    <w:rsid w:val="4723CFF1"/>
    <w:rsid w:val="47242286"/>
    <w:rsid w:val="472DDBB5"/>
    <w:rsid w:val="473151B1"/>
    <w:rsid w:val="47318974"/>
    <w:rsid w:val="4733280C"/>
    <w:rsid w:val="4733CCBA"/>
    <w:rsid w:val="47346018"/>
    <w:rsid w:val="47380B8C"/>
    <w:rsid w:val="473888B1"/>
    <w:rsid w:val="4738C2E2"/>
    <w:rsid w:val="47398110"/>
    <w:rsid w:val="473CD11C"/>
    <w:rsid w:val="473DD83B"/>
    <w:rsid w:val="474B42F7"/>
    <w:rsid w:val="474BC325"/>
    <w:rsid w:val="474C6356"/>
    <w:rsid w:val="4756ADB2"/>
    <w:rsid w:val="4758AF56"/>
    <w:rsid w:val="475F905B"/>
    <w:rsid w:val="47611FEF"/>
    <w:rsid w:val="4768C6B1"/>
    <w:rsid w:val="476CCD56"/>
    <w:rsid w:val="476EA766"/>
    <w:rsid w:val="476F35F0"/>
    <w:rsid w:val="4771CE89"/>
    <w:rsid w:val="4778E785"/>
    <w:rsid w:val="477A6487"/>
    <w:rsid w:val="477AEF03"/>
    <w:rsid w:val="4780D88F"/>
    <w:rsid w:val="4780FCE9"/>
    <w:rsid w:val="4781B1C1"/>
    <w:rsid w:val="4785B6C9"/>
    <w:rsid w:val="4789EBF6"/>
    <w:rsid w:val="478D0DD6"/>
    <w:rsid w:val="4794AB87"/>
    <w:rsid w:val="4797921C"/>
    <w:rsid w:val="479AD2E8"/>
    <w:rsid w:val="479B4A9C"/>
    <w:rsid w:val="479C1E74"/>
    <w:rsid w:val="479CDCD9"/>
    <w:rsid w:val="47A37A66"/>
    <w:rsid w:val="47A4928E"/>
    <w:rsid w:val="47A5609F"/>
    <w:rsid w:val="47AAF367"/>
    <w:rsid w:val="47AEC77E"/>
    <w:rsid w:val="47B3A6D5"/>
    <w:rsid w:val="47B559F5"/>
    <w:rsid w:val="47B951D6"/>
    <w:rsid w:val="47BC8135"/>
    <w:rsid w:val="47CC85A8"/>
    <w:rsid w:val="47CE4BBB"/>
    <w:rsid w:val="47CFCD29"/>
    <w:rsid w:val="47D13424"/>
    <w:rsid w:val="47D1573D"/>
    <w:rsid w:val="47D410C9"/>
    <w:rsid w:val="47D732F2"/>
    <w:rsid w:val="47E0C9EB"/>
    <w:rsid w:val="47E2FFF2"/>
    <w:rsid w:val="47E788B4"/>
    <w:rsid w:val="47E7AE84"/>
    <w:rsid w:val="47EA35D6"/>
    <w:rsid w:val="47ED8F8C"/>
    <w:rsid w:val="47F0B198"/>
    <w:rsid w:val="47F89EE7"/>
    <w:rsid w:val="47FADF72"/>
    <w:rsid w:val="4801823F"/>
    <w:rsid w:val="48026E5E"/>
    <w:rsid w:val="480480C1"/>
    <w:rsid w:val="480504A9"/>
    <w:rsid w:val="4805F92A"/>
    <w:rsid w:val="4812685E"/>
    <w:rsid w:val="481CCDB5"/>
    <w:rsid w:val="481E3D14"/>
    <w:rsid w:val="482398FD"/>
    <w:rsid w:val="482BC60F"/>
    <w:rsid w:val="48311802"/>
    <w:rsid w:val="48325C4D"/>
    <w:rsid w:val="48346D2C"/>
    <w:rsid w:val="483A7367"/>
    <w:rsid w:val="483CB5B0"/>
    <w:rsid w:val="483CF5AA"/>
    <w:rsid w:val="4842D3A9"/>
    <w:rsid w:val="48433400"/>
    <w:rsid w:val="4843C7F9"/>
    <w:rsid w:val="48488BEF"/>
    <w:rsid w:val="48489DBE"/>
    <w:rsid w:val="484B68B8"/>
    <w:rsid w:val="484DFCBF"/>
    <w:rsid w:val="4854458E"/>
    <w:rsid w:val="4857C8CF"/>
    <w:rsid w:val="485ADB70"/>
    <w:rsid w:val="485D2672"/>
    <w:rsid w:val="485E2EA5"/>
    <w:rsid w:val="4863CA7B"/>
    <w:rsid w:val="4866B8F9"/>
    <w:rsid w:val="486B8DB2"/>
    <w:rsid w:val="4874435B"/>
    <w:rsid w:val="4877779C"/>
    <w:rsid w:val="48788A7D"/>
    <w:rsid w:val="4880659C"/>
    <w:rsid w:val="488A2FF8"/>
    <w:rsid w:val="488AF676"/>
    <w:rsid w:val="488CCC48"/>
    <w:rsid w:val="4891AFEF"/>
    <w:rsid w:val="48937BC3"/>
    <w:rsid w:val="4898CC80"/>
    <w:rsid w:val="489A5672"/>
    <w:rsid w:val="489C48F4"/>
    <w:rsid w:val="489CB52B"/>
    <w:rsid w:val="48A0D2E9"/>
    <w:rsid w:val="48A2AAED"/>
    <w:rsid w:val="48A2B759"/>
    <w:rsid w:val="48A44A78"/>
    <w:rsid w:val="48A61935"/>
    <w:rsid w:val="48A78C86"/>
    <w:rsid w:val="48AAE085"/>
    <w:rsid w:val="48AFED75"/>
    <w:rsid w:val="48B1F62E"/>
    <w:rsid w:val="48B64152"/>
    <w:rsid w:val="48B85B58"/>
    <w:rsid w:val="48B9C229"/>
    <w:rsid w:val="48BA59DF"/>
    <w:rsid w:val="48BB60E6"/>
    <w:rsid w:val="48C0D914"/>
    <w:rsid w:val="48C1D7F6"/>
    <w:rsid w:val="48CB33F9"/>
    <w:rsid w:val="48CCCD35"/>
    <w:rsid w:val="48CF50E1"/>
    <w:rsid w:val="48CFEB4C"/>
    <w:rsid w:val="48D2532A"/>
    <w:rsid w:val="48D3DFAD"/>
    <w:rsid w:val="48E14140"/>
    <w:rsid w:val="48E39337"/>
    <w:rsid w:val="48EFF4BD"/>
    <w:rsid w:val="48F22405"/>
    <w:rsid w:val="48F5C6B9"/>
    <w:rsid w:val="48F83249"/>
    <w:rsid w:val="48FB4D28"/>
    <w:rsid w:val="490ACF4C"/>
    <w:rsid w:val="490BC705"/>
    <w:rsid w:val="49153914"/>
    <w:rsid w:val="491EDD6E"/>
    <w:rsid w:val="491F36DE"/>
    <w:rsid w:val="4924EAEA"/>
    <w:rsid w:val="49270933"/>
    <w:rsid w:val="49272912"/>
    <w:rsid w:val="49282C72"/>
    <w:rsid w:val="492DAAFD"/>
    <w:rsid w:val="4933E01D"/>
    <w:rsid w:val="493E1D49"/>
    <w:rsid w:val="493EC389"/>
    <w:rsid w:val="4947928C"/>
    <w:rsid w:val="4948B21C"/>
    <w:rsid w:val="4949B85A"/>
    <w:rsid w:val="494C83E5"/>
    <w:rsid w:val="49500000"/>
    <w:rsid w:val="4950DAD8"/>
    <w:rsid w:val="4951A2B4"/>
    <w:rsid w:val="495B12DF"/>
    <w:rsid w:val="495B752B"/>
    <w:rsid w:val="495E57DB"/>
    <w:rsid w:val="49619805"/>
    <w:rsid w:val="49692D28"/>
    <w:rsid w:val="496BB46A"/>
    <w:rsid w:val="496D1B6F"/>
    <w:rsid w:val="49765187"/>
    <w:rsid w:val="4978E8DB"/>
    <w:rsid w:val="497D5326"/>
    <w:rsid w:val="49862129"/>
    <w:rsid w:val="49925E4E"/>
    <w:rsid w:val="49935BF7"/>
    <w:rsid w:val="499365BD"/>
    <w:rsid w:val="49962532"/>
    <w:rsid w:val="499773B1"/>
    <w:rsid w:val="4997F0B6"/>
    <w:rsid w:val="499C42EB"/>
    <w:rsid w:val="499DC730"/>
    <w:rsid w:val="49A16E8C"/>
    <w:rsid w:val="49A7DC3F"/>
    <w:rsid w:val="49A983A8"/>
    <w:rsid w:val="49B171E8"/>
    <w:rsid w:val="49B42ECF"/>
    <w:rsid w:val="49B5FA94"/>
    <w:rsid w:val="49BD68CA"/>
    <w:rsid w:val="49BF481F"/>
    <w:rsid w:val="49C135CD"/>
    <w:rsid w:val="49C1E730"/>
    <w:rsid w:val="49C9548B"/>
    <w:rsid w:val="49CDFFE4"/>
    <w:rsid w:val="49CFB3C7"/>
    <w:rsid w:val="49D0356A"/>
    <w:rsid w:val="49D0ED9F"/>
    <w:rsid w:val="49D38259"/>
    <w:rsid w:val="49D56350"/>
    <w:rsid w:val="49DA5176"/>
    <w:rsid w:val="49DE8076"/>
    <w:rsid w:val="49DEE244"/>
    <w:rsid w:val="49E6B639"/>
    <w:rsid w:val="49E7CF4F"/>
    <w:rsid w:val="49E92650"/>
    <w:rsid w:val="49EBCBAF"/>
    <w:rsid w:val="49ECAF6E"/>
    <w:rsid w:val="49EDB76C"/>
    <w:rsid w:val="49F211D7"/>
    <w:rsid w:val="49F23328"/>
    <w:rsid w:val="49F45F6E"/>
    <w:rsid w:val="49F49952"/>
    <w:rsid w:val="49F74906"/>
    <w:rsid w:val="49F79251"/>
    <w:rsid w:val="49F94911"/>
    <w:rsid w:val="49FDAD3C"/>
    <w:rsid w:val="4A002C31"/>
    <w:rsid w:val="4A02F38E"/>
    <w:rsid w:val="4A03E79A"/>
    <w:rsid w:val="4A0747A3"/>
    <w:rsid w:val="4A0A6174"/>
    <w:rsid w:val="4A10A822"/>
    <w:rsid w:val="4A12F96C"/>
    <w:rsid w:val="4A1CCCD2"/>
    <w:rsid w:val="4A1F5163"/>
    <w:rsid w:val="4A20C180"/>
    <w:rsid w:val="4A23A1EE"/>
    <w:rsid w:val="4A256562"/>
    <w:rsid w:val="4A2F73F5"/>
    <w:rsid w:val="4A36D7A7"/>
    <w:rsid w:val="4A38B96A"/>
    <w:rsid w:val="4A398589"/>
    <w:rsid w:val="4A3E5A28"/>
    <w:rsid w:val="4A3E73FA"/>
    <w:rsid w:val="4A46EEA8"/>
    <w:rsid w:val="4A4976FF"/>
    <w:rsid w:val="4A535A6A"/>
    <w:rsid w:val="4A5DA7C8"/>
    <w:rsid w:val="4A623D51"/>
    <w:rsid w:val="4A62D5AA"/>
    <w:rsid w:val="4A69EC36"/>
    <w:rsid w:val="4A73A335"/>
    <w:rsid w:val="4A7872DA"/>
    <w:rsid w:val="4A7DAE93"/>
    <w:rsid w:val="4A7F6D11"/>
    <w:rsid w:val="4A80CCB8"/>
    <w:rsid w:val="4A817B23"/>
    <w:rsid w:val="4A8235E2"/>
    <w:rsid w:val="4A84A2C3"/>
    <w:rsid w:val="4A86A5C1"/>
    <w:rsid w:val="4A870BD1"/>
    <w:rsid w:val="4A87D421"/>
    <w:rsid w:val="4A8A14F7"/>
    <w:rsid w:val="4A94F57A"/>
    <w:rsid w:val="4A9563A0"/>
    <w:rsid w:val="4A994C1A"/>
    <w:rsid w:val="4A999F6D"/>
    <w:rsid w:val="4A9D7935"/>
    <w:rsid w:val="4A9FB124"/>
    <w:rsid w:val="4AA687AF"/>
    <w:rsid w:val="4AABF4F8"/>
    <w:rsid w:val="4AAFDBB5"/>
    <w:rsid w:val="4AB01C4A"/>
    <w:rsid w:val="4ABC7AA6"/>
    <w:rsid w:val="4ABE7B93"/>
    <w:rsid w:val="4ABFC3CA"/>
    <w:rsid w:val="4AC0682D"/>
    <w:rsid w:val="4AC7BDA3"/>
    <w:rsid w:val="4AC7D309"/>
    <w:rsid w:val="4ACB0272"/>
    <w:rsid w:val="4ACD00F8"/>
    <w:rsid w:val="4ACFB7B8"/>
    <w:rsid w:val="4AD62EFF"/>
    <w:rsid w:val="4ADD5AE6"/>
    <w:rsid w:val="4AE47DD3"/>
    <w:rsid w:val="4AF8B6DB"/>
    <w:rsid w:val="4AFA4E60"/>
    <w:rsid w:val="4AFA95BF"/>
    <w:rsid w:val="4AFF57E7"/>
    <w:rsid w:val="4B01E211"/>
    <w:rsid w:val="4B12166A"/>
    <w:rsid w:val="4B1B79D0"/>
    <w:rsid w:val="4B1CAAF8"/>
    <w:rsid w:val="4B283A78"/>
    <w:rsid w:val="4B289947"/>
    <w:rsid w:val="4B2900A1"/>
    <w:rsid w:val="4B2BAB9A"/>
    <w:rsid w:val="4B30D59F"/>
    <w:rsid w:val="4B341519"/>
    <w:rsid w:val="4B349556"/>
    <w:rsid w:val="4B3BCFB0"/>
    <w:rsid w:val="4B4265BD"/>
    <w:rsid w:val="4B432651"/>
    <w:rsid w:val="4B450761"/>
    <w:rsid w:val="4B46E2C7"/>
    <w:rsid w:val="4B4BFDA0"/>
    <w:rsid w:val="4B4FC029"/>
    <w:rsid w:val="4B5B0839"/>
    <w:rsid w:val="4B5BD32A"/>
    <w:rsid w:val="4B5C6121"/>
    <w:rsid w:val="4B6064A1"/>
    <w:rsid w:val="4B614483"/>
    <w:rsid w:val="4B6263FF"/>
    <w:rsid w:val="4B6FC19B"/>
    <w:rsid w:val="4B72296F"/>
    <w:rsid w:val="4B727895"/>
    <w:rsid w:val="4B735128"/>
    <w:rsid w:val="4B75844C"/>
    <w:rsid w:val="4B7601D8"/>
    <w:rsid w:val="4B76AAE6"/>
    <w:rsid w:val="4B775538"/>
    <w:rsid w:val="4B77BFEC"/>
    <w:rsid w:val="4B78C7FD"/>
    <w:rsid w:val="4B7927C9"/>
    <w:rsid w:val="4B7C1FA0"/>
    <w:rsid w:val="4B7DF7DD"/>
    <w:rsid w:val="4B800214"/>
    <w:rsid w:val="4B809690"/>
    <w:rsid w:val="4B815BBD"/>
    <w:rsid w:val="4B835FF8"/>
    <w:rsid w:val="4B83AB23"/>
    <w:rsid w:val="4B851825"/>
    <w:rsid w:val="4B8577E7"/>
    <w:rsid w:val="4B8CF3AE"/>
    <w:rsid w:val="4B9020AC"/>
    <w:rsid w:val="4B979581"/>
    <w:rsid w:val="4B9A6337"/>
    <w:rsid w:val="4B9BA774"/>
    <w:rsid w:val="4B9D1B7C"/>
    <w:rsid w:val="4B9D5DCF"/>
    <w:rsid w:val="4B9E4B84"/>
    <w:rsid w:val="4BA28F30"/>
    <w:rsid w:val="4BA53D1F"/>
    <w:rsid w:val="4BA61BE4"/>
    <w:rsid w:val="4BA691A4"/>
    <w:rsid w:val="4BACC177"/>
    <w:rsid w:val="4BBA5B50"/>
    <w:rsid w:val="4BBA70BF"/>
    <w:rsid w:val="4BBA88FA"/>
    <w:rsid w:val="4BBB4262"/>
    <w:rsid w:val="4BBE0FC4"/>
    <w:rsid w:val="4BBE508A"/>
    <w:rsid w:val="4BC1A8E2"/>
    <w:rsid w:val="4BC652ED"/>
    <w:rsid w:val="4BC80DE8"/>
    <w:rsid w:val="4BCA96A3"/>
    <w:rsid w:val="4BCB11F9"/>
    <w:rsid w:val="4BCE53CE"/>
    <w:rsid w:val="4BCF00F9"/>
    <w:rsid w:val="4BCFAAE9"/>
    <w:rsid w:val="4BD5C5B7"/>
    <w:rsid w:val="4BD616D1"/>
    <w:rsid w:val="4BD73037"/>
    <w:rsid w:val="4BD99C94"/>
    <w:rsid w:val="4BDD114C"/>
    <w:rsid w:val="4BE07D3C"/>
    <w:rsid w:val="4BE1CC06"/>
    <w:rsid w:val="4BE3FBE5"/>
    <w:rsid w:val="4BEC284A"/>
    <w:rsid w:val="4BF5526B"/>
    <w:rsid w:val="4C022614"/>
    <w:rsid w:val="4C0403A9"/>
    <w:rsid w:val="4C0B0373"/>
    <w:rsid w:val="4C0B6337"/>
    <w:rsid w:val="4C0B778F"/>
    <w:rsid w:val="4C0BCB31"/>
    <w:rsid w:val="4C0BCD17"/>
    <w:rsid w:val="4C0E0AE5"/>
    <w:rsid w:val="4C1166AB"/>
    <w:rsid w:val="4C12C351"/>
    <w:rsid w:val="4C162218"/>
    <w:rsid w:val="4C1A526A"/>
    <w:rsid w:val="4C1A709E"/>
    <w:rsid w:val="4C1E9002"/>
    <w:rsid w:val="4C1FC5B8"/>
    <w:rsid w:val="4C200EA0"/>
    <w:rsid w:val="4C232DEE"/>
    <w:rsid w:val="4C23B578"/>
    <w:rsid w:val="4C24644A"/>
    <w:rsid w:val="4C25F596"/>
    <w:rsid w:val="4C2A8ED7"/>
    <w:rsid w:val="4C2EFC6C"/>
    <w:rsid w:val="4C3089A2"/>
    <w:rsid w:val="4C336D95"/>
    <w:rsid w:val="4C37F984"/>
    <w:rsid w:val="4C39E47A"/>
    <w:rsid w:val="4C3B1CD7"/>
    <w:rsid w:val="4C3BD15A"/>
    <w:rsid w:val="4C3C34D7"/>
    <w:rsid w:val="4C3CCAB1"/>
    <w:rsid w:val="4C3D0F5B"/>
    <w:rsid w:val="4C3DF56B"/>
    <w:rsid w:val="4C3EADB2"/>
    <w:rsid w:val="4C3FDD12"/>
    <w:rsid w:val="4C413633"/>
    <w:rsid w:val="4C449126"/>
    <w:rsid w:val="4C49B3C9"/>
    <w:rsid w:val="4C4A6A86"/>
    <w:rsid w:val="4C4D38D9"/>
    <w:rsid w:val="4C4F28E2"/>
    <w:rsid w:val="4C4FFC7B"/>
    <w:rsid w:val="4C55AC70"/>
    <w:rsid w:val="4C55CAC2"/>
    <w:rsid w:val="4C5B48D9"/>
    <w:rsid w:val="4C5ED4FC"/>
    <w:rsid w:val="4C647717"/>
    <w:rsid w:val="4C65BA81"/>
    <w:rsid w:val="4C6647E6"/>
    <w:rsid w:val="4C6ADF2E"/>
    <w:rsid w:val="4C6B753D"/>
    <w:rsid w:val="4C6D62D0"/>
    <w:rsid w:val="4C6DC234"/>
    <w:rsid w:val="4C77B8DA"/>
    <w:rsid w:val="4C78AD81"/>
    <w:rsid w:val="4C7DA4B0"/>
    <w:rsid w:val="4C88F142"/>
    <w:rsid w:val="4C89459F"/>
    <w:rsid w:val="4C8CA634"/>
    <w:rsid w:val="4C8EF7FB"/>
    <w:rsid w:val="4C8FA30F"/>
    <w:rsid w:val="4C919EB4"/>
    <w:rsid w:val="4C925018"/>
    <w:rsid w:val="4C92CD6D"/>
    <w:rsid w:val="4C955C23"/>
    <w:rsid w:val="4C95ED66"/>
    <w:rsid w:val="4C97279D"/>
    <w:rsid w:val="4C97A68C"/>
    <w:rsid w:val="4C97DCF7"/>
    <w:rsid w:val="4C9D71FF"/>
    <w:rsid w:val="4C9E432F"/>
    <w:rsid w:val="4C9F5AB5"/>
    <w:rsid w:val="4CA33988"/>
    <w:rsid w:val="4CA50EE8"/>
    <w:rsid w:val="4CA575A9"/>
    <w:rsid w:val="4CA65C9B"/>
    <w:rsid w:val="4CA90ECD"/>
    <w:rsid w:val="4CAA2A10"/>
    <w:rsid w:val="4CB0B52A"/>
    <w:rsid w:val="4CB3F129"/>
    <w:rsid w:val="4CB6E929"/>
    <w:rsid w:val="4CB74C97"/>
    <w:rsid w:val="4CB74E29"/>
    <w:rsid w:val="4CB8E272"/>
    <w:rsid w:val="4CBBD1C0"/>
    <w:rsid w:val="4CBCC397"/>
    <w:rsid w:val="4CBCEDE8"/>
    <w:rsid w:val="4CC48C7C"/>
    <w:rsid w:val="4CC7365A"/>
    <w:rsid w:val="4CC94F8B"/>
    <w:rsid w:val="4CCABF8D"/>
    <w:rsid w:val="4CCB09DA"/>
    <w:rsid w:val="4CCCBE5C"/>
    <w:rsid w:val="4CD21310"/>
    <w:rsid w:val="4CD38EE4"/>
    <w:rsid w:val="4CD3C5CE"/>
    <w:rsid w:val="4CD79051"/>
    <w:rsid w:val="4CD8FEC8"/>
    <w:rsid w:val="4CD9D9DE"/>
    <w:rsid w:val="4CE07905"/>
    <w:rsid w:val="4CE6055F"/>
    <w:rsid w:val="4CE65B5B"/>
    <w:rsid w:val="4CF52DDB"/>
    <w:rsid w:val="4CF77390"/>
    <w:rsid w:val="4D05C65E"/>
    <w:rsid w:val="4D08E28E"/>
    <w:rsid w:val="4D0AC779"/>
    <w:rsid w:val="4D0CA9B5"/>
    <w:rsid w:val="4D0DE5A2"/>
    <w:rsid w:val="4D11E926"/>
    <w:rsid w:val="4D138B55"/>
    <w:rsid w:val="4D13E614"/>
    <w:rsid w:val="4D162939"/>
    <w:rsid w:val="4D1D1B9D"/>
    <w:rsid w:val="4D1E90CB"/>
    <w:rsid w:val="4D1F6206"/>
    <w:rsid w:val="4D22A10B"/>
    <w:rsid w:val="4D23F2C6"/>
    <w:rsid w:val="4D253FD0"/>
    <w:rsid w:val="4D27C331"/>
    <w:rsid w:val="4D29B47F"/>
    <w:rsid w:val="4D30DA56"/>
    <w:rsid w:val="4D34EC09"/>
    <w:rsid w:val="4D37C9BF"/>
    <w:rsid w:val="4D391E88"/>
    <w:rsid w:val="4D39B077"/>
    <w:rsid w:val="4D3B0595"/>
    <w:rsid w:val="4D404247"/>
    <w:rsid w:val="4D40B2B7"/>
    <w:rsid w:val="4D410929"/>
    <w:rsid w:val="4D4228C4"/>
    <w:rsid w:val="4D43397B"/>
    <w:rsid w:val="4D44C4EB"/>
    <w:rsid w:val="4D47A32E"/>
    <w:rsid w:val="4D4B8730"/>
    <w:rsid w:val="4D4E4506"/>
    <w:rsid w:val="4D4F084C"/>
    <w:rsid w:val="4D528965"/>
    <w:rsid w:val="4D5481DF"/>
    <w:rsid w:val="4D54AD3F"/>
    <w:rsid w:val="4D55F406"/>
    <w:rsid w:val="4D5721D6"/>
    <w:rsid w:val="4D588799"/>
    <w:rsid w:val="4D5D758F"/>
    <w:rsid w:val="4D5F0B0B"/>
    <w:rsid w:val="4D616CB1"/>
    <w:rsid w:val="4D63CD28"/>
    <w:rsid w:val="4D654F55"/>
    <w:rsid w:val="4D66BAA5"/>
    <w:rsid w:val="4D758FEE"/>
    <w:rsid w:val="4D7B3857"/>
    <w:rsid w:val="4D7DD4DB"/>
    <w:rsid w:val="4D7FDE5F"/>
    <w:rsid w:val="4D840E8F"/>
    <w:rsid w:val="4D8580D2"/>
    <w:rsid w:val="4D8F6B2E"/>
    <w:rsid w:val="4D942102"/>
    <w:rsid w:val="4D963B23"/>
    <w:rsid w:val="4D9C3B52"/>
    <w:rsid w:val="4D9F2799"/>
    <w:rsid w:val="4DA0E59E"/>
    <w:rsid w:val="4DA0F8D3"/>
    <w:rsid w:val="4DA1745C"/>
    <w:rsid w:val="4DAF516D"/>
    <w:rsid w:val="4DB98282"/>
    <w:rsid w:val="4DBA55DB"/>
    <w:rsid w:val="4DC19875"/>
    <w:rsid w:val="4DC2ADB6"/>
    <w:rsid w:val="4DC6B307"/>
    <w:rsid w:val="4DC8B265"/>
    <w:rsid w:val="4DC95862"/>
    <w:rsid w:val="4DD1F83C"/>
    <w:rsid w:val="4DD2D9E8"/>
    <w:rsid w:val="4DE41C54"/>
    <w:rsid w:val="4DE47043"/>
    <w:rsid w:val="4DE66308"/>
    <w:rsid w:val="4DE77EDD"/>
    <w:rsid w:val="4DE808A8"/>
    <w:rsid w:val="4DEA94F0"/>
    <w:rsid w:val="4DEB6335"/>
    <w:rsid w:val="4DEEFBE5"/>
    <w:rsid w:val="4DEF1683"/>
    <w:rsid w:val="4DEFE24B"/>
    <w:rsid w:val="4DFD8559"/>
    <w:rsid w:val="4E07C369"/>
    <w:rsid w:val="4E09FC06"/>
    <w:rsid w:val="4E11F873"/>
    <w:rsid w:val="4E223715"/>
    <w:rsid w:val="4E256CD4"/>
    <w:rsid w:val="4E27D049"/>
    <w:rsid w:val="4E291870"/>
    <w:rsid w:val="4E2ECA5E"/>
    <w:rsid w:val="4E303E10"/>
    <w:rsid w:val="4E328A27"/>
    <w:rsid w:val="4E358875"/>
    <w:rsid w:val="4E39543F"/>
    <w:rsid w:val="4E3C2F92"/>
    <w:rsid w:val="4E4D0D45"/>
    <w:rsid w:val="4E4E5890"/>
    <w:rsid w:val="4E4FE242"/>
    <w:rsid w:val="4E5E94A2"/>
    <w:rsid w:val="4E5F386A"/>
    <w:rsid w:val="4E67F785"/>
    <w:rsid w:val="4E6FA3A2"/>
    <w:rsid w:val="4E72084E"/>
    <w:rsid w:val="4E779105"/>
    <w:rsid w:val="4E79956E"/>
    <w:rsid w:val="4E7A3659"/>
    <w:rsid w:val="4E7D7AAC"/>
    <w:rsid w:val="4E828CDA"/>
    <w:rsid w:val="4E874596"/>
    <w:rsid w:val="4E8A32A3"/>
    <w:rsid w:val="4E8A6489"/>
    <w:rsid w:val="4E8A6528"/>
    <w:rsid w:val="4E904978"/>
    <w:rsid w:val="4E966D9F"/>
    <w:rsid w:val="4EA0ECF0"/>
    <w:rsid w:val="4EA168A9"/>
    <w:rsid w:val="4EA23F48"/>
    <w:rsid w:val="4EA2F175"/>
    <w:rsid w:val="4EAC2BA5"/>
    <w:rsid w:val="4EACFC9E"/>
    <w:rsid w:val="4EAD7BCC"/>
    <w:rsid w:val="4EAF899A"/>
    <w:rsid w:val="4EB064E3"/>
    <w:rsid w:val="4EB36262"/>
    <w:rsid w:val="4EB48A95"/>
    <w:rsid w:val="4EBAD669"/>
    <w:rsid w:val="4EBE5CD8"/>
    <w:rsid w:val="4EBE6702"/>
    <w:rsid w:val="4EC4260A"/>
    <w:rsid w:val="4ECFCDE4"/>
    <w:rsid w:val="4ED02E59"/>
    <w:rsid w:val="4ED08B7F"/>
    <w:rsid w:val="4ED13820"/>
    <w:rsid w:val="4ED32D46"/>
    <w:rsid w:val="4ED3A308"/>
    <w:rsid w:val="4ED87BDD"/>
    <w:rsid w:val="4ED8CBFB"/>
    <w:rsid w:val="4ED92CD5"/>
    <w:rsid w:val="4EE59CC0"/>
    <w:rsid w:val="4EE80981"/>
    <w:rsid w:val="4EE9178B"/>
    <w:rsid w:val="4EEA37BE"/>
    <w:rsid w:val="4EEB6A62"/>
    <w:rsid w:val="4EEF4DFF"/>
    <w:rsid w:val="4EF0B991"/>
    <w:rsid w:val="4EF1B0CC"/>
    <w:rsid w:val="4EF7C49D"/>
    <w:rsid w:val="4EF90BEB"/>
    <w:rsid w:val="4EFB81E7"/>
    <w:rsid w:val="4EFC1196"/>
    <w:rsid w:val="4F0149DF"/>
    <w:rsid w:val="4F093481"/>
    <w:rsid w:val="4F0FFEDF"/>
    <w:rsid w:val="4F1A27C2"/>
    <w:rsid w:val="4F1F4AED"/>
    <w:rsid w:val="4F23A612"/>
    <w:rsid w:val="4F241B87"/>
    <w:rsid w:val="4F274DE4"/>
    <w:rsid w:val="4F28A2EC"/>
    <w:rsid w:val="4F28CB6A"/>
    <w:rsid w:val="4F2B8C45"/>
    <w:rsid w:val="4F2F793B"/>
    <w:rsid w:val="4F34BF11"/>
    <w:rsid w:val="4F366282"/>
    <w:rsid w:val="4F373804"/>
    <w:rsid w:val="4F37F66D"/>
    <w:rsid w:val="4F3A1A54"/>
    <w:rsid w:val="4F3BD22D"/>
    <w:rsid w:val="4F3D1068"/>
    <w:rsid w:val="4F3EC408"/>
    <w:rsid w:val="4F459D14"/>
    <w:rsid w:val="4F473CD9"/>
    <w:rsid w:val="4F48F9D9"/>
    <w:rsid w:val="4F4C7280"/>
    <w:rsid w:val="4F5144E7"/>
    <w:rsid w:val="4F525484"/>
    <w:rsid w:val="4F54532B"/>
    <w:rsid w:val="4F57E4CF"/>
    <w:rsid w:val="4F5BF1D6"/>
    <w:rsid w:val="4F5FFA4F"/>
    <w:rsid w:val="4F60F061"/>
    <w:rsid w:val="4F6265B3"/>
    <w:rsid w:val="4F627FEF"/>
    <w:rsid w:val="4F6642FA"/>
    <w:rsid w:val="4F67FA2F"/>
    <w:rsid w:val="4F72F5D0"/>
    <w:rsid w:val="4F73E59F"/>
    <w:rsid w:val="4F73F14D"/>
    <w:rsid w:val="4F74B76E"/>
    <w:rsid w:val="4F787216"/>
    <w:rsid w:val="4F7CCDA0"/>
    <w:rsid w:val="4F7EF08A"/>
    <w:rsid w:val="4F832FB8"/>
    <w:rsid w:val="4F840B23"/>
    <w:rsid w:val="4F867CD6"/>
    <w:rsid w:val="4F89B1E8"/>
    <w:rsid w:val="4F8BFBE2"/>
    <w:rsid w:val="4F8EB270"/>
    <w:rsid w:val="4F955BA8"/>
    <w:rsid w:val="4F95F30E"/>
    <w:rsid w:val="4F96EEE9"/>
    <w:rsid w:val="4F99FF2F"/>
    <w:rsid w:val="4F9DF04C"/>
    <w:rsid w:val="4FAE265F"/>
    <w:rsid w:val="4FAE44D0"/>
    <w:rsid w:val="4FB0F3E8"/>
    <w:rsid w:val="4FB2CABF"/>
    <w:rsid w:val="4FB2D41C"/>
    <w:rsid w:val="4FBA7B4A"/>
    <w:rsid w:val="4FBC5A9F"/>
    <w:rsid w:val="4FBF9ABB"/>
    <w:rsid w:val="4FC1CB73"/>
    <w:rsid w:val="4FC5D17D"/>
    <w:rsid w:val="4FC88FBE"/>
    <w:rsid w:val="4FC9DE51"/>
    <w:rsid w:val="4FD10BB4"/>
    <w:rsid w:val="4FD709DA"/>
    <w:rsid w:val="4FD75031"/>
    <w:rsid w:val="4FD7B347"/>
    <w:rsid w:val="4FD9F93E"/>
    <w:rsid w:val="4FDC1BFE"/>
    <w:rsid w:val="4FE7244F"/>
    <w:rsid w:val="4FE7BFAB"/>
    <w:rsid w:val="4FE7FCDE"/>
    <w:rsid w:val="4FE9F633"/>
    <w:rsid w:val="4FEAD72F"/>
    <w:rsid w:val="4FEDFCC7"/>
    <w:rsid w:val="4FF16E16"/>
    <w:rsid w:val="4FFA3C4F"/>
    <w:rsid w:val="4FFBB883"/>
    <w:rsid w:val="4FFCDA76"/>
    <w:rsid w:val="4FFEE8B6"/>
    <w:rsid w:val="5001944F"/>
    <w:rsid w:val="500DA98C"/>
    <w:rsid w:val="500EED0E"/>
    <w:rsid w:val="501028BC"/>
    <w:rsid w:val="5012111B"/>
    <w:rsid w:val="50124B3C"/>
    <w:rsid w:val="5013F761"/>
    <w:rsid w:val="5015820A"/>
    <w:rsid w:val="50164E93"/>
    <w:rsid w:val="5017BE5D"/>
    <w:rsid w:val="501B5736"/>
    <w:rsid w:val="501B8A21"/>
    <w:rsid w:val="5022CBCA"/>
    <w:rsid w:val="50234591"/>
    <w:rsid w:val="50246ECC"/>
    <w:rsid w:val="50285ABB"/>
    <w:rsid w:val="502CE460"/>
    <w:rsid w:val="50308C34"/>
    <w:rsid w:val="5033D2A6"/>
    <w:rsid w:val="50343D74"/>
    <w:rsid w:val="5035052F"/>
    <w:rsid w:val="50364ADB"/>
    <w:rsid w:val="50369502"/>
    <w:rsid w:val="5037B36C"/>
    <w:rsid w:val="503A5A65"/>
    <w:rsid w:val="503D8294"/>
    <w:rsid w:val="504A585D"/>
    <w:rsid w:val="50614ABB"/>
    <w:rsid w:val="5067EA44"/>
    <w:rsid w:val="506CE606"/>
    <w:rsid w:val="506F06D7"/>
    <w:rsid w:val="5083C5DE"/>
    <w:rsid w:val="508683B9"/>
    <w:rsid w:val="5087C5CE"/>
    <w:rsid w:val="508C46CF"/>
    <w:rsid w:val="5092D680"/>
    <w:rsid w:val="509924B4"/>
    <w:rsid w:val="509FB413"/>
    <w:rsid w:val="50A485CC"/>
    <w:rsid w:val="50A7400D"/>
    <w:rsid w:val="50A7AD7D"/>
    <w:rsid w:val="50A8134A"/>
    <w:rsid w:val="50AA311E"/>
    <w:rsid w:val="50AB7345"/>
    <w:rsid w:val="50B56FA5"/>
    <w:rsid w:val="50B5EFD8"/>
    <w:rsid w:val="50B7C0F9"/>
    <w:rsid w:val="50B9326B"/>
    <w:rsid w:val="50B9AA3C"/>
    <w:rsid w:val="50BB2484"/>
    <w:rsid w:val="50BFB66D"/>
    <w:rsid w:val="50C171D1"/>
    <w:rsid w:val="50C30D69"/>
    <w:rsid w:val="50C83D9F"/>
    <w:rsid w:val="50C8FF61"/>
    <w:rsid w:val="50CC1D66"/>
    <w:rsid w:val="50CE42D7"/>
    <w:rsid w:val="50CE5EBA"/>
    <w:rsid w:val="50CFB5FF"/>
    <w:rsid w:val="50D017C3"/>
    <w:rsid w:val="50D24F26"/>
    <w:rsid w:val="50D709A0"/>
    <w:rsid w:val="50D7FE53"/>
    <w:rsid w:val="50DABE6E"/>
    <w:rsid w:val="50E163B6"/>
    <w:rsid w:val="50E2054C"/>
    <w:rsid w:val="50E2D20A"/>
    <w:rsid w:val="50E363C1"/>
    <w:rsid w:val="50E84030"/>
    <w:rsid w:val="50EA1013"/>
    <w:rsid w:val="50EA4605"/>
    <w:rsid w:val="50EA7D2B"/>
    <w:rsid w:val="50EF05B6"/>
    <w:rsid w:val="50F25EDE"/>
    <w:rsid w:val="50F30A5D"/>
    <w:rsid w:val="50F322BA"/>
    <w:rsid w:val="50F67CDA"/>
    <w:rsid w:val="50F72614"/>
    <w:rsid w:val="50FED913"/>
    <w:rsid w:val="5101A0E9"/>
    <w:rsid w:val="5108A8E7"/>
    <w:rsid w:val="510ED7F3"/>
    <w:rsid w:val="511384B3"/>
    <w:rsid w:val="511722B2"/>
    <w:rsid w:val="511AEC29"/>
    <w:rsid w:val="511C2CCA"/>
    <w:rsid w:val="511ECADC"/>
    <w:rsid w:val="511F1DED"/>
    <w:rsid w:val="511F80D4"/>
    <w:rsid w:val="511FACFA"/>
    <w:rsid w:val="511FE85D"/>
    <w:rsid w:val="51201D07"/>
    <w:rsid w:val="5125EB07"/>
    <w:rsid w:val="512A3EC7"/>
    <w:rsid w:val="51304CD2"/>
    <w:rsid w:val="51365181"/>
    <w:rsid w:val="5137C346"/>
    <w:rsid w:val="513A58B6"/>
    <w:rsid w:val="5146C24E"/>
    <w:rsid w:val="5147022E"/>
    <w:rsid w:val="514D77E5"/>
    <w:rsid w:val="514DDE48"/>
    <w:rsid w:val="514F467F"/>
    <w:rsid w:val="514FB196"/>
    <w:rsid w:val="51508601"/>
    <w:rsid w:val="51520A77"/>
    <w:rsid w:val="51574E36"/>
    <w:rsid w:val="51588F29"/>
    <w:rsid w:val="5159036B"/>
    <w:rsid w:val="515C0B04"/>
    <w:rsid w:val="515F094D"/>
    <w:rsid w:val="51637615"/>
    <w:rsid w:val="516E17BC"/>
    <w:rsid w:val="51716EED"/>
    <w:rsid w:val="51719FCA"/>
    <w:rsid w:val="5172A9AE"/>
    <w:rsid w:val="51770B1F"/>
    <w:rsid w:val="517E0E56"/>
    <w:rsid w:val="517F7F92"/>
    <w:rsid w:val="518B46CD"/>
    <w:rsid w:val="5195EB2D"/>
    <w:rsid w:val="519B8E5C"/>
    <w:rsid w:val="519CC014"/>
    <w:rsid w:val="519D10AF"/>
    <w:rsid w:val="519F590D"/>
    <w:rsid w:val="51A0A304"/>
    <w:rsid w:val="51A758AC"/>
    <w:rsid w:val="51A7EAED"/>
    <w:rsid w:val="51AC98EE"/>
    <w:rsid w:val="51AEDA59"/>
    <w:rsid w:val="51B2D33E"/>
    <w:rsid w:val="51BF7EB5"/>
    <w:rsid w:val="51C7AB3A"/>
    <w:rsid w:val="51CEDA83"/>
    <w:rsid w:val="51D219D2"/>
    <w:rsid w:val="51D843EA"/>
    <w:rsid w:val="51DC5A8F"/>
    <w:rsid w:val="51E04566"/>
    <w:rsid w:val="51E60E0E"/>
    <w:rsid w:val="51ED4C2D"/>
    <w:rsid w:val="51F36EAC"/>
    <w:rsid w:val="51F581E5"/>
    <w:rsid w:val="51F775D0"/>
    <w:rsid w:val="51F77DEE"/>
    <w:rsid w:val="51FAA13C"/>
    <w:rsid w:val="51FBCA13"/>
    <w:rsid w:val="51FDC0C3"/>
    <w:rsid w:val="51FEF3F7"/>
    <w:rsid w:val="5203376E"/>
    <w:rsid w:val="52039328"/>
    <w:rsid w:val="5206C5FE"/>
    <w:rsid w:val="5207407A"/>
    <w:rsid w:val="5218ABB4"/>
    <w:rsid w:val="521A62BB"/>
    <w:rsid w:val="521D6EBE"/>
    <w:rsid w:val="521EACD9"/>
    <w:rsid w:val="5222EE91"/>
    <w:rsid w:val="5227EBFE"/>
    <w:rsid w:val="52296730"/>
    <w:rsid w:val="522BBF8D"/>
    <w:rsid w:val="522C1E17"/>
    <w:rsid w:val="522D95D3"/>
    <w:rsid w:val="522F17A1"/>
    <w:rsid w:val="52314BC1"/>
    <w:rsid w:val="5234498B"/>
    <w:rsid w:val="523464B0"/>
    <w:rsid w:val="52347139"/>
    <w:rsid w:val="5235EC03"/>
    <w:rsid w:val="523B2748"/>
    <w:rsid w:val="523CE348"/>
    <w:rsid w:val="523F0E2F"/>
    <w:rsid w:val="523F5E45"/>
    <w:rsid w:val="52418FF1"/>
    <w:rsid w:val="524477AA"/>
    <w:rsid w:val="524569F9"/>
    <w:rsid w:val="5247AE68"/>
    <w:rsid w:val="52485F9A"/>
    <w:rsid w:val="524D9814"/>
    <w:rsid w:val="524FCEFF"/>
    <w:rsid w:val="5251F34D"/>
    <w:rsid w:val="5256BD95"/>
    <w:rsid w:val="525A5A6F"/>
    <w:rsid w:val="525AA6B5"/>
    <w:rsid w:val="52611520"/>
    <w:rsid w:val="52622A99"/>
    <w:rsid w:val="5267D319"/>
    <w:rsid w:val="52719D44"/>
    <w:rsid w:val="527CF0FB"/>
    <w:rsid w:val="5280A3A3"/>
    <w:rsid w:val="5285AE8E"/>
    <w:rsid w:val="52860845"/>
    <w:rsid w:val="5290B50A"/>
    <w:rsid w:val="52926C31"/>
    <w:rsid w:val="5293CB34"/>
    <w:rsid w:val="529518E7"/>
    <w:rsid w:val="52956400"/>
    <w:rsid w:val="5299C0B6"/>
    <w:rsid w:val="529B038A"/>
    <w:rsid w:val="52A6FB4F"/>
    <w:rsid w:val="52AA4B33"/>
    <w:rsid w:val="52AAC3C9"/>
    <w:rsid w:val="52AB44F5"/>
    <w:rsid w:val="52AB91C4"/>
    <w:rsid w:val="52ACA539"/>
    <w:rsid w:val="52ADC363"/>
    <w:rsid w:val="52AEC45C"/>
    <w:rsid w:val="52AF8B84"/>
    <w:rsid w:val="52B8E069"/>
    <w:rsid w:val="52BD2CE3"/>
    <w:rsid w:val="52BE2C1F"/>
    <w:rsid w:val="52C0BD3F"/>
    <w:rsid w:val="52C282D2"/>
    <w:rsid w:val="52C7DCB4"/>
    <w:rsid w:val="52CB2BC3"/>
    <w:rsid w:val="52CC2FAB"/>
    <w:rsid w:val="52CD4C55"/>
    <w:rsid w:val="52D3C2A8"/>
    <w:rsid w:val="52D6A65F"/>
    <w:rsid w:val="52D883DC"/>
    <w:rsid w:val="52DF6C83"/>
    <w:rsid w:val="52E36B14"/>
    <w:rsid w:val="52E99307"/>
    <w:rsid w:val="52E9CFEF"/>
    <w:rsid w:val="52EB3121"/>
    <w:rsid w:val="52EB7139"/>
    <w:rsid w:val="52EC15B8"/>
    <w:rsid w:val="52ED7C5B"/>
    <w:rsid w:val="52F4A039"/>
    <w:rsid w:val="52FA522B"/>
    <w:rsid w:val="53097917"/>
    <w:rsid w:val="530A3C36"/>
    <w:rsid w:val="5312CFF9"/>
    <w:rsid w:val="53151F60"/>
    <w:rsid w:val="5316E21D"/>
    <w:rsid w:val="531713F7"/>
    <w:rsid w:val="5319243B"/>
    <w:rsid w:val="5319A14E"/>
    <w:rsid w:val="5319B595"/>
    <w:rsid w:val="532084BF"/>
    <w:rsid w:val="532215B3"/>
    <w:rsid w:val="53295429"/>
    <w:rsid w:val="532AC17E"/>
    <w:rsid w:val="532C5F2C"/>
    <w:rsid w:val="533245CC"/>
    <w:rsid w:val="5332A59C"/>
    <w:rsid w:val="5332FD14"/>
    <w:rsid w:val="5339684B"/>
    <w:rsid w:val="533C08DF"/>
    <w:rsid w:val="5341D417"/>
    <w:rsid w:val="53423443"/>
    <w:rsid w:val="53430170"/>
    <w:rsid w:val="5348B14E"/>
    <w:rsid w:val="5349FC27"/>
    <w:rsid w:val="534B6E9D"/>
    <w:rsid w:val="534DD1AC"/>
    <w:rsid w:val="534EC444"/>
    <w:rsid w:val="53560780"/>
    <w:rsid w:val="53563671"/>
    <w:rsid w:val="535BFFC9"/>
    <w:rsid w:val="535C1408"/>
    <w:rsid w:val="535FF499"/>
    <w:rsid w:val="53626887"/>
    <w:rsid w:val="5362D418"/>
    <w:rsid w:val="5363E6EF"/>
    <w:rsid w:val="5363E89D"/>
    <w:rsid w:val="53662D9F"/>
    <w:rsid w:val="5367B41D"/>
    <w:rsid w:val="53701AD2"/>
    <w:rsid w:val="5370489A"/>
    <w:rsid w:val="5371AF45"/>
    <w:rsid w:val="53769BF2"/>
    <w:rsid w:val="5377ACDF"/>
    <w:rsid w:val="5378AA95"/>
    <w:rsid w:val="5378E370"/>
    <w:rsid w:val="537BBFE4"/>
    <w:rsid w:val="537C156B"/>
    <w:rsid w:val="537DD322"/>
    <w:rsid w:val="537F8AB3"/>
    <w:rsid w:val="53826B66"/>
    <w:rsid w:val="5383B482"/>
    <w:rsid w:val="5383D255"/>
    <w:rsid w:val="5383F96B"/>
    <w:rsid w:val="538903A1"/>
    <w:rsid w:val="538A93D9"/>
    <w:rsid w:val="538BAAA9"/>
    <w:rsid w:val="53907F4A"/>
    <w:rsid w:val="5390BAA0"/>
    <w:rsid w:val="5393846B"/>
    <w:rsid w:val="5395313D"/>
    <w:rsid w:val="539633B0"/>
    <w:rsid w:val="53965288"/>
    <w:rsid w:val="5399D8D9"/>
    <w:rsid w:val="539BDBA0"/>
    <w:rsid w:val="53A017DA"/>
    <w:rsid w:val="53A17D65"/>
    <w:rsid w:val="53A494EB"/>
    <w:rsid w:val="53AF217B"/>
    <w:rsid w:val="53B26A04"/>
    <w:rsid w:val="53B2A7D3"/>
    <w:rsid w:val="53B66F72"/>
    <w:rsid w:val="53BEB58E"/>
    <w:rsid w:val="53C5D86F"/>
    <w:rsid w:val="53C834FA"/>
    <w:rsid w:val="53CBC674"/>
    <w:rsid w:val="53CEFB9B"/>
    <w:rsid w:val="53CF210A"/>
    <w:rsid w:val="53D5E2C9"/>
    <w:rsid w:val="53D63CCE"/>
    <w:rsid w:val="53D7BD21"/>
    <w:rsid w:val="53DF206A"/>
    <w:rsid w:val="53E15380"/>
    <w:rsid w:val="53E573E7"/>
    <w:rsid w:val="53F17860"/>
    <w:rsid w:val="53F72C08"/>
    <w:rsid w:val="540115F3"/>
    <w:rsid w:val="5405CC4A"/>
    <w:rsid w:val="54063A25"/>
    <w:rsid w:val="5406F69B"/>
    <w:rsid w:val="540B9DCF"/>
    <w:rsid w:val="540EBA6D"/>
    <w:rsid w:val="540EE5B3"/>
    <w:rsid w:val="54118503"/>
    <w:rsid w:val="5411926C"/>
    <w:rsid w:val="54134CC4"/>
    <w:rsid w:val="54186D31"/>
    <w:rsid w:val="541AE608"/>
    <w:rsid w:val="541FF1DB"/>
    <w:rsid w:val="542018CA"/>
    <w:rsid w:val="54231101"/>
    <w:rsid w:val="5423C804"/>
    <w:rsid w:val="5427F026"/>
    <w:rsid w:val="542BE935"/>
    <w:rsid w:val="542C4E60"/>
    <w:rsid w:val="542F1608"/>
    <w:rsid w:val="5430A0ED"/>
    <w:rsid w:val="5431BB8A"/>
    <w:rsid w:val="54385683"/>
    <w:rsid w:val="543976ED"/>
    <w:rsid w:val="543A8A12"/>
    <w:rsid w:val="543E02A1"/>
    <w:rsid w:val="543F5D27"/>
    <w:rsid w:val="5441D057"/>
    <w:rsid w:val="54439126"/>
    <w:rsid w:val="544770A5"/>
    <w:rsid w:val="544B3F3F"/>
    <w:rsid w:val="544D71E3"/>
    <w:rsid w:val="544E09A4"/>
    <w:rsid w:val="5450F340"/>
    <w:rsid w:val="54512EAB"/>
    <w:rsid w:val="545CB79E"/>
    <w:rsid w:val="545E5B62"/>
    <w:rsid w:val="5461AE4A"/>
    <w:rsid w:val="5469AEB5"/>
    <w:rsid w:val="546A8C88"/>
    <w:rsid w:val="546CD3D1"/>
    <w:rsid w:val="5470BA87"/>
    <w:rsid w:val="5471D95D"/>
    <w:rsid w:val="5477543C"/>
    <w:rsid w:val="5477BF69"/>
    <w:rsid w:val="5477EA21"/>
    <w:rsid w:val="5479D003"/>
    <w:rsid w:val="548B20EF"/>
    <w:rsid w:val="548C579B"/>
    <w:rsid w:val="548FA07F"/>
    <w:rsid w:val="549147F3"/>
    <w:rsid w:val="549363B8"/>
    <w:rsid w:val="5493C440"/>
    <w:rsid w:val="5494B381"/>
    <w:rsid w:val="54955807"/>
    <w:rsid w:val="5498E217"/>
    <w:rsid w:val="549DEE98"/>
    <w:rsid w:val="549FFD29"/>
    <w:rsid w:val="54A37FD7"/>
    <w:rsid w:val="54ABEFC8"/>
    <w:rsid w:val="54B3507F"/>
    <w:rsid w:val="54B46394"/>
    <w:rsid w:val="54B55A16"/>
    <w:rsid w:val="54BB6188"/>
    <w:rsid w:val="54C07310"/>
    <w:rsid w:val="54C13F26"/>
    <w:rsid w:val="54C166D6"/>
    <w:rsid w:val="54C47FC2"/>
    <w:rsid w:val="54C50518"/>
    <w:rsid w:val="54C715FD"/>
    <w:rsid w:val="54C81971"/>
    <w:rsid w:val="54C8C917"/>
    <w:rsid w:val="54C928D1"/>
    <w:rsid w:val="54D3FCA7"/>
    <w:rsid w:val="54D8676C"/>
    <w:rsid w:val="54DCBB9E"/>
    <w:rsid w:val="54DDCF55"/>
    <w:rsid w:val="54E26CA5"/>
    <w:rsid w:val="54E36788"/>
    <w:rsid w:val="54E466D8"/>
    <w:rsid w:val="54E47FDB"/>
    <w:rsid w:val="54E5FAFE"/>
    <w:rsid w:val="54E7801C"/>
    <w:rsid w:val="54E7C2BD"/>
    <w:rsid w:val="54EB6C69"/>
    <w:rsid w:val="54ECCF9B"/>
    <w:rsid w:val="54EDDFAA"/>
    <w:rsid w:val="54FB13EC"/>
    <w:rsid w:val="54FCADF6"/>
    <w:rsid w:val="54FFB5E3"/>
    <w:rsid w:val="550520DF"/>
    <w:rsid w:val="5505B4A6"/>
    <w:rsid w:val="5508176B"/>
    <w:rsid w:val="550C9F14"/>
    <w:rsid w:val="550FAA25"/>
    <w:rsid w:val="55126A11"/>
    <w:rsid w:val="55175F82"/>
    <w:rsid w:val="551AC115"/>
    <w:rsid w:val="551BAD2B"/>
    <w:rsid w:val="551FFEC7"/>
    <w:rsid w:val="55249566"/>
    <w:rsid w:val="55257CF3"/>
    <w:rsid w:val="55264F49"/>
    <w:rsid w:val="5527A2BE"/>
    <w:rsid w:val="552E808A"/>
    <w:rsid w:val="552F031F"/>
    <w:rsid w:val="55314F2B"/>
    <w:rsid w:val="553A05E2"/>
    <w:rsid w:val="5543360E"/>
    <w:rsid w:val="55463831"/>
    <w:rsid w:val="5547E493"/>
    <w:rsid w:val="554943E6"/>
    <w:rsid w:val="554C768A"/>
    <w:rsid w:val="554D04E1"/>
    <w:rsid w:val="55589094"/>
    <w:rsid w:val="555ACEF5"/>
    <w:rsid w:val="555B287A"/>
    <w:rsid w:val="555B3170"/>
    <w:rsid w:val="555F66CA"/>
    <w:rsid w:val="5565EC87"/>
    <w:rsid w:val="556946B7"/>
    <w:rsid w:val="5569E09E"/>
    <w:rsid w:val="556D0FA4"/>
    <w:rsid w:val="556E7C9B"/>
    <w:rsid w:val="5572DAA3"/>
    <w:rsid w:val="557557C0"/>
    <w:rsid w:val="5575A988"/>
    <w:rsid w:val="557E640C"/>
    <w:rsid w:val="557F85F4"/>
    <w:rsid w:val="5581E95C"/>
    <w:rsid w:val="558234B1"/>
    <w:rsid w:val="55823F02"/>
    <w:rsid w:val="5588BC3A"/>
    <w:rsid w:val="55897C2A"/>
    <w:rsid w:val="558D711B"/>
    <w:rsid w:val="559378F3"/>
    <w:rsid w:val="559F1853"/>
    <w:rsid w:val="55A3E053"/>
    <w:rsid w:val="55A4117A"/>
    <w:rsid w:val="55A4D9D2"/>
    <w:rsid w:val="55B3CD42"/>
    <w:rsid w:val="55B85016"/>
    <w:rsid w:val="55B98FBA"/>
    <w:rsid w:val="55C0E62D"/>
    <w:rsid w:val="55C1EC65"/>
    <w:rsid w:val="55C3467F"/>
    <w:rsid w:val="55C60B43"/>
    <w:rsid w:val="55C81DD6"/>
    <w:rsid w:val="55C9C62D"/>
    <w:rsid w:val="55CA5B0E"/>
    <w:rsid w:val="55CC9BA4"/>
    <w:rsid w:val="55CD4789"/>
    <w:rsid w:val="55D038EE"/>
    <w:rsid w:val="55D567FC"/>
    <w:rsid w:val="55D6E693"/>
    <w:rsid w:val="55DB97C2"/>
    <w:rsid w:val="55DEA107"/>
    <w:rsid w:val="55E045A0"/>
    <w:rsid w:val="55E127BD"/>
    <w:rsid w:val="55E1A94E"/>
    <w:rsid w:val="55E66828"/>
    <w:rsid w:val="55E7A146"/>
    <w:rsid w:val="55E8172E"/>
    <w:rsid w:val="55EA0A68"/>
    <w:rsid w:val="55EB1334"/>
    <w:rsid w:val="55EB7BEA"/>
    <w:rsid w:val="55ECB493"/>
    <w:rsid w:val="55EEB535"/>
    <w:rsid w:val="55EF1223"/>
    <w:rsid w:val="55F4DC2C"/>
    <w:rsid w:val="55F66203"/>
    <w:rsid w:val="55F7C925"/>
    <w:rsid w:val="55F84A55"/>
    <w:rsid w:val="5601EA34"/>
    <w:rsid w:val="5601F0FC"/>
    <w:rsid w:val="560E3C07"/>
    <w:rsid w:val="561851C3"/>
    <w:rsid w:val="561B9F4D"/>
    <w:rsid w:val="561EDF8C"/>
    <w:rsid w:val="56243AE2"/>
    <w:rsid w:val="562DF2D7"/>
    <w:rsid w:val="5630FEFF"/>
    <w:rsid w:val="563682E7"/>
    <w:rsid w:val="563B1469"/>
    <w:rsid w:val="563E2FFC"/>
    <w:rsid w:val="564800BE"/>
    <w:rsid w:val="564871DC"/>
    <w:rsid w:val="564EB861"/>
    <w:rsid w:val="5656D680"/>
    <w:rsid w:val="56581296"/>
    <w:rsid w:val="56599D01"/>
    <w:rsid w:val="565AC0B7"/>
    <w:rsid w:val="565D2E8E"/>
    <w:rsid w:val="5661C70E"/>
    <w:rsid w:val="56642017"/>
    <w:rsid w:val="56647D8D"/>
    <w:rsid w:val="566CFEE3"/>
    <w:rsid w:val="566DAC7D"/>
    <w:rsid w:val="56704145"/>
    <w:rsid w:val="567050D7"/>
    <w:rsid w:val="56718916"/>
    <w:rsid w:val="56750442"/>
    <w:rsid w:val="567530F2"/>
    <w:rsid w:val="5679A34E"/>
    <w:rsid w:val="5679B284"/>
    <w:rsid w:val="567CCCBA"/>
    <w:rsid w:val="567F2716"/>
    <w:rsid w:val="5689D868"/>
    <w:rsid w:val="568BED2D"/>
    <w:rsid w:val="56918148"/>
    <w:rsid w:val="56938FAD"/>
    <w:rsid w:val="569659EC"/>
    <w:rsid w:val="56978336"/>
    <w:rsid w:val="569C8581"/>
    <w:rsid w:val="56A1DD73"/>
    <w:rsid w:val="56A4533F"/>
    <w:rsid w:val="56A5BC89"/>
    <w:rsid w:val="56AAA8D2"/>
    <w:rsid w:val="56AB9544"/>
    <w:rsid w:val="56ABC3AF"/>
    <w:rsid w:val="56AF1663"/>
    <w:rsid w:val="56B03751"/>
    <w:rsid w:val="56B0AD94"/>
    <w:rsid w:val="56B23022"/>
    <w:rsid w:val="56B4FE13"/>
    <w:rsid w:val="56B57A83"/>
    <w:rsid w:val="56B86CC0"/>
    <w:rsid w:val="56BBF61A"/>
    <w:rsid w:val="56BD0512"/>
    <w:rsid w:val="56BE235A"/>
    <w:rsid w:val="56BE803A"/>
    <w:rsid w:val="56C1E4E7"/>
    <w:rsid w:val="56C7C276"/>
    <w:rsid w:val="56CBBF36"/>
    <w:rsid w:val="56CDB28C"/>
    <w:rsid w:val="56CEB28D"/>
    <w:rsid w:val="56CF9A60"/>
    <w:rsid w:val="56D107C6"/>
    <w:rsid w:val="56D34272"/>
    <w:rsid w:val="56D43DB6"/>
    <w:rsid w:val="56D69119"/>
    <w:rsid w:val="56D71C41"/>
    <w:rsid w:val="56D7FF43"/>
    <w:rsid w:val="56D92758"/>
    <w:rsid w:val="56DD6D1E"/>
    <w:rsid w:val="56DE8059"/>
    <w:rsid w:val="56E2791D"/>
    <w:rsid w:val="56E30CAC"/>
    <w:rsid w:val="56E6CC82"/>
    <w:rsid w:val="56EAF4E2"/>
    <w:rsid w:val="56EF0EA5"/>
    <w:rsid w:val="56F07430"/>
    <w:rsid w:val="56F40BD1"/>
    <w:rsid w:val="56F69E41"/>
    <w:rsid w:val="56FB7DE5"/>
    <w:rsid w:val="56FEB9CC"/>
    <w:rsid w:val="57071A08"/>
    <w:rsid w:val="5707719D"/>
    <w:rsid w:val="5707FD81"/>
    <w:rsid w:val="570C8AF4"/>
    <w:rsid w:val="57111054"/>
    <w:rsid w:val="57155DA3"/>
    <w:rsid w:val="571B7F35"/>
    <w:rsid w:val="571C493F"/>
    <w:rsid w:val="571CDA62"/>
    <w:rsid w:val="571DC158"/>
    <w:rsid w:val="57207C1D"/>
    <w:rsid w:val="57224070"/>
    <w:rsid w:val="57227119"/>
    <w:rsid w:val="5729D929"/>
    <w:rsid w:val="572A6A6B"/>
    <w:rsid w:val="572B6DEA"/>
    <w:rsid w:val="5730E919"/>
    <w:rsid w:val="5735812D"/>
    <w:rsid w:val="5737858E"/>
    <w:rsid w:val="5738057F"/>
    <w:rsid w:val="573B8F6F"/>
    <w:rsid w:val="573E63C2"/>
    <w:rsid w:val="573F2458"/>
    <w:rsid w:val="57425FC3"/>
    <w:rsid w:val="5745169A"/>
    <w:rsid w:val="574BB538"/>
    <w:rsid w:val="574CCA59"/>
    <w:rsid w:val="574FFC0D"/>
    <w:rsid w:val="5750ABDD"/>
    <w:rsid w:val="575811AD"/>
    <w:rsid w:val="575B4C6D"/>
    <w:rsid w:val="575BBB06"/>
    <w:rsid w:val="57604FC5"/>
    <w:rsid w:val="57606A6F"/>
    <w:rsid w:val="5762B4DF"/>
    <w:rsid w:val="5762C51A"/>
    <w:rsid w:val="5764284E"/>
    <w:rsid w:val="576A0AEA"/>
    <w:rsid w:val="57721B14"/>
    <w:rsid w:val="577891B3"/>
    <w:rsid w:val="5779D729"/>
    <w:rsid w:val="577AE136"/>
    <w:rsid w:val="577B5770"/>
    <w:rsid w:val="577D6286"/>
    <w:rsid w:val="57804CBA"/>
    <w:rsid w:val="57817899"/>
    <w:rsid w:val="57824457"/>
    <w:rsid w:val="57828A10"/>
    <w:rsid w:val="57831229"/>
    <w:rsid w:val="5783CB7E"/>
    <w:rsid w:val="57840637"/>
    <w:rsid w:val="57867839"/>
    <w:rsid w:val="5787DB71"/>
    <w:rsid w:val="57899F74"/>
    <w:rsid w:val="5789F917"/>
    <w:rsid w:val="578B3F27"/>
    <w:rsid w:val="57953D7A"/>
    <w:rsid w:val="5799D510"/>
    <w:rsid w:val="579A1811"/>
    <w:rsid w:val="57A4C1FF"/>
    <w:rsid w:val="57A538CB"/>
    <w:rsid w:val="57A7D3BD"/>
    <w:rsid w:val="57A7E48F"/>
    <w:rsid w:val="57A8151A"/>
    <w:rsid w:val="57A982AA"/>
    <w:rsid w:val="57AD6F18"/>
    <w:rsid w:val="57ADB0BE"/>
    <w:rsid w:val="57C14BD6"/>
    <w:rsid w:val="57C643D4"/>
    <w:rsid w:val="57CA40FA"/>
    <w:rsid w:val="57CB1663"/>
    <w:rsid w:val="57CB8323"/>
    <w:rsid w:val="57CBB7D6"/>
    <w:rsid w:val="57CD4319"/>
    <w:rsid w:val="57CFCDE9"/>
    <w:rsid w:val="57D0ABDC"/>
    <w:rsid w:val="57D33855"/>
    <w:rsid w:val="57D5E30B"/>
    <w:rsid w:val="57D9D25F"/>
    <w:rsid w:val="57DA0F93"/>
    <w:rsid w:val="57DD45C9"/>
    <w:rsid w:val="57E50D12"/>
    <w:rsid w:val="57E6CE8E"/>
    <w:rsid w:val="57ED2A74"/>
    <w:rsid w:val="57EF1E02"/>
    <w:rsid w:val="57F2727C"/>
    <w:rsid w:val="57F4A38D"/>
    <w:rsid w:val="57F6AB2C"/>
    <w:rsid w:val="57F9E4AD"/>
    <w:rsid w:val="57FA7EEB"/>
    <w:rsid w:val="57FEB429"/>
    <w:rsid w:val="58003D1A"/>
    <w:rsid w:val="5801BE73"/>
    <w:rsid w:val="58052349"/>
    <w:rsid w:val="58055819"/>
    <w:rsid w:val="580CD90D"/>
    <w:rsid w:val="58167DAB"/>
    <w:rsid w:val="581DD4C7"/>
    <w:rsid w:val="581E16E3"/>
    <w:rsid w:val="5824AA3B"/>
    <w:rsid w:val="5824EB23"/>
    <w:rsid w:val="5826AD6D"/>
    <w:rsid w:val="582C9D18"/>
    <w:rsid w:val="582EAD66"/>
    <w:rsid w:val="5831BD5E"/>
    <w:rsid w:val="5831E7D3"/>
    <w:rsid w:val="58327E56"/>
    <w:rsid w:val="5838A300"/>
    <w:rsid w:val="5839A47E"/>
    <w:rsid w:val="58405D82"/>
    <w:rsid w:val="5840AC6D"/>
    <w:rsid w:val="5844D275"/>
    <w:rsid w:val="58498C61"/>
    <w:rsid w:val="584A80DC"/>
    <w:rsid w:val="584C30FA"/>
    <w:rsid w:val="58507FBE"/>
    <w:rsid w:val="5855C7C6"/>
    <w:rsid w:val="58560D58"/>
    <w:rsid w:val="58575775"/>
    <w:rsid w:val="585C7CF4"/>
    <w:rsid w:val="585D492E"/>
    <w:rsid w:val="585D732B"/>
    <w:rsid w:val="585DC950"/>
    <w:rsid w:val="585F6622"/>
    <w:rsid w:val="586019ED"/>
    <w:rsid w:val="58654E51"/>
    <w:rsid w:val="586C1B49"/>
    <w:rsid w:val="586CC212"/>
    <w:rsid w:val="586F9130"/>
    <w:rsid w:val="587061BD"/>
    <w:rsid w:val="5871BEAA"/>
    <w:rsid w:val="58786712"/>
    <w:rsid w:val="587F3A40"/>
    <w:rsid w:val="588445BB"/>
    <w:rsid w:val="5888DFD6"/>
    <w:rsid w:val="588AC411"/>
    <w:rsid w:val="588BC60C"/>
    <w:rsid w:val="588C72A5"/>
    <w:rsid w:val="588E286D"/>
    <w:rsid w:val="5893F5F3"/>
    <w:rsid w:val="5894C037"/>
    <w:rsid w:val="58961431"/>
    <w:rsid w:val="58981670"/>
    <w:rsid w:val="589A3C72"/>
    <w:rsid w:val="589C2565"/>
    <w:rsid w:val="589CC055"/>
    <w:rsid w:val="58A8D0E3"/>
    <w:rsid w:val="58A98AE4"/>
    <w:rsid w:val="58ABD300"/>
    <w:rsid w:val="58AD0A82"/>
    <w:rsid w:val="58AD1019"/>
    <w:rsid w:val="58AF48D1"/>
    <w:rsid w:val="58B41BCA"/>
    <w:rsid w:val="58B6D3FC"/>
    <w:rsid w:val="58BABA0E"/>
    <w:rsid w:val="58BE2707"/>
    <w:rsid w:val="58C3EAC0"/>
    <w:rsid w:val="58C4704C"/>
    <w:rsid w:val="58C4CBF9"/>
    <w:rsid w:val="58C65464"/>
    <w:rsid w:val="58C76494"/>
    <w:rsid w:val="58CF535B"/>
    <w:rsid w:val="58D043F1"/>
    <w:rsid w:val="58D4AF46"/>
    <w:rsid w:val="58DC3E7F"/>
    <w:rsid w:val="58DD6B32"/>
    <w:rsid w:val="58DE95F2"/>
    <w:rsid w:val="58DFBF6A"/>
    <w:rsid w:val="58E75C0C"/>
    <w:rsid w:val="58E84864"/>
    <w:rsid w:val="58E9F159"/>
    <w:rsid w:val="58EA7E12"/>
    <w:rsid w:val="58EB9F17"/>
    <w:rsid w:val="58EE81A3"/>
    <w:rsid w:val="58F62B73"/>
    <w:rsid w:val="58FAEEC5"/>
    <w:rsid w:val="59029654"/>
    <w:rsid w:val="5905CB01"/>
    <w:rsid w:val="59073B95"/>
    <w:rsid w:val="590B7BE5"/>
    <w:rsid w:val="59105552"/>
    <w:rsid w:val="5911EC21"/>
    <w:rsid w:val="5915936F"/>
    <w:rsid w:val="591769CA"/>
    <w:rsid w:val="591787E0"/>
    <w:rsid w:val="591A0BA5"/>
    <w:rsid w:val="591AF219"/>
    <w:rsid w:val="591D430F"/>
    <w:rsid w:val="591EC866"/>
    <w:rsid w:val="591FB03C"/>
    <w:rsid w:val="5923B7BD"/>
    <w:rsid w:val="5927FF5C"/>
    <w:rsid w:val="592A6876"/>
    <w:rsid w:val="592E6868"/>
    <w:rsid w:val="592F9AB6"/>
    <w:rsid w:val="592FCDB3"/>
    <w:rsid w:val="5930E4FE"/>
    <w:rsid w:val="59327C51"/>
    <w:rsid w:val="593759AB"/>
    <w:rsid w:val="59381089"/>
    <w:rsid w:val="59388916"/>
    <w:rsid w:val="59391F15"/>
    <w:rsid w:val="593F0963"/>
    <w:rsid w:val="593F279F"/>
    <w:rsid w:val="59409837"/>
    <w:rsid w:val="5940E11C"/>
    <w:rsid w:val="59421D25"/>
    <w:rsid w:val="5946C694"/>
    <w:rsid w:val="59471A50"/>
    <w:rsid w:val="59477A16"/>
    <w:rsid w:val="59480898"/>
    <w:rsid w:val="5949C352"/>
    <w:rsid w:val="594DEE69"/>
    <w:rsid w:val="594E9065"/>
    <w:rsid w:val="59556D28"/>
    <w:rsid w:val="5956F060"/>
    <w:rsid w:val="59586F40"/>
    <w:rsid w:val="595D3BD5"/>
    <w:rsid w:val="595DD3F3"/>
    <w:rsid w:val="5962A088"/>
    <w:rsid w:val="59636FA9"/>
    <w:rsid w:val="5969C65D"/>
    <w:rsid w:val="596CE2AD"/>
    <w:rsid w:val="596D6E0D"/>
    <w:rsid w:val="596F53E6"/>
    <w:rsid w:val="597A838C"/>
    <w:rsid w:val="597B4555"/>
    <w:rsid w:val="597C8B93"/>
    <w:rsid w:val="597CA4B9"/>
    <w:rsid w:val="598321AD"/>
    <w:rsid w:val="598AC1AB"/>
    <w:rsid w:val="598ACA29"/>
    <w:rsid w:val="59959DC8"/>
    <w:rsid w:val="5995F011"/>
    <w:rsid w:val="599BD947"/>
    <w:rsid w:val="59A222BD"/>
    <w:rsid w:val="59AE5EA4"/>
    <w:rsid w:val="59AFB330"/>
    <w:rsid w:val="59B3A0DB"/>
    <w:rsid w:val="59B417D6"/>
    <w:rsid w:val="59B5DDB7"/>
    <w:rsid w:val="59BF0F18"/>
    <w:rsid w:val="59C0290A"/>
    <w:rsid w:val="59C05E35"/>
    <w:rsid w:val="59C10E23"/>
    <w:rsid w:val="59C13A13"/>
    <w:rsid w:val="59C43CD0"/>
    <w:rsid w:val="59C534EB"/>
    <w:rsid w:val="59C5B6A3"/>
    <w:rsid w:val="59C8D5FE"/>
    <w:rsid w:val="59CB64A2"/>
    <w:rsid w:val="59CCA2BD"/>
    <w:rsid w:val="59CF3895"/>
    <w:rsid w:val="59D04F5B"/>
    <w:rsid w:val="59D1E71C"/>
    <w:rsid w:val="59D7D0CF"/>
    <w:rsid w:val="59DC2087"/>
    <w:rsid w:val="59E07F4A"/>
    <w:rsid w:val="59E129E8"/>
    <w:rsid w:val="59E3A266"/>
    <w:rsid w:val="59E6800A"/>
    <w:rsid w:val="59EC420F"/>
    <w:rsid w:val="59F1ECE0"/>
    <w:rsid w:val="59F5B947"/>
    <w:rsid w:val="59FC168C"/>
    <w:rsid w:val="5A009CCB"/>
    <w:rsid w:val="5A01730D"/>
    <w:rsid w:val="5A02B409"/>
    <w:rsid w:val="5A080E0C"/>
    <w:rsid w:val="5A08B916"/>
    <w:rsid w:val="5A0F72E6"/>
    <w:rsid w:val="5A108EC9"/>
    <w:rsid w:val="5A10A962"/>
    <w:rsid w:val="5A14A017"/>
    <w:rsid w:val="5A1B759B"/>
    <w:rsid w:val="5A1D9F22"/>
    <w:rsid w:val="5A20500D"/>
    <w:rsid w:val="5A2217B2"/>
    <w:rsid w:val="5A2BDBD1"/>
    <w:rsid w:val="5A2C0933"/>
    <w:rsid w:val="5A2DA1CF"/>
    <w:rsid w:val="5A2E8871"/>
    <w:rsid w:val="5A2EF77A"/>
    <w:rsid w:val="5A2FA949"/>
    <w:rsid w:val="5A30189A"/>
    <w:rsid w:val="5A35CCD9"/>
    <w:rsid w:val="5A37645A"/>
    <w:rsid w:val="5A3BD024"/>
    <w:rsid w:val="5A3D1E83"/>
    <w:rsid w:val="5A3FF58D"/>
    <w:rsid w:val="5A40104E"/>
    <w:rsid w:val="5A41599E"/>
    <w:rsid w:val="5A47EE49"/>
    <w:rsid w:val="5A4C2409"/>
    <w:rsid w:val="5A4C357C"/>
    <w:rsid w:val="5A4E6456"/>
    <w:rsid w:val="5A4F81B5"/>
    <w:rsid w:val="5A51072A"/>
    <w:rsid w:val="5A51288E"/>
    <w:rsid w:val="5A5434A8"/>
    <w:rsid w:val="5A558959"/>
    <w:rsid w:val="5A568C24"/>
    <w:rsid w:val="5A56D542"/>
    <w:rsid w:val="5A56F348"/>
    <w:rsid w:val="5A59C0D2"/>
    <w:rsid w:val="5A5BD62C"/>
    <w:rsid w:val="5A5C459D"/>
    <w:rsid w:val="5A5D8D6B"/>
    <w:rsid w:val="5A5E83EE"/>
    <w:rsid w:val="5A6A1F94"/>
    <w:rsid w:val="5A6B35C8"/>
    <w:rsid w:val="5A6D8BD6"/>
    <w:rsid w:val="5A6DB5CC"/>
    <w:rsid w:val="5A7653FD"/>
    <w:rsid w:val="5A77AD5C"/>
    <w:rsid w:val="5A888DA9"/>
    <w:rsid w:val="5A8F9A54"/>
    <w:rsid w:val="5A94FB32"/>
    <w:rsid w:val="5A98B95F"/>
    <w:rsid w:val="5AA56474"/>
    <w:rsid w:val="5AA56B12"/>
    <w:rsid w:val="5AABFF2C"/>
    <w:rsid w:val="5AB22663"/>
    <w:rsid w:val="5AB22D74"/>
    <w:rsid w:val="5AB9A98A"/>
    <w:rsid w:val="5ABE1E17"/>
    <w:rsid w:val="5AC0DD91"/>
    <w:rsid w:val="5AC33A05"/>
    <w:rsid w:val="5AC4ED79"/>
    <w:rsid w:val="5AC50E3C"/>
    <w:rsid w:val="5ACB409F"/>
    <w:rsid w:val="5ACBFDC5"/>
    <w:rsid w:val="5ACE104C"/>
    <w:rsid w:val="5AD0D424"/>
    <w:rsid w:val="5AD14218"/>
    <w:rsid w:val="5AD1C851"/>
    <w:rsid w:val="5AD4B971"/>
    <w:rsid w:val="5AD77D6D"/>
    <w:rsid w:val="5ADB040C"/>
    <w:rsid w:val="5ADC46BC"/>
    <w:rsid w:val="5ADE9B8D"/>
    <w:rsid w:val="5AE2777B"/>
    <w:rsid w:val="5AE2D753"/>
    <w:rsid w:val="5AE58F67"/>
    <w:rsid w:val="5AE73A59"/>
    <w:rsid w:val="5AE9E18D"/>
    <w:rsid w:val="5AEFDA0D"/>
    <w:rsid w:val="5AF0F2D3"/>
    <w:rsid w:val="5AF55CD1"/>
    <w:rsid w:val="5AF5ACF0"/>
    <w:rsid w:val="5AFA3B2C"/>
    <w:rsid w:val="5AFAEFBF"/>
    <w:rsid w:val="5AFDE39D"/>
    <w:rsid w:val="5AFF7E47"/>
    <w:rsid w:val="5B00954A"/>
    <w:rsid w:val="5B080CED"/>
    <w:rsid w:val="5B0BB018"/>
    <w:rsid w:val="5B0CE954"/>
    <w:rsid w:val="5B1082F2"/>
    <w:rsid w:val="5B18CBAB"/>
    <w:rsid w:val="5B1AFE81"/>
    <w:rsid w:val="5B1B5B25"/>
    <w:rsid w:val="5B1DB0D7"/>
    <w:rsid w:val="5B1EA7D6"/>
    <w:rsid w:val="5B1F6F83"/>
    <w:rsid w:val="5B20BA38"/>
    <w:rsid w:val="5B214B53"/>
    <w:rsid w:val="5B24AAB5"/>
    <w:rsid w:val="5B29A561"/>
    <w:rsid w:val="5B2B2862"/>
    <w:rsid w:val="5B2B3A38"/>
    <w:rsid w:val="5B2B9905"/>
    <w:rsid w:val="5B2F24BE"/>
    <w:rsid w:val="5B3020F6"/>
    <w:rsid w:val="5B327296"/>
    <w:rsid w:val="5B34F7ED"/>
    <w:rsid w:val="5B374D38"/>
    <w:rsid w:val="5B37D911"/>
    <w:rsid w:val="5B3B33CF"/>
    <w:rsid w:val="5B4186A4"/>
    <w:rsid w:val="5B47A869"/>
    <w:rsid w:val="5B499B82"/>
    <w:rsid w:val="5B4ABBAA"/>
    <w:rsid w:val="5B4D7E2D"/>
    <w:rsid w:val="5B510CFA"/>
    <w:rsid w:val="5B524995"/>
    <w:rsid w:val="5B5A555D"/>
    <w:rsid w:val="5B5B3EA6"/>
    <w:rsid w:val="5B5E7E87"/>
    <w:rsid w:val="5B5E8C0A"/>
    <w:rsid w:val="5B5FD0A9"/>
    <w:rsid w:val="5B645AD4"/>
    <w:rsid w:val="5B66C879"/>
    <w:rsid w:val="5B68A26D"/>
    <w:rsid w:val="5B6921DB"/>
    <w:rsid w:val="5B6AD11D"/>
    <w:rsid w:val="5B6E602D"/>
    <w:rsid w:val="5B80ADC9"/>
    <w:rsid w:val="5B83204A"/>
    <w:rsid w:val="5B8562EF"/>
    <w:rsid w:val="5B8DDCE3"/>
    <w:rsid w:val="5B902126"/>
    <w:rsid w:val="5B9382A3"/>
    <w:rsid w:val="5B98BEC8"/>
    <w:rsid w:val="5B9B916F"/>
    <w:rsid w:val="5BA02C91"/>
    <w:rsid w:val="5BA0C9E2"/>
    <w:rsid w:val="5BA5D608"/>
    <w:rsid w:val="5BA7DAEE"/>
    <w:rsid w:val="5BA9C3B8"/>
    <w:rsid w:val="5BAA6D1E"/>
    <w:rsid w:val="5BAB7A6B"/>
    <w:rsid w:val="5BACC356"/>
    <w:rsid w:val="5BADE8EF"/>
    <w:rsid w:val="5BAE5D1F"/>
    <w:rsid w:val="5BB7036C"/>
    <w:rsid w:val="5BB80A1B"/>
    <w:rsid w:val="5BC04F53"/>
    <w:rsid w:val="5BC29A15"/>
    <w:rsid w:val="5BD0AF8F"/>
    <w:rsid w:val="5BD2F3F6"/>
    <w:rsid w:val="5BD7C99C"/>
    <w:rsid w:val="5BD8EDC1"/>
    <w:rsid w:val="5BD96589"/>
    <w:rsid w:val="5BDA4C18"/>
    <w:rsid w:val="5BDB3C3C"/>
    <w:rsid w:val="5BDDC5DC"/>
    <w:rsid w:val="5BE4144B"/>
    <w:rsid w:val="5BE6D93B"/>
    <w:rsid w:val="5BE73791"/>
    <w:rsid w:val="5BE767F6"/>
    <w:rsid w:val="5BEC2AD8"/>
    <w:rsid w:val="5BEC9E6E"/>
    <w:rsid w:val="5BED5658"/>
    <w:rsid w:val="5BEDC893"/>
    <w:rsid w:val="5BEF024A"/>
    <w:rsid w:val="5BF26D51"/>
    <w:rsid w:val="5BF3B7D7"/>
    <w:rsid w:val="5BF52E4B"/>
    <w:rsid w:val="5BF7D79F"/>
    <w:rsid w:val="5BF9C84C"/>
    <w:rsid w:val="5BFC6FBF"/>
    <w:rsid w:val="5C07F8A2"/>
    <w:rsid w:val="5C0E8AD9"/>
    <w:rsid w:val="5C1A79CA"/>
    <w:rsid w:val="5C1BAC36"/>
    <w:rsid w:val="5C1C78B9"/>
    <w:rsid w:val="5C2692D5"/>
    <w:rsid w:val="5C27007B"/>
    <w:rsid w:val="5C272147"/>
    <w:rsid w:val="5C2B1B96"/>
    <w:rsid w:val="5C2F16B9"/>
    <w:rsid w:val="5C3C3BB1"/>
    <w:rsid w:val="5C3F1C4A"/>
    <w:rsid w:val="5C41513B"/>
    <w:rsid w:val="5C417271"/>
    <w:rsid w:val="5C4200BB"/>
    <w:rsid w:val="5C44C176"/>
    <w:rsid w:val="5C496211"/>
    <w:rsid w:val="5C496CC3"/>
    <w:rsid w:val="5C4AAF59"/>
    <w:rsid w:val="5C4AB9B8"/>
    <w:rsid w:val="5C4DB816"/>
    <w:rsid w:val="5C51A3EB"/>
    <w:rsid w:val="5C567230"/>
    <w:rsid w:val="5C581F30"/>
    <w:rsid w:val="5C59B8D8"/>
    <w:rsid w:val="5C5C848F"/>
    <w:rsid w:val="5C699F1C"/>
    <w:rsid w:val="5C6A98CC"/>
    <w:rsid w:val="5C6BD9B2"/>
    <w:rsid w:val="5C702BAE"/>
    <w:rsid w:val="5C70545E"/>
    <w:rsid w:val="5C75D060"/>
    <w:rsid w:val="5C8807EB"/>
    <w:rsid w:val="5C8A1D22"/>
    <w:rsid w:val="5C9005AA"/>
    <w:rsid w:val="5C9173EA"/>
    <w:rsid w:val="5C92AF4A"/>
    <w:rsid w:val="5C958545"/>
    <w:rsid w:val="5C95A4B5"/>
    <w:rsid w:val="5C97056B"/>
    <w:rsid w:val="5C9A5835"/>
    <w:rsid w:val="5C9E66DB"/>
    <w:rsid w:val="5CA118FD"/>
    <w:rsid w:val="5CA23E6B"/>
    <w:rsid w:val="5CA2C17E"/>
    <w:rsid w:val="5CA39080"/>
    <w:rsid w:val="5CA3D66E"/>
    <w:rsid w:val="5CA4B00F"/>
    <w:rsid w:val="5CA4FC3E"/>
    <w:rsid w:val="5CAFB4F9"/>
    <w:rsid w:val="5CB0F9B6"/>
    <w:rsid w:val="5CBAA3C9"/>
    <w:rsid w:val="5CBD733C"/>
    <w:rsid w:val="5CC2369E"/>
    <w:rsid w:val="5CC2A36F"/>
    <w:rsid w:val="5CC3F7AE"/>
    <w:rsid w:val="5CC526DA"/>
    <w:rsid w:val="5CCAA1A7"/>
    <w:rsid w:val="5CD008BA"/>
    <w:rsid w:val="5CD03849"/>
    <w:rsid w:val="5CD0EA8D"/>
    <w:rsid w:val="5CD15454"/>
    <w:rsid w:val="5CD15716"/>
    <w:rsid w:val="5CD35474"/>
    <w:rsid w:val="5CD79E6B"/>
    <w:rsid w:val="5CD87D20"/>
    <w:rsid w:val="5CDC076E"/>
    <w:rsid w:val="5CDD5887"/>
    <w:rsid w:val="5CDF3FBC"/>
    <w:rsid w:val="5CE09465"/>
    <w:rsid w:val="5CE194BE"/>
    <w:rsid w:val="5CE1F171"/>
    <w:rsid w:val="5CEBD9A5"/>
    <w:rsid w:val="5CF44F5C"/>
    <w:rsid w:val="5CF9DE82"/>
    <w:rsid w:val="5D02950E"/>
    <w:rsid w:val="5D030E22"/>
    <w:rsid w:val="5D03F78A"/>
    <w:rsid w:val="5D04A245"/>
    <w:rsid w:val="5D07E838"/>
    <w:rsid w:val="5D0AB0BF"/>
    <w:rsid w:val="5D0CA7B3"/>
    <w:rsid w:val="5D0CE802"/>
    <w:rsid w:val="5D116BCC"/>
    <w:rsid w:val="5D1756E9"/>
    <w:rsid w:val="5D1953C4"/>
    <w:rsid w:val="5D1F64E8"/>
    <w:rsid w:val="5D1FD24F"/>
    <w:rsid w:val="5D20DE7A"/>
    <w:rsid w:val="5D2157F3"/>
    <w:rsid w:val="5D21A415"/>
    <w:rsid w:val="5D266410"/>
    <w:rsid w:val="5D2C89E3"/>
    <w:rsid w:val="5D2FF5B7"/>
    <w:rsid w:val="5D322FFD"/>
    <w:rsid w:val="5D33AC01"/>
    <w:rsid w:val="5D42BA8F"/>
    <w:rsid w:val="5D42D1E6"/>
    <w:rsid w:val="5D43AB80"/>
    <w:rsid w:val="5D460F8D"/>
    <w:rsid w:val="5D4B44EC"/>
    <w:rsid w:val="5D4C2E1E"/>
    <w:rsid w:val="5D4FE0CE"/>
    <w:rsid w:val="5D53CA22"/>
    <w:rsid w:val="5D58A0AB"/>
    <w:rsid w:val="5D59AD59"/>
    <w:rsid w:val="5D5D2D26"/>
    <w:rsid w:val="5D6732E9"/>
    <w:rsid w:val="5D705EED"/>
    <w:rsid w:val="5D7120B9"/>
    <w:rsid w:val="5D765418"/>
    <w:rsid w:val="5D83296C"/>
    <w:rsid w:val="5D856AFF"/>
    <w:rsid w:val="5D896C8A"/>
    <w:rsid w:val="5D8A9245"/>
    <w:rsid w:val="5D923CED"/>
    <w:rsid w:val="5D99335B"/>
    <w:rsid w:val="5D9DB615"/>
    <w:rsid w:val="5D9E332B"/>
    <w:rsid w:val="5DA58426"/>
    <w:rsid w:val="5DA6C848"/>
    <w:rsid w:val="5DA8541E"/>
    <w:rsid w:val="5DB54A55"/>
    <w:rsid w:val="5DB72893"/>
    <w:rsid w:val="5DB9F4A8"/>
    <w:rsid w:val="5DBE5592"/>
    <w:rsid w:val="5DBF6567"/>
    <w:rsid w:val="5DBFF453"/>
    <w:rsid w:val="5DC00D61"/>
    <w:rsid w:val="5DC1E03D"/>
    <w:rsid w:val="5DC4DBA7"/>
    <w:rsid w:val="5DCB5100"/>
    <w:rsid w:val="5DCC606B"/>
    <w:rsid w:val="5DD26ACA"/>
    <w:rsid w:val="5DD57850"/>
    <w:rsid w:val="5DD582F7"/>
    <w:rsid w:val="5DD6D4EE"/>
    <w:rsid w:val="5DD8553A"/>
    <w:rsid w:val="5DE18378"/>
    <w:rsid w:val="5DE290ED"/>
    <w:rsid w:val="5DE503AE"/>
    <w:rsid w:val="5DE8C723"/>
    <w:rsid w:val="5DE98FA8"/>
    <w:rsid w:val="5DEFD1E9"/>
    <w:rsid w:val="5DF015F4"/>
    <w:rsid w:val="5DF04B4E"/>
    <w:rsid w:val="5DF12EE6"/>
    <w:rsid w:val="5DF199E2"/>
    <w:rsid w:val="5DF7A71D"/>
    <w:rsid w:val="5DF9BAA7"/>
    <w:rsid w:val="5DFF7910"/>
    <w:rsid w:val="5DFFE1BC"/>
    <w:rsid w:val="5E01E9D7"/>
    <w:rsid w:val="5E03FA00"/>
    <w:rsid w:val="5E069699"/>
    <w:rsid w:val="5E09C876"/>
    <w:rsid w:val="5E0C9D49"/>
    <w:rsid w:val="5E0E0B9E"/>
    <w:rsid w:val="5E19BDFC"/>
    <w:rsid w:val="5E1DB2FD"/>
    <w:rsid w:val="5E243F3C"/>
    <w:rsid w:val="5E24A320"/>
    <w:rsid w:val="5E277543"/>
    <w:rsid w:val="5E29CFBC"/>
    <w:rsid w:val="5E2ECDA4"/>
    <w:rsid w:val="5E2EF62C"/>
    <w:rsid w:val="5E2F26CC"/>
    <w:rsid w:val="5E338700"/>
    <w:rsid w:val="5E338E72"/>
    <w:rsid w:val="5E44DD23"/>
    <w:rsid w:val="5E472413"/>
    <w:rsid w:val="5E4B850D"/>
    <w:rsid w:val="5E4F3357"/>
    <w:rsid w:val="5E529BCC"/>
    <w:rsid w:val="5E5461D0"/>
    <w:rsid w:val="5E581238"/>
    <w:rsid w:val="5E5E2309"/>
    <w:rsid w:val="5E5F003A"/>
    <w:rsid w:val="5E613EDA"/>
    <w:rsid w:val="5E684728"/>
    <w:rsid w:val="5E686115"/>
    <w:rsid w:val="5E69A84D"/>
    <w:rsid w:val="5E6A0123"/>
    <w:rsid w:val="5E746646"/>
    <w:rsid w:val="5E767D12"/>
    <w:rsid w:val="5E7704D7"/>
    <w:rsid w:val="5E79A2B2"/>
    <w:rsid w:val="5E7AE734"/>
    <w:rsid w:val="5E7BADA2"/>
    <w:rsid w:val="5E7C8165"/>
    <w:rsid w:val="5E7FD602"/>
    <w:rsid w:val="5E815D6A"/>
    <w:rsid w:val="5E8964F3"/>
    <w:rsid w:val="5E8DBB66"/>
    <w:rsid w:val="5E8FAA4C"/>
    <w:rsid w:val="5E90E71A"/>
    <w:rsid w:val="5E974D4C"/>
    <w:rsid w:val="5E9C5DEB"/>
    <w:rsid w:val="5E9F7EC9"/>
    <w:rsid w:val="5E9F8E4E"/>
    <w:rsid w:val="5EA1ACF6"/>
    <w:rsid w:val="5EA1B574"/>
    <w:rsid w:val="5EA22E88"/>
    <w:rsid w:val="5EA3BA4D"/>
    <w:rsid w:val="5EA448AE"/>
    <w:rsid w:val="5EB289F7"/>
    <w:rsid w:val="5EB3D099"/>
    <w:rsid w:val="5EB46249"/>
    <w:rsid w:val="5EB823A3"/>
    <w:rsid w:val="5EC0F4A4"/>
    <w:rsid w:val="5EC1EF67"/>
    <w:rsid w:val="5EC2248B"/>
    <w:rsid w:val="5EC23963"/>
    <w:rsid w:val="5EC264A0"/>
    <w:rsid w:val="5EC4A398"/>
    <w:rsid w:val="5EC76BCD"/>
    <w:rsid w:val="5EC7D453"/>
    <w:rsid w:val="5EC83FB1"/>
    <w:rsid w:val="5ECA4DC3"/>
    <w:rsid w:val="5ECC8A42"/>
    <w:rsid w:val="5ECD7909"/>
    <w:rsid w:val="5ECEB500"/>
    <w:rsid w:val="5ED00808"/>
    <w:rsid w:val="5ED0A403"/>
    <w:rsid w:val="5ED8616A"/>
    <w:rsid w:val="5EDA8E1B"/>
    <w:rsid w:val="5EDCD229"/>
    <w:rsid w:val="5EE0AEEA"/>
    <w:rsid w:val="5EE24E2C"/>
    <w:rsid w:val="5EE2AD02"/>
    <w:rsid w:val="5EE2EB1D"/>
    <w:rsid w:val="5EE8AA2F"/>
    <w:rsid w:val="5EEBF502"/>
    <w:rsid w:val="5EEC81B3"/>
    <w:rsid w:val="5EEF94BC"/>
    <w:rsid w:val="5EF3D15F"/>
    <w:rsid w:val="5EFA66DE"/>
    <w:rsid w:val="5EFA8F1E"/>
    <w:rsid w:val="5EFB6272"/>
    <w:rsid w:val="5F02471C"/>
    <w:rsid w:val="5F055607"/>
    <w:rsid w:val="5F0A457F"/>
    <w:rsid w:val="5F10B109"/>
    <w:rsid w:val="5F143134"/>
    <w:rsid w:val="5F16DF75"/>
    <w:rsid w:val="5F187076"/>
    <w:rsid w:val="5F187A86"/>
    <w:rsid w:val="5F1BD61C"/>
    <w:rsid w:val="5F25938F"/>
    <w:rsid w:val="5F269642"/>
    <w:rsid w:val="5F285E1D"/>
    <w:rsid w:val="5F28A0CD"/>
    <w:rsid w:val="5F29C145"/>
    <w:rsid w:val="5F2ABAE0"/>
    <w:rsid w:val="5F2AFBC9"/>
    <w:rsid w:val="5F2F2086"/>
    <w:rsid w:val="5F3156F6"/>
    <w:rsid w:val="5F37F598"/>
    <w:rsid w:val="5F388A87"/>
    <w:rsid w:val="5F426092"/>
    <w:rsid w:val="5F43E0C7"/>
    <w:rsid w:val="5F494941"/>
    <w:rsid w:val="5F4D0EDE"/>
    <w:rsid w:val="5F4DA3FF"/>
    <w:rsid w:val="5F52E907"/>
    <w:rsid w:val="5F551D50"/>
    <w:rsid w:val="5F553C95"/>
    <w:rsid w:val="5F5FD016"/>
    <w:rsid w:val="5F60A3BC"/>
    <w:rsid w:val="5F60B05F"/>
    <w:rsid w:val="5F650CBA"/>
    <w:rsid w:val="5F650CBB"/>
    <w:rsid w:val="5F65FE05"/>
    <w:rsid w:val="5F66EBB8"/>
    <w:rsid w:val="5F6BA163"/>
    <w:rsid w:val="5F6C5DB8"/>
    <w:rsid w:val="5F7855A0"/>
    <w:rsid w:val="5F78A583"/>
    <w:rsid w:val="5F795DF1"/>
    <w:rsid w:val="5F7CF2CD"/>
    <w:rsid w:val="5F815BA0"/>
    <w:rsid w:val="5F84F250"/>
    <w:rsid w:val="5F86A059"/>
    <w:rsid w:val="5F87DD2B"/>
    <w:rsid w:val="5F88CEA7"/>
    <w:rsid w:val="5F8FB5FB"/>
    <w:rsid w:val="5F9118D5"/>
    <w:rsid w:val="5F97EFEB"/>
    <w:rsid w:val="5F9AD8D4"/>
    <w:rsid w:val="5F9ADD02"/>
    <w:rsid w:val="5F9C2D1D"/>
    <w:rsid w:val="5F9FD098"/>
    <w:rsid w:val="5F9FE744"/>
    <w:rsid w:val="5FA1DAC0"/>
    <w:rsid w:val="5FA877D5"/>
    <w:rsid w:val="5FAFFA30"/>
    <w:rsid w:val="5FB04F82"/>
    <w:rsid w:val="5FB1B264"/>
    <w:rsid w:val="5FB286E7"/>
    <w:rsid w:val="5FB4FE68"/>
    <w:rsid w:val="5FB7E09A"/>
    <w:rsid w:val="5FBC5F24"/>
    <w:rsid w:val="5FBC6449"/>
    <w:rsid w:val="5FBDB23C"/>
    <w:rsid w:val="5FCA2ADC"/>
    <w:rsid w:val="5FCAA61F"/>
    <w:rsid w:val="5FCAE0A6"/>
    <w:rsid w:val="5FCAE167"/>
    <w:rsid w:val="5FCB03E7"/>
    <w:rsid w:val="5FCB3599"/>
    <w:rsid w:val="5FCB6420"/>
    <w:rsid w:val="5FCEE566"/>
    <w:rsid w:val="5FD0F98E"/>
    <w:rsid w:val="5FD61759"/>
    <w:rsid w:val="5FDACECF"/>
    <w:rsid w:val="5FDD04D3"/>
    <w:rsid w:val="5FE4BC8B"/>
    <w:rsid w:val="5FE5D0B9"/>
    <w:rsid w:val="5FE7DA4A"/>
    <w:rsid w:val="5FEADD44"/>
    <w:rsid w:val="5FF3C894"/>
    <w:rsid w:val="5FF6695E"/>
    <w:rsid w:val="5FFDEC5D"/>
    <w:rsid w:val="60021C34"/>
    <w:rsid w:val="60047A90"/>
    <w:rsid w:val="6004B884"/>
    <w:rsid w:val="600652E0"/>
    <w:rsid w:val="6007B06A"/>
    <w:rsid w:val="6007B933"/>
    <w:rsid w:val="600ECC33"/>
    <w:rsid w:val="600EDEE6"/>
    <w:rsid w:val="6015A37A"/>
    <w:rsid w:val="601A69BA"/>
    <w:rsid w:val="601CC053"/>
    <w:rsid w:val="601DD7F1"/>
    <w:rsid w:val="601E5D16"/>
    <w:rsid w:val="60207C4D"/>
    <w:rsid w:val="602302A5"/>
    <w:rsid w:val="6028EFAE"/>
    <w:rsid w:val="602D9DE5"/>
    <w:rsid w:val="60300F5F"/>
    <w:rsid w:val="60320414"/>
    <w:rsid w:val="60377B1E"/>
    <w:rsid w:val="603AAA66"/>
    <w:rsid w:val="603B533D"/>
    <w:rsid w:val="603EECBD"/>
    <w:rsid w:val="6045160E"/>
    <w:rsid w:val="6045601D"/>
    <w:rsid w:val="604B5453"/>
    <w:rsid w:val="604BB113"/>
    <w:rsid w:val="604EF029"/>
    <w:rsid w:val="6051BD96"/>
    <w:rsid w:val="6056D851"/>
    <w:rsid w:val="6056E28A"/>
    <w:rsid w:val="6058F714"/>
    <w:rsid w:val="6059A2E3"/>
    <w:rsid w:val="606396E4"/>
    <w:rsid w:val="60640C67"/>
    <w:rsid w:val="606765EE"/>
    <w:rsid w:val="60681992"/>
    <w:rsid w:val="6068B547"/>
    <w:rsid w:val="606CE049"/>
    <w:rsid w:val="606D3DE2"/>
    <w:rsid w:val="606F024D"/>
    <w:rsid w:val="607CE5F4"/>
    <w:rsid w:val="607EC0F3"/>
    <w:rsid w:val="607FDAD7"/>
    <w:rsid w:val="60800A60"/>
    <w:rsid w:val="60816F13"/>
    <w:rsid w:val="608AD118"/>
    <w:rsid w:val="608CF210"/>
    <w:rsid w:val="609B5660"/>
    <w:rsid w:val="609B910B"/>
    <w:rsid w:val="60A49268"/>
    <w:rsid w:val="60A5B562"/>
    <w:rsid w:val="60B3CF47"/>
    <w:rsid w:val="60B3E816"/>
    <w:rsid w:val="60BAC18A"/>
    <w:rsid w:val="60BC5739"/>
    <w:rsid w:val="60C07627"/>
    <w:rsid w:val="60C181B2"/>
    <w:rsid w:val="60C35F65"/>
    <w:rsid w:val="60C53E13"/>
    <w:rsid w:val="60C6341A"/>
    <w:rsid w:val="60C6A14A"/>
    <w:rsid w:val="60C7238F"/>
    <w:rsid w:val="60C86EA2"/>
    <w:rsid w:val="60C97798"/>
    <w:rsid w:val="60CCC986"/>
    <w:rsid w:val="60CD6B50"/>
    <w:rsid w:val="60D08CBA"/>
    <w:rsid w:val="60D0C7C7"/>
    <w:rsid w:val="60D1C471"/>
    <w:rsid w:val="60DC0A9B"/>
    <w:rsid w:val="60E1B6F4"/>
    <w:rsid w:val="60E2B7B5"/>
    <w:rsid w:val="60E34A57"/>
    <w:rsid w:val="60E6CFB0"/>
    <w:rsid w:val="60EEDC40"/>
    <w:rsid w:val="60F1B803"/>
    <w:rsid w:val="60FB3F33"/>
    <w:rsid w:val="61053386"/>
    <w:rsid w:val="610915F3"/>
    <w:rsid w:val="610F39E3"/>
    <w:rsid w:val="610FCCB0"/>
    <w:rsid w:val="61102D4C"/>
    <w:rsid w:val="611167F2"/>
    <w:rsid w:val="61155755"/>
    <w:rsid w:val="6115661E"/>
    <w:rsid w:val="6117918F"/>
    <w:rsid w:val="611A80AE"/>
    <w:rsid w:val="612791B0"/>
    <w:rsid w:val="612BDA54"/>
    <w:rsid w:val="6138B248"/>
    <w:rsid w:val="6139BB9A"/>
    <w:rsid w:val="6141694D"/>
    <w:rsid w:val="61435F6C"/>
    <w:rsid w:val="6144A99C"/>
    <w:rsid w:val="614513A5"/>
    <w:rsid w:val="6148AB94"/>
    <w:rsid w:val="61511C1A"/>
    <w:rsid w:val="61578AC7"/>
    <w:rsid w:val="61590BEE"/>
    <w:rsid w:val="615F40D9"/>
    <w:rsid w:val="61620166"/>
    <w:rsid w:val="6162466D"/>
    <w:rsid w:val="6165D549"/>
    <w:rsid w:val="61685EAD"/>
    <w:rsid w:val="6168AC6F"/>
    <w:rsid w:val="6169E013"/>
    <w:rsid w:val="6169F1C1"/>
    <w:rsid w:val="616BF547"/>
    <w:rsid w:val="616C339B"/>
    <w:rsid w:val="616F5E33"/>
    <w:rsid w:val="617009B6"/>
    <w:rsid w:val="6173D2DE"/>
    <w:rsid w:val="61759711"/>
    <w:rsid w:val="61768827"/>
    <w:rsid w:val="617C4AD2"/>
    <w:rsid w:val="617E1073"/>
    <w:rsid w:val="6180778A"/>
    <w:rsid w:val="61845870"/>
    <w:rsid w:val="618E0620"/>
    <w:rsid w:val="619648AA"/>
    <w:rsid w:val="61973142"/>
    <w:rsid w:val="619C0C0F"/>
    <w:rsid w:val="619C7007"/>
    <w:rsid w:val="61A29B0B"/>
    <w:rsid w:val="61A3A7D1"/>
    <w:rsid w:val="61AA5923"/>
    <w:rsid w:val="61AFA679"/>
    <w:rsid w:val="61B0B977"/>
    <w:rsid w:val="61B0FC72"/>
    <w:rsid w:val="61B2A226"/>
    <w:rsid w:val="61B773EE"/>
    <w:rsid w:val="61BAA96A"/>
    <w:rsid w:val="61BBEA9D"/>
    <w:rsid w:val="61BF7073"/>
    <w:rsid w:val="61C060DB"/>
    <w:rsid w:val="61C09755"/>
    <w:rsid w:val="61C37A8D"/>
    <w:rsid w:val="61C6EECA"/>
    <w:rsid w:val="61CAEB00"/>
    <w:rsid w:val="61CB14C1"/>
    <w:rsid w:val="61D4AC91"/>
    <w:rsid w:val="61D9EDBF"/>
    <w:rsid w:val="61DA9DF4"/>
    <w:rsid w:val="61DBB1CE"/>
    <w:rsid w:val="61DD7146"/>
    <w:rsid w:val="61E883DF"/>
    <w:rsid w:val="61EAB76A"/>
    <w:rsid w:val="61EABF5B"/>
    <w:rsid w:val="61F2B596"/>
    <w:rsid w:val="61F46954"/>
    <w:rsid w:val="61F6156C"/>
    <w:rsid w:val="61F6B657"/>
    <w:rsid w:val="61F75CAD"/>
    <w:rsid w:val="61F871CC"/>
    <w:rsid w:val="61F8C66D"/>
    <w:rsid w:val="61FE6F65"/>
    <w:rsid w:val="6200340B"/>
    <w:rsid w:val="62079F95"/>
    <w:rsid w:val="620A440A"/>
    <w:rsid w:val="620C1ADA"/>
    <w:rsid w:val="620F398E"/>
    <w:rsid w:val="621166A5"/>
    <w:rsid w:val="6219B8B3"/>
    <w:rsid w:val="621B56EA"/>
    <w:rsid w:val="621DDC78"/>
    <w:rsid w:val="621F0D92"/>
    <w:rsid w:val="621FAF19"/>
    <w:rsid w:val="622493D6"/>
    <w:rsid w:val="6224FB60"/>
    <w:rsid w:val="62255D0B"/>
    <w:rsid w:val="622B3569"/>
    <w:rsid w:val="622BD8A4"/>
    <w:rsid w:val="62336D21"/>
    <w:rsid w:val="6233D133"/>
    <w:rsid w:val="6235DDE6"/>
    <w:rsid w:val="62374D3C"/>
    <w:rsid w:val="623E5A31"/>
    <w:rsid w:val="6241A4B4"/>
    <w:rsid w:val="6247B55F"/>
    <w:rsid w:val="6248D92A"/>
    <w:rsid w:val="6248FD3A"/>
    <w:rsid w:val="624937AE"/>
    <w:rsid w:val="62494A58"/>
    <w:rsid w:val="624CD8EF"/>
    <w:rsid w:val="624DDD22"/>
    <w:rsid w:val="625482F2"/>
    <w:rsid w:val="62576757"/>
    <w:rsid w:val="6264D2B4"/>
    <w:rsid w:val="6264FB73"/>
    <w:rsid w:val="6268A7FB"/>
    <w:rsid w:val="626B70AE"/>
    <w:rsid w:val="6275503B"/>
    <w:rsid w:val="6278664C"/>
    <w:rsid w:val="627A00AC"/>
    <w:rsid w:val="627CC027"/>
    <w:rsid w:val="627D42DA"/>
    <w:rsid w:val="627EF605"/>
    <w:rsid w:val="6281C78D"/>
    <w:rsid w:val="6282E6D5"/>
    <w:rsid w:val="628898A7"/>
    <w:rsid w:val="628C39EE"/>
    <w:rsid w:val="628F542C"/>
    <w:rsid w:val="6293E435"/>
    <w:rsid w:val="6296B4FE"/>
    <w:rsid w:val="62985D2B"/>
    <w:rsid w:val="629D1B3F"/>
    <w:rsid w:val="62A8802F"/>
    <w:rsid w:val="62AD4265"/>
    <w:rsid w:val="62B63324"/>
    <w:rsid w:val="62B7AA0F"/>
    <w:rsid w:val="62B86327"/>
    <w:rsid w:val="62B9BF5E"/>
    <w:rsid w:val="62B9C938"/>
    <w:rsid w:val="62BF88CB"/>
    <w:rsid w:val="62C03C79"/>
    <w:rsid w:val="62C0EFD6"/>
    <w:rsid w:val="62C74219"/>
    <w:rsid w:val="62C81C10"/>
    <w:rsid w:val="62C9FE88"/>
    <w:rsid w:val="62CA0906"/>
    <w:rsid w:val="62CB2754"/>
    <w:rsid w:val="62CFD9FA"/>
    <w:rsid w:val="62CFEED4"/>
    <w:rsid w:val="62D09DB4"/>
    <w:rsid w:val="62D1923B"/>
    <w:rsid w:val="62D375C8"/>
    <w:rsid w:val="62D3C276"/>
    <w:rsid w:val="62D5229C"/>
    <w:rsid w:val="62D65787"/>
    <w:rsid w:val="62D6A8F8"/>
    <w:rsid w:val="62D7CFE2"/>
    <w:rsid w:val="62D95F51"/>
    <w:rsid w:val="62D9DAA9"/>
    <w:rsid w:val="62DC0673"/>
    <w:rsid w:val="62DC5026"/>
    <w:rsid w:val="62E41DA4"/>
    <w:rsid w:val="62E974AA"/>
    <w:rsid w:val="62ECA2B3"/>
    <w:rsid w:val="62F9A662"/>
    <w:rsid w:val="62FA885A"/>
    <w:rsid w:val="62FBDC53"/>
    <w:rsid w:val="62FCD1CD"/>
    <w:rsid w:val="62FF0A71"/>
    <w:rsid w:val="62FFDF23"/>
    <w:rsid w:val="63027209"/>
    <w:rsid w:val="6303C4B3"/>
    <w:rsid w:val="630BF815"/>
    <w:rsid w:val="6310FA41"/>
    <w:rsid w:val="6313B31D"/>
    <w:rsid w:val="63172604"/>
    <w:rsid w:val="6318B484"/>
    <w:rsid w:val="631C5062"/>
    <w:rsid w:val="632E60E6"/>
    <w:rsid w:val="63353F7F"/>
    <w:rsid w:val="63372DB2"/>
    <w:rsid w:val="6339A328"/>
    <w:rsid w:val="633A8F32"/>
    <w:rsid w:val="633C7EDB"/>
    <w:rsid w:val="634382A3"/>
    <w:rsid w:val="63448CAD"/>
    <w:rsid w:val="6344E4A6"/>
    <w:rsid w:val="63493D03"/>
    <w:rsid w:val="6352193B"/>
    <w:rsid w:val="635D7112"/>
    <w:rsid w:val="636353A2"/>
    <w:rsid w:val="636369E3"/>
    <w:rsid w:val="6364241F"/>
    <w:rsid w:val="636528A8"/>
    <w:rsid w:val="636A9485"/>
    <w:rsid w:val="637179BA"/>
    <w:rsid w:val="63724C3F"/>
    <w:rsid w:val="6377F256"/>
    <w:rsid w:val="63785481"/>
    <w:rsid w:val="6379F3D0"/>
    <w:rsid w:val="637A2244"/>
    <w:rsid w:val="6380CD16"/>
    <w:rsid w:val="63833F54"/>
    <w:rsid w:val="6388AAC1"/>
    <w:rsid w:val="639136F0"/>
    <w:rsid w:val="639585B6"/>
    <w:rsid w:val="6395DF1B"/>
    <w:rsid w:val="639787B5"/>
    <w:rsid w:val="639E456F"/>
    <w:rsid w:val="63A4B57C"/>
    <w:rsid w:val="63AB4FF6"/>
    <w:rsid w:val="63AC20BD"/>
    <w:rsid w:val="63AC4AFC"/>
    <w:rsid w:val="63AE3616"/>
    <w:rsid w:val="63B0937B"/>
    <w:rsid w:val="63BB00EC"/>
    <w:rsid w:val="63BBABD0"/>
    <w:rsid w:val="63BC1505"/>
    <w:rsid w:val="63BEE757"/>
    <w:rsid w:val="63C551B6"/>
    <w:rsid w:val="63C748FE"/>
    <w:rsid w:val="63C7FF11"/>
    <w:rsid w:val="63C86DBE"/>
    <w:rsid w:val="63C8AF68"/>
    <w:rsid w:val="63D0F397"/>
    <w:rsid w:val="63D28688"/>
    <w:rsid w:val="63D2A64A"/>
    <w:rsid w:val="63D43254"/>
    <w:rsid w:val="63D54EA5"/>
    <w:rsid w:val="63D76F14"/>
    <w:rsid w:val="63DB9C65"/>
    <w:rsid w:val="63DC6DBB"/>
    <w:rsid w:val="63DD2718"/>
    <w:rsid w:val="63E0FEB5"/>
    <w:rsid w:val="63E13BF1"/>
    <w:rsid w:val="63E3523D"/>
    <w:rsid w:val="63EA9572"/>
    <w:rsid w:val="63EC3466"/>
    <w:rsid w:val="63EE0DB1"/>
    <w:rsid w:val="63EE49F9"/>
    <w:rsid w:val="63EF7C3E"/>
    <w:rsid w:val="63F05838"/>
    <w:rsid w:val="63F13F1B"/>
    <w:rsid w:val="63F522DE"/>
    <w:rsid w:val="63F85493"/>
    <w:rsid w:val="63FCCFA3"/>
    <w:rsid w:val="63FF83BA"/>
    <w:rsid w:val="640144A4"/>
    <w:rsid w:val="6411FE33"/>
    <w:rsid w:val="64131D75"/>
    <w:rsid w:val="64134499"/>
    <w:rsid w:val="6414D657"/>
    <w:rsid w:val="6417F1A1"/>
    <w:rsid w:val="6419DA69"/>
    <w:rsid w:val="641BCFB4"/>
    <w:rsid w:val="6420DA95"/>
    <w:rsid w:val="64218919"/>
    <w:rsid w:val="642500CD"/>
    <w:rsid w:val="642C4967"/>
    <w:rsid w:val="642C75E3"/>
    <w:rsid w:val="64313779"/>
    <w:rsid w:val="64393C48"/>
    <w:rsid w:val="6441F066"/>
    <w:rsid w:val="64421673"/>
    <w:rsid w:val="64451A2B"/>
    <w:rsid w:val="6445AC93"/>
    <w:rsid w:val="644BC31A"/>
    <w:rsid w:val="644C24FC"/>
    <w:rsid w:val="6459A171"/>
    <w:rsid w:val="645B81F2"/>
    <w:rsid w:val="645CF7B0"/>
    <w:rsid w:val="64630D8D"/>
    <w:rsid w:val="6465835D"/>
    <w:rsid w:val="64698C51"/>
    <w:rsid w:val="646A0066"/>
    <w:rsid w:val="646CE739"/>
    <w:rsid w:val="646E9BA3"/>
    <w:rsid w:val="64765961"/>
    <w:rsid w:val="647E69F4"/>
    <w:rsid w:val="647EA10C"/>
    <w:rsid w:val="649A1643"/>
    <w:rsid w:val="64A21F38"/>
    <w:rsid w:val="64A4A9F8"/>
    <w:rsid w:val="64A5A6F8"/>
    <w:rsid w:val="64A607CA"/>
    <w:rsid w:val="64AE63D8"/>
    <w:rsid w:val="64B00E76"/>
    <w:rsid w:val="64B25956"/>
    <w:rsid w:val="64B94A0A"/>
    <w:rsid w:val="64BA6ED4"/>
    <w:rsid w:val="64C25C48"/>
    <w:rsid w:val="64C4146D"/>
    <w:rsid w:val="64C5F583"/>
    <w:rsid w:val="64CA3F2D"/>
    <w:rsid w:val="64CD7380"/>
    <w:rsid w:val="64CDA247"/>
    <w:rsid w:val="64D671BF"/>
    <w:rsid w:val="64DAED59"/>
    <w:rsid w:val="64DC1F17"/>
    <w:rsid w:val="64DC3FEF"/>
    <w:rsid w:val="64DF52B8"/>
    <w:rsid w:val="64DFF8FD"/>
    <w:rsid w:val="64E41A9F"/>
    <w:rsid w:val="64E4BE63"/>
    <w:rsid w:val="64F130F2"/>
    <w:rsid w:val="64F21635"/>
    <w:rsid w:val="64F44DC1"/>
    <w:rsid w:val="64F84F59"/>
    <w:rsid w:val="64FA2BF6"/>
    <w:rsid w:val="64FB9EE9"/>
    <w:rsid w:val="65096B5B"/>
    <w:rsid w:val="6509A58B"/>
    <w:rsid w:val="650B8058"/>
    <w:rsid w:val="650CDBFF"/>
    <w:rsid w:val="650DA2B7"/>
    <w:rsid w:val="650FA012"/>
    <w:rsid w:val="650FA490"/>
    <w:rsid w:val="651318C4"/>
    <w:rsid w:val="651A2BB6"/>
    <w:rsid w:val="651C445F"/>
    <w:rsid w:val="651C9CFB"/>
    <w:rsid w:val="6524B3CB"/>
    <w:rsid w:val="65261CAA"/>
    <w:rsid w:val="652D423F"/>
    <w:rsid w:val="652E2992"/>
    <w:rsid w:val="6536B94D"/>
    <w:rsid w:val="653AD77B"/>
    <w:rsid w:val="6542C8FF"/>
    <w:rsid w:val="65443958"/>
    <w:rsid w:val="65468E4A"/>
    <w:rsid w:val="6552F393"/>
    <w:rsid w:val="65537EC8"/>
    <w:rsid w:val="6553FD29"/>
    <w:rsid w:val="6554B369"/>
    <w:rsid w:val="6557BEE8"/>
    <w:rsid w:val="6559C9B2"/>
    <w:rsid w:val="655A92F2"/>
    <w:rsid w:val="6565C67F"/>
    <w:rsid w:val="656A748E"/>
    <w:rsid w:val="656B8FCF"/>
    <w:rsid w:val="656C3E79"/>
    <w:rsid w:val="656D423F"/>
    <w:rsid w:val="656DA51B"/>
    <w:rsid w:val="656E061E"/>
    <w:rsid w:val="656FA534"/>
    <w:rsid w:val="6571058C"/>
    <w:rsid w:val="65742866"/>
    <w:rsid w:val="65747B22"/>
    <w:rsid w:val="65787EE6"/>
    <w:rsid w:val="657A53FE"/>
    <w:rsid w:val="657CE6FC"/>
    <w:rsid w:val="658575B9"/>
    <w:rsid w:val="658C56F4"/>
    <w:rsid w:val="65989B6A"/>
    <w:rsid w:val="6599A747"/>
    <w:rsid w:val="6599CC88"/>
    <w:rsid w:val="659DF50D"/>
    <w:rsid w:val="65A1E672"/>
    <w:rsid w:val="65A21597"/>
    <w:rsid w:val="65A3DC99"/>
    <w:rsid w:val="65AEFFEA"/>
    <w:rsid w:val="65B11223"/>
    <w:rsid w:val="65B19FEC"/>
    <w:rsid w:val="65B6AA65"/>
    <w:rsid w:val="65B7C82B"/>
    <w:rsid w:val="65B81824"/>
    <w:rsid w:val="65B8BD07"/>
    <w:rsid w:val="65C128DE"/>
    <w:rsid w:val="65C24BA0"/>
    <w:rsid w:val="65C256B9"/>
    <w:rsid w:val="65C40390"/>
    <w:rsid w:val="65C5B0FD"/>
    <w:rsid w:val="65CCF405"/>
    <w:rsid w:val="65CD77F4"/>
    <w:rsid w:val="65CDCF88"/>
    <w:rsid w:val="65D06713"/>
    <w:rsid w:val="65D3D618"/>
    <w:rsid w:val="65D68BF0"/>
    <w:rsid w:val="65D69AAC"/>
    <w:rsid w:val="65E08209"/>
    <w:rsid w:val="65E75B55"/>
    <w:rsid w:val="65EBF369"/>
    <w:rsid w:val="65EE3555"/>
    <w:rsid w:val="65F1B681"/>
    <w:rsid w:val="65F61801"/>
    <w:rsid w:val="65FA49EE"/>
    <w:rsid w:val="65FB018E"/>
    <w:rsid w:val="65FDB8FC"/>
    <w:rsid w:val="65FDFC06"/>
    <w:rsid w:val="66000647"/>
    <w:rsid w:val="66006D74"/>
    <w:rsid w:val="6604406B"/>
    <w:rsid w:val="6605C032"/>
    <w:rsid w:val="66062632"/>
    <w:rsid w:val="660830B9"/>
    <w:rsid w:val="6608A4C3"/>
    <w:rsid w:val="660963E1"/>
    <w:rsid w:val="660A978D"/>
    <w:rsid w:val="660BBE40"/>
    <w:rsid w:val="660E66D7"/>
    <w:rsid w:val="6614DA73"/>
    <w:rsid w:val="6617F9EA"/>
    <w:rsid w:val="661D46E8"/>
    <w:rsid w:val="661F1699"/>
    <w:rsid w:val="66222801"/>
    <w:rsid w:val="662A4E89"/>
    <w:rsid w:val="662A8F7B"/>
    <w:rsid w:val="662CD378"/>
    <w:rsid w:val="663F0D4B"/>
    <w:rsid w:val="66421C2E"/>
    <w:rsid w:val="6643B003"/>
    <w:rsid w:val="6649FA49"/>
    <w:rsid w:val="664AFD08"/>
    <w:rsid w:val="664C18A1"/>
    <w:rsid w:val="664C1E67"/>
    <w:rsid w:val="66531BDE"/>
    <w:rsid w:val="66558AAA"/>
    <w:rsid w:val="6659A855"/>
    <w:rsid w:val="665A8C16"/>
    <w:rsid w:val="6660D1FA"/>
    <w:rsid w:val="666166C8"/>
    <w:rsid w:val="66672755"/>
    <w:rsid w:val="666D51C5"/>
    <w:rsid w:val="666ECFF1"/>
    <w:rsid w:val="667111CD"/>
    <w:rsid w:val="6672D13D"/>
    <w:rsid w:val="66733C9C"/>
    <w:rsid w:val="66737F35"/>
    <w:rsid w:val="6674C4B7"/>
    <w:rsid w:val="66753CB0"/>
    <w:rsid w:val="667771A8"/>
    <w:rsid w:val="667C9033"/>
    <w:rsid w:val="667D0FA0"/>
    <w:rsid w:val="66819447"/>
    <w:rsid w:val="6682BC02"/>
    <w:rsid w:val="66937A1B"/>
    <w:rsid w:val="669CBACD"/>
    <w:rsid w:val="66A3C188"/>
    <w:rsid w:val="66A4F4E3"/>
    <w:rsid w:val="66A5E983"/>
    <w:rsid w:val="66A85CE7"/>
    <w:rsid w:val="66A983E7"/>
    <w:rsid w:val="66A9CA5A"/>
    <w:rsid w:val="66AA6A70"/>
    <w:rsid w:val="66AEB6EF"/>
    <w:rsid w:val="66AF3E8E"/>
    <w:rsid w:val="66B0E8FD"/>
    <w:rsid w:val="66B2362A"/>
    <w:rsid w:val="66B23CC7"/>
    <w:rsid w:val="66B29E72"/>
    <w:rsid w:val="66B3D3AC"/>
    <w:rsid w:val="66B58388"/>
    <w:rsid w:val="66BF43A0"/>
    <w:rsid w:val="66D21DAE"/>
    <w:rsid w:val="66D2BD26"/>
    <w:rsid w:val="66D9A115"/>
    <w:rsid w:val="66DFEEE6"/>
    <w:rsid w:val="66E3F608"/>
    <w:rsid w:val="66EBBEE8"/>
    <w:rsid w:val="66ED45CF"/>
    <w:rsid w:val="66EDFFFD"/>
    <w:rsid w:val="66EE8893"/>
    <w:rsid w:val="66F6CE73"/>
    <w:rsid w:val="66FE7CE0"/>
    <w:rsid w:val="66FF1DB5"/>
    <w:rsid w:val="6703D28A"/>
    <w:rsid w:val="67047F6B"/>
    <w:rsid w:val="6705B26C"/>
    <w:rsid w:val="670A93FC"/>
    <w:rsid w:val="670F8740"/>
    <w:rsid w:val="671410B7"/>
    <w:rsid w:val="67160661"/>
    <w:rsid w:val="671AD2B7"/>
    <w:rsid w:val="67243421"/>
    <w:rsid w:val="67244151"/>
    <w:rsid w:val="6724E69A"/>
    <w:rsid w:val="672520F4"/>
    <w:rsid w:val="6725DF3D"/>
    <w:rsid w:val="672B0CCC"/>
    <w:rsid w:val="672BEE5E"/>
    <w:rsid w:val="672EC250"/>
    <w:rsid w:val="6730CAC1"/>
    <w:rsid w:val="67325441"/>
    <w:rsid w:val="67330D4C"/>
    <w:rsid w:val="6735C4C8"/>
    <w:rsid w:val="673733A0"/>
    <w:rsid w:val="6737F0BE"/>
    <w:rsid w:val="6739E918"/>
    <w:rsid w:val="673EACB9"/>
    <w:rsid w:val="674107A4"/>
    <w:rsid w:val="6744ABDC"/>
    <w:rsid w:val="674C1543"/>
    <w:rsid w:val="674E7217"/>
    <w:rsid w:val="674EBA18"/>
    <w:rsid w:val="674FEA71"/>
    <w:rsid w:val="6753CB63"/>
    <w:rsid w:val="6755703F"/>
    <w:rsid w:val="6758CEF3"/>
    <w:rsid w:val="675B6130"/>
    <w:rsid w:val="675C2E71"/>
    <w:rsid w:val="675F68C6"/>
    <w:rsid w:val="676083D1"/>
    <w:rsid w:val="676E7065"/>
    <w:rsid w:val="676F04A9"/>
    <w:rsid w:val="677A15AB"/>
    <w:rsid w:val="677DFCBF"/>
    <w:rsid w:val="677F9B48"/>
    <w:rsid w:val="67812097"/>
    <w:rsid w:val="6782FE7B"/>
    <w:rsid w:val="67854710"/>
    <w:rsid w:val="67881CC9"/>
    <w:rsid w:val="6789214F"/>
    <w:rsid w:val="678D1144"/>
    <w:rsid w:val="678DF009"/>
    <w:rsid w:val="6791E605"/>
    <w:rsid w:val="6795F3D5"/>
    <w:rsid w:val="6799D58F"/>
    <w:rsid w:val="679D3E49"/>
    <w:rsid w:val="679EC69B"/>
    <w:rsid w:val="679F1546"/>
    <w:rsid w:val="679FF4AF"/>
    <w:rsid w:val="67A626DE"/>
    <w:rsid w:val="67A96F61"/>
    <w:rsid w:val="67BAE834"/>
    <w:rsid w:val="67BEF2A2"/>
    <w:rsid w:val="67C1B172"/>
    <w:rsid w:val="67C29607"/>
    <w:rsid w:val="67CBFB1C"/>
    <w:rsid w:val="67D550B3"/>
    <w:rsid w:val="67E0338A"/>
    <w:rsid w:val="67E742DA"/>
    <w:rsid w:val="67E9270A"/>
    <w:rsid w:val="67EB6116"/>
    <w:rsid w:val="67EDBF79"/>
    <w:rsid w:val="67F277C4"/>
    <w:rsid w:val="67F4483A"/>
    <w:rsid w:val="67F577E3"/>
    <w:rsid w:val="68087BDE"/>
    <w:rsid w:val="680D35E1"/>
    <w:rsid w:val="6814CBC4"/>
    <w:rsid w:val="68155347"/>
    <w:rsid w:val="6817AFBE"/>
    <w:rsid w:val="681840A6"/>
    <w:rsid w:val="681A0601"/>
    <w:rsid w:val="681AE4DC"/>
    <w:rsid w:val="681E15B5"/>
    <w:rsid w:val="6821FF69"/>
    <w:rsid w:val="682286F8"/>
    <w:rsid w:val="6822FE16"/>
    <w:rsid w:val="6825BFE8"/>
    <w:rsid w:val="6826E59C"/>
    <w:rsid w:val="682C5CD4"/>
    <w:rsid w:val="6830387C"/>
    <w:rsid w:val="6830AF28"/>
    <w:rsid w:val="6834CCEA"/>
    <w:rsid w:val="6837BFEF"/>
    <w:rsid w:val="683DAF13"/>
    <w:rsid w:val="683EF167"/>
    <w:rsid w:val="683FC31F"/>
    <w:rsid w:val="68444FB8"/>
    <w:rsid w:val="68490911"/>
    <w:rsid w:val="685061F1"/>
    <w:rsid w:val="6854800A"/>
    <w:rsid w:val="68558909"/>
    <w:rsid w:val="685B68A3"/>
    <w:rsid w:val="685E9245"/>
    <w:rsid w:val="68606A0D"/>
    <w:rsid w:val="68615117"/>
    <w:rsid w:val="68663FE8"/>
    <w:rsid w:val="68670537"/>
    <w:rsid w:val="6868C2A5"/>
    <w:rsid w:val="686A1D2F"/>
    <w:rsid w:val="686D66D8"/>
    <w:rsid w:val="686D9053"/>
    <w:rsid w:val="687589D7"/>
    <w:rsid w:val="687C6EEE"/>
    <w:rsid w:val="687E96F7"/>
    <w:rsid w:val="687EBD6C"/>
    <w:rsid w:val="6884EADA"/>
    <w:rsid w:val="688C4013"/>
    <w:rsid w:val="688C4C65"/>
    <w:rsid w:val="688DDEFB"/>
    <w:rsid w:val="6890E593"/>
    <w:rsid w:val="6891C097"/>
    <w:rsid w:val="6893EF1B"/>
    <w:rsid w:val="6895FA1F"/>
    <w:rsid w:val="6899ED21"/>
    <w:rsid w:val="689DDDB7"/>
    <w:rsid w:val="68A00056"/>
    <w:rsid w:val="68A21BB8"/>
    <w:rsid w:val="68A4F856"/>
    <w:rsid w:val="68A7AA9E"/>
    <w:rsid w:val="68A85106"/>
    <w:rsid w:val="68AADA1A"/>
    <w:rsid w:val="68B1A7DE"/>
    <w:rsid w:val="68B5E8B5"/>
    <w:rsid w:val="68B9CC12"/>
    <w:rsid w:val="68BB469A"/>
    <w:rsid w:val="68BDC1DE"/>
    <w:rsid w:val="68C32598"/>
    <w:rsid w:val="68D03FAA"/>
    <w:rsid w:val="68D2F505"/>
    <w:rsid w:val="68D87F14"/>
    <w:rsid w:val="68D9730A"/>
    <w:rsid w:val="68DC9884"/>
    <w:rsid w:val="68DF9023"/>
    <w:rsid w:val="68DFF60A"/>
    <w:rsid w:val="68E16069"/>
    <w:rsid w:val="68E2E554"/>
    <w:rsid w:val="68E363E1"/>
    <w:rsid w:val="68E3DDB5"/>
    <w:rsid w:val="68E7BDCC"/>
    <w:rsid w:val="68EE479E"/>
    <w:rsid w:val="68F15F83"/>
    <w:rsid w:val="68F38BDC"/>
    <w:rsid w:val="68F490BB"/>
    <w:rsid w:val="68F91E48"/>
    <w:rsid w:val="68F932D5"/>
    <w:rsid w:val="68FEA9CF"/>
    <w:rsid w:val="68FF1D5D"/>
    <w:rsid w:val="69046E46"/>
    <w:rsid w:val="690598A3"/>
    <w:rsid w:val="6909BEE6"/>
    <w:rsid w:val="690A8AFB"/>
    <w:rsid w:val="6912ABCB"/>
    <w:rsid w:val="6912F0FB"/>
    <w:rsid w:val="691427C2"/>
    <w:rsid w:val="6916B0E0"/>
    <w:rsid w:val="6919FA2B"/>
    <w:rsid w:val="691B3490"/>
    <w:rsid w:val="691B7EBD"/>
    <w:rsid w:val="69235B31"/>
    <w:rsid w:val="6924E336"/>
    <w:rsid w:val="6928AB52"/>
    <w:rsid w:val="692C6468"/>
    <w:rsid w:val="692F47E2"/>
    <w:rsid w:val="692F51EC"/>
    <w:rsid w:val="692FDF5C"/>
    <w:rsid w:val="6934DBB3"/>
    <w:rsid w:val="69360591"/>
    <w:rsid w:val="693710FD"/>
    <w:rsid w:val="69386E9B"/>
    <w:rsid w:val="6938DF1C"/>
    <w:rsid w:val="693B36F7"/>
    <w:rsid w:val="693D12AB"/>
    <w:rsid w:val="693D2D37"/>
    <w:rsid w:val="693F0D8C"/>
    <w:rsid w:val="693F927A"/>
    <w:rsid w:val="69437E5C"/>
    <w:rsid w:val="69455289"/>
    <w:rsid w:val="694709D2"/>
    <w:rsid w:val="694742E0"/>
    <w:rsid w:val="694D3BE7"/>
    <w:rsid w:val="694E5581"/>
    <w:rsid w:val="6953B781"/>
    <w:rsid w:val="6953CDE5"/>
    <w:rsid w:val="69584FA0"/>
    <w:rsid w:val="6958826F"/>
    <w:rsid w:val="6959E9E7"/>
    <w:rsid w:val="69658A31"/>
    <w:rsid w:val="696947A7"/>
    <w:rsid w:val="696D7676"/>
    <w:rsid w:val="69711DF0"/>
    <w:rsid w:val="69722700"/>
    <w:rsid w:val="6972737D"/>
    <w:rsid w:val="697539C0"/>
    <w:rsid w:val="69768062"/>
    <w:rsid w:val="69821F0C"/>
    <w:rsid w:val="6989DD3E"/>
    <w:rsid w:val="698B2128"/>
    <w:rsid w:val="698D34F0"/>
    <w:rsid w:val="698FDB8A"/>
    <w:rsid w:val="6990F167"/>
    <w:rsid w:val="6992EAED"/>
    <w:rsid w:val="69940486"/>
    <w:rsid w:val="699881A9"/>
    <w:rsid w:val="699A3906"/>
    <w:rsid w:val="699B67BF"/>
    <w:rsid w:val="699D455D"/>
    <w:rsid w:val="69A087AB"/>
    <w:rsid w:val="69AC4A06"/>
    <w:rsid w:val="69B20608"/>
    <w:rsid w:val="69B6AF2D"/>
    <w:rsid w:val="69B8AA2F"/>
    <w:rsid w:val="69B922DD"/>
    <w:rsid w:val="69BE9A6B"/>
    <w:rsid w:val="69BF2887"/>
    <w:rsid w:val="69C0527C"/>
    <w:rsid w:val="69C0A760"/>
    <w:rsid w:val="69C0E962"/>
    <w:rsid w:val="69C5E334"/>
    <w:rsid w:val="69C98705"/>
    <w:rsid w:val="69D27AA3"/>
    <w:rsid w:val="69D54657"/>
    <w:rsid w:val="69D73BB9"/>
    <w:rsid w:val="69D7568D"/>
    <w:rsid w:val="69DA425F"/>
    <w:rsid w:val="69DE57A7"/>
    <w:rsid w:val="69DE9DAB"/>
    <w:rsid w:val="69E8A499"/>
    <w:rsid w:val="69E92C61"/>
    <w:rsid w:val="69F43051"/>
    <w:rsid w:val="69F85A3B"/>
    <w:rsid w:val="69FF5C40"/>
    <w:rsid w:val="6A08C060"/>
    <w:rsid w:val="6A0975F2"/>
    <w:rsid w:val="6A0E6159"/>
    <w:rsid w:val="6A1362AD"/>
    <w:rsid w:val="6A13DD97"/>
    <w:rsid w:val="6A146E74"/>
    <w:rsid w:val="6A162EDB"/>
    <w:rsid w:val="6A196B20"/>
    <w:rsid w:val="6A207375"/>
    <w:rsid w:val="6A215EBF"/>
    <w:rsid w:val="6A2452E8"/>
    <w:rsid w:val="6A285826"/>
    <w:rsid w:val="6A29C2B0"/>
    <w:rsid w:val="6A2DB147"/>
    <w:rsid w:val="6A366CA8"/>
    <w:rsid w:val="6A3BB95E"/>
    <w:rsid w:val="6A3BEBB0"/>
    <w:rsid w:val="6A3CE238"/>
    <w:rsid w:val="6A50A9E1"/>
    <w:rsid w:val="6A534DB8"/>
    <w:rsid w:val="6A5952B0"/>
    <w:rsid w:val="6A5C6054"/>
    <w:rsid w:val="6A633EA0"/>
    <w:rsid w:val="6A639393"/>
    <w:rsid w:val="6A6A6E31"/>
    <w:rsid w:val="6A6BF103"/>
    <w:rsid w:val="6A6C4B61"/>
    <w:rsid w:val="6A705955"/>
    <w:rsid w:val="6A71B242"/>
    <w:rsid w:val="6A72B427"/>
    <w:rsid w:val="6A72EA14"/>
    <w:rsid w:val="6A73805B"/>
    <w:rsid w:val="6A7C3819"/>
    <w:rsid w:val="6A7C635F"/>
    <w:rsid w:val="6A80C09C"/>
    <w:rsid w:val="6A813337"/>
    <w:rsid w:val="6A81D329"/>
    <w:rsid w:val="6A88487E"/>
    <w:rsid w:val="6A8EDC0C"/>
    <w:rsid w:val="6A92043E"/>
    <w:rsid w:val="6A94D766"/>
    <w:rsid w:val="6A991841"/>
    <w:rsid w:val="6AA39B52"/>
    <w:rsid w:val="6AA4418F"/>
    <w:rsid w:val="6AA47DC7"/>
    <w:rsid w:val="6AAD6F9E"/>
    <w:rsid w:val="6AAE7F0C"/>
    <w:rsid w:val="6AAFA108"/>
    <w:rsid w:val="6AAFEFA4"/>
    <w:rsid w:val="6AB0D7D2"/>
    <w:rsid w:val="6AB446B8"/>
    <w:rsid w:val="6AB53A86"/>
    <w:rsid w:val="6AB56A5D"/>
    <w:rsid w:val="6AB6A54C"/>
    <w:rsid w:val="6AB93375"/>
    <w:rsid w:val="6ABAE30D"/>
    <w:rsid w:val="6ABAE6FD"/>
    <w:rsid w:val="6ABB5A7D"/>
    <w:rsid w:val="6ABF246A"/>
    <w:rsid w:val="6AC34932"/>
    <w:rsid w:val="6AC6AA7E"/>
    <w:rsid w:val="6AC945C7"/>
    <w:rsid w:val="6ACE15C2"/>
    <w:rsid w:val="6AD15DDF"/>
    <w:rsid w:val="6AD3F772"/>
    <w:rsid w:val="6AD44ACE"/>
    <w:rsid w:val="6ADA8001"/>
    <w:rsid w:val="6ADAB46B"/>
    <w:rsid w:val="6ADEDB2D"/>
    <w:rsid w:val="6ADF55C0"/>
    <w:rsid w:val="6AE61EF7"/>
    <w:rsid w:val="6AE7D4A3"/>
    <w:rsid w:val="6AE88C82"/>
    <w:rsid w:val="6AE8B322"/>
    <w:rsid w:val="6AEEE280"/>
    <w:rsid w:val="6AEEE2CC"/>
    <w:rsid w:val="6AEFFF13"/>
    <w:rsid w:val="6AF06094"/>
    <w:rsid w:val="6AF17AC6"/>
    <w:rsid w:val="6AF2934B"/>
    <w:rsid w:val="6AF482E7"/>
    <w:rsid w:val="6AF5A289"/>
    <w:rsid w:val="6AF738FB"/>
    <w:rsid w:val="6AF7BD37"/>
    <w:rsid w:val="6AF90335"/>
    <w:rsid w:val="6AFDDBEF"/>
    <w:rsid w:val="6AFF8471"/>
    <w:rsid w:val="6B023979"/>
    <w:rsid w:val="6B0442C6"/>
    <w:rsid w:val="6B06044A"/>
    <w:rsid w:val="6B079147"/>
    <w:rsid w:val="6B09FBB7"/>
    <w:rsid w:val="6B0DE99A"/>
    <w:rsid w:val="6B1313E9"/>
    <w:rsid w:val="6B162CD7"/>
    <w:rsid w:val="6B19928D"/>
    <w:rsid w:val="6B1ACE23"/>
    <w:rsid w:val="6B1B0802"/>
    <w:rsid w:val="6B1C9FE6"/>
    <w:rsid w:val="6B1E6534"/>
    <w:rsid w:val="6B1F5323"/>
    <w:rsid w:val="6B216444"/>
    <w:rsid w:val="6B222681"/>
    <w:rsid w:val="6B2321B5"/>
    <w:rsid w:val="6B273025"/>
    <w:rsid w:val="6B300F66"/>
    <w:rsid w:val="6B312EE8"/>
    <w:rsid w:val="6B37479F"/>
    <w:rsid w:val="6B38E4C1"/>
    <w:rsid w:val="6B40098F"/>
    <w:rsid w:val="6B40B591"/>
    <w:rsid w:val="6B414E84"/>
    <w:rsid w:val="6B468943"/>
    <w:rsid w:val="6B52EAB4"/>
    <w:rsid w:val="6B564131"/>
    <w:rsid w:val="6B57B18F"/>
    <w:rsid w:val="6B632809"/>
    <w:rsid w:val="6B657D1C"/>
    <w:rsid w:val="6B6B26EE"/>
    <w:rsid w:val="6B6BAE7B"/>
    <w:rsid w:val="6B6BE13C"/>
    <w:rsid w:val="6B6C35FE"/>
    <w:rsid w:val="6B71F7E4"/>
    <w:rsid w:val="6B744DB2"/>
    <w:rsid w:val="6B76DCD3"/>
    <w:rsid w:val="6B7701DF"/>
    <w:rsid w:val="6B78B9C7"/>
    <w:rsid w:val="6B848075"/>
    <w:rsid w:val="6B86C400"/>
    <w:rsid w:val="6B86F204"/>
    <w:rsid w:val="6B879EC8"/>
    <w:rsid w:val="6B89FA52"/>
    <w:rsid w:val="6B918C2F"/>
    <w:rsid w:val="6B91F8B2"/>
    <w:rsid w:val="6B957693"/>
    <w:rsid w:val="6B988A1B"/>
    <w:rsid w:val="6B98C80A"/>
    <w:rsid w:val="6B9A872C"/>
    <w:rsid w:val="6BA1206B"/>
    <w:rsid w:val="6BA1400C"/>
    <w:rsid w:val="6BA43C5C"/>
    <w:rsid w:val="6BA4F821"/>
    <w:rsid w:val="6BA85D0B"/>
    <w:rsid w:val="6BAE48ED"/>
    <w:rsid w:val="6BB01A96"/>
    <w:rsid w:val="6BB3F9D9"/>
    <w:rsid w:val="6BB511B0"/>
    <w:rsid w:val="6BB90FE2"/>
    <w:rsid w:val="6BBA0F6D"/>
    <w:rsid w:val="6BC4247F"/>
    <w:rsid w:val="6BC6061A"/>
    <w:rsid w:val="6BC699D4"/>
    <w:rsid w:val="6BCC0F10"/>
    <w:rsid w:val="6BCD7B5C"/>
    <w:rsid w:val="6BCE241F"/>
    <w:rsid w:val="6BD24E7F"/>
    <w:rsid w:val="6BD3C4A2"/>
    <w:rsid w:val="6BDE9986"/>
    <w:rsid w:val="6BDF1DCC"/>
    <w:rsid w:val="6BE369C7"/>
    <w:rsid w:val="6BE5A724"/>
    <w:rsid w:val="6BE62816"/>
    <w:rsid w:val="6BE73E46"/>
    <w:rsid w:val="6BE84BAE"/>
    <w:rsid w:val="6BE927E7"/>
    <w:rsid w:val="6BED73A8"/>
    <w:rsid w:val="6BF0C398"/>
    <w:rsid w:val="6BF669B2"/>
    <w:rsid w:val="6C07E200"/>
    <w:rsid w:val="6C0A9C11"/>
    <w:rsid w:val="6C0DC571"/>
    <w:rsid w:val="6C0E0D15"/>
    <w:rsid w:val="6C1063FD"/>
    <w:rsid w:val="6C1156BD"/>
    <w:rsid w:val="6C179DCF"/>
    <w:rsid w:val="6C1DE67E"/>
    <w:rsid w:val="6C1F22B4"/>
    <w:rsid w:val="6C2855DA"/>
    <w:rsid w:val="6C2BCF27"/>
    <w:rsid w:val="6C2C10F1"/>
    <w:rsid w:val="6C2D86B3"/>
    <w:rsid w:val="6C3583C8"/>
    <w:rsid w:val="6C37F17A"/>
    <w:rsid w:val="6C423457"/>
    <w:rsid w:val="6C42CBD6"/>
    <w:rsid w:val="6C433AFD"/>
    <w:rsid w:val="6C498937"/>
    <w:rsid w:val="6C49F5C5"/>
    <w:rsid w:val="6C4A5229"/>
    <w:rsid w:val="6C5213EB"/>
    <w:rsid w:val="6C53010A"/>
    <w:rsid w:val="6C571BE0"/>
    <w:rsid w:val="6C58F8A4"/>
    <w:rsid w:val="6C5B0A1D"/>
    <w:rsid w:val="6C5BBC98"/>
    <w:rsid w:val="6C63D28E"/>
    <w:rsid w:val="6C6530E1"/>
    <w:rsid w:val="6C677E06"/>
    <w:rsid w:val="6C684AAB"/>
    <w:rsid w:val="6C6B1F3A"/>
    <w:rsid w:val="6C6C36FD"/>
    <w:rsid w:val="6C6CF380"/>
    <w:rsid w:val="6C714C30"/>
    <w:rsid w:val="6C72BF6F"/>
    <w:rsid w:val="6C743FB9"/>
    <w:rsid w:val="6C745D4C"/>
    <w:rsid w:val="6C781995"/>
    <w:rsid w:val="6C79ED11"/>
    <w:rsid w:val="6C8A9C20"/>
    <w:rsid w:val="6C952EA6"/>
    <w:rsid w:val="6C95EF32"/>
    <w:rsid w:val="6C9A5428"/>
    <w:rsid w:val="6C9AA4AE"/>
    <w:rsid w:val="6CA1B0CE"/>
    <w:rsid w:val="6CA3FB3B"/>
    <w:rsid w:val="6CA5D21F"/>
    <w:rsid w:val="6CAA1F72"/>
    <w:rsid w:val="6CAF0CB9"/>
    <w:rsid w:val="6CB48E31"/>
    <w:rsid w:val="6CB5CB65"/>
    <w:rsid w:val="6CBAA533"/>
    <w:rsid w:val="6CBAC16B"/>
    <w:rsid w:val="6CBAFB93"/>
    <w:rsid w:val="6CBCFADB"/>
    <w:rsid w:val="6CBD470A"/>
    <w:rsid w:val="6CBF4B5E"/>
    <w:rsid w:val="6CC36C97"/>
    <w:rsid w:val="6CC5B6D0"/>
    <w:rsid w:val="6CC90BC2"/>
    <w:rsid w:val="6CD1CA34"/>
    <w:rsid w:val="6CD1F19F"/>
    <w:rsid w:val="6CD5F466"/>
    <w:rsid w:val="6CD713AA"/>
    <w:rsid w:val="6CD7A983"/>
    <w:rsid w:val="6CDB62AD"/>
    <w:rsid w:val="6CDC22B2"/>
    <w:rsid w:val="6CDD6455"/>
    <w:rsid w:val="6CE2B4DB"/>
    <w:rsid w:val="6CE72231"/>
    <w:rsid w:val="6CEC903D"/>
    <w:rsid w:val="6CEC93A8"/>
    <w:rsid w:val="6CEDCA73"/>
    <w:rsid w:val="6CEE009D"/>
    <w:rsid w:val="6CF658C4"/>
    <w:rsid w:val="6CF936FA"/>
    <w:rsid w:val="6CFB1469"/>
    <w:rsid w:val="6CFDC1CD"/>
    <w:rsid w:val="6CFE1C00"/>
    <w:rsid w:val="6CFFACA1"/>
    <w:rsid w:val="6D033CB1"/>
    <w:rsid w:val="6D08F152"/>
    <w:rsid w:val="6D0A513F"/>
    <w:rsid w:val="6D0B60D2"/>
    <w:rsid w:val="6D0D1B4A"/>
    <w:rsid w:val="6D0D1BFD"/>
    <w:rsid w:val="6D13EFA7"/>
    <w:rsid w:val="6D19BDD9"/>
    <w:rsid w:val="6D1DBAB6"/>
    <w:rsid w:val="6D1E2BDF"/>
    <w:rsid w:val="6D2012AD"/>
    <w:rsid w:val="6D22ABA8"/>
    <w:rsid w:val="6D24202A"/>
    <w:rsid w:val="6D2789CE"/>
    <w:rsid w:val="6D302FA9"/>
    <w:rsid w:val="6D308933"/>
    <w:rsid w:val="6D32FB8A"/>
    <w:rsid w:val="6D35AC3D"/>
    <w:rsid w:val="6D37B4C1"/>
    <w:rsid w:val="6D39282C"/>
    <w:rsid w:val="6D3C3044"/>
    <w:rsid w:val="6D3E65B8"/>
    <w:rsid w:val="6D40D586"/>
    <w:rsid w:val="6D43E557"/>
    <w:rsid w:val="6D4A8020"/>
    <w:rsid w:val="6D4AB1B5"/>
    <w:rsid w:val="6D545ED7"/>
    <w:rsid w:val="6D55EEAA"/>
    <w:rsid w:val="6D56DC3C"/>
    <w:rsid w:val="6D579D8B"/>
    <w:rsid w:val="6D59A348"/>
    <w:rsid w:val="6D5DA385"/>
    <w:rsid w:val="6D60C513"/>
    <w:rsid w:val="6D667177"/>
    <w:rsid w:val="6D78B1C1"/>
    <w:rsid w:val="6D7AD69E"/>
    <w:rsid w:val="6D7EDBBA"/>
    <w:rsid w:val="6D7F2A49"/>
    <w:rsid w:val="6D7F4BB6"/>
    <w:rsid w:val="6D80F65C"/>
    <w:rsid w:val="6D81150F"/>
    <w:rsid w:val="6D8466EC"/>
    <w:rsid w:val="6D8FD112"/>
    <w:rsid w:val="6D91F2E3"/>
    <w:rsid w:val="6D9417F5"/>
    <w:rsid w:val="6D9A6969"/>
    <w:rsid w:val="6D9B8A36"/>
    <w:rsid w:val="6D9C0A99"/>
    <w:rsid w:val="6D9E4328"/>
    <w:rsid w:val="6DA0CF5C"/>
    <w:rsid w:val="6DA3DFC7"/>
    <w:rsid w:val="6DA50E2B"/>
    <w:rsid w:val="6DA6F2BE"/>
    <w:rsid w:val="6DA9ADE3"/>
    <w:rsid w:val="6DB657A7"/>
    <w:rsid w:val="6DB70FAA"/>
    <w:rsid w:val="6DB7FB4D"/>
    <w:rsid w:val="6DB8C00F"/>
    <w:rsid w:val="6DB8C475"/>
    <w:rsid w:val="6DC09D17"/>
    <w:rsid w:val="6DC42933"/>
    <w:rsid w:val="6DC7DF4B"/>
    <w:rsid w:val="6DC87378"/>
    <w:rsid w:val="6DC95C97"/>
    <w:rsid w:val="6DCC22A7"/>
    <w:rsid w:val="6DCF1666"/>
    <w:rsid w:val="6DD71848"/>
    <w:rsid w:val="6DD8A583"/>
    <w:rsid w:val="6DDE9EB3"/>
    <w:rsid w:val="6DE05E18"/>
    <w:rsid w:val="6DE1EFB8"/>
    <w:rsid w:val="6DE1FC51"/>
    <w:rsid w:val="6DE36027"/>
    <w:rsid w:val="6DE4C8E4"/>
    <w:rsid w:val="6DE52152"/>
    <w:rsid w:val="6DE5218B"/>
    <w:rsid w:val="6DEF442E"/>
    <w:rsid w:val="6DF15A1B"/>
    <w:rsid w:val="6DF66800"/>
    <w:rsid w:val="6DF7705B"/>
    <w:rsid w:val="6DF83B38"/>
    <w:rsid w:val="6DF9083D"/>
    <w:rsid w:val="6DFABC95"/>
    <w:rsid w:val="6E05969B"/>
    <w:rsid w:val="6E070882"/>
    <w:rsid w:val="6E09B4AA"/>
    <w:rsid w:val="6E0B74F1"/>
    <w:rsid w:val="6E0F1895"/>
    <w:rsid w:val="6E11B941"/>
    <w:rsid w:val="6E1488F2"/>
    <w:rsid w:val="6E151D95"/>
    <w:rsid w:val="6E16D668"/>
    <w:rsid w:val="6E1943E6"/>
    <w:rsid w:val="6E1D44AF"/>
    <w:rsid w:val="6E2918E8"/>
    <w:rsid w:val="6E2F1034"/>
    <w:rsid w:val="6E34D1DE"/>
    <w:rsid w:val="6E366EF7"/>
    <w:rsid w:val="6E3D1EDD"/>
    <w:rsid w:val="6E3D30AD"/>
    <w:rsid w:val="6E4977FE"/>
    <w:rsid w:val="6E5450F4"/>
    <w:rsid w:val="6E54EED2"/>
    <w:rsid w:val="6E566964"/>
    <w:rsid w:val="6E5BBC5A"/>
    <w:rsid w:val="6E5C2F71"/>
    <w:rsid w:val="6E604E90"/>
    <w:rsid w:val="6E655497"/>
    <w:rsid w:val="6E68C943"/>
    <w:rsid w:val="6E68D860"/>
    <w:rsid w:val="6E6BB771"/>
    <w:rsid w:val="6E6ED48F"/>
    <w:rsid w:val="6E6EDBA9"/>
    <w:rsid w:val="6E7004FB"/>
    <w:rsid w:val="6E72C6F0"/>
    <w:rsid w:val="6E79C17F"/>
    <w:rsid w:val="6E7A980F"/>
    <w:rsid w:val="6E7CF36B"/>
    <w:rsid w:val="6E7F5BB0"/>
    <w:rsid w:val="6E814121"/>
    <w:rsid w:val="6E83EA9F"/>
    <w:rsid w:val="6E85DFF9"/>
    <w:rsid w:val="6E87453A"/>
    <w:rsid w:val="6E8D3822"/>
    <w:rsid w:val="6E92AE40"/>
    <w:rsid w:val="6E997BBE"/>
    <w:rsid w:val="6E9A5A93"/>
    <w:rsid w:val="6E9E0D38"/>
    <w:rsid w:val="6E9F1FDD"/>
    <w:rsid w:val="6EA03139"/>
    <w:rsid w:val="6EA0A6F9"/>
    <w:rsid w:val="6EA23A73"/>
    <w:rsid w:val="6EA502F2"/>
    <w:rsid w:val="6EA5A5F1"/>
    <w:rsid w:val="6EA6F7CA"/>
    <w:rsid w:val="6EB11A74"/>
    <w:rsid w:val="6EB48A38"/>
    <w:rsid w:val="6EB6064D"/>
    <w:rsid w:val="6EB67AE2"/>
    <w:rsid w:val="6EB9F535"/>
    <w:rsid w:val="6EBB651F"/>
    <w:rsid w:val="6EBC8A49"/>
    <w:rsid w:val="6EBDA1F7"/>
    <w:rsid w:val="6EBDCED3"/>
    <w:rsid w:val="6EC067D6"/>
    <w:rsid w:val="6EC52FD1"/>
    <w:rsid w:val="6EC6DB12"/>
    <w:rsid w:val="6EC74FE1"/>
    <w:rsid w:val="6ECDA6FF"/>
    <w:rsid w:val="6ED20AC5"/>
    <w:rsid w:val="6ED5F7DA"/>
    <w:rsid w:val="6ED8D12B"/>
    <w:rsid w:val="6EDD2628"/>
    <w:rsid w:val="6EDE0404"/>
    <w:rsid w:val="6EDF9B61"/>
    <w:rsid w:val="6EE73423"/>
    <w:rsid w:val="6EEBCAA6"/>
    <w:rsid w:val="6EEC085A"/>
    <w:rsid w:val="6EECF484"/>
    <w:rsid w:val="6EEE87A9"/>
    <w:rsid w:val="6EEF8315"/>
    <w:rsid w:val="6EF3DF2D"/>
    <w:rsid w:val="6EF624D7"/>
    <w:rsid w:val="6EF7B299"/>
    <w:rsid w:val="6EF8F3DC"/>
    <w:rsid w:val="6EFB3948"/>
    <w:rsid w:val="6EFE3516"/>
    <w:rsid w:val="6EFF4A80"/>
    <w:rsid w:val="6F049D48"/>
    <w:rsid w:val="6F05A9C5"/>
    <w:rsid w:val="6F08DC87"/>
    <w:rsid w:val="6F09A549"/>
    <w:rsid w:val="6F0C077C"/>
    <w:rsid w:val="6F0EEA61"/>
    <w:rsid w:val="6F159E50"/>
    <w:rsid w:val="6F1A4780"/>
    <w:rsid w:val="6F1BC4A8"/>
    <w:rsid w:val="6F1C9D37"/>
    <w:rsid w:val="6F24B8AD"/>
    <w:rsid w:val="6F24DAB7"/>
    <w:rsid w:val="6F2D4857"/>
    <w:rsid w:val="6F3040C0"/>
    <w:rsid w:val="6F34AD1D"/>
    <w:rsid w:val="6F3B220B"/>
    <w:rsid w:val="6F40F391"/>
    <w:rsid w:val="6F438ECD"/>
    <w:rsid w:val="6F454C7D"/>
    <w:rsid w:val="6F4B0E2B"/>
    <w:rsid w:val="6F4F0194"/>
    <w:rsid w:val="6F52CCDA"/>
    <w:rsid w:val="6F5C7FCA"/>
    <w:rsid w:val="6F5E0722"/>
    <w:rsid w:val="6F5F73E3"/>
    <w:rsid w:val="6F5FCF6A"/>
    <w:rsid w:val="6F6017CC"/>
    <w:rsid w:val="6F65F1F5"/>
    <w:rsid w:val="6F6A4A95"/>
    <w:rsid w:val="6F6C8E08"/>
    <w:rsid w:val="6F6CE129"/>
    <w:rsid w:val="6F6DFDCE"/>
    <w:rsid w:val="6F6E9877"/>
    <w:rsid w:val="6F73BE34"/>
    <w:rsid w:val="6F7BD18C"/>
    <w:rsid w:val="6F824B49"/>
    <w:rsid w:val="6F83A601"/>
    <w:rsid w:val="6F83F626"/>
    <w:rsid w:val="6F866519"/>
    <w:rsid w:val="6F87D2F2"/>
    <w:rsid w:val="6F881E7C"/>
    <w:rsid w:val="6F89943C"/>
    <w:rsid w:val="6F8B5DE2"/>
    <w:rsid w:val="6F8F0806"/>
    <w:rsid w:val="6F961F74"/>
    <w:rsid w:val="6FA1C11D"/>
    <w:rsid w:val="6FA5B1A4"/>
    <w:rsid w:val="6FA8D1DA"/>
    <w:rsid w:val="6FAB967D"/>
    <w:rsid w:val="6FABF9E4"/>
    <w:rsid w:val="6FAC6F91"/>
    <w:rsid w:val="6FB04D82"/>
    <w:rsid w:val="6FB4B1A5"/>
    <w:rsid w:val="6FB76820"/>
    <w:rsid w:val="6FB87F44"/>
    <w:rsid w:val="6FB89ACA"/>
    <w:rsid w:val="6FBA85AF"/>
    <w:rsid w:val="6FBAE0AE"/>
    <w:rsid w:val="6FBBE4E3"/>
    <w:rsid w:val="6FC59884"/>
    <w:rsid w:val="6FC7B71A"/>
    <w:rsid w:val="6FCD6560"/>
    <w:rsid w:val="6FCD7A03"/>
    <w:rsid w:val="6FCEF1D1"/>
    <w:rsid w:val="6FD83B39"/>
    <w:rsid w:val="6FDC4BA8"/>
    <w:rsid w:val="6FDEF9B5"/>
    <w:rsid w:val="6FDF4C82"/>
    <w:rsid w:val="6FDF813E"/>
    <w:rsid w:val="6FE0A04D"/>
    <w:rsid w:val="6FE5B424"/>
    <w:rsid w:val="6FE79099"/>
    <w:rsid w:val="6FEBDD9E"/>
    <w:rsid w:val="6FEF3DD7"/>
    <w:rsid w:val="6FF99F07"/>
    <w:rsid w:val="6FFCECD1"/>
    <w:rsid w:val="6FFF13D1"/>
    <w:rsid w:val="700581CB"/>
    <w:rsid w:val="700A6E43"/>
    <w:rsid w:val="700EAAE1"/>
    <w:rsid w:val="7016AA4C"/>
    <w:rsid w:val="7016D1EB"/>
    <w:rsid w:val="7018D78E"/>
    <w:rsid w:val="7019C4DB"/>
    <w:rsid w:val="701A47DB"/>
    <w:rsid w:val="70220F16"/>
    <w:rsid w:val="70221474"/>
    <w:rsid w:val="7023F61C"/>
    <w:rsid w:val="702754B6"/>
    <w:rsid w:val="702B2F66"/>
    <w:rsid w:val="703B65AA"/>
    <w:rsid w:val="703D955E"/>
    <w:rsid w:val="703EC628"/>
    <w:rsid w:val="703FCBA4"/>
    <w:rsid w:val="70447356"/>
    <w:rsid w:val="7048C69A"/>
    <w:rsid w:val="704A42A0"/>
    <w:rsid w:val="704F2831"/>
    <w:rsid w:val="7056F3E6"/>
    <w:rsid w:val="705748D0"/>
    <w:rsid w:val="7059531C"/>
    <w:rsid w:val="7059DE8E"/>
    <w:rsid w:val="705C227C"/>
    <w:rsid w:val="705CA119"/>
    <w:rsid w:val="705CEC2D"/>
    <w:rsid w:val="70647949"/>
    <w:rsid w:val="706C361D"/>
    <w:rsid w:val="706C8622"/>
    <w:rsid w:val="706C87BD"/>
    <w:rsid w:val="706CBB74"/>
    <w:rsid w:val="706D1A7D"/>
    <w:rsid w:val="706F4CE2"/>
    <w:rsid w:val="70725783"/>
    <w:rsid w:val="7072CE87"/>
    <w:rsid w:val="7072F9B8"/>
    <w:rsid w:val="70752F0E"/>
    <w:rsid w:val="707B4990"/>
    <w:rsid w:val="707DE2B3"/>
    <w:rsid w:val="7081D0E2"/>
    <w:rsid w:val="7089BBB6"/>
    <w:rsid w:val="708DE30B"/>
    <w:rsid w:val="708E80C3"/>
    <w:rsid w:val="708E8F2B"/>
    <w:rsid w:val="708E97AB"/>
    <w:rsid w:val="709033DF"/>
    <w:rsid w:val="70906F62"/>
    <w:rsid w:val="709665B2"/>
    <w:rsid w:val="709C2B0D"/>
    <w:rsid w:val="709D7703"/>
    <w:rsid w:val="70A5074F"/>
    <w:rsid w:val="70ABF18D"/>
    <w:rsid w:val="70B241E1"/>
    <w:rsid w:val="70B33683"/>
    <w:rsid w:val="70B64CE7"/>
    <w:rsid w:val="70B80CD6"/>
    <w:rsid w:val="70B85456"/>
    <w:rsid w:val="70BAC9DD"/>
    <w:rsid w:val="70BD4FD0"/>
    <w:rsid w:val="70BDB75B"/>
    <w:rsid w:val="70BE28BE"/>
    <w:rsid w:val="70BFD1BE"/>
    <w:rsid w:val="70C05FFC"/>
    <w:rsid w:val="70C68255"/>
    <w:rsid w:val="70C86B75"/>
    <w:rsid w:val="70C98808"/>
    <w:rsid w:val="70CAF7BE"/>
    <w:rsid w:val="70CCCE41"/>
    <w:rsid w:val="70CCDD38"/>
    <w:rsid w:val="70DD7349"/>
    <w:rsid w:val="70DF945A"/>
    <w:rsid w:val="70E49631"/>
    <w:rsid w:val="70E7C4BA"/>
    <w:rsid w:val="70E8EACF"/>
    <w:rsid w:val="70EF8564"/>
    <w:rsid w:val="70F02CD6"/>
    <w:rsid w:val="70F40BD6"/>
    <w:rsid w:val="70F479FD"/>
    <w:rsid w:val="70F4E327"/>
    <w:rsid w:val="70F5FE1F"/>
    <w:rsid w:val="7104AD96"/>
    <w:rsid w:val="710ED5D4"/>
    <w:rsid w:val="711136BE"/>
    <w:rsid w:val="71115045"/>
    <w:rsid w:val="71144E35"/>
    <w:rsid w:val="71187D74"/>
    <w:rsid w:val="711C0E5D"/>
    <w:rsid w:val="711F83E6"/>
    <w:rsid w:val="71214406"/>
    <w:rsid w:val="7123D600"/>
    <w:rsid w:val="71261720"/>
    <w:rsid w:val="7127547E"/>
    <w:rsid w:val="7127A8D4"/>
    <w:rsid w:val="7129EB33"/>
    <w:rsid w:val="712A4FD7"/>
    <w:rsid w:val="712A7630"/>
    <w:rsid w:val="712BA9D3"/>
    <w:rsid w:val="7130FFEB"/>
    <w:rsid w:val="71331E84"/>
    <w:rsid w:val="71344483"/>
    <w:rsid w:val="713681FA"/>
    <w:rsid w:val="713E74F3"/>
    <w:rsid w:val="714137B8"/>
    <w:rsid w:val="7147130F"/>
    <w:rsid w:val="714CECD0"/>
    <w:rsid w:val="714EFCE7"/>
    <w:rsid w:val="71529D41"/>
    <w:rsid w:val="7154F88D"/>
    <w:rsid w:val="715858AA"/>
    <w:rsid w:val="715A76BA"/>
    <w:rsid w:val="715BD733"/>
    <w:rsid w:val="715E1D0E"/>
    <w:rsid w:val="715E2A7E"/>
    <w:rsid w:val="7164FAB6"/>
    <w:rsid w:val="7164FC47"/>
    <w:rsid w:val="716518F1"/>
    <w:rsid w:val="71694950"/>
    <w:rsid w:val="7169A23D"/>
    <w:rsid w:val="7169C54A"/>
    <w:rsid w:val="716C0AC2"/>
    <w:rsid w:val="716EA58D"/>
    <w:rsid w:val="716FD917"/>
    <w:rsid w:val="7173FBE7"/>
    <w:rsid w:val="717461ED"/>
    <w:rsid w:val="717700DA"/>
    <w:rsid w:val="717E579D"/>
    <w:rsid w:val="7184D188"/>
    <w:rsid w:val="71898B89"/>
    <w:rsid w:val="718A7F6E"/>
    <w:rsid w:val="718C3695"/>
    <w:rsid w:val="718E6064"/>
    <w:rsid w:val="718FDDFB"/>
    <w:rsid w:val="719121C0"/>
    <w:rsid w:val="71912B8D"/>
    <w:rsid w:val="71945419"/>
    <w:rsid w:val="719461CC"/>
    <w:rsid w:val="71954A44"/>
    <w:rsid w:val="719626CF"/>
    <w:rsid w:val="71968477"/>
    <w:rsid w:val="7197B750"/>
    <w:rsid w:val="71996DA2"/>
    <w:rsid w:val="719A342E"/>
    <w:rsid w:val="719FE725"/>
    <w:rsid w:val="71A23D27"/>
    <w:rsid w:val="71A61E94"/>
    <w:rsid w:val="71AB531F"/>
    <w:rsid w:val="71B165AB"/>
    <w:rsid w:val="71B2674C"/>
    <w:rsid w:val="71B6BC43"/>
    <w:rsid w:val="71BCB2A5"/>
    <w:rsid w:val="71C1B317"/>
    <w:rsid w:val="71C22AAF"/>
    <w:rsid w:val="71C46E74"/>
    <w:rsid w:val="71C656F4"/>
    <w:rsid w:val="71C70D02"/>
    <w:rsid w:val="71CE3D5B"/>
    <w:rsid w:val="71D08054"/>
    <w:rsid w:val="71D1DF22"/>
    <w:rsid w:val="71D9BAB8"/>
    <w:rsid w:val="71DCEECB"/>
    <w:rsid w:val="71DD22F6"/>
    <w:rsid w:val="71E9AE55"/>
    <w:rsid w:val="71F55A73"/>
    <w:rsid w:val="71F84C52"/>
    <w:rsid w:val="71F9131A"/>
    <w:rsid w:val="71FC1A3D"/>
    <w:rsid w:val="71FED6DF"/>
    <w:rsid w:val="71FFACC4"/>
    <w:rsid w:val="72051571"/>
    <w:rsid w:val="7206FDB2"/>
    <w:rsid w:val="7207CC88"/>
    <w:rsid w:val="7208D204"/>
    <w:rsid w:val="720ADA1D"/>
    <w:rsid w:val="720B834A"/>
    <w:rsid w:val="720BC365"/>
    <w:rsid w:val="72106839"/>
    <w:rsid w:val="7210696D"/>
    <w:rsid w:val="7211E169"/>
    <w:rsid w:val="7218C366"/>
    <w:rsid w:val="721990BE"/>
    <w:rsid w:val="721A5BAA"/>
    <w:rsid w:val="721EAE8A"/>
    <w:rsid w:val="721F6BDF"/>
    <w:rsid w:val="7221B06A"/>
    <w:rsid w:val="72282A57"/>
    <w:rsid w:val="7229D70A"/>
    <w:rsid w:val="722BA5D8"/>
    <w:rsid w:val="723059CF"/>
    <w:rsid w:val="7235BD41"/>
    <w:rsid w:val="7238B355"/>
    <w:rsid w:val="723C2CA9"/>
    <w:rsid w:val="7241BB61"/>
    <w:rsid w:val="7241C7D5"/>
    <w:rsid w:val="7248F6E7"/>
    <w:rsid w:val="7249B307"/>
    <w:rsid w:val="7249CECB"/>
    <w:rsid w:val="724A8C4D"/>
    <w:rsid w:val="724B16AE"/>
    <w:rsid w:val="724D832D"/>
    <w:rsid w:val="724E042D"/>
    <w:rsid w:val="7252505F"/>
    <w:rsid w:val="725C0E71"/>
    <w:rsid w:val="725C3F1B"/>
    <w:rsid w:val="725E2E2A"/>
    <w:rsid w:val="725E4BB7"/>
    <w:rsid w:val="72623643"/>
    <w:rsid w:val="7264B8EB"/>
    <w:rsid w:val="72691B1E"/>
    <w:rsid w:val="726A91FE"/>
    <w:rsid w:val="726BD0FC"/>
    <w:rsid w:val="726C94BA"/>
    <w:rsid w:val="72710EE7"/>
    <w:rsid w:val="72752791"/>
    <w:rsid w:val="727602D8"/>
    <w:rsid w:val="727620B9"/>
    <w:rsid w:val="7277F085"/>
    <w:rsid w:val="727AE2F1"/>
    <w:rsid w:val="727BC729"/>
    <w:rsid w:val="727EF521"/>
    <w:rsid w:val="7280E1BF"/>
    <w:rsid w:val="728965E7"/>
    <w:rsid w:val="728AF0D5"/>
    <w:rsid w:val="728D5070"/>
    <w:rsid w:val="728F9AAC"/>
    <w:rsid w:val="729CAC99"/>
    <w:rsid w:val="72A0C973"/>
    <w:rsid w:val="72A84953"/>
    <w:rsid w:val="72A8D7BA"/>
    <w:rsid w:val="72AA3F97"/>
    <w:rsid w:val="72AB7290"/>
    <w:rsid w:val="72ACE200"/>
    <w:rsid w:val="72B088FA"/>
    <w:rsid w:val="72B549E3"/>
    <w:rsid w:val="72BB908D"/>
    <w:rsid w:val="72C2BFFA"/>
    <w:rsid w:val="72C2EF83"/>
    <w:rsid w:val="72C76070"/>
    <w:rsid w:val="72CBB79A"/>
    <w:rsid w:val="72CC6384"/>
    <w:rsid w:val="72D84399"/>
    <w:rsid w:val="72DB828F"/>
    <w:rsid w:val="72E4E573"/>
    <w:rsid w:val="72EBFCE3"/>
    <w:rsid w:val="72F01917"/>
    <w:rsid w:val="72F1887C"/>
    <w:rsid w:val="72F2E333"/>
    <w:rsid w:val="72F4A41C"/>
    <w:rsid w:val="7300382C"/>
    <w:rsid w:val="73005D2A"/>
    <w:rsid w:val="73033B2C"/>
    <w:rsid w:val="7303BB68"/>
    <w:rsid w:val="73090432"/>
    <w:rsid w:val="730A74A8"/>
    <w:rsid w:val="730B169D"/>
    <w:rsid w:val="73142729"/>
    <w:rsid w:val="731572F5"/>
    <w:rsid w:val="7316B207"/>
    <w:rsid w:val="73173604"/>
    <w:rsid w:val="73178ADF"/>
    <w:rsid w:val="731BB051"/>
    <w:rsid w:val="7324AC44"/>
    <w:rsid w:val="73283376"/>
    <w:rsid w:val="732BFD34"/>
    <w:rsid w:val="732DC859"/>
    <w:rsid w:val="732E94CB"/>
    <w:rsid w:val="732EE9C3"/>
    <w:rsid w:val="7330F838"/>
    <w:rsid w:val="7336EEF3"/>
    <w:rsid w:val="733FD431"/>
    <w:rsid w:val="7342D30E"/>
    <w:rsid w:val="734425A9"/>
    <w:rsid w:val="7346564C"/>
    <w:rsid w:val="734BE7E3"/>
    <w:rsid w:val="73505662"/>
    <w:rsid w:val="7353237D"/>
    <w:rsid w:val="7358266E"/>
    <w:rsid w:val="7359B65D"/>
    <w:rsid w:val="735BBDF9"/>
    <w:rsid w:val="735BD022"/>
    <w:rsid w:val="735D24AE"/>
    <w:rsid w:val="735D9D3F"/>
    <w:rsid w:val="735F838D"/>
    <w:rsid w:val="736299C6"/>
    <w:rsid w:val="736F3DAB"/>
    <w:rsid w:val="73703F54"/>
    <w:rsid w:val="7378266E"/>
    <w:rsid w:val="737972EB"/>
    <w:rsid w:val="737D8F3F"/>
    <w:rsid w:val="737F6D89"/>
    <w:rsid w:val="73800474"/>
    <w:rsid w:val="73846733"/>
    <w:rsid w:val="7387C96F"/>
    <w:rsid w:val="73897AFA"/>
    <w:rsid w:val="738B89D3"/>
    <w:rsid w:val="738ECF92"/>
    <w:rsid w:val="739E54A2"/>
    <w:rsid w:val="73A0277C"/>
    <w:rsid w:val="73A4C109"/>
    <w:rsid w:val="73A6C716"/>
    <w:rsid w:val="73AA083A"/>
    <w:rsid w:val="73AD674C"/>
    <w:rsid w:val="73AE5208"/>
    <w:rsid w:val="73AFA9EA"/>
    <w:rsid w:val="73B1ADB1"/>
    <w:rsid w:val="73B5C99A"/>
    <w:rsid w:val="73B71312"/>
    <w:rsid w:val="73B8E1E2"/>
    <w:rsid w:val="73B96748"/>
    <w:rsid w:val="73B9F89F"/>
    <w:rsid w:val="73BA4936"/>
    <w:rsid w:val="73BE3FBB"/>
    <w:rsid w:val="73BE7F82"/>
    <w:rsid w:val="73C0FD60"/>
    <w:rsid w:val="73C2B988"/>
    <w:rsid w:val="73C3057F"/>
    <w:rsid w:val="73C6E51A"/>
    <w:rsid w:val="73CBDF3B"/>
    <w:rsid w:val="73CBE638"/>
    <w:rsid w:val="73D056CF"/>
    <w:rsid w:val="73D39F2E"/>
    <w:rsid w:val="73D40A47"/>
    <w:rsid w:val="73D43598"/>
    <w:rsid w:val="73D4EE79"/>
    <w:rsid w:val="73D92E83"/>
    <w:rsid w:val="73DDF4DB"/>
    <w:rsid w:val="73DEE970"/>
    <w:rsid w:val="73DF8ACF"/>
    <w:rsid w:val="73F6B3DD"/>
    <w:rsid w:val="73F9BB99"/>
    <w:rsid w:val="73FCF9AB"/>
    <w:rsid w:val="73FDC1C9"/>
    <w:rsid w:val="73FFCDD8"/>
    <w:rsid w:val="7405F13B"/>
    <w:rsid w:val="74076F8B"/>
    <w:rsid w:val="7408E1FF"/>
    <w:rsid w:val="740C184E"/>
    <w:rsid w:val="740F1902"/>
    <w:rsid w:val="7410E3E3"/>
    <w:rsid w:val="7413C5A5"/>
    <w:rsid w:val="7417A7C3"/>
    <w:rsid w:val="741F19EC"/>
    <w:rsid w:val="7423808E"/>
    <w:rsid w:val="7423AC7A"/>
    <w:rsid w:val="74268A70"/>
    <w:rsid w:val="742868A8"/>
    <w:rsid w:val="7429547A"/>
    <w:rsid w:val="742A809E"/>
    <w:rsid w:val="743A4276"/>
    <w:rsid w:val="744586B4"/>
    <w:rsid w:val="74459CBD"/>
    <w:rsid w:val="744C104A"/>
    <w:rsid w:val="744EE21C"/>
    <w:rsid w:val="745004E8"/>
    <w:rsid w:val="74509428"/>
    <w:rsid w:val="7457A88E"/>
    <w:rsid w:val="745823AF"/>
    <w:rsid w:val="745E7898"/>
    <w:rsid w:val="74627236"/>
    <w:rsid w:val="74629F85"/>
    <w:rsid w:val="7464407D"/>
    <w:rsid w:val="746F887F"/>
    <w:rsid w:val="747179E1"/>
    <w:rsid w:val="7474B6D7"/>
    <w:rsid w:val="74772F41"/>
    <w:rsid w:val="747E01CF"/>
    <w:rsid w:val="747E0B76"/>
    <w:rsid w:val="748434E4"/>
    <w:rsid w:val="748E101A"/>
    <w:rsid w:val="748E8C0C"/>
    <w:rsid w:val="748F0D5E"/>
    <w:rsid w:val="748F4E8D"/>
    <w:rsid w:val="74922F00"/>
    <w:rsid w:val="74933C38"/>
    <w:rsid w:val="7494F54C"/>
    <w:rsid w:val="74973B22"/>
    <w:rsid w:val="7498712E"/>
    <w:rsid w:val="7499D522"/>
    <w:rsid w:val="749BAF79"/>
    <w:rsid w:val="74A0631C"/>
    <w:rsid w:val="74A0B86D"/>
    <w:rsid w:val="74A383DC"/>
    <w:rsid w:val="74A6BF8F"/>
    <w:rsid w:val="74A78E8D"/>
    <w:rsid w:val="74A883C0"/>
    <w:rsid w:val="74B34FCB"/>
    <w:rsid w:val="74B91233"/>
    <w:rsid w:val="74C0E3DA"/>
    <w:rsid w:val="74C192CE"/>
    <w:rsid w:val="74C9B288"/>
    <w:rsid w:val="74CA7BBD"/>
    <w:rsid w:val="74CAD551"/>
    <w:rsid w:val="74D242EF"/>
    <w:rsid w:val="74D316CE"/>
    <w:rsid w:val="74D4D5ED"/>
    <w:rsid w:val="74D6C8B6"/>
    <w:rsid w:val="74DB2BAF"/>
    <w:rsid w:val="74DBCBBC"/>
    <w:rsid w:val="74DCD9A7"/>
    <w:rsid w:val="74E47919"/>
    <w:rsid w:val="74E9F52F"/>
    <w:rsid w:val="74FB7AFD"/>
    <w:rsid w:val="74FB8A9B"/>
    <w:rsid w:val="75079C13"/>
    <w:rsid w:val="750870B0"/>
    <w:rsid w:val="7508D455"/>
    <w:rsid w:val="75091E3B"/>
    <w:rsid w:val="750C3CF1"/>
    <w:rsid w:val="750C58C2"/>
    <w:rsid w:val="7516543D"/>
    <w:rsid w:val="751910F1"/>
    <w:rsid w:val="751C3F2C"/>
    <w:rsid w:val="752176CF"/>
    <w:rsid w:val="75232AD7"/>
    <w:rsid w:val="752AB0ED"/>
    <w:rsid w:val="752B9EF0"/>
    <w:rsid w:val="752E8F1B"/>
    <w:rsid w:val="7530DCF9"/>
    <w:rsid w:val="75380500"/>
    <w:rsid w:val="7544183A"/>
    <w:rsid w:val="75484C4D"/>
    <w:rsid w:val="754F8CEC"/>
    <w:rsid w:val="75539114"/>
    <w:rsid w:val="75562477"/>
    <w:rsid w:val="75585A38"/>
    <w:rsid w:val="755FB4D5"/>
    <w:rsid w:val="7560E71E"/>
    <w:rsid w:val="75614414"/>
    <w:rsid w:val="7562AE5D"/>
    <w:rsid w:val="75648097"/>
    <w:rsid w:val="7565A0B0"/>
    <w:rsid w:val="7567A8A9"/>
    <w:rsid w:val="756A800F"/>
    <w:rsid w:val="756E9565"/>
    <w:rsid w:val="756F5FD9"/>
    <w:rsid w:val="757146A4"/>
    <w:rsid w:val="75746DE3"/>
    <w:rsid w:val="75750109"/>
    <w:rsid w:val="757636D3"/>
    <w:rsid w:val="757A630E"/>
    <w:rsid w:val="757C7B1A"/>
    <w:rsid w:val="757CE565"/>
    <w:rsid w:val="757CF9B2"/>
    <w:rsid w:val="7581A387"/>
    <w:rsid w:val="7581AA97"/>
    <w:rsid w:val="7583C702"/>
    <w:rsid w:val="7584CFF2"/>
    <w:rsid w:val="7586F8CE"/>
    <w:rsid w:val="7587948C"/>
    <w:rsid w:val="75886A9F"/>
    <w:rsid w:val="75893DB2"/>
    <w:rsid w:val="758C5AAF"/>
    <w:rsid w:val="758DFBF9"/>
    <w:rsid w:val="75935BBE"/>
    <w:rsid w:val="759494AC"/>
    <w:rsid w:val="75AA7387"/>
    <w:rsid w:val="75AEA48D"/>
    <w:rsid w:val="75B23AAD"/>
    <w:rsid w:val="75B42042"/>
    <w:rsid w:val="75BD6EEB"/>
    <w:rsid w:val="75C4FDD5"/>
    <w:rsid w:val="75C719B5"/>
    <w:rsid w:val="75CA3B25"/>
    <w:rsid w:val="75CF50D1"/>
    <w:rsid w:val="75D12ED3"/>
    <w:rsid w:val="75D182F9"/>
    <w:rsid w:val="75D4FC01"/>
    <w:rsid w:val="75D893F0"/>
    <w:rsid w:val="75E7AFF5"/>
    <w:rsid w:val="75E9A30E"/>
    <w:rsid w:val="75EB8809"/>
    <w:rsid w:val="75F0D009"/>
    <w:rsid w:val="75F23289"/>
    <w:rsid w:val="75F3BE56"/>
    <w:rsid w:val="75F48C89"/>
    <w:rsid w:val="75F6DEDD"/>
    <w:rsid w:val="75F805E5"/>
    <w:rsid w:val="75F89835"/>
    <w:rsid w:val="75F8FEA8"/>
    <w:rsid w:val="75F9967D"/>
    <w:rsid w:val="75FEBAF5"/>
    <w:rsid w:val="7600BFBF"/>
    <w:rsid w:val="7606217A"/>
    <w:rsid w:val="76073C46"/>
    <w:rsid w:val="760B3756"/>
    <w:rsid w:val="760B5D1E"/>
    <w:rsid w:val="761074A6"/>
    <w:rsid w:val="7614B9A9"/>
    <w:rsid w:val="7616C424"/>
    <w:rsid w:val="7616F245"/>
    <w:rsid w:val="761891E8"/>
    <w:rsid w:val="76219F30"/>
    <w:rsid w:val="76251B82"/>
    <w:rsid w:val="76256883"/>
    <w:rsid w:val="76259140"/>
    <w:rsid w:val="76259812"/>
    <w:rsid w:val="762B6911"/>
    <w:rsid w:val="76311D34"/>
    <w:rsid w:val="763170CC"/>
    <w:rsid w:val="7631C11A"/>
    <w:rsid w:val="76362343"/>
    <w:rsid w:val="76375D8D"/>
    <w:rsid w:val="763ABA7D"/>
    <w:rsid w:val="763DE1D8"/>
    <w:rsid w:val="763F743E"/>
    <w:rsid w:val="76400E0F"/>
    <w:rsid w:val="7644E3C7"/>
    <w:rsid w:val="764504B6"/>
    <w:rsid w:val="76464B68"/>
    <w:rsid w:val="7646AEC3"/>
    <w:rsid w:val="76473010"/>
    <w:rsid w:val="76475CBD"/>
    <w:rsid w:val="7649FE72"/>
    <w:rsid w:val="764D892F"/>
    <w:rsid w:val="764DB9F1"/>
    <w:rsid w:val="764F6777"/>
    <w:rsid w:val="7656CFCA"/>
    <w:rsid w:val="765770AF"/>
    <w:rsid w:val="7658FC9D"/>
    <w:rsid w:val="76599D58"/>
    <w:rsid w:val="765B4ED4"/>
    <w:rsid w:val="765D58E5"/>
    <w:rsid w:val="76612DF9"/>
    <w:rsid w:val="76661BFE"/>
    <w:rsid w:val="7669EC22"/>
    <w:rsid w:val="7670322C"/>
    <w:rsid w:val="76742F75"/>
    <w:rsid w:val="7678FDF1"/>
    <w:rsid w:val="7679473A"/>
    <w:rsid w:val="767F9AE6"/>
    <w:rsid w:val="76826102"/>
    <w:rsid w:val="76848680"/>
    <w:rsid w:val="7688428E"/>
    <w:rsid w:val="768C9C08"/>
    <w:rsid w:val="768EE10A"/>
    <w:rsid w:val="768FD1D8"/>
    <w:rsid w:val="7694C217"/>
    <w:rsid w:val="769824FA"/>
    <w:rsid w:val="769931B7"/>
    <w:rsid w:val="76A3BAF0"/>
    <w:rsid w:val="76A93EB9"/>
    <w:rsid w:val="76AB8058"/>
    <w:rsid w:val="76B0CABE"/>
    <w:rsid w:val="76B3FB89"/>
    <w:rsid w:val="76B6529B"/>
    <w:rsid w:val="76BBF360"/>
    <w:rsid w:val="76BE71EB"/>
    <w:rsid w:val="76BE7ECE"/>
    <w:rsid w:val="76BF70EB"/>
    <w:rsid w:val="76BFC50D"/>
    <w:rsid w:val="76C26F47"/>
    <w:rsid w:val="76C703E3"/>
    <w:rsid w:val="76C75D85"/>
    <w:rsid w:val="76D01E91"/>
    <w:rsid w:val="76D4712D"/>
    <w:rsid w:val="76D5375F"/>
    <w:rsid w:val="76DD35C2"/>
    <w:rsid w:val="76E22DE3"/>
    <w:rsid w:val="76E3D99E"/>
    <w:rsid w:val="76E81A22"/>
    <w:rsid w:val="76E8348D"/>
    <w:rsid w:val="76ECA75D"/>
    <w:rsid w:val="76ED6A99"/>
    <w:rsid w:val="76F0F990"/>
    <w:rsid w:val="76F122C2"/>
    <w:rsid w:val="76F2CD03"/>
    <w:rsid w:val="76F67E8A"/>
    <w:rsid w:val="76F77F99"/>
    <w:rsid w:val="76FA545B"/>
    <w:rsid w:val="76FD7BE3"/>
    <w:rsid w:val="76FE52F0"/>
    <w:rsid w:val="76FF9A10"/>
    <w:rsid w:val="76FFA555"/>
    <w:rsid w:val="76FFEFDD"/>
    <w:rsid w:val="77048ECA"/>
    <w:rsid w:val="7706131C"/>
    <w:rsid w:val="7706BE61"/>
    <w:rsid w:val="770A000E"/>
    <w:rsid w:val="770AB177"/>
    <w:rsid w:val="770C0D8D"/>
    <w:rsid w:val="770D8CB8"/>
    <w:rsid w:val="77138FFE"/>
    <w:rsid w:val="77176C44"/>
    <w:rsid w:val="77179384"/>
    <w:rsid w:val="771C1D87"/>
    <w:rsid w:val="771EFAF7"/>
    <w:rsid w:val="7722E109"/>
    <w:rsid w:val="77271092"/>
    <w:rsid w:val="77273450"/>
    <w:rsid w:val="772BB69B"/>
    <w:rsid w:val="772D43E0"/>
    <w:rsid w:val="7732336C"/>
    <w:rsid w:val="7732F15E"/>
    <w:rsid w:val="773340EA"/>
    <w:rsid w:val="773364DE"/>
    <w:rsid w:val="773DC573"/>
    <w:rsid w:val="77417833"/>
    <w:rsid w:val="77418AF5"/>
    <w:rsid w:val="7741B7F5"/>
    <w:rsid w:val="7742C06E"/>
    <w:rsid w:val="7742CF75"/>
    <w:rsid w:val="774606C8"/>
    <w:rsid w:val="774649EB"/>
    <w:rsid w:val="774668F9"/>
    <w:rsid w:val="774FC9D5"/>
    <w:rsid w:val="7750AD03"/>
    <w:rsid w:val="77568505"/>
    <w:rsid w:val="7756A153"/>
    <w:rsid w:val="7764C1B1"/>
    <w:rsid w:val="7766566A"/>
    <w:rsid w:val="7766C442"/>
    <w:rsid w:val="7768E93F"/>
    <w:rsid w:val="77694330"/>
    <w:rsid w:val="776F2A95"/>
    <w:rsid w:val="777011F5"/>
    <w:rsid w:val="77758EBC"/>
    <w:rsid w:val="777CDC6E"/>
    <w:rsid w:val="77806599"/>
    <w:rsid w:val="7783B4C3"/>
    <w:rsid w:val="7784CF28"/>
    <w:rsid w:val="77865E30"/>
    <w:rsid w:val="77911225"/>
    <w:rsid w:val="77976B4F"/>
    <w:rsid w:val="7797B831"/>
    <w:rsid w:val="779A5D91"/>
    <w:rsid w:val="779B4EEF"/>
    <w:rsid w:val="779B8376"/>
    <w:rsid w:val="779F3DE7"/>
    <w:rsid w:val="779F51F1"/>
    <w:rsid w:val="77A06A56"/>
    <w:rsid w:val="77A1466E"/>
    <w:rsid w:val="77A3DC2A"/>
    <w:rsid w:val="77A5435A"/>
    <w:rsid w:val="77A70241"/>
    <w:rsid w:val="77AABE58"/>
    <w:rsid w:val="77AC901D"/>
    <w:rsid w:val="77B29EF4"/>
    <w:rsid w:val="77B5B149"/>
    <w:rsid w:val="77BA3DD1"/>
    <w:rsid w:val="77BB76D4"/>
    <w:rsid w:val="77BCB0B6"/>
    <w:rsid w:val="77C26863"/>
    <w:rsid w:val="77CBDF4D"/>
    <w:rsid w:val="77CD4E58"/>
    <w:rsid w:val="77D18BAF"/>
    <w:rsid w:val="77D4704F"/>
    <w:rsid w:val="77D5951A"/>
    <w:rsid w:val="77D5C773"/>
    <w:rsid w:val="77E0D056"/>
    <w:rsid w:val="77E74FA0"/>
    <w:rsid w:val="77E7F505"/>
    <w:rsid w:val="77E8128A"/>
    <w:rsid w:val="77E8A2D4"/>
    <w:rsid w:val="77EA077C"/>
    <w:rsid w:val="77EB24D9"/>
    <w:rsid w:val="77EBAB37"/>
    <w:rsid w:val="77ED0B21"/>
    <w:rsid w:val="77F47DCF"/>
    <w:rsid w:val="77F69D86"/>
    <w:rsid w:val="77F904C5"/>
    <w:rsid w:val="77FAE138"/>
    <w:rsid w:val="7802E8CE"/>
    <w:rsid w:val="78030B11"/>
    <w:rsid w:val="780A4EF9"/>
    <w:rsid w:val="780CFD40"/>
    <w:rsid w:val="78110EE4"/>
    <w:rsid w:val="7813F4E8"/>
    <w:rsid w:val="7813FC73"/>
    <w:rsid w:val="78179E23"/>
    <w:rsid w:val="7818CEC2"/>
    <w:rsid w:val="781A193E"/>
    <w:rsid w:val="7823F3EA"/>
    <w:rsid w:val="7829199D"/>
    <w:rsid w:val="782B4C0B"/>
    <w:rsid w:val="78318CD4"/>
    <w:rsid w:val="7839F252"/>
    <w:rsid w:val="784088E1"/>
    <w:rsid w:val="7854A59A"/>
    <w:rsid w:val="785762C6"/>
    <w:rsid w:val="7858C1C2"/>
    <w:rsid w:val="785A2D5B"/>
    <w:rsid w:val="785DB20B"/>
    <w:rsid w:val="7862B3A8"/>
    <w:rsid w:val="78648FC8"/>
    <w:rsid w:val="78674DC9"/>
    <w:rsid w:val="78695CDB"/>
    <w:rsid w:val="786D1B0C"/>
    <w:rsid w:val="787280AE"/>
    <w:rsid w:val="78745CA2"/>
    <w:rsid w:val="7876E7AA"/>
    <w:rsid w:val="787BC08F"/>
    <w:rsid w:val="787DA704"/>
    <w:rsid w:val="787FDBE8"/>
    <w:rsid w:val="788111B1"/>
    <w:rsid w:val="78822D21"/>
    <w:rsid w:val="78828757"/>
    <w:rsid w:val="7886D0D5"/>
    <w:rsid w:val="78888057"/>
    <w:rsid w:val="7893474D"/>
    <w:rsid w:val="78A27CB1"/>
    <w:rsid w:val="78A5CB5C"/>
    <w:rsid w:val="78B3D744"/>
    <w:rsid w:val="78BA34E9"/>
    <w:rsid w:val="78BA9456"/>
    <w:rsid w:val="78C3148F"/>
    <w:rsid w:val="78C3238B"/>
    <w:rsid w:val="78C3346A"/>
    <w:rsid w:val="78C3BC95"/>
    <w:rsid w:val="78D0F941"/>
    <w:rsid w:val="78D3B97A"/>
    <w:rsid w:val="78D4844D"/>
    <w:rsid w:val="78D4A086"/>
    <w:rsid w:val="78D78068"/>
    <w:rsid w:val="78DCCA1A"/>
    <w:rsid w:val="78E300BB"/>
    <w:rsid w:val="78E3260C"/>
    <w:rsid w:val="78E6AE1B"/>
    <w:rsid w:val="78E8A29F"/>
    <w:rsid w:val="78EAEA24"/>
    <w:rsid w:val="78EB78D0"/>
    <w:rsid w:val="78EBA5BA"/>
    <w:rsid w:val="78EE3D89"/>
    <w:rsid w:val="78EE5616"/>
    <w:rsid w:val="78F23850"/>
    <w:rsid w:val="78F25162"/>
    <w:rsid w:val="78F43FE0"/>
    <w:rsid w:val="78F5A1F7"/>
    <w:rsid w:val="78F8CFBD"/>
    <w:rsid w:val="78FAC608"/>
    <w:rsid w:val="78FE1610"/>
    <w:rsid w:val="78FED211"/>
    <w:rsid w:val="78FFD762"/>
    <w:rsid w:val="7904CAFD"/>
    <w:rsid w:val="790674CA"/>
    <w:rsid w:val="79071EF5"/>
    <w:rsid w:val="7907AA41"/>
    <w:rsid w:val="790B2655"/>
    <w:rsid w:val="790D75C4"/>
    <w:rsid w:val="790F7D40"/>
    <w:rsid w:val="79107EF9"/>
    <w:rsid w:val="791367BF"/>
    <w:rsid w:val="791476D5"/>
    <w:rsid w:val="7916AF7A"/>
    <w:rsid w:val="791D0211"/>
    <w:rsid w:val="791ED202"/>
    <w:rsid w:val="791FB78D"/>
    <w:rsid w:val="7923DC65"/>
    <w:rsid w:val="79281342"/>
    <w:rsid w:val="79289446"/>
    <w:rsid w:val="792E8D1D"/>
    <w:rsid w:val="793B0D26"/>
    <w:rsid w:val="793EEC69"/>
    <w:rsid w:val="79440B12"/>
    <w:rsid w:val="794569E4"/>
    <w:rsid w:val="79462E9C"/>
    <w:rsid w:val="794678CE"/>
    <w:rsid w:val="79480F5E"/>
    <w:rsid w:val="79493B8C"/>
    <w:rsid w:val="79578CFC"/>
    <w:rsid w:val="7957DE6E"/>
    <w:rsid w:val="795803F7"/>
    <w:rsid w:val="795D8F50"/>
    <w:rsid w:val="7960C952"/>
    <w:rsid w:val="796251CF"/>
    <w:rsid w:val="7966C80C"/>
    <w:rsid w:val="79679DAE"/>
    <w:rsid w:val="796B61DC"/>
    <w:rsid w:val="796D5E11"/>
    <w:rsid w:val="7970FC5D"/>
    <w:rsid w:val="797201EB"/>
    <w:rsid w:val="7973BD35"/>
    <w:rsid w:val="79795344"/>
    <w:rsid w:val="79796F32"/>
    <w:rsid w:val="797CEE7F"/>
    <w:rsid w:val="798485C3"/>
    <w:rsid w:val="7989F8C0"/>
    <w:rsid w:val="798C535A"/>
    <w:rsid w:val="798C8124"/>
    <w:rsid w:val="79907CDA"/>
    <w:rsid w:val="79958F6C"/>
    <w:rsid w:val="799F6C4B"/>
    <w:rsid w:val="79A20205"/>
    <w:rsid w:val="79AB0387"/>
    <w:rsid w:val="79AFC5AE"/>
    <w:rsid w:val="79B0E0AF"/>
    <w:rsid w:val="79B31922"/>
    <w:rsid w:val="79B3FE78"/>
    <w:rsid w:val="79B779F1"/>
    <w:rsid w:val="79C87BE3"/>
    <w:rsid w:val="79C9A365"/>
    <w:rsid w:val="79CBA277"/>
    <w:rsid w:val="79CF59AF"/>
    <w:rsid w:val="79D26A82"/>
    <w:rsid w:val="79D33918"/>
    <w:rsid w:val="79D43DBB"/>
    <w:rsid w:val="79D5413C"/>
    <w:rsid w:val="79D65A6C"/>
    <w:rsid w:val="79DB6227"/>
    <w:rsid w:val="79E0EDA2"/>
    <w:rsid w:val="79E49BC4"/>
    <w:rsid w:val="79E4B55A"/>
    <w:rsid w:val="79EC19B1"/>
    <w:rsid w:val="79EE07D0"/>
    <w:rsid w:val="79F066A9"/>
    <w:rsid w:val="79F08EF8"/>
    <w:rsid w:val="79F1394C"/>
    <w:rsid w:val="79F8F2AA"/>
    <w:rsid w:val="79FAC077"/>
    <w:rsid w:val="79FBE2CE"/>
    <w:rsid w:val="7A04651B"/>
    <w:rsid w:val="7A04B6E8"/>
    <w:rsid w:val="7A0B41AD"/>
    <w:rsid w:val="7A17B8CC"/>
    <w:rsid w:val="7A19A734"/>
    <w:rsid w:val="7A1CDDDF"/>
    <w:rsid w:val="7A2088E5"/>
    <w:rsid w:val="7A20B25E"/>
    <w:rsid w:val="7A2610E6"/>
    <w:rsid w:val="7A268993"/>
    <w:rsid w:val="7A30C565"/>
    <w:rsid w:val="7A4141CB"/>
    <w:rsid w:val="7A5275CF"/>
    <w:rsid w:val="7A56183B"/>
    <w:rsid w:val="7A566059"/>
    <w:rsid w:val="7A6882C8"/>
    <w:rsid w:val="7A68DCBE"/>
    <w:rsid w:val="7A69A239"/>
    <w:rsid w:val="7A6A45FF"/>
    <w:rsid w:val="7A71FA25"/>
    <w:rsid w:val="7A7A944E"/>
    <w:rsid w:val="7A7EECC0"/>
    <w:rsid w:val="7A8276F0"/>
    <w:rsid w:val="7A83672D"/>
    <w:rsid w:val="7A83D3D4"/>
    <w:rsid w:val="7A84E312"/>
    <w:rsid w:val="7A85F58E"/>
    <w:rsid w:val="7A866096"/>
    <w:rsid w:val="7A89F5A5"/>
    <w:rsid w:val="7A8CACBF"/>
    <w:rsid w:val="7A8DEA97"/>
    <w:rsid w:val="7A915504"/>
    <w:rsid w:val="7A941AAA"/>
    <w:rsid w:val="7A942068"/>
    <w:rsid w:val="7A973636"/>
    <w:rsid w:val="7A97412A"/>
    <w:rsid w:val="7A980219"/>
    <w:rsid w:val="7A99C0F6"/>
    <w:rsid w:val="7A9ACEF6"/>
    <w:rsid w:val="7A9F9533"/>
    <w:rsid w:val="7AA311C8"/>
    <w:rsid w:val="7AA611B1"/>
    <w:rsid w:val="7AA7648A"/>
    <w:rsid w:val="7AA78B1A"/>
    <w:rsid w:val="7AAA68EF"/>
    <w:rsid w:val="7AACEAA9"/>
    <w:rsid w:val="7AAEA046"/>
    <w:rsid w:val="7AB35F88"/>
    <w:rsid w:val="7AB431D7"/>
    <w:rsid w:val="7AB4C941"/>
    <w:rsid w:val="7ABFB594"/>
    <w:rsid w:val="7AC2AB7E"/>
    <w:rsid w:val="7AC53D4F"/>
    <w:rsid w:val="7AC66395"/>
    <w:rsid w:val="7AC848D5"/>
    <w:rsid w:val="7AD19352"/>
    <w:rsid w:val="7AD1DFAF"/>
    <w:rsid w:val="7AD5A317"/>
    <w:rsid w:val="7ADAACD1"/>
    <w:rsid w:val="7ADBE5B0"/>
    <w:rsid w:val="7AE09765"/>
    <w:rsid w:val="7AEA57F2"/>
    <w:rsid w:val="7AECBCE0"/>
    <w:rsid w:val="7AF2B9CF"/>
    <w:rsid w:val="7AF33146"/>
    <w:rsid w:val="7AF870A8"/>
    <w:rsid w:val="7AF8BE76"/>
    <w:rsid w:val="7AF93251"/>
    <w:rsid w:val="7AFA1567"/>
    <w:rsid w:val="7B0693D6"/>
    <w:rsid w:val="7B073DA5"/>
    <w:rsid w:val="7B08C605"/>
    <w:rsid w:val="7B13AF55"/>
    <w:rsid w:val="7B1973D2"/>
    <w:rsid w:val="7B1B800B"/>
    <w:rsid w:val="7B1CAB85"/>
    <w:rsid w:val="7B1D8562"/>
    <w:rsid w:val="7B1F0917"/>
    <w:rsid w:val="7B2030F8"/>
    <w:rsid w:val="7B218769"/>
    <w:rsid w:val="7B21AA14"/>
    <w:rsid w:val="7B24EE91"/>
    <w:rsid w:val="7B270FA4"/>
    <w:rsid w:val="7B27B0A1"/>
    <w:rsid w:val="7B2FFD5B"/>
    <w:rsid w:val="7B302884"/>
    <w:rsid w:val="7B328873"/>
    <w:rsid w:val="7B34F588"/>
    <w:rsid w:val="7B37DE5C"/>
    <w:rsid w:val="7B400529"/>
    <w:rsid w:val="7B44DC81"/>
    <w:rsid w:val="7B494E6D"/>
    <w:rsid w:val="7B498C83"/>
    <w:rsid w:val="7B4A5240"/>
    <w:rsid w:val="7B4F0994"/>
    <w:rsid w:val="7B5140BE"/>
    <w:rsid w:val="7B555842"/>
    <w:rsid w:val="7B5A2F15"/>
    <w:rsid w:val="7B63D85B"/>
    <w:rsid w:val="7B6453C2"/>
    <w:rsid w:val="7B661292"/>
    <w:rsid w:val="7B6A513F"/>
    <w:rsid w:val="7B6E3C5E"/>
    <w:rsid w:val="7B71A339"/>
    <w:rsid w:val="7B74B32E"/>
    <w:rsid w:val="7B7551A5"/>
    <w:rsid w:val="7B8A6846"/>
    <w:rsid w:val="7B8EAC97"/>
    <w:rsid w:val="7B8F5BD0"/>
    <w:rsid w:val="7B93CF25"/>
    <w:rsid w:val="7B97E97C"/>
    <w:rsid w:val="7B987440"/>
    <w:rsid w:val="7B9C9170"/>
    <w:rsid w:val="7B9CEECD"/>
    <w:rsid w:val="7B9E8014"/>
    <w:rsid w:val="7B9F93BD"/>
    <w:rsid w:val="7BA41E77"/>
    <w:rsid w:val="7BA7FA25"/>
    <w:rsid w:val="7BA8030A"/>
    <w:rsid w:val="7BAB79B2"/>
    <w:rsid w:val="7BAC9CF5"/>
    <w:rsid w:val="7BAD1561"/>
    <w:rsid w:val="7BB0B7B8"/>
    <w:rsid w:val="7BB1634B"/>
    <w:rsid w:val="7BB20DEF"/>
    <w:rsid w:val="7BB65F7B"/>
    <w:rsid w:val="7BB78307"/>
    <w:rsid w:val="7BB8FE83"/>
    <w:rsid w:val="7BBC3BD3"/>
    <w:rsid w:val="7BC53036"/>
    <w:rsid w:val="7BC706C1"/>
    <w:rsid w:val="7BC844F7"/>
    <w:rsid w:val="7BCC9CD1"/>
    <w:rsid w:val="7BCD9E53"/>
    <w:rsid w:val="7BCE3C8F"/>
    <w:rsid w:val="7BD352D9"/>
    <w:rsid w:val="7BD84B8A"/>
    <w:rsid w:val="7BD99EA1"/>
    <w:rsid w:val="7BD9D858"/>
    <w:rsid w:val="7BDA251D"/>
    <w:rsid w:val="7BDA5A53"/>
    <w:rsid w:val="7BF2194E"/>
    <w:rsid w:val="7BFC2063"/>
    <w:rsid w:val="7BFCA8E8"/>
    <w:rsid w:val="7C0128BC"/>
    <w:rsid w:val="7C037D19"/>
    <w:rsid w:val="7C052A07"/>
    <w:rsid w:val="7C072AB1"/>
    <w:rsid w:val="7C089BDF"/>
    <w:rsid w:val="7C0A272E"/>
    <w:rsid w:val="7C0A9256"/>
    <w:rsid w:val="7C0E6C64"/>
    <w:rsid w:val="7C102882"/>
    <w:rsid w:val="7C152079"/>
    <w:rsid w:val="7C168A39"/>
    <w:rsid w:val="7C1A69B0"/>
    <w:rsid w:val="7C1E9C22"/>
    <w:rsid w:val="7C211513"/>
    <w:rsid w:val="7C24EC98"/>
    <w:rsid w:val="7C2A5637"/>
    <w:rsid w:val="7C2FF026"/>
    <w:rsid w:val="7C305338"/>
    <w:rsid w:val="7C309ED8"/>
    <w:rsid w:val="7C326AC0"/>
    <w:rsid w:val="7C34A28D"/>
    <w:rsid w:val="7C40D546"/>
    <w:rsid w:val="7C41A34B"/>
    <w:rsid w:val="7C41F46B"/>
    <w:rsid w:val="7C43ADBC"/>
    <w:rsid w:val="7C454C09"/>
    <w:rsid w:val="7C4A5BF2"/>
    <w:rsid w:val="7C4CDF5C"/>
    <w:rsid w:val="7C52EC45"/>
    <w:rsid w:val="7C543C6A"/>
    <w:rsid w:val="7C5706EB"/>
    <w:rsid w:val="7C57A49B"/>
    <w:rsid w:val="7C60ABFA"/>
    <w:rsid w:val="7C61D979"/>
    <w:rsid w:val="7C625E53"/>
    <w:rsid w:val="7C6B5C62"/>
    <w:rsid w:val="7C722401"/>
    <w:rsid w:val="7C7C71AB"/>
    <w:rsid w:val="7C7E2EAD"/>
    <w:rsid w:val="7C7F2599"/>
    <w:rsid w:val="7C7F5A78"/>
    <w:rsid w:val="7C7F5E00"/>
    <w:rsid w:val="7C86D43A"/>
    <w:rsid w:val="7C8BE409"/>
    <w:rsid w:val="7C9115AC"/>
    <w:rsid w:val="7C92E3A6"/>
    <w:rsid w:val="7C94BFA1"/>
    <w:rsid w:val="7C96475E"/>
    <w:rsid w:val="7C9B1647"/>
    <w:rsid w:val="7C9B805D"/>
    <w:rsid w:val="7C9CE2B2"/>
    <w:rsid w:val="7C9DEC30"/>
    <w:rsid w:val="7CA156B2"/>
    <w:rsid w:val="7CA32D53"/>
    <w:rsid w:val="7CAAFC3F"/>
    <w:rsid w:val="7CAB6181"/>
    <w:rsid w:val="7CAEF34D"/>
    <w:rsid w:val="7CAFC698"/>
    <w:rsid w:val="7CB11174"/>
    <w:rsid w:val="7CB785F0"/>
    <w:rsid w:val="7CB85D6B"/>
    <w:rsid w:val="7CBA2FD2"/>
    <w:rsid w:val="7CBE0F78"/>
    <w:rsid w:val="7CBEA34C"/>
    <w:rsid w:val="7CBFB1D3"/>
    <w:rsid w:val="7CC26663"/>
    <w:rsid w:val="7CC2D82A"/>
    <w:rsid w:val="7CC9DEAB"/>
    <w:rsid w:val="7CCA214D"/>
    <w:rsid w:val="7CCB0A9C"/>
    <w:rsid w:val="7CD08C0E"/>
    <w:rsid w:val="7CD0E567"/>
    <w:rsid w:val="7CD5972C"/>
    <w:rsid w:val="7CDC69F5"/>
    <w:rsid w:val="7CE4529B"/>
    <w:rsid w:val="7CE6D9E0"/>
    <w:rsid w:val="7CE74CF7"/>
    <w:rsid w:val="7CE9C7AA"/>
    <w:rsid w:val="7CEF885E"/>
    <w:rsid w:val="7CF9AC04"/>
    <w:rsid w:val="7CF9C64B"/>
    <w:rsid w:val="7CFA1EEE"/>
    <w:rsid w:val="7CFB28DE"/>
    <w:rsid w:val="7CFBD6D1"/>
    <w:rsid w:val="7D026B2F"/>
    <w:rsid w:val="7D054278"/>
    <w:rsid w:val="7D0A3032"/>
    <w:rsid w:val="7D0E3BBF"/>
    <w:rsid w:val="7D125648"/>
    <w:rsid w:val="7D1585C5"/>
    <w:rsid w:val="7D18F2AD"/>
    <w:rsid w:val="7D202226"/>
    <w:rsid w:val="7D2302F7"/>
    <w:rsid w:val="7D2366ED"/>
    <w:rsid w:val="7D2945C5"/>
    <w:rsid w:val="7D2A19BA"/>
    <w:rsid w:val="7D2D11A3"/>
    <w:rsid w:val="7D2F365B"/>
    <w:rsid w:val="7D31C368"/>
    <w:rsid w:val="7D36FBCD"/>
    <w:rsid w:val="7D3AF03B"/>
    <w:rsid w:val="7D45DA0D"/>
    <w:rsid w:val="7D46A648"/>
    <w:rsid w:val="7D50282D"/>
    <w:rsid w:val="7D5A81DF"/>
    <w:rsid w:val="7D5A85A9"/>
    <w:rsid w:val="7D5D0B0E"/>
    <w:rsid w:val="7D60EB02"/>
    <w:rsid w:val="7D639F3A"/>
    <w:rsid w:val="7D63E544"/>
    <w:rsid w:val="7D659979"/>
    <w:rsid w:val="7D663B31"/>
    <w:rsid w:val="7D6BB036"/>
    <w:rsid w:val="7D70E90B"/>
    <w:rsid w:val="7D710A79"/>
    <w:rsid w:val="7D727440"/>
    <w:rsid w:val="7D72BAD6"/>
    <w:rsid w:val="7D73EFBC"/>
    <w:rsid w:val="7D75D92E"/>
    <w:rsid w:val="7D7A1E89"/>
    <w:rsid w:val="7D7B9FC0"/>
    <w:rsid w:val="7D7E356E"/>
    <w:rsid w:val="7D835878"/>
    <w:rsid w:val="7D83B561"/>
    <w:rsid w:val="7D855E34"/>
    <w:rsid w:val="7D8AB9D9"/>
    <w:rsid w:val="7D8F5F3D"/>
    <w:rsid w:val="7D9B4606"/>
    <w:rsid w:val="7D9F848F"/>
    <w:rsid w:val="7DA81EF3"/>
    <w:rsid w:val="7DAA0466"/>
    <w:rsid w:val="7DAE23FB"/>
    <w:rsid w:val="7DAF6BA6"/>
    <w:rsid w:val="7DB6E452"/>
    <w:rsid w:val="7DBB8DFB"/>
    <w:rsid w:val="7DBC7ED9"/>
    <w:rsid w:val="7DBFD01C"/>
    <w:rsid w:val="7DC054E0"/>
    <w:rsid w:val="7DC21DF8"/>
    <w:rsid w:val="7DC45E2A"/>
    <w:rsid w:val="7DC568F0"/>
    <w:rsid w:val="7DC8965F"/>
    <w:rsid w:val="7DC905B2"/>
    <w:rsid w:val="7DD316A4"/>
    <w:rsid w:val="7DD4B4D2"/>
    <w:rsid w:val="7DDA9E80"/>
    <w:rsid w:val="7DE55A82"/>
    <w:rsid w:val="7DE6A48B"/>
    <w:rsid w:val="7DEA3C6E"/>
    <w:rsid w:val="7DEDA79A"/>
    <w:rsid w:val="7DF1F341"/>
    <w:rsid w:val="7DF87912"/>
    <w:rsid w:val="7DF9B2AF"/>
    <w:rsid w:val="7E0225D9"/>
    <w:rsid w:val="7E07B526"/>
    <w:rsid w:val="7E08C7E7"/>
    <w:rsid w:val="7E0D3577"/>
    <w:rsid w:val="7E0DB2CC"/>
    <w:rsid w:val="7E1787A5"/>
    <w:rsid w:val="7E1A9489"/>
    <w:rsid w:val="7E1BC862"/>
    <w:rsid w:val="7E25911F"/>
    <w:rsid w:val="7E284206"/>
    <w:rsid w:val="7E2AFF94"/>
    <w:rsid w:val="7E400B8F"/>
    <w:rsid w:val="7E41FF1B"/>
    <w:rsid w:val="7E4AF630"/>
    <w:rsid w:val="7E4F3B39"/>
    <w:rsid w:val="7E53DFA0"/>
    <w:rsid w:val="7E564AAA"/>
    <w:rsid w:val="7E5996B7"/>
    <w:rsid w:val="7E5DBCF2"/>
    <w:rsid w:val="7E5F8824"/>
    <w:rsid w:val="7E61BD80"/>
    <w:rsid w:val="7E62BEDC"/>
    <w:rsid w:val="7E6375C8"/>
    <w:rsid w:val="7E64164B"/>
    <w:rsid w:val="7E6510DD"/>
    <w:rsid w:val="7E68F500"/>
    <w:rsid w:val="7E6B6735"/>
    <w:rsid w:val="7E6F665E"/>
    <w:rsid w:val="7E71F08C"/>
    <w:rsid w:val="7E72E513"/>
    <w:rsid w:val="7E788B71"/>
    <w:rsid w:val="7E79C76F"/>
    <w:rsid w:val="7E7B3791"/>
    <w:rsid w:val="7E7E00F3"/>
    <w:rsid w:val="7E85BF33"/>
    <w:rsid w:val="7E8718FA"/>
    <w:rsid w:val="7E8B67E2"/>
    <w:rsid w:val="7E8F0886"/>
    <w:rsid w:val="7E903CB0"/>
    <w:rsid w:val="7E91EE03"/>
    <w:rsid w:val="7E945B87"/>
    <w:rsid w:val="7E95D2FE"/>
    <w:rsid w:val="7E95E68D"/>
    <w:rsid w:val="7E9711C2"/>
    <w:rsid w:val="7E99B57F"/>
    <w:rsid w:val="7E9B4444"/>
    <w:rsid w:val="7EA04EB3"/>
    <w:rsid w:val="7EA1B699"/>
    <w:rsid w:val="7EA1CCDB"/>
    <w:rsid w:val="7EA360AA"/>
    <w:rsid w:val="7EA4F339"/>
    <w:rsid w:val="7EA7356F"/>
    <w:rsid w:val="7EA8ADDC"/>
    <w:rsid w:val="7EA98706"/>
    <w:rsid w:val="7EB3451E"/>
    <w:rsid w:val="7EB7ADE5"/>
    <w:rsid w:val="7EB84340"/>
    <w:rsid w:val="7EC241C3"/>
    <w:rsid w:val="7EC2E33F"/>
    <w:rsid w:val="7EC357DE"/>
    <w:rsid w:val="7EC3CFC2"/>
    <w:rsid w:val="7EC4D017"/>
    <w:rsid w:val="7ECAB0E6"/>
    <w:rsid w:val="7ECC4F99"/>
    <w:rsid w:val="7ECD3DEA"/>
    <w:rsid w:val="7ECD987C"/>
    <w:rsid w:val="7ED3FCCA"/>
    <w:rsid w:val="7ED4E13F"/>
    <w:rsid w:val="7EDB178C"/>
    <w:rsid w:val="7EDF2EF7"/>
    <w:rsid w:val="7EE0926C"/>
    <w:rsid w:val="7EE12960"/>
    <w:rsid w:val="7EED2BA0"/>
    <w:rsid w:val="7EEDAD72"/>
    <w:rsid w:val="7EF35A1B"/>
    <w:rsid w:val="7EF8A877"/>
    <w:rsid w:val="7F0116A7"/>
    <w:rsid w:val="7F01924B"/>
    <w:rsid w:val="7F0509F1"/>
    <w:rsid w:val="7F0525E4"/>
    <w:rsid w:val="7F054DCC"/>
    <w:rsid w:val="7F070B38"/>
    <w:rsid w:val="7F0FFCD2"/>
    <w:rsid w:val="7F182D94"/>
    <w:rsid w:val="7F19814A"/>
    <w:rsid w:val="7F1D2545"/>
    <w:rsid w:val="7F1F6E00"/>
    <w:rsid w:val="7F24500A"/>
    <w:rsid w:val="7F2836AB"/>
    <w:rsid w:val="7F2F17F0"/>
    <w:rsid w:val="7F314C4B"/>
    <w:rsid w:val="7F31831F"/>
    <w:rsid w:val="7F327EB1"/>
    <w:rsid w:val="7F3405A2"/>
    <w:rsid w:val="7F341EEB"/>
    <w:rsid w:val="7F3B7F39"/>
    <w:rsid w:val="7F3D3C14"/>
    <w:rsid w:val="7F3EF9E7"/>
    <w:rsid w:val="7F3F39D5"/>
    <w:rsid w:val="7F44F69F"/>
    <w:rsid w:val="7F46CA78"/>
    <w:rsid w:val="7F4781E0"/>
    <w:rsid w:val="7F4B1D84"/>
    <w:rsid w:val="7F4E67C7"/>
    <w:rsid w:val="7F4FC954"/>
    <w:rsid w:val="7F515EB4"/>
    <w:rsid w:val="7F521815"/>
    <w:rsid w:val="7F5D1EB1"/>
    <w:rsid w:val="7F5FF6A0"/>
    <w:rsid w:val="7F68A1F5"/>
    <w:rsid w:val="7F70B55B"/>
    <w:rsid w:val="7F722AE7"/>
    <w:rsid w:val="7F78A1E1"/>
    <w:rsid w:val="7F79E468"/>
    <w:rsid w:val="7F7BCE8D"/>
    <w:rsid w:val="7F7BD4D8"/>
    <w:rsid w:val="7F7C737A"/>
    <w:rsid w:val="7F7CCA47"/>
    <w:rsid w:val="7F8714B3"/>
    <w:rsid w:val="7F8C2112"/>
    <w:rsid w:val="7F8DEB06"/>
    <w:rsid w:val="7F8E38C0"/>
    <w:rsid w:val="7F8E9D3B"/>
    <w:rsid w:val="7F9113B0"/>
    <w:rsid w:val="7F9162FC"/>
    <w:rsid w:val="7F93CA16"/>
    <w:rsid w:val="7F995E6E"/>
    <w:rsid w:val="7F9CECFA"/>
    <w:rsid w:val="7FA53FEB"/>
    <w:rsid w:val="7FAD5E68"/>
    <w:rsid w:val="7FB768E6"/>
    <w:rsid w:val="7FB79BB7"/>
    <w:rsid w:val="7FB89B7B"/>
    <w:rsid w:val="7FBC631A"/>
    <w:rsid w:val="7FC0D520"/>
    <w:rsid w:val="7FC3A2A5"/>
    <w:rsid w:val="7FCC4C4C"/>
    <w:rsid w:val="7FCD1BC7"/>
    <w:rsid w:val="7FCFF0F7"/>
    <w:rsid w:val="7FD55840"/>
    <w:rsid w:val="7FDE9C78"/>
    <w:rsid w:val="7FDF0D6D"/>
    <w:rsid w:val="7FEE2E5C"/>
    <w:rsid w:val="7FEE5AA5"/>
    <w:rsid w:val="7FF1FBDD"/>
    <w:rsid w:val="7FF48987"/>
    <w:rsid w:val="7FF49908"/>
    <w:rsid w:val="7FF669F6"/>
    <w:rsid w:val="7FFAC08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C75FC"/>
  <w15:docId w15:val="{5DFDBCFE-77A3-4933-8E30-5B937368D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705"/>
    <w:pPr>
      <w:spacing w:after="173" w:line="362" w:lineRule="auto"/>
      <w:ind w:left="435" w:right="144" w:hanging="293"/>
      <w:jc w:val="both"/>
    </w:pPr>
    <w:rPr>
      <w:rFonts w:ascii="Garamond" w:eastAsia="Garamond" w:hAnsi="Garamond" w:cs="Garamond"/>
      <w:color w:val="000000"/>
    </w:rPr>
  </w:style>
  <w:style w:type="paragraph" w:styleId="Ttulo1">
    <w:name w:val="heading 1"/>
    <w:next w:val="Normal"/>
    <w:link w:val="Ttulo1Carter"/>
    <w:uiPriority w:val="9"/>
    <w:qFormat/>
    <w:rsid w:val="00D36507"/>
    <w:pPr>
      <w:keepNext/>
      <w:keepLines/>
      <w:spacing w:after="0" w:line="259" w:lineRule="auto"/>
      <w:ind w:left="10" w:right="1039" w:hanging="10"/>
      <w:jc w:val="center"/>
      <w:outlineLvl w:val="0"/>
    </w:pPr>
    <w:rPr>
      <w:rFonts w:ascii="Garamond" w:eastAsia="Book Antiqua" w:hAnsi="Garamond" w:cs="Book Antiqua"/>
      <w:b/>
      <w:color w:val="000000"/>
    </w:rPr>
  </w:style>
  <w:style w:type="paragraph" w:styleId="Ttulo2">
    <w:name w:val="heading 2"/>
    <w:next w:val="Normal"/>
    <w:link w:val="Ttulo2Carter"/>
    <w:uiPriority w:val="9"/>
    <w:unhideWhenUsed/>
    <w:qFormat/>
    <w:rsid w:val="00D36507"/>
    <w:pPr>
      <w:keepNext/>
      <w:keepLines/>
      <w:spacing w:after="0" w:line="259" w:lineRule="auto"/>
      <w:ind w:left="10" w:right="1039" w:hanging="10"/>
      <w:jc w:val="center"/>
      <w:outlineLvl w:val="1"/>
    </w:pPr>
    <w:rPr>
      <w:rFonts w:ascii="Garamond" w:eastAsia="Book Antiqua" w:hAnsi="Garamond" w:cs="Book Antiqua"/>
      <w:b/>
      <w:color w:val="000000"/>
    </w:rPr>
  </w:style>
  <w:style w:type="paragraph" w:styleId="Ttulo3">
    <w:name w:val="heading 3"/>
    <w:basedOn w:val="Normal"/>
    <w:next w:val="Normal"/>
    <w:link w:val="Ttulo3Carter"/>
    <w:uiPriority w:val="9"/>
    <w:unhideWhenUsed/>
    <w:qFormat/>
    <w:rsid w:val="00D36507"/>
    <w:pPr>
      <w:keepNext/>
      <w:keepLines/>
      <w:spacing w:before="40" w:after="0"/>
      <w:jc w:val="center"/>
      <w:outlineLvl w:val="2"/>
    </w:pPr>
    <w:rPr>
      <w:rFonts w:eastAsiaTheme="majorEastAsia" w:cstheme="majorBidi"/>
      <w:b/>
      <w:color w:val="auto"/>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uiPriority w:val="9"/>
    <w:rsid w:val="00D36507"/>
    <w:rPr>
      <w:rFonts w:ascii="Garamond" w:eastAsia="Book Antiqua" w:hAnsi="Garamond" w:cs="Book Antiqua"/>
      <w:b/>
      <w:color w:val="000000"/>
    </w:rPr>
  </w:style>
  <w:style w:type="character" w:customStyle="1" w:styleId="Ttulo2Carter">
    <w:name w:val="Título 2 Caráter"/>
    <w:link w:val="Ttulo2"/>
    <w:uiPriority w:val="9"/>
    <w:rsid w:val="00D36507"/>
    <w:rPr>
      <w:rFonts w:ascii="Garamond" w:eastAsia="Book Antiqua" w:hAnsi="Garamond" w:cs="Book Antiqua"/>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arter"/>
    <w:uiPriority w:val="99"/>
    <w:unhideWhenUsed/>
    <w:rsid w:val="005E68AA"/>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5E68AA"/>
    <w:rPr>
      <w:rFonts w:ascii="Garamond" w:eastAsia="Garamond" w:hAnsi="Garamond" w:cs="Garamond"/>
      <w:color w:val="000000"/>
    </w:rPr>
  </w:style>
  <w:style w:type="paragraph" w:styleId="PargrafodaLista">
    <w:name w:val="List Paragraph"/>
    <w:basedOn w:val="Normal"/>
    <w:uiPriority w:val="34"/>
    <w:qFormat/>
    <w:rsid w:val="00CF1434"/>
    <w:pPr>
      <w:ind w:left="720"/>
      <w:contextualSpacing/>
    </w:pPr>
  </w:style>
  <w:style w:type="character" w:customStyle="1" w:styleId="Ttulo3Carter">
    <w:name w:val="Título 3 Caráter"/>
    <w:basedOn w:val="Tipodeletrapredefinidodopargrafo"/>
    <w:link w:val="Ttulo3"/>
    <w:uiPriority w:val="9"/>
    <w:rsid w:val="00D36507"/>
    <w:rPr>
      <w:rFonts w:ascii="Garamond" w:eastAsiaTheme="majorEastAsia" w:hAnsi="Garamond" w:cstheme="majorBidi"/>
      <w:b/>
    </w:rPr>
  </w:style>
  <w:style w:type="paragraph" w:styleId="Cabealhodondice">
    <w:name w:val="TOC Heading"/>
    <w:basedOn w:val="Ttulo1"/>
    <w:next w:val="Normal"/>
    <w:uiPriority w:val="39"/>
    <w:unhideWhenUsed/>
    <w:qFormat/>
    <w:rsid w:val="00D331E8"/>
    <w:pPr>
      <w:spacing w:before="240"/>
      <w:ind w:left="0" w:right="0"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ndice1">
    <w:name w:val="toc 1"/>
    <w:basedOn w:val="Normal"/>
    <w:next w:val="Normal"/>
    <w:autoRedefine/>
    <w:uiPriority w:val="39"/>
    <w:unhideWhenUsed/>
    <w:rsid w:val="00D331E8"/>
    <w:pPr>
      <w:spacing w:after="100"/>
      <w:ind w:left="0"/>
    </w:pPr>
  </w:style>
  <w:style w:type="paragraph" w:styleId="ndice3">
    <w:name w:val="toc 3"/>
    <w:basedOn w:val="Normal"/>
    <w:next w:val="Normal"/>
    <w:autoRedefine/>
    <w:uiPriority w:val="39"/>
    <w:unhideWhenUsed/>
    <w:rsid w:val="00D331E8"/>
    <w:pPr>
      <w:spacing w:after="100"/>
      <w:ind w:left="480"/>
    </w:pPr>
  </w:style>
  <w:style w:type="paragraph" w:styleId="ndice2">
    <w:name w:val="toc 2"/>
    <w:basedOn w:val="Normal"/>
    <w:next w:val="Normal"/>
    <w:autoRedefine/>
    <w:uiPriority w:val="39"/>
    <w:unhideWhenUsed/>
    <w:rsid w:val="00D331E8"/>
    <w:pPr>
      <w:spacing w:after="100"/>
      <w:ind w:left="240"/>
    </w:pPr>
  </w:style>
  <w:style w:type="character" w:styleId="Hiperligao">
    <w:name w:val="Hyperlink"/>
    <w:basedOn w:val="Tipodeletrapredefinidodopargrafo"/>
    <w:uiPriority w:val="99"/>
    <w:unhideWhenUsed/>
    <w:rsid w:val="00D331E8"/>
    <w:rPr>
      <w:color w:val="467886" w:themeColor="hyperlink"/>
      <w:u w:val="single"/>
    </w:rPr>
  </w:style>
  <w:style w:type="paragraph" w:styleId="ndice4">
    <w:name w:val="toc 4"/>
    <w:basedOn w:val="Normal"/>
    <w:next w:val="Normal"/>
    <w:autoRedefine/>
    <w:uiPriority w:val="39"/>
    <w:unhideWhenUsed/>
    <w:rsid w:val="008C1490"/>
    <w:pPr>
      <w:spacing w:after="100" w:line="278" w:lineRule="auto"/>
      <w:ind w:left="720" w:right="0" w:firstLine="0"/>
      <w:jc w:val="left"/>
    </w:pPr>
    <w:rPr>
      <w:rFonts w:asciiTheme="minorHAnsi" w:eastAsiaTheme="minorEastAsia" w:hAnsiTheme="minorHAnsi" w:cstheme="minorBidi"/>
      <w:color w:val="auto"/>
    </w:rPr>
  </w:style>
  <w:style w:type="paragraph" w:styleId="ndice5">
    <w:name w:val="toc 5"/>
    <w:basedOn w:val="Normal"/>
    <w:next w:val="Normal"/>
    <w:autoRedefine/>
    <w:uiPriority w:val="39"/>
    <w:unhideWhenUsed/>
    <w:rsid w:val="008C1490"/>
    <w:pPr>
      <w:spacing w:after="100" w:line="278" w:lineRule="auto"/>
      <w:ind w:left="960" w:right="0" w:firstLine="0"/>
      <w:jc w:val="left"/>
    </w:pPr>
    <w:rPr>
      <w:rFonts w:asciiTheme="minorHAnsi" w:eastAsiaTheme="minorEastAsia" w:hAnsiTheme="minorHAnsi" w:cstheme="minorBidi"/>
      <w:color w:val="auto"/>
    </w:rPr>
  </w:style>
  <w:style w:type="paragraph" w:styleId="ndice6">
    <w:name w:val="toc 6"/>
    <w:basedOn w:val="Normal"/>
    <w:next w:val="Normal"/>
    <w:autoRedefine/>
    <w:uiPriority w:val="39"/>
    <w:unhideWhenUsed/>
    <w:rsid w:val="008C1490"/>
    <w:pPr>
      <w:spacing w:after="100" w:line="278" w:lineRule="auto"/>
      <w:ind w:left="1200" w:right="0" w:firstLine="0"/>
      <w:jc w:val="left"/>
    </w:pPr>
    <w:rPr>
      <w:rFonts w:asciiTheme="minorHAnsi" w:eastAsiaTheme="minorEastAsia" w:hAnsiTheme="minorHAnsi" w:cstheme="minorBidi"/>
      <w:color w:val="auto"/>
    </w:rPr>
  </w:style>
  <w:style w:type="paragraph" w:styleId="ndice7">
    <w:name w:val="toc 7"/>
    <w:basedOn w:val="Normal"/>
    <w:next w:val="Normal"/>
    <w:autoRedefine/>
    <w:uiPriority w:val="39"/>
    <w:unhideWhenUsed/>
    <w:rsid w:val="008C1490"/>
    <w:pPr>
      <w:spacing w:after="100" w:line="278" w:lineRule="auto"/>
      <w:ind w:left="1440" w:right="0" w:firstLine="0"/>
      <w:jc w:val="left"/>
    </w:pPr>
    <w:rPr>
      <w:rFonts w:asciiTheme="minorHAnsi" w:eastAsiaTheme="minorEastAsia" w:hAnsiTheme="minorHAnsi" w:cstheme="minorBidi"/>
      <w:color w:val="auto"/>
    </w:rPr>
  </w:style>
  <w:style w:type="paragraph" w:styleId="ndice8">
    <w:name w:val="toc 8"/>
    <w:basedOn w:val="Normal"/>
    <w:next w:val="Normal"/>
    <w:autoRedefine/>
    <w:uiPriority w:val="39"/>
    <w:unhideWhenUsed/>
    <w:rsid w:val="008C1490"/>
    <w:pPr>
      <w:spacing w:after="100" w:line="278" w:lineRule="auto"/>
      <w:ind w:left="1680" w:right="0" w:firstLine="0"/>
      <w:jc w:val="left"/>
    </w:pPr>
    <w:rPr>
      <w:rFonts w:asciiTheme="minorHAnsi" w:eastAsiaTheme="minorEastAsia" w:hAnsiTheme="minorHAnsi" w:cstheme="minorBidi"/>
      <w:color w:val="auto"/>
    </w:rPr>
  </w:style>
  <w:style w:type="paragraph" w:styleId="ndice9">
    <w:name w:val="toc 9"/>
    <w:basedOn w:val="Normal"/>
    <w:next w:val="Normal"/>
    <w:autoRedefine/>
    <w:uiPriority w:val="39"/>
    <w:unhideWhenUsed/>
    <w:rsid w:val="008C1490"/>
    <w:pPr>
      <w:spacing w:after="100" w:line="278" w:lineRule="auto"/>
      <w:ind w:left="1920" w:right="0" w:firstLine="0"/>
      <w:jc w:val="left"/>
    </w:pPr>
    <w:rPr>
      <w:rFonts w:asciiTheme="minorHAnsi" w:eastAsiaTheme="minorEastAsia" w:hAnsiTheme="minorHAnsi" w:cstheme="minorBidi"/>
      <w:color w:val="auto"/>
    </w:rPr>
  </w:style>
  <w:style w:type="character" w:styleId="MenoNoResolvida">
    <w:name w:val="Unresolved Mention"/>
    <w:basedOn w:val="Tipodeletrapredefinidodopargrafo"/>
    <w:uiPriority w:val="99"/>
    <w:semiHidden/>
    <w:unhideWhenUsed/>
    <w:rsid w:val="008C1490"/>
    <w:rPr>
      <w:color w:val="605E5C"/>
      <w:shd w:val="clear" w:color="auto" w:fill="E1DFDD"/>
    </w:rPr>
  </w:style>
  <w:style w:type="paragraph" w:styleId="Cabealho">
    <w:name w:val="header"/>
    <w:basedOn w:val="Normal"/>
    <w:link w:val="CabealhoCarter"/>
    <w:uiPriority w:val="99"/>
    <w:unhideWhenUsed/>
    <w:rsid w:val="008C149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1490"/>
    <w:rPr>
      <w:rFonts w:ascii="Garamond" w:eastAsia="Garamond" w:hAnsi="Garamond" w:cs="Garamond"/>
      <w:color w:val="000000"/>
    </w:rPr>
  </w:style>
  <w:style w:type="paragraph" w:customStyle="1" w:styleId="pf0">
    <w:name w:val="pf0"/>
    <w:basedOn w:val="Normal"/>
    <w:uiPriority w:val="1"/>
    <w:rsid w:val="3EC49A07"/>
    <w:pPr>
      <w:spacing w:beforeAutospacing="1" w:afterAutospacing="1"/>
    </w:pPr>
    <w:rPr>
      <w:rFonts w:asciiTheme="minorHAnsi" w:eastAsiaTheme="minorEastAsia" w:hAnsiTheme="minorHAnsi" w:cstheme="minorBidi"/>
    </w:rPr>
  </w:style>
  <w:style w:type="paragraph" w:styleId="Textodecomentrio">
    <w:name w:val="annotation text"/>
    <w:basedOn w:val="Normal"/>
    <w:link w:val="TextodecomentrioCarter"/>
    <w:uiPriority w:val="99"/>
    <w:unhideWhenUsed/>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Pr>
      <w:rFonts w:ascii="Garamond" w:eastAsia="Garamond" w:hAnsi="Garamond" w:cs="Garamond"/>
      <w:color w:val="000000"/>
      <w:sz w:val="20"/>
      <w:szCs w:val="20"/>
    </w:rPr>
  </w:style>
  <w:style w:type="character" w:styleId="Refdecomentrio">
    <w:name w:val="annotation reference"/>
    <w:basedOn w:val="Tipodeletrapredefinidodopargrafo"/>
    <w:uiPriority w:val="99"/>
    <w:semiHidden/>
    <w:unhideWhenUsed/>
    <w:rPr>
      <w:sz w:val="16"/>
      <w:szCs w:val="16"/>
    </w:rPr>
  </w:style>
  <w:style w:type="paragraph" w:styleId="Reviso">
    <w:name w:val="Revision"/>
    <w:hidden/>
    <w:uiPriority w:val="99"/>
    <w:semiHidden/>
    <w:rsid w:val="00E24E0E"/>
    <w:pPr>
      <w:spacing w:after="0" w:line="240" w:lineRule="auto"/>
    </w:pPr>
    <w:rPr>
      <w:rFonts w:ascii="Garamond" w:eastAsia="Garamond" w:hAnsi="Garamond" w:cs="Garamond"/>
      <w:color w:val="000000"/>
    </w:rPr>
  </w:style>
  <w:style w:type="paragraph" w:styleId="Assuntodecomentrio">
    <w:name w:val="annotation subject"/>
    <w:basedOn w:val="Textodecomentrio"/>
    <w:next w:val="Textodecomentrio"/>
    <w:link w:val="AssuntodecomentrioCarter"/>
    <w:uiPriority w:val="99"/>
    <w:semiHidden/>
    <w:unhideWhenUsed/>
    <w:rsid w:val="00E24E0E"/>
    <w:rPr>
      <w:b/>
      <w:bCs/>
    </w:rPr>
  </w:style>
  <w:style w:type="character" w:customStyle="1" w:styleId="AssuntodecomentrioCarter">
    <w:name w:val="Assunto de comentário Caráter"/>
    <w:basedOn w:val="TextodecomentrioCarter"/>
    <w:link w:val="Assuntodecomentrio"/>
    <w:uiPriority w:val="99"/>
    <w:semiHidden/>
    <w:rsid w:val="00E24E0E"/>
    <w:rPr>
      <w:rFonts w:ascii="Garamond" w:eastAsia="Garamond" w:hAnsi="Garamond" w:cs="Garamond"/>
      <w:b/>
      <w:bCs/>
      <w:color w:val="000000"/>
      <w:sz w:val="20"/>
      <w:szCs w:val="20"/>
    </w:rPr>
  </w:style>
  <w:style w:type="paragraph" w:customStyle="1" w:styleId="CommentText">
    <w:name w:val="Comment Text"/>
    <w:basedOn w:val="Normal"/>
    <w:uiPriority w:val="99"/>
    <w:semiHidden/>
    <w:unhideWhenUsed/>
    <w:rsid w:val="00DB084B"/>
    <w:pPr>
      <w:spacing w:line="240" w:lineRule="auto"/>
    </w:pPr>
    <w:rPr>
      <w:sz w:val="20"/>
      <w:szCs w:val="20"/>
    </w:rPr>
  </w:style>
  <w:style w:type="character" w:customStyle="1" w:styleId="CommentReference">
    <w:name w:val="Comment Reference"/>
    <w:basedOn w:val="Tipodeletrapredefinidodopargrafo"/>
    <w:uiPriority w:val="99"/>
    <w:semiHidden/>
    <w:unhideWhenUsed/>
    <w:rsid w:val="00DB084B"/>
    <w:rPr>
      <w:sz w:val="16"/>
      <w:szCs w:val="16"/>
    </w:rPr>
  </w:style>
  <w:style w:type="character" w:customStyle="1" w:styleId="cf01">
    <w:name w:val="cf01"/>
    <w:basedOn w:val="Tipodeletrapredefinidodopargrafo"/>
    <w:rsid w:val="00507CA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data.europa.eu/eli/reg/2022/2065/oj"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food.ec.europa.eu/system/files/2020-11/aw_platform_plat-conc_guide_cat-breeding.pdf"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food.ec.europa.eu/system/files/2020-11/aw_platform_plat-conc_guide_dog-breeding.pdf" TargetMode="External"/><Relationship Id="rId2" Type="http://schemas.openxmlformats.org/officeDocument/2006/relationships/customXml" Target="../customXml/item2.xml"/><Relationship Id="rId16" Type="http://schemas.openxmlformats.org/officeDocument/2006/relationships/hyperlink" Target="https://euc-word-edit.officeapps.live.com/we/wordeditorframe.aspx?ui=pt-PT&amp;rs=pt-PT&amp;wopisrc=https%3A%2F%2Fdgavgovpt.sharepoint.com%2Fsites%2FBemEstardosAnimaisdeCompanhia%2F_vti_bin%2Fwopi.ashx%2Ffiles%2F341ca8b372be4474b176dea4b33bdd04&amp;wdexp=TEAMS-TREATMENT&amp;wdenableroaming=1&amp;mscc=1&amp;hid=0EDD03A2-803A-0001-16F9-11B1AAC7FFB6.0&amp;uih=sharepointcom&amp;wdlcid=pt-PT&amp;jsapi=1&amp;jsapiver=v2&amp;corrid=6aa77295-f3af-e869-b9cb-7d77af2fd68d&amp;usid=6aa77295-f3af-e869-b9cb-7d77af2fd68d&amp;newsession=1&amp;sftc=1&amp;uihit=docaspx&amp;muv=1&amp;ats=PairwiseBroker&amp;cac=1&amp;sams=1&amp;mtf=1&amp;sfp=1&amp;sdp=1&amp;hch=1&amp;hwfh=1&amp;dchat=1&amp;sc=%7B%22pmo%22%3A%22https%3A%2F%2Fdgavgovpt.sharepoint.com%22%2C%22pmshare%22%3Atrue%7D&amp;ctp=LeastProtected&amp;rct=Normal&amp;wdorigin=TEAMS-MAGLEV.teamsSdk_ns.rwc&amp;wdhostclicktime=1774553663407&amp;afdflight=76&amp;csiro=1&amp;instantedit=1&amp;wopicomplete=1&amp;wdredirectionreason=Unified_SingleFlus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8daae1-e91c-47b4-b035-060e24891a16" xsi:nil="true"/>
    <lcf76f155ced4ddcb4097134ff3c332f xmlns="f417b4ed-cc88-4418-8852-4fa6c4315e7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A35C37A4FD36D438D751A658F23A5F1" ma:contentTypeVersion="12" ma:contentTypeDescription="Criar um novo documento." ma:contentTypeScope="" ma:versionID="63e9bfcd95993be5b6711d835b37748e">
  <xsd:schema xmlns:xsd="http://www.w3.org/2001/XMLSchema" xmlns:xs="http://www.w3.org/2001/XMLSchema" xmlns:p="http://schemas.microsoft.com/office/2006/metadata/properties" xmlns:ns2="f417b4ed-cc88-4418-8852-4fa6c4315e7a" xmlns:ns3="8e8daae1-e91c-47b4-b035-060e24891a16" targetNamespace="http://schemas.microsoft.com/office/2006/metadata/properties" ma:root="true" ma:fieldsID="3c4f749345b024f0d3b4c49bff823376" ns2:_="" ns3:_="">
    <xsd:import namespace="f417b4ed-cc88-4418-8852-4fa6c4315e7a"/>
    <xsd:import namespace="8e8daae1-e91c-47b4-b035-060e24891a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b4ed-cc88-4418-8852-4fa6c4315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ab7b07cb-09f2-4a23-9e1b-5b68a90f848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aae1-e91c-47b4-b035-060e24891a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fe9aef-b81a-4ea9-b696-a0df14543b98}" ma:internalName="TaxCatchAll" ma:showField="CatchAllData" ma:web="8e8daae1-e91c-47b4-b035-060e24891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49EA36-56B1-4B5F-A5D2-D35490FC653A}">
  <ds:schemaRefs>
    <ds:schemaRef ds:uri="http://schemas.microsoft.com/office/2006/metadata/properties"/>
    <ds:schemaRef ds:uri="http://schemas.microsoft.com/office/infopath/2007/PartnerControls"/>
    <ds:schemaRef ds:uri="8e8daae1-e91c-47b4-b035-060e24891a16"/>
    <ds:schemaRef ds:uri="f417b4ed-cc88-4418-8852-4fa6c4315e7a"/>
  </ds:schemaRefs>
</ds:datastoreItem>
</file>

<file path=customXml/itemProps2.xml><?xml version="1.0" encoding="utf-8"?>
<ds:datastoreItem xmlns:ds="http://schemas.openxmlformats.org/officeDocument/2006/customXml" ds:itemID="{C63F16FA-D2CC-4571-B126-84683DE96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7b4ed-cc88-4418-8852-4fa6c4315e7a"/>
    <ds:schemaRef ds:uri="8e8daae1-e91c-47b4-b035-060e24891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F8EDB1-95D4-43D4-B6ED-CB695AF4D699}">
  <ds:schemaRefs>
    <ds:schemaRef ds:uri="http://schemas.openxmlformats.org/officeDocument/2006/bibliography"/>
  </ds:schemaRefs>
</ds:datastoreItem>
</file>

<file path=customXml/itemProps4.xml><?xml version="1.0" encoding="utf-8"?>
<ds:datastoreItem xmlns:ds="http://schemas.openxmlformats.org/officeDocument/2006/customXml" ds:itemID="{F53DD685-DB05-4958-A34D-21D2C3F6E6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2825</TotalTime>
  <Pages>175</Pages>
  <Words>44646</Words>
  <Characters>241089</Characters>
  <Application>Microsoft Office Word</Application>
  <DocSecurity>0</DocSecurity>
  <Lines>2009</Lines>
  <Paragraphs>570</Paragraphs>
  <ScaleCrop>false</ScaleCrop>
  <Company/>
  <LinksUpToDate>false</LinksUpToDate>
  <CharactersWithSpaces>285165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cp:lastModifiedBy>Gui Jorge Machado Sarmento</cp:lastModifiedBy>
  <cp:revision>437</cp:revision>
  <dcterms:created xsi:type="dcterms:W3CDTF">2026-03-17T04:03:00Z</dcterms:created>
  <dcterms:modified xsi:type="dcterms:W3CDTF">2026-06-30T02:35:00Z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0x010100DA35C37A4FD36D438D751A658F23A5F1</vt:lpwstr>
  </property>
  <property fmtid="{D5CDD505-2E9C-101B-9397-08002B2CF9AE}" pid="3" name="MediaServiceImageTags">
    <vt:lpwstr/>
  </property>
</Properties>
</file>