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1490" w:rsidP="00B4660B" w:rsidRDefault="008C1490" w14:paraId="58B9E466" w14:textId="77777777">
      <w:pPr>
        <w:ind w:left="0" w:firstLine="0"/>
      </w:pPr>
    </w:p>
    <w:p w:rsidRPr="00B4660B" w:rsidR="00B4660B" w:rsidP="00B4660B" w:rsidRDefault="00B4660B" w14:paraId="7DF89370" w14:textId="77777777"/>
    <w:p w:rsidRPr="00B4660B" w:rsidR="00B4660B" w:rsidP="00B4660B" w:rsidRDefault="00B4660B" w14:paraId="7BA50116" w14:textId="77777777"/>
    <w:p w:rsidRPr="00AC5BBD" w:rsidR="00B4660B" w:rsidP="00AC5BBD" w:rsidRDefault="00B4660B" w14:paraId="015ECBCF" w14:textId="77777777">
      <w:pPr>
        <w:pStyle w:val="Ttulo1"/>
        <w:ind w:right="0"/>
        <w:rPr>
          <w:sz w:val="48"/>
          <w:szCs w:val="48"/>
        </w:rPr>
      </w:pPr>
    </w:p>
    <w:p w:rsidRPr="00AC5BBD" w:rsidR="00B4660B" w:rsidP="00AC5BBD" w:rsidRDefault="00B4660B" w14:paraId="3A6AF7F8" w14:textId="77777777">
      <w:pPr>
        <w:pStyle w:val="Ttulo1"/>
        <w:ind w:right="0"/>
        <w:rPr>
          <w:sz w:val="48"/>
          <w:szCs w:val="48"/>
        </w:rPr>
      </w:pPr>
      <w:bookmarkStart w:name="_Toc233682877" w:id="0"/>
      <w:bookmarkStart w:name="_Toc2121474643" w:id="1699864822"/>
      <w:r w:rsidRPr="292E8E6C" w:rsidR="1C76B1AD">
        <w:rPr>
          <w:sz w:val="48"/>
          <w:szCs w:val="48"/>
        </w:rPr>
        <w:t>PROJETO</w:t>
      </w:r>
      <w:bookmarkEnd w:id="0"/>
      <w:bookmarkEnd w:id="1699864822"/>
    </w:p>
    <w:p w:rsidRPr="00AC5BBD" w:rsidR="00B4660B" w:rsidP="00AC5BBD" w:rsidRDefault="00B4660B" w14:paraId="22E5EDC5" w14:textId="77777777">
      <w:pPr>
        <w:pStyle w:val="Ttulo1"/>
        <w:ind w:right="0"/>
        <w:rPr>
          <w:sz w:val="48"/>
          <w:szCs w:val="48"/>
        </w:rPr>
      </w:pPr>
      <w:bookmarkStart w:name="_Toc233682878" w:id="1"/>
      <w:bookmarkStart w:name="_Toc367191967" w:id="726173716"/>
      <w:r w:rsidRPr="292E8E6C" w:rsidR="1C76B1AD">
        <w:rPr>
          <w:sz w:val="48"/>
          <w:szCs w:val="48"/>
        </w:rPr>
        <w:t>DO</w:t>
      </w:r>
      <w:bookmarkEnd w:id="1"/>
      <w:bookmarkEnd w:id="726173716"/>
    </w:p>
    <w:p w:rsidRPr="00AC5BBD" w:rsidR="00B4660B" w:rsidP="00AC5BBD" w:rsidRDefault="00B4660B" w14:paraId="7D4B11B2" w14:textId="21144D4B">
      <w:pPr>
        <w:pStyle w:val="Ttulo1"/>
        <w:ind w:right="0"/>
        <w:rPr>
          <w:sz w:val="48"/>
          <w:szCs w:val="48"/>
        </w:rPr>
      </w:pPr>
      <w:bookmarkStart w:name="_Toc233682879" w:id="2"/>
      <w:bookmarkStart w:name="_Toc1573544593" w:id="89125338"/>
      <w:r w:rsidRPr="292E8E6C" w:rsidR="1C76B1AD">
        <w:rPr>
          <w:sz w:val="48"/>
          <w:szCs w:val="48"/>
        </w:rPr>
        <w:t>REGIME GERAL DO ANIMAL DE COMPANHIA</w:t>
      </w:r>
      <w:bookmarkEnd w:id="2"/>
      <w:bookmarkEnd w:id="89125338"/>
    </w:p>
    <w:p w:rsidRPr="00AC5BBD" w:rsidR="00B4660B" w:rsidP="00AC5BBD" w:rsidRDefault="003131B5" w14:paraId="40F9820A" w14:textId="30FBA40E">
      <w:pPr>
        <w:pStyle w:val="Ttulo1"/>
        <w:ind w:right="0"/>
        <w:rPr>
          <w:sz w:val="48"/>
          <w:szCs w:val="48"/>
        </w:rPr>
      </w:pPr>
      <w:bookmarkStart w:name="_Toc233682880" w:id="3"/>
      <w:bookmarkStart w:name="_Toc1920016965" w:id="1838607361"/>
      <w:r w:rsidRPr="292E8E6C" w:rsidR="65E40A03">
        <w:rPr>
          <w:sz w:val="48"/>
          <w:szCs w:val="48"/>
        </w:rPr>
        <w:t>(RGAC)</w:t>
      </w:r>
      <w:bookmarkEnd w:id="3"/>
      <w:bookmarkEnd w:id="1838607361"/>
    </w:p>
    <w:p w:rsidRPr="00F95DCA" w:rsidR="003131B5" w:rsidP="00B4660B" w:rsidRDefault="003131B5" w14:paraId="5F2CBE96" w14:textId="77777777">
      <w:pPr>
        <w:jc w:val="center"/>
        <w:rPr>
          <w:b/>
          <w:bCs/>
          <w:sz w:val="32"/>
          <w:szCs w:val="32"/>
        </w:rPr>
      </w:pPr>
    </w:p>
    <w:p w:rsidR="00B4660B" w:rsidP="00B4660B" w:rsidRDefault="00B4660B" w14:paraId="6A662662" w14:textId="4DD6F489">
      <w:pPr>
        <w:jc w:val="center"/>
        <w:rPr>
          <w:b/>
          <w:bCs/>
          <w:sz w:val="36"/>
          <w:szCs w:val="36"/>
        </w:rPr>
      </w:pPr>
      <w:r w:rsidRPr="00B4660B">
        <w:rPr>
          <w:b/>
          <w:bCs/>
          <w:sz w:val="36"/>
          <w:szCs w:val="36"/>
        </w:rPr>
        <w:t>DGAV 2026</w:t>
      </w:r>
    </w:p>
    <w:p w:rsidR="00B4660B" w:rsidP="00B4660B" w:rsidRDefault="00B4660B" w14:paraId="1BEA2035" w14:textId="77777777">
      <w:pPr>
        <w:jc w:val="center"/>
        <w:rPr>
          <w:b/>
          <w:bCs/>
          <w:sz w:val="36"/>
          <w:szCs w:val="36"/>
        </w:rPr>
      </w:pPr>
    </w:p>
    <w:p w:rsidRPr="00B4660B" w:rsidR="00B4660B" w:rsidP="00B4660B" w:rsidRDefault="00B4660B" w14:paraId="53E26C76" w14:textId="77777777">
      <w:pPr>
        <w:ind w:left="0" w:firstLine="0"/>
        <w:rPr>
          <w:b/>
          <w:bCs/>
          <w:sz w:val="36"/>
          <w:szCs w:val="36"/>
        </w:rPr>
      </w:pPr>
    </w:p>
    <w:p w:rsidR="00B4660B" w:rsidP="00B4660B" w:rsidRDefault="00B4660B" w14:paraId="1D2C0D9B" w14:textId="77777777">
      <w:pPr>
        <w:tabs>
          <w:tab w:val="left" w:pos="816"/>
        </w:tabs>
        <w:jc w:val="right"/>
        <w:rPr>
          <w:ins w:author="Gui Jorge Machado Sarmento" w:date="2026-06-30T03:33:00Z" w16du:dateUtc="2026-06-30T02:33:00Z" w:id="4"/>
        </w:rPr>
      </w:pPr>
      <w:r>
        <w:t>(1.ª REVISÃO FORMAL DAJA – 06/2026)</w:t>
      </w:r>
    </w:p>
    <w:p w:rsidR="002B24BA" w:rsidP="00B4660B" w:rsidRDefault="002B24BA" w14:paraId="07802B56" w14:textId="77777777">
      <w:pPr>
        <w:tabs>
          <w:tab w:val="left" w:pos="816"/>
        </w:tabs>
        <w:jc w:val="right"/>
        <w:rPr>
          <w:ins w:author="Gui Jorge Machado Sarmento" w:date="2026-06-30T03:33:00Z" w16du:dateUtc="2026-06-30T02:33:00Z" w:id="5"/>
        </w:rPr>
      </w:pPr>
    </w:p>
    <w:p w:rsidR="002B24BA" w:rsidP="00B4660B" w:rsidRDefault="002B24BA" w14:paraId="7A4A9FF5" w14:textId="77777777">
      <w:pPr>
        <w:tabs>
          <w:tab w:val="left" w:pos="816"/>
        </w:tabs>
        <w:jc w:val="right"/>
        <w:rPr>
          <w:ins w:author="Gui Jorge Machado Sarmento" w:date="2026-06-30T03:33:00Z" w16du:dateUtc="2026-06-30T02:33:00Z" w:id="6"/>
        </w:rPr>
      </w:pPr>
    </w:p>
    <w:p w:rsidR="002B24BA" w:rsidP="00B4660B" w:rsidRDefault="002B24BA" w14:paraId="6940BC9F" w14:textId="77777777">
      <w:pPr>
        <w:tabs>
          <w:tab w:val="left" w:pos="816"/>
        </w:tabs>
        <w:jc w:val="right"/>
        <w:rPr>
          <w:ins w:author="Gui Jorge Machado Sarmento" w:date="2026-06-30T03:33:00Z" w16du:dateUtc="2026-06-30T02:33:00Z" w:id="7"/>
        </w:rPr>
      </w:pPr>
    </w:p>
    <w:p w:rsidR="002B24BA" w:rsidP="00B4660B" w:rsidRDefault="002B24BA" w14:paraId="48B9062D" w14:textId="77777777">
      <w:pPr>
        <w:tabs>
          <w:tab w:val="left" w:pos="816"/>
        </w:tabs>
        <w:jc w:val="right"/>
        <w:rPr>
          <w:ins w:author="Gui Jorge Machado Sarmento" w:date="2026-06-30T03:33:00Z" w16du:dateUtc="2026-06-30T02:33:00Z" w:id="8"/>
        </w:rPr>
      </w:pPr>
    </w:p>
    <w:p w:rsidR="002B24BA" w:rsidP="00B4660B" w:rsidRDefault="002B24BA" w14:paraId="18B63590" w14:textId="77777777">
      <w:pPr>
        <w:tabs>
          <w:tab w:val="left" w:pos="816"/>
        </w:tabs>
        <w:jc w:val="right"/>
        <w:rPr>
          <w:ins w:author="Gui Jorge Machado Sarmento" w:date="2026-06-30T03:33:00Z" w16du:dateUtc="2026-06-30T02:33:00Z" w:id="9"/>
        </w:rPr>
      </w:pPr>
    </w:p>
    <w:p w:rsidR="002B24BA" w:rsidP="00B4660B" w:rsidRDefault="002B24BA" w14:paraId="18664361" w14:textId="77777777">
      <w:pPr>
        <w:tabs>
          <w:tab w:val="left" w:pos="816"/>
        </w:tabs>
        <w:jc w:val="right"/>
        <w:rPr>
          <w:ins w:author="Gui Jorge Machado Sarmento" w:date="2026-06-30T03:33:00Z" w16du:dateUtc="2026-06-30T02:33:00Z" w:id="10"/>
        </w:rPr>
      </w:pPr>
    </w:p>
    <w:p w:rsidR="002B24BA" w:rsidP="00B4660B" w:rsidRDefault="002B24BA" w14:paraId="7CE07EFD" w14:textId="77777777">
      <w:pPr>
        <w:tabs>
          <w:tab w:val="left" w:pos="816"/>
        </w:tabs>
        <w:jc w:val="right"/>
        <w:rPr>
          <w:ins w:author="Gui Jorge Machado Sarmento" w:date="2026-06-30T03:33:00Z" w16du:dateUtc="2026-06-30T02:33:00Z" w:id="11"/>
        </w:rPr>
      </w:pPr>
    </w:p>
    <w:p w:rsidR="002B24BA" w:rsidP="00B4660B" w:rsidRDefault="002B24BA" w14:paraId="4B5EBFCD" w14:textId="77777777">
      <w:pPr>
        <w:tabs>
          <w:tab w:val="left" w:pos="816"/>
        </w:tabs>
        <w:jc w:val="right"/>
        <w:rPr>
          <w:ins w:author="Gui Jorge Machado Sarmento" w:date="2026-06-30T03:33:00Z" w16du:dateUtc="2026-06-30T02:33:00Z" w:id="12"/>
        </w:rPr>
      </w:pPr>
    </w:p>
    <w:p w:rsidR="002B24BA" w:rsidP="002B24BA" w:rsidRDefault="002B24BA" w14:paraId="7A502C0F" w14:textId="77777777">
      <w:pPr>
        <w:tabs>
          <w:tab w:val="left" w:pos="816"/>
        </w:tabs>
        <w:ind w:left="0" w:firstLine="0"/>
        <w:rPr>
          <w:ins w:author="Gui Jorge Machado Sarmento" w:date="2026-06-30T03:33:00Z" w16du:dateUtc="2026-06-30T02:33:00Z" w:id="13"/>
        </w:rPr>
      </w:pPr>
    </w:p>
    <w:sdt>
      <w:sdtPr>
        <w:id w:val="1940334097"/>
        <w:docPartObj>
          <w:docPartGallery w:val="Table of Contents"/>
          <w:docPartUnique/>
        </w:docPartObj>
      </w:sdtPr>
      <w:sdtEndPr>
        <w:rPr>
          <w:rFonts w:ascii="Garamond" w:hAnsi="Garamond" w:eastAsia="Garamond" w:cs="Garamond"/>
          <w:b/>
          <w:bCs/>
          <w:color w:val="000000"/>
          <w:kern w:val="2"/>
          <w:sz w:val="24"/>
          <w:szCs w:val="24"/>
          <w14:ligatures w14:val="standardContextual"/>
        </w:rPr>
      </w:sdtEndPr>
      <w:sdtContent>
        <w:p w:rsidRPr="002B24BA" w:rsidR="002B24BA" w:rsidRDefault="002B24BA" w14:paraId="230FCF3E" w14:textId="60B12296">
          <w:pPr>
            <w:pStyle w:val="Cabealhodondice"/>
            <w:rPr>
              <w:ins w:author="Gui Jorge Machado Sarmento" w:date="2026-06-30T03:34:00Z" w16du:dateUtc="2026-06-30T02:34:00Z" w:id="15"/>
              <w:rFonts w:ascii="Garamond" w:hAnsi="Garamond"/>
              <w:color w:val="auto"/>
            </w:rPr>
          </w:pPr>
          <w:ins w:author="Gui Jorge Machado Sarmento" w:date="2026-06-30T03:35:00Z" w16du:dateUtc="2026-06-30T02:35:00Z" w:id="16">
            <w:r w:rsidRPr="002B24BA">
              <w:rPr>
                <w:rFonts w:ascii="Garamond" w:hAnsi="Garamond"/>
                <w:color w:val="auto"/>
              </w:rPr>
              <w:t>Índice</w:t>
            </w:r>
          </w:ins>
        </w:p>
        <w:p w:rsidR="002B24BA" w:rsidP="292E8E6C" w:rsidRDefault="002B24BA" w14:paraId="795F7672" w14:textId="715A84AD">
          <w:pPr>
            <w:pStyle w:val="ndice1"/>
            <w:tabs>
              <w:tab w:val="right" w:leader="dot" w:pos="8779"/>
            </w:tabs>
            <w:ind w:firstLine="0"/>
            <w:rPr>
              <w:rFonts w:ascii="Aptos" w:hAnsi="Aptos" w:eastAsia="游明朝" w:cs="Arial" w:asciiTheme="minorAscii" w:hAnsiTheme="minorAscii" w:eastAsiaTheme="minorEastAsia" w:cstheme="minorBidi"/>
              <w:noProof/>
              <w:color w:val="auto"/>
            </w:rPr>
          </w:pPr>
        </w:p>
        <w:p w:rsidR="002B24BA" w:rsidP="292E8E6C" w:rsidRDefault="002B24BA" w14:paraId="5E4FF4E3" w14:textId="65F7538B">
          <w:pPr>
            <w:pStyle w:val="ndice1"/>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16Z">
              <w:pPr/>
            </w:pPrChange>
          </w:pPr>
          <w:r>
            <w:fldChar w:fldCharType="begin"/>
          </w:r>
          <w:r>
            <w:instrText xml:space="preserve">TOC \o "1-3" \z \u \h</w:instrText>
          </w:r>
          <w:r>
            <w:fldChar w:fldCharType="separate"/>
          </w:r>
          <w:hyperlink w:anchor="_Toc2121474643">
            <w:r w:rsidRPr="292E8E6C" w:rsidR="292E8E6C">
              <w:rPr>
                <w:rStyle w:val="Hiperligao"/>
              </w:rPr>
              <w:t>PROJETO</w:t>
            </w:r>
            <w:r>
              <w:tab/>
            </w:r>
            <w:r>
              <w:fldChar w:fldCharType="begin"/>
            </w:r>
            <w:r>
              <w:instrText xml:space="preserve">PAGEREF _Toc2121474643 \h</w:instrText>
            </w:r>
            <w:r>
              <w:fldChar w:fldCharType="separate"/>
            </w:r>
            <w:r w:rsidRPr="292E8E6C" w:rsidR="292E8E6C">
              <w:rPr>
                <w:rStyle w:val="Hiperligao"/>
              </w:rPr>
              <w:t>1</w:t>
            </w:r>
            <w:r>
              <w:fldChar w:fldCharType="end"/>
            </w:r>
          </w:hyperlink>
        </w:p>
        <w:p w:rsidR="002B24BA" w:rsidP="292E8E6C" w:rsidRDefault="002B24BA" w14:paraId="3C72A3DF" w14:textId="40AD7C58">
          <w:pPr>
            <w:pStyle w:val="ndice1"/>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22Z">
              <w:pPr/>
            </w:pPrChange>
          </w:pPr>
          <w:hyperlink w:anchor="_Toc367191967">
            <w:r w:rsidRPr="292E8E6C" w:rsidR="292E8E6C">
              <w:rPr>
                <w:rStyle w:val="Hiperligao"/>
              </w:rPr>
              <w:t>DO</w:t>
            </w:r>
            <w:r>
              <w:tab/>
            </w:r>
            <w:r>
              <w:fldChar w:fldCharType="begin"/>
            </w:r>
            <w:r>
              <w:instrText xml:space="preserve">PAGEREF _Toc367191967 \h</w:instrText>
            </w:r>
            <w:r>
              <w:fldChar w:fldCharType="separate"/>
            </w:r>
            <w:r w:rsidRPr="292E8E6C" w:rsidR="292E8E6C">
              <w:rPr>
                <w:rStyle w:val="Hiperligao"/>
              </w:rPr>
              <w:t>1</w:t>
            </w:r>
            <w:r>
              <w:fldChar w:fldCharType="end"/>
            </w:r>
          </w:hyperlink>
        </w:p>
        <w:p w:rsidR="002B24BA" w:rsidP="292E8E6C" w:rsidRDefault="002B24BA" w14:paraId="15058213" w14:textId="5EBC17F7">
          <w:pPr>
            <w:pStyle w:val="ndice1"/>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24Z">
              <w:pPr/>
            </w:pPrChange>
          </w:pPr>
          <w:hyperlink w:anchor="_Toc1573544593">
            <w:r w:rsidRPr="292E8E6C" w:rsidR="292E8E6C">
              <w:rPr>
                <w:rStyle w:val="Hiperligao"/>
              </w:rPr>
              <w:t>REGIME GERAL DO ANIMAL DE COMPANHIA</w:t>
            </w:r>
            <w:r>
              <w:tab/>
            </w:r>
            <w:r>
              <w:fldChar w:fldCharType="begin"/>
            </w:r>
            <w:r>
              <w:instrText xml:space="preserve">PAGEREF _Toc1573544593 \h</w:instrText>
            </w:r>
            <w:r>
              <w:fldChar w:fldCharType="separate"/>
            </w:r>
            <w:r w:rsidRPr="292E8E6C" w:rsidR="292E8E6C">
              <w:rPr>
                <w:rStyle w:val="Hiperligao"/>
              </w:rPr>
              <w:t>1</w:t>
            </w:r>
            <w:r>
              <w:fldChar w:fldCharType="end"/>
            </w:r>
          </w:hyperlink>
        </w:p>
        <w:p w:rsidR="002B24BA" w:rsidP="292E8E6C" w:rsidRDefault="002B24BA" w14:paraId="0F5BC123" w14:textId="362B6E9C">
          <w:pPr>
            <w:pStyle w:val="ndice1"/>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27Z">
              <w:pPr/>
            </w:pPrChange>
          </w:pPr>
          <w:hyperlink w:anchor="_Toc1920016965">
            <w:r w:rsidRPr="292E8E6C" w:rsidR="292E8E6C">
              <w:rPr>
                <w:rStyle w:val="Hiperligao"/>
              </w:rPr>
              <w:t>(RGAC)</w:t>
            </w:r>
            <w:r>
              <w:tab/>
            </w:r>
            <w:r>
              <w:fldChar w:fldCharType="begin"/>
            </w:r>
            <w:r>
              <w:instrText xml:space="preserve">PAGEREF _Toc1920016965 \h</w:instrText>
            </w:r>
            <w:r>
              <w:fldChar w:fldCharType="separate"/>
            </w:r>
            <w:r w:rsidRPr="292E8E6C" w:rsidR="292E8E6C">
              <w:rPr>
                <w:rStyle w:val="Hiperligao"/>
              </w:rPr>
              <w:t>1</w:t>
            </w:r>
            <w:r>
              <w:fldChar w:fldCharType="end"/>
            </w:r>
          </w:hyperlink>
        </w:p>
        <w:p w:rsidR="002B24BA" w:rsidP="292E8E6C" w:rsidRDefault="002B24BA" w14:paraId="4E0D11F6" w14:textId="084530A4">
          <w:pPr>
            <w:pStyle w:val="ndice1"/>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3Z">
              <w:pPr/>
            </w:pPrChange>
          </w:pPr>
          <w:hyperlink w:anchor="_Toc1109858446">
            <w:r w:rsidRPr="292E8E6C" w:rsidR="292E8E6C">
              <w:rPr>
                <w:rStyle w:val="Hiperligao"/>
              </w:rPr>
              <w:t>PREÂMBULO</w:t>
            </w:r>
            <w:r>
              <w:tab/>
            </w:r>
            <w:r>
              <w:fldChar w:fldCharType="begin"/>
            </w:r>
            <w:r>
              <w:instrText xml:space="preserve">PAGEREF _Toc1109858446 \h</w:instrText>
            </w:r>
            <w:r>
              <w:fldChar w:fldCharType="separate"/>
            </w:r>
            <w:r w:rsidRPr="292E8E6C" w:rsidR="292E8E6C">
              <w:rPr>
                <w:rStyle w:val="Hiperligao"/>
              </w:rPr>
              <w:t>3</w:t>
            </w:r>
            <w:r>
              <w:fldChar w:fldCharType="end"/>
            </w:r>
          </w:hyperlink>
        </w:p>
        <w:p w:rsidR="002B24BA" w:rsidP="292E8E6C" w:rsidRDefault="002B24BA" w14:paraId="6676F7AF" w14:textId="26349151">
          <w:pPr>
            <w:pStyle w:val="ndice1"/>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32Z">
              <w:pPr/>
            </w:pPrChange>
          </w:pPr>
          <w:hyperlink w:anchor="_Toc1559918935">
            <w:r w:rsidRPr="292E8E6C" w:rsidR="292E8E6C">
              <w:rPr>
                <w:rStyle w:val="Hiperligao"/>
              </w:rPr>
              <w:t>CAPÍTULO I</w:t>
            </w:r>
            <w:r>
              <w:tab/>
            </w:r>
            <w:r>
              <w:fldChar w:fldCharType="begin"/>
            </w:r>
            <w:r>
              <w:instrText xml:space="preserve">PAGEREF _Toc1559918935 \h</w:instrText>
            </w:r>
            <w:r>
              <w:fldChar w:fldCharType="separate"/>
            </w:r>
            <w:r w:rsidRPr="292E8E6C" w:rsidR="292E8E6C">
              <w:rPr>
                <w:rStyle w:val="Hiperligao"/>
              </w:rPr>
              <w:t>6</w:t>
            </w:r>
            <w:r>
              <w:fldChar w:fldCharType="end"/>
            </w:r>
          </w:hyperlink>
        </w:p>
        <w:p w:rsidR="002B24BA" w:rsidP="292E8E6C" w:rsidRDefault="002B24BA" w14:paraId="7D08F54C" w14:textId="5F8E1826">
          <w:pPr>
            <w:pStyle w:val="ndice1"/>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35Z">
              <w:pPr/>
            </w:pPrChange>
          </w:pPr>
          <w:hyperlink w:anchor="_Toc535866385">
            <w:r w:rsidRPr="292E8E6C" w:rsidR="292E8E6C">
              <w:rPr>
                <w:rStyle w:val="Hiperligao"/>
              </w:rPr>
              <w:t>Disposições Gerais</w:t>
            </w:r>
            <w:r>
              <w:tab/>
            </w:r>
            <w:r>
              <w:fldChar w:fldCharType="begin"/>
            </w:r>
            <w:r>
              <w:instrText xml:space="preserve">PAGEREF _Toc535866385 \h</w:instrText>
            </w:r>
            <w:r>
              <w:fldChar w:fldCharType="separate"/>
            </w:r>
            <w:r w:rsidRPr="292E8E6C" w:rsidR="292E8E6C">
              <w:rPr>
                <w:rStyle w:val="Hiperligao"/>
              </w:rPr>
              <w:t>6</w:t>
            </w:r>
            <w:r>
              <w:fldChar w:fldCharType="end"/>
            </w:r>
          </w:hyperlink>
        </w:p>
        <w:p w:rsidR="002B24BA" w:rsidP="292E8E6C" w:rsidRDefault="002B24BA" w14:paraId="5BB7670F" w14:textId="3D430D2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4Z">
              <w:pPr/>
            </w:pPrChange>
          </w:pPr>
          <w:hyperlink w:anchor="_Toc514303756">
            <w:r w:rsidRPr="292E8E6C" w:rsidR="292E8E6C">
              <w:rPr>
                <w:rStyle w:val="Hiperligao"/>
              </w:rPr>
              <w:t>Artigo 1.º</w:t>
            </w:r>
            <w:r>
              <w:tab/>
            </w:r>
            <w:r>
              <w:fldChar w:fldCharType="begin"/>
            </w:r>
            <w:r>
              <w:instrText xml:space="preserve">PAGEREF _Toc514303756 \h</w:instrText>
            </w:r>
            <w:r>
              <w:fldChar w:fldCharType="separate"/>
            </w:r>
            <w:r w:rsidRPr="292E8E6C" w:rsidR="292E8E6C">
              <w:rPr>
                <w:rStyle w:val="Hiperligao"/>
              </w:rPr>
              <w:t>6</w:t>
            </w:r>
            <w:r>
              <w:fldChar w:fldCharType="end"/>
            </w:r>
          </w:hyperlink>
        </w:p>
        <w:p w:rsidR="002B24BA" w:rsidP="292E8E6C" w:rsidRDefault="002B24BA" w14:paraId="25F98D6E" w14:textId="600F72B9">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43Z">
              <w:pPr/>
            </w:pPrChange>
          </w:pPr>
          <w:hyperlink w:anchor="_Toc120283773">
            <w:r w:rsidRPr="292E8E6C" w:rsidR="292E8E6C">
              <w:rPr>
                <w:rStyle w:val="Hiperligao"/>
              </w:rPr>
              <w:t>Objeto</w:t>
            </w:r>
            <w:r>
              <w:tab/>
            </w:r>
            <w:r>
              <w:fldChar w:fldCharType="begin"/>
            </w:r>
            <w:r>
              <w:instrText xml:space="preserve">PAGEREF _Toc120283773 \h</w:instrText>
            </w:r>
            <w:r>
              <w:fldChar w:fldCharType="separate"/>
            </w:r>
            <w:r w:rsidRPr="292E8E6C" w:rsidR="292E8E6C">
              <w:rPr>
                <w:rStyle w:val="Hiperligao"/>
              </w:rPr>
              <w:t>6</w:t>
            </w:r>
            <w:r>
              <w:fldChar w:fldCharType="end"/>
            </w:r>
          </w:hyperlink>
        </w:p>
        <w:p w:rsidR="002B24BA" w:rsidP="292E8E6C" w:rsidRDefault="002B24BA" w14:paraId="71B38CC6" w14:textId="1CC8B2E9">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46Z">
              <w:pPr/>
            </w:pPrChange>
          </w:pPr>
          <w:hyperlink w:anchor="_Toc267485385">
            <w:r w:rsidRPr="292E8E6C" w:rsidR="292E8E6C">
              <w:rPr>
                <w:rStyle w:val="Hiperligao"/>
              </w:rPr>
              <w:t>Artigo 2.º</w:t>
            </w:r>
            <w:r>
              <w:tab/>
            </w:r>
            <w:r>
              <w:fldChar w:fldCharType="begin"/>
            </w:r>
            <w:r>
              <w:instrText xml:space="preserve">PAGEREF _Toc267485385 \h</w:instrText>
            </w:r>
            <w:r>
              <w:fldChar w:fldCharType="separate"/>
            </w:r>
            <w:r w:rsidRPr="292E8E6C" w:rsidR="292E8E6C">
              <w:rPr>
                <w:rStyle w:val="Hiperligao"/>
              </w:rPr>
              <w:t>6</w:t>
            </w:r>
            <w:r>
              <w:fldChar w:fldCharType="end"/>
            </w:r>
          </w:hyperlink>
        </w:p>
        <w:p w:rsidR="002B24BA" w:rsidP="292E8E6C" w:rsidRDefault="002B24BA" w14:paraId="102C83A4" w14:textId="30BD015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48Z">
              <w:pPr/>
            </w:pPrChange>
          </w:pPr>
          <w:hyperlink w:anchor="_Toc1765306502">
            <w:r w:rsidRPr="292E8E6C" w:rsidR="292E8E6C">
              <w:rPr>
                <w:rStyle w:val="Hiperligao"/>
              </w:rPr>
              <w:t>Âmbito Objetivo</w:t>
            </w:r>
            <w:r>
              <w:tab/>
            </w:r>
            <w:r>
              <w:fldChar w:fldCharType="begin"/>
            </w:r>
            <w:r>
              <w:instrText xml:space="preserve">PAGEREF _Toc1765306502 \h</w:instrText>
            </w:r>
            <w:r>
              <w:fldChar w:fldCharType="separate"/>
            </w:r>
            <w:r w:rsidRPr="292E8E6C" w:rsidR="292E8E6C">
              <w:rPr>
                <w:rStyle w:val="Hiperligao"/>
              </w:rPr>
              <w:t>6</w:t>
            </w:r>
            <w:r>
              <w:fldChar w:fldCharType="end"/>
            </w:r>
          </w:hyperlink>
        </w:p>
        <w:p w:rsidR="002B24BA" w:rsidP="292E8E6C" w:rsidRDefault="002B24BA" w14:paraId="16C2D9DC" w14:textId="59129264">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51Z">
              <w:pPr/>
            </w:pPrChange>
          </w:pPr>
          <w:hyperlink w:anchor="_Toc1784251355">
            <w:r w:rsidRPr="292E8E6C" w:rsidR="292E8E6C">
              <w:rPr>
                <w:rStyle w:val="Hiperligao"/>
              </w:rPr>
              <w:t>Artigo 3.º</w:t>
            </w:r>
            <w:r>
              <w:tab/>
            </w:r>
            <w:r>
              <w:fldChar w:fldCharType="begin"/>
            </w:r>
            <w:r>
              <w:instrText xml:space="preserve">PAGEREF _Toc1784251355 \h</w:instrText>
            </w:r>
            <w:r>
              <w:fldChar w:fldCharType="separate"/>
            </w:r>
            <w:r w:rsidRPr="292E8E6C" w:rsidR="292E8E6C">
              <w:rPr>
                <w:rStyle w:val="Hiperligao"/>
              </w:rPr>
              <w:t>7</w:t>
            </w:r>
            <w:r>
              <w:fldChar w:fldCharType="end"/>
            </w:r>
          </w:hyperlink>
        </w:p>
        <w:p w:rsidR="002B24BA" w:rsidP="292E8E6C" w:rsidRDefault="002B24BA" w14:paraId="4C2C9800" w14:textId="4D87CF3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53Z">
              <w:pPr/>
            </w:pPrChange>
          </w:pPr>
          <w:hyperlink w:anchor="_Toc1248185291">
            <w:r w:rsidRPr="292E8E6C" w:rsidR="292E8E6C">
              <w:rPr>
                <w:rStyle w:val="Hiperligao"/>
              </w:rPr>
              <w:t>Definições</w:t>
            </w:r>
            <w:r>
              <w:tab/>
            </w:r>
            <w:r>
              <w:fldChar w:fldCharType="begin"/>
            </w:r>
            <w:r>
              <w:instrText xml:space="preserve">PAGEREF _Toc1248185291 \h</w:instrText>
            </w:r>
            <w:r>
              <w:fldChar w:fldCharType="separate"/>
            </w:r>
            <w:r w:rsidRPr="292E8E6C" w:rsidR="292E8E6C">
              <w:rPr>
                <w:rStyle w:val="Hiperligao"/>
              </w:rPr>
              <w:t>7</w:t>
            </w:r>
            <w:r>
              <w:fldChar w:fldCharType="end"/>
            </w:r>
          </w:hyperlink>
        </w:p>
        <w:p w:rsidR="002B24BA" w:rsidP="292E8E6C" w:rsidRDefault="002B24BA" w14:paraId="65D011FD" w14:textId="6D9C213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56Z">
              <w:pPr/>
            </w:pPrChange>
          </w:pPr>
          <w:hyperlink w:anchor="_Toc1455826330">
            <w:r w:rsidRPr="292E8E6C" w:rsidR="292E8E6C">
              <w:rPr>
                <w:rStyle w:val="Hiperligao"/>
              </w:rPr>
              <w:t>Artigo 4.º</w:t>
            </w:r>
            <w:r>
              <w:tab/>
            </w:r>
            <w:r>
              <w:fldChar w:fldCharType="begin"/>
            </w:r>
            <w:r>
              <w:instrText xml:space="preserve">PAGEREF _Toc1455826330 \h</w:instrText>
            </w:r>
            <w:r>
              <w:fldChar w:fldCharType="separate"/>
            </w:r>
            <w:r w:rsidRPr="292E8E6C" w:rsidR="292E8E6C">
              <w:rPr>
                <w:rStyle w:val="Hiperligao"/>
              </w:rPr>
              <w:t>15</w:t>
            </w:r>
            <w:r>
              <w:fldChar w:fldCharType="end"/>
            </w:r>
          </w:hyperlink>
        </w:p>
        <w:p w:rsidR="002B24BA" w:rsidP="292E8E6C" w:rsidRDefault="002B24BA" w14:paraId="7A4EF684" w14:textId="46B4A01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58Z">
              <w:pPr/>
            </w:pPrChange>
          </w:pPr>
          <w:hyperlink w:anchor="_Toc692712280">
            <w:r w:rsidRPr="292E8E6C" w:rsidR="292E8E6C">
              <w:rPr>
                <w:rStyle w:val="Hiperligao"/>
              </w:rPr>
              <w:t>Animais de companhia</w:t>
            </w:r>
            <w:r>
              <w:tab/>
            </w:r>
            <w:r>
              <w:fldChar w:fldCharType="begin"/>
            </w:r>
            <w:r>
              <w:instrText xml:space="preserve">PAGEREF _Toc692712280 \h</w:instrText>
            </w:r>
            <w:r>
              <w:fldChar w:fldCharType="separate"/>
            </w:r>
            <w:r w:rsidRPr="292E8E6C" w:rsidR="292E8E6C">
              <w:rPr>
                <w:rStyle w:val="Hiperligao"/>
              </w:rPr>
              <w:t>16</w:t>
            </w:r>
            <w:r>
              <w:fldChar w:fldCharType="end"/>
            </w:r>
          </w:hyperlink>
        </w:p>
        <w:p w:rsidR="002B24BA" w:rsidP="292E8E6C" w:rsidRDefault="002B24BA" w14:paraId="42541D77" w14:textId="06B56EA9">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6Z">
              <w:pPr/>
            </w:pPrChange>
          </w:pPr>
          <w:hyperlink w:anchor="_Toc2101666183">
            <w:r w:rsidRPr="292E8E6C" w:rsidR="292E8E6C">
              <w:rPr>
                <w:rStyle w:val="Hiperligao"/>
              </w:rPr>
              <w:t>Artigo 5.º</w:t>
            </w:r>
            <w:r>
              <w:tab/>
            </w:r>
            <w:r>
              <w:fldChar w:fldCharType="begin"/>
            </w:r>
            <w:r>
              <w:instrText xml:space="preserve">PAGEREF _Toc2101666183 \h</w:instrText>
            </w:r>
            <w:r>
              <w:fldChar w:fldCharType="separate"/>
            </w:r>
            <w:r w:rsidRPr="292E8E6C" w:rsidR="292E8E6C">
              <w:rPr>
                <w:rStyle w:val="Hiperligao"/>
              </w:rPr>
              <w:t>16</w:t>
            </w:r>
            <w:r>
              <w:fldChar w:fldCharType="end"/>
            </w:r>
          </w:hyperlink>
        </w:p>
        <w:p w:rsidR="002B24BA" w:rsidP="292E8E6C" w:rsidRDefault="002B24BA" w14:paraId="2FFB2D48" w14:textId="5389BB74">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63Z">
              <w:pPr/>
            </w:pPrChange>
          </w:pPr>
          <w:hyperlink w:anchor="_Toc517752416">
            <w:r w:rsidRPr="292E8E6C" w:rsidR="292E8E6C">
              <w:rPr>
                <w:rStyle w:val="Hiperligao"/>
              </w:rPr>
              <w:t>Sistema de Informação de Animais de Companhia</w:t>
            </w:r>
            <w:r>
              <w:tab/>
            </w:r>
            <w:r>
              <w:fldChar w:fldCharType="begin"/>
            </w:r>
            <w:r>
              <w:instrText xml:space="preserve">PAGEREF _Toc517752416 \h</w:instrText>
            </w:r>
            <w:r>
              <w:fldChar w:fldCharType="separate"/>
            </w:r>
            <w:r w:rsidRPr="292E8E6C" w:rsidR="292E8E6C">
              <w:rPr>
                <w:rStyle w:val="Hiperligao"/>
              </w:rPr>
              <w:t>16</w:t>
            </w:r>
            <w:r>
              <w:fldChar w:fldCharType="end"/>
            </w:r>
          </w:hyperlink>
        </w:p>
        <w:p w:rsidR="002B24BA" w:rsidP="292E8E6C" w:rsidRDefault="002B24BA" w14:paraId="5204EED5" w14:textId="55FBFCB0">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66Z">
              <w:pPr/>
            </w:pPrChange>
          </w:pPr>
          <w:hyperlink w:anchor="_Toc1866302546">
            <w:r w:rsidRPr="292E8E6C" w:rsidR="292E8E6C">
              <w:rPr>
                <w:rStyle w:val="Hiperligao"/>
              </w:rPr>
              <w:t>CAPÍTULO II</w:t>
            </w:r>
            <w:r>
              <w:tab/>
            </w:r>
            <w:r>
              <w:fldChar w:fldCharType="begin"/>
            </w:r>
            <w:r>
              <w:instrText xml:space="preserve">PAGEREF _Toc1866302546 \h</w:instrText>
            </w:r>
            <w:r>
              <w:fldChar w:fldCharType="separate"/>
            </w:r>
            <w:r w:rsidRPr="292E8E6C" w:rsidR="292E8E6C">
              <w:rPr>
                <w:rStyle w:val="Hiperligao"/>
              </w:rPr>
              <w:t>17</w:t>
            </w:r>
            <w:r>
              <w:fldChar w:fldCharType="end"/>
            </w:r>
          </w:hyperlink>
        </w:p>
        <w:p w:rsidR="002B24BA" w:rsidP="292E8E6C" w:rsidRDefault="002B24BA" w14:paraId="224B4CC1" w14:textId="263418A2">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68Z">
              <w:pPr/>
            </w:pPrChange>
          </w:pPr>
          <w:hyperlink w:anchor="_Toc832000381">
            <w:r w:rsidRPr="292E8E6C" w:rsidR="292E8E6C">
              <w:rPr>
                <w:rStyle w:val="Hiperligao"/>
              </w:rPr>
              <w:t>Princípios Gerais</w:t>
            </w:r>
            <w:r>
              <w:tab/>
            </w:r>
            <w:r>
              <w:fldChar w:fldCharType="begin"/>
            </w:r>
            <w:r>
              <w:instrText xml:space="preserve">PAGEREF _Toc832000381 \h</w:instrText>
            </w:r>
            <w:r>
              <w:fldChar w:fldCharType="separate"/>
            </w:r>
            <w:r w:rsidRPr="292E8E6C" w:rsidR="292E8E6C">
              <w:rPr>
                <w:rStyle w:val="Hiperligao"/>
              </w:rPr>
              <w:t>18</w:t>
            </w:r>
            <w:r>
              <w:fldChar w:fldCharType="end"/>
            </w:r>
          </w:hyperlink>
        </w:p>
        <w:p w:rsidR="002B24BA" w:rsidP="292E8E6C" w:rsidRDefault="002B24BA" w14:paraId="3DCC46C1" w14:textId="77C99477">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71Z">
              <w:pPr/>
            </w:pPrChange>
          </w:pPr>
          <w:hyperlink w:anchor="_Toc596433019">
            <w:r w:rsidRPr="292E8E6C" w:rsidR="292E8E6C">
              <w:rPr>
                <w:rStyle w:val="Hiperligao"/>
              </w:rPr>
              <w:t>Artigo 6.º</w:t>
            </w:r>
            <w:r>
              <w:tab/>
            </w:r>
            <w:r>
              <w:fldChar w:fldCharType="begin"/>
            </w:r>
            <w:r>
              <w:instrText xml:space="preserve">PAGEREF _Toc596433019 \h</w:instrText>
            </w:r>
            <w:r>
              <w:fldChar w:fldCharType="separate"/>
            </w:r>
            <w:r w:rsidRPr="292E8E6C" w:rsidR="292E8E6C">
              <w:rPr>
                <w:rStyle w:val="Hiperligao"/>
              </w:rPr>
              <w:t>18</w:t>
            </w:r>
            <w:r>
              <w:fldChar w:fldCharType="end"/>
            </w:r>
          </w:hyperlink>
        </w:p>
        <w:p w:rsidR="002B24BA" w:rsidP="292E8E6C" w:rsidRDefault="002B24BA" w14:paraId="60C32E42" w14:textId="37AAB5E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73Z">
              <w:pPr/>
            </w:pPrChange>
          </w:pPr>
          <w:hyperlink w:anchor="_Toc101694690">
            <w:r w:rsidRPr="292E8E6C" w:rsidR="292E8E6C">
              <w:rPr>
                <w:rStyle w:val="Hiperligao"/>
              </w:rPr>
              <w:t>Detenção responsável</w:t>
            </w:r>
            <w:r>
              <w:tab/>
            </w:r>
            <w:r>
              <w:fldChar w:fldCharType="begin"/>
            </w:r>
            <w:r>
              <w:instrText xml:space="preserve">PAGEREF _Toc101694690 \h</w:instrText>
            </w:r>
            <w:r>
              <w:fldChar w:fldCharType="separate"/>
            </w:r>
            <w:r w:rsidRPr="292E8E6C" w:rsidR="292E8E6C">
              <w:rPr>
                <w:rStyle w:val="Hiperligao"/>
              </w:rPr>
              <w:t>18</w:t>
            </w:r>
            <w:r>
              <w:fldChar w:fldCharType="end"/>
            </w:r>
          </w:hyperlink>
        </w:p>
        <w:p w:rsidR="002B24BA" w:rsidP="292E8E6C" w:rsidRDefault="002B24BA" w14:paraId="3AD27324" w14:textId="108DEF4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75Z">
              <w:pPr/>
            </w:pPrChange>
          </w:pPr>
          <w:hyperlink w:anchor="_Toc1707365094">
            <w:r w:rsidRPr="292E8E6C" w:rsidR="292E8E6C">
              <w:rPr>
                <w:rStyle w:val="Hiperligao"/>
              </w:rPr>
              <w:t>Artigo 7.º</w:t>
            </w:r>
            <w:r>
              <w:tab/>
            </w:r>
            <w:r>
              <w:fldChar w:fldCharType="begin"/>
            </w:r>
            <w:r>
              <w:instrText xml:space="preserve">PAGEREF _Toc1707365094 \h</w:instrText>
            </w:r>
            <w:r>
              <w:fldChar w:fldCharType="separate"/>
            </w:r>
            <w:r w:rsidRPr="292E8E6C" w:rsidR="292E8E6C">
              <w:rPr>
                <w:rStyle w:val="Hiperligao"/>
              </w:rPr>
              <w:t>18</w:t>
            </w:r>
            <w:r>
              <w:fldChar w:fldCharType="end"/>
            </w:r>
          </w:hyperlink>
        </w:p>
        <w:p w:rsidR="002B24BA" w:rsidP="292E8E6C" w:rsidRDefault="002B24BA" w14:paraId="36980BC3" w14:textId="0EFA46A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77Z">
              <w:pPr/>
            </w:pPrChange>
          </w:pPr>
          <w:hyperlink w:anchor="_Toc1770282168">
            <w:r w:rsidRPr="292E8E6C" w:rsidR="292E8E6C">
              <w:rPr>
                <w:rStyle w:val="Hiperligao"/>
              </w:rPr>
              <w:t>Princípios básicos para o bem-estar dos animais</w:t>
            </w:r>
            <w:r>
              <w:tab/>
            </w:r>
            <w:r>
              <w:fldChar w:fldCharType="begin"/>
            </w:r>
            <w:r>
              <w:instrText xml:space="preserve">PAGEREF _Toc1770282168 \h</w:instrText>
            </w:r>
            <w:r>
              <w:fldChar w:fldCharType="separate"/>
            </w:r>
            <w:r w:rsidRPr="292E8E6C" w:rsidR="292E8E6C">
              <w:rPr>
                <w:rStyle w:val="Hiperligao"/>
              </w:rPr>
              <w:t>18</w:t>
            </w:r>
            <w:r>
              <w:fldChar w:fldCharType="end"/>
            </w:r>
          </w:hyperlink>
        </w:p>
        <w:p w:rsidR="002B24BA" w:rsidP="292E8E6C" w:rsidRDefault="002B24BA" w14:paraId="02080FF6" w14:textId="54FE16F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8Z">
              <w:pPr/>
            </w:pPrChange>
          </w:pPr>
          <w:hyperlink w:anchor="_Toc1873911138">
            <w:r w:rsidRPr="292E8E6C" w:rsidR="292E8E6C">
              <w:rPr>
                <w:rStyle w:val="Hiperligao"/>
              </w:rPr>
              <w:t>Artigo 8.º</w:t>
            </w:r>
            <w:r>
              <w:tab/>
            </w:r>
            <w:r>
              <w:fldChar w:fldCharType="begin"/>
            </w:r>
            <w:r>
              <w:instrText xml:space="preserve">PAGEREF _Toc1873911138 \h</w:instrText>
            </w:r>
            <w:r>
              <w:fldChar w:fldCharType="separate"/>
            </w:r>
            <w:r w:rsidRPr="292E8E6C" w:rsidR="292E8E6C">
              <w:rPr>
                <w:rStyle w:val="Hiperligao"/>
              </w:rPr>
              <w:t>19</w:t>
            </w:r>
            <w:r>
              <w:fldChar w:fldCharType="end"/>
            </w:r>
          </w:hyperlink>
        </w:p>
        <w:p w:rsidR="002B24BA" w:rsidP="292E8E6C" w:rsidRDefault="002B24BA" w14:paraId="0A58F4DC" w14:textId="2DC3B27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82Z">
              <w:pPr/>
            </w:pPrChange>
          </w:pPr>
          <w:hyperlink w:anchor="_Toc524812981">
            <w:r w:rsidRPr="292E8E6C" w:rsidR="292E8E6C">
              <w:rPr>
                <w:rStyle w:val="Hiperligao"/>
              </w:rPr>
              <w:t>Proibição de violência e maus-tratos</w:t>
            </w:r>
            <w:r>
              <w:tab/>
            </w:r>
            <w:r>
              <w:fldChar w:fldCharType="begin"/>
            </w:r>
            <w:r>
              <w:instrText xml:space="preserve">PAGEREF _Toc524812981 \h</w:instrText>
            </w:r>
            <w:r>
              <w:fldChar w:fldCharType="separate"/>
            </w:r>
            <w:r w:rsidRPr="292E8E6C" w:rsidR="292E8E6C">
              <w:rPr>
                <w:rStyle w:val="Hiperligao"/>
              </w:rPr>
              <w:t>19</w:t>
            </w:r>
            <w:r>
              <w:fldChar w:fldCharType="end"/>
            </w:r>
          </w:hyperlink>
        </w:p>
        <w:p w:rsidR="002B24BA" w:rsidP="292E8E6C" w:rsidRDefault="002B24BA" w14:paraId="11B66103" w14:textId="30777BE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84Z">
              <w:pPr/>
            </w:pPrChange>
          </w:pPr>
          <w:hyperlink w:anchor="_Toc1415067102">
            <w:r w:rsidRPr="292E8E6C" w:rsidR="292E8E6C">
              <w:rPr>
                <w:rStyle w:val="Hiperligao"/>
              </w:rPr>
              <w:t>Artigo 9.º</w:t>
            </w:r>
            <w:r>
              <w:tab/>
            </w:r>
            <w:r>
              <w:fldChar w:fldCharType="begin"/>
            </w:r>
            <w:r>
              <w:instrText xml:space="preserve">PAGEREF _Toc1415067102 \h</w:instrText>
            </w:r>
            <w:r>
              <w:fldChar w:fldCharType="separate"/>
            </w:r>
            <w:r w:rsidRPr="292E8E6C" w:rsidR="292E8E6C">
              <w:rPr>
                <w:rStyle w:val="Hiperligao"/>
              </w:rPr>
              <w:t>19</w:t>
            </w:r>
            <w:r>
              <w:fldChar w:fldCharType="end"/>
            </w:r>
          </w:hyperlink>
        </w:p>
        <w:p w:rsidR="002B24BA" w:rsidP="292E8E6C" w:rsidRDefault="002B24BA" w14:paraId="1CB46655" w14:textId="6F97436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87Z">
              <w:pPr/>
            </w:pPrChange>
          </w:pPr>
          <w:hyperlink w:anchor="_Toc43816076">
            <w:r w:rsidRPr="292E8E6C" w:rsidR="292E8E6C">
              <w:rPr>
                <w:rStyle w:val="Hiperligao"/>
              </w:rPr>
              <w:t>Práticas de maneio e contenção proibidas</w:t>
            </w:r>
            <w:r>
              <w:tab/>
            </w:r>
            <w:r>
              <w:fldChar w:fldCharType="begin"/>
            </w:r>
            <w:r>
              <w:instrText xml:space="preserve">PAGEREF _Toc43816076 \h</w:instrText>
            </w:r>
            <w:r>
              <w:fldChar w:fldCharType="separate"/>
            </w:r>
            <w:r w:rsidRPr="292E8E6C" w:rsidR="292E8E6C">
              <w:rPr>
                <w:rStyle w:val="Hiperligao"/>
              </w:rPr>
              <w:t>20</w:t>
            </w:r>
            <w:r>
              <w:fldChar w:fldCharType="end"/>
            </w:r>
          </w:hyperlink>
        </w:p>
        <w:p w:rsidR="002B24BA" w:rsidP="292E8E6C" w:rsidRDefault="002B24BA" w14:paraId="4FC68296" w14:textId="02B2421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9Z">
              <w:pPr/>
            </w:pPrChange>
          </w:pPr>
          <w:hyperlink w:anchor="_Toc730081823">
            <w:r w:rsidRPr="292E8E6C" w:rsidR="292E8E6C">
              <w:rPr>
                <w:rStyle w:val="Hiperligao"/>
              </w:rPr>
              <w:t>Artigo 10.º</w:t>
            </w:r>
            <w:r>
              <w:tab/>
            </w:r>
            <w:r>
              <w:fldChar w:fldCharType="begin"/>
            </w:r>
            <w:r>
              <w:instrText xml:space="preserve">PAGEREF _Toc730081823 \h</w:instrText>
            </w:r>
            <w:r>
              <w:fldChar w:fldCharType="separate"/>
            </w:r>
            <w:r w:rsidRPr="292E8E6C" w:rsidR="292E8E6C">
              <w:rPr>
                <w:rStyle w:val="Hiperligao"/>
              </w:rPr>
              <w:t>20</w:t>
            </w:r>
            <w:r>
              <w:fldChar w:fldCharType="end"/>
            </w:r>
          </w:hyperlink>
        </w:p>
        <w:p w:rsidR="002B24BA" w:rsidP="292E8E6C" w:rsidRDefault="002B24BA" w14:paraId="0D8CA36D" w14:textId="242E370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92Z">
              <w:pPr/>
            </w:pPrChange>
          </w:pPr>
          <w:hyperlink w:anchor="_Toc1129506538">
            <w:r w:rsidRPr="292E8E6C" w:rsidR="292E8E6C">
              <w:rPr>
                <w:rStyle w:val="Hiperligao"/>
              </w:rPr>
              <w:t>Proibição de abandono</w:t>
            </w:r>
            <w:r>
              <w:tab/>
            </w:r>
            <w:r>
              <w:fldChar w:fldCharType="begin"/>
            </w:r>
            <w:r>
              <w:instrText xml:space="preserve">PAGEREF _Toc1129506538 \h</w:instrText>
            </w:r>
            <w:r>
              <w:fldChar w:fldCharType="separate"/>
            </w:r>
            <w:r w:rsidRPr="292E8E6C" w:rsidR="292E8E6C">
              <w:rPr>
                <w:rStyle w:val="Hiperligao"/>
              </w:rPr>
              <w:t>21</w:t>
            </w:r>
            <w:r>
              <w:fldChar w:fldCharType="end"/>
            </w:r>
          </w:hyperlink>
        </w:p>
        <w:p w:rsidR="002B24BA" w:rsidP="292E8E6C" w:rsidRDefault="002B24BA" w14:paraId="6766502E" w14:textId="49C4709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95Z">
              <w:pPr/>
            </w:pPrChange>
          </w:pPr>
          <w:hyperlink w:anchor="_Toc903874565">
            <w:r w:rsidRPr="292E8E6C" w:rsidR="292E8E6C">
              <w:rPr>
                <w:rStyle w:val="Hiperligao"/>
              </w:rPr>
              <w:t>Artigo 11.º</w:t>
            </w:r>
            <w:r>
              <w:tab/>
            </w:r>
            <w:r>
              <w:fldChar w:fldCharType="begin"/>
            </w:r>
            <w:r>
              <w:instrText xml:space="preserve">PAGEREF _Toc903874565 \h</w:instrText>
            </w:r>
            <w:r>
              <w:fldChar w:fldCharType="separate"/>
            </w:r>
            <w:r w:rsidRPr="292E8E6C" w:rsidR="292E8E6C">
              <w:rPr>
                <w:rStyle w:val="Hiperligao"/>
              </w:rPr>
              <w:t>21</w:t>
            </w:r>
            <w:r>
              <w:fldChar w:fldCharType="end"/>
            </w:r>
          </w:hyperlink>
        </w:p>
        <w:p w:rsidR="002B24BA" w:rsidP="292E8E6C" w:rsidRDefault="002B24BA" w14:paraId="5B1EEEC5" w14:textId="61C6047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797Z">
              <w:pPr/>
            </w:pPrChange>
          </w:pPr>
          <w:hyperlink w:anchor="_Toc1176217399">
            <w:r w:rsidRPr="292E8E6C" w:rsidR="292E8E6C">
              <w:rPr>
                <w:rStyle w:val="Hiperligao"/>
              </w:rPr>
              <w:t>Restrições à utilização e ao comércio</w:t>
            </w:r>
            <w:r>
              <w:tab/>
            </w:r>
            <w:r>
              <w:fldChar w:fldCharType="begin"/>
            </w:r>
            <w:r>
              <w:instrText xml:space="preserve">PAGEREF _Toc1176217399 \h</w:instrText>
            </w:r>
            <w:r>
              <w:fldChar w:fldCharType="separate"/>
            </w:r>
            <w:r w:rsidRPr="292E8E6C" w:rsidR="292E8E6C">
              <w:rPr>
                <w:rStyle w:val="Hiperligao"/>
              </w:rPr>
              <w:t>21</w:t>
            </w:r>
            <w:r>
              <w:fldChar w:fldCharType="end"/>
            </w:r>
          </w:hyperlink>
        </w:p>
        <w:p w:rsidR="002B24BA" w:rsidP="292E8E6C" w:rsidRDefault="002B24BA" w14:paraId="4CBAD149" w14:textId="6E98CBA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Z">
              <w:pPr/>
            </w:pPrChange>
          </w:pPr>
          <w:hyperlink w:anchor="_Toc1143133592">
            <w:r w:rsidRPr="292E8E6C" w:rsidR="292E8E6C">
              <w:rPr>
                <w:rStyle w:val="Hiperligao"/>
              </w:rPr>
              <w:t>Artigo 12.º</w:t>
            </w:r>
            <w:r>
              <w:tab/>
            </w:r>
            <w:r>
              <w:fldChar w:fldCharType="begin"/>
            </w:r>
            <w:r>
              <w:instrText xml:space="preserve">PAGEREF _Toc1143133592 \h</w:instrText>
            </w:r>
            <w:r>
              <w:fldChar w:fldCharType="separate"/>
            </w:r>
            <w:r w:rsidRPr="292E8E6C" w:rsidR="292E8E6C">
              <w:rPr>
                <w:rStyle w:val="Hiperligao"/>
              </w:rPr>
              <w:t>21</w:t>
            </w:r>
            <w:r>
              <w:fldChar w:fldCharType="end"/>
            </w:r>
          </w:hyperlink>
        </w:p>
        <w:p w:rsidR="002B24BA" w:rsidP="292E8E6C" w:rsidRDefault="002B24BA" w14:paraId="35FBAF91" w14:textId="692D8680">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02Z">
              <w:pPr/>
            </w:pPrChange>
          </w:pPr>
          <w:hyperlink w:anchor="_Toc1700497574">
            <w:r w:rsidRPr="292E8E6C" w:rsidR="292E8E6C">
              <w:rPr>
                <w:rStyle w:val="Hiperligao"/>
              </w:rPr>
              <w:t>Alimentação e abeberamento</w:t>
            </w:r>
            <w:r>
              <w:tab/>
            </w:r>
            <w:r>
              <w:fldChar w:fldCharType="begin"/>
            </w:r>
            <w:r>
              <w:instrText xml:space="preserve">PAGEREF _Toc1700497574 \h</w:instrText>
            </w:r>
            <w:r>
              <w:fldChar w:fldCharType="separate"/>
            </w:r>
            <w:r w:rsidRPr="292E8E6C" w:rsidR="292E8E6C">
              <w:rPr>
                <w:rStyle w:val="Hiperligao"/>
              </w:rPr>
              <w:t>21</w:t>
            </w:r>
            <w:r>
              <w:fldChar w:fldCharType="end"/>
            </w:r>
          </w:hyperlink>
        </w:p>
        <w:p w:rsidR="002B24BA" w:rsidP="292E8E6C" w:rsidRDefault="002B24BA" w14:paraId="138B238C" w14:textId="561FABE9">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04Z">
              <w:pPr/>
            </w:pPrChange>
          </w:pPr>
          <w:hyperlink w:anchor="_Toc439379765">
            <w:r w:rsidRPr="292E8E6C" w:rsidR="292E8E6C">
              <w:rPr>
                <w:rStyle w:val="Hiperligao"/>
              </w:rPr>
              <w:t>Artigo 13.º</w:t>
            </w:r>
            <w:r>
              <w:tab/>
            </w:r>
            <w:r>
              <w:fldChar w:fldCharType="begin"/>
            </w:r>
            <w:r>
              <w:instrText xml:space="preserve">PAGEREF _Toc439379765 \h</w:instrText>
            </w:r>
            <w:r>
              <w:fldChar w:fldCharType="separate"/>
            </w:r>
            <w:r w:rsidRPr="292E8E6C" w:rsidR="292E8E6C">
              <w:rPr>
                <w:rStyle w:val="Hiperligao"/>
              </w:rPr>
              <w:t>22</w:t>
            </w:r>
            <w:r>
              <w:fldChar w:fldCharType="end"/>
            </w:r>
          </w:hyperlink>
        </w:p>
        <w:p w:rsidR="002B24BA" w:rsidP="292E8E6C" w:rsidRDefault="002B24BA" w14:paraId="5BDF6B7A" w14:textId="3B89985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06Z">
              <w:pPr/>
            </w:pPrChange>
          </w:pPr>
          <w:hyperlink w:anchor="_Toc1902413084">
            <w:r w:rsidRPr="292E8E6C" w:rsidR="292E8E6C">
              <w:rPr>
                <w:rStyle w:val="Hiperligao"/>
              </w:rPr>
              <w:t>Condições de detenção de animais de companhia</w:t>
            </w:r>
            <w:r>
              <w:tab/>
            </w:r>
            <w:r>
              <w:fldChar w:fldCharType="begin"/>
            </w:r>
            <w:r>
              <w:instrText xml:space="preserve">PAGEREF _Toc1902413084 \h</w:instrText>
            </w:r>
            <w:r>
              <w:fldChar w:fldCharType="separate"/>
            </w:r>
            <w:r w:rsidRPr="292E8E6C" w:rsidR="292E8E6C">
              <w:rPr>
                <w:rStyle w:val="Hiperligao"/>
              </w:rPr>
              <w:t>23</w:t>
            </w:r>
            <w:r>
              <w:fldChar w:fldCharType="end"/>
            </w:r>
          </w:hyperlink>
        </w:p>
        <w:p w:rsidR="002B24BA" w:rsidP="292E8E6C" w:rsidRDefault="002B24BA" w14:paraId="252B1B50" w14:textId="6412E867">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09Z">
              <w:pPr/>
            </w:pPrChange>
          </w:pPr>
          <w:hyperlink w:anchor="_Toc41311423">
            <w:r w:rsidRPr="292E8E6C" w:rsidR="292E8E6C">
              <w:rPr>
                <w:rStyle w:val="Hiperligao"/>
              </w:rPr>
              <w:t>Artigo 14.º</w:t>
            </w:r>
            <w:r>
              <w:tab/>
            </w:r>
            <w:r>
              <w:fldChar w:fldCharType="begin"/>
            </w:r>
            <w:r>
              <w:instrText xml:space="preserve">PAGEREF _Toc41311423 \h</w:instrText>
            </w:r>
            <w:r>
              <w:fldChar w:fldCharType="separate"/>
            </w:r>
            <w:r w:rsidRPr="292E8E6C" w:rsidR="292E8E6C">
              <w:rPr>
                <w:rStyle w:val="Hiperligao"/>
              </w:rPr>
              <w:t>23</w:t>
            </w:r>
            <w:r>
              <w:fldChar w:fldCharType="end"/>
            </w:r>
          </w:hyperlink>
        </w:p>
        <w:p w:rsidR="002B24BA" w:rsidP="292E8E6C" w:rsidRDefault="002B24BA" w14:paraId="01C38670" w14:textId="78B8D3D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13Z">
              <w:pPr/>
            </w:pPrChange>
          </w:pPr>
          <w:hyperlink w:anchor="_Toc1785066485">
            <w:r w:rsidRPr="292E8E6C" w:rsidR="292E8E6C">
              <w:rPr>
                <w:rStyle w:val="Hiperligao"/>
              </w:rPr>
              <w:t>Fatores ambientais</w:t>
            </w:r>
            <w:r>
              <w:tab/>
            </w:r>
            <w:r>
              <w:fldChar w:fldCharType="begin"/>
            </w:r>
            <w:r>
              <w:instrText xml:space="preserve">PAGEREF _Toc1785066485 \h</w:instrText>
            </w:r>
            <w:r>
              <w:fldChar w:fldCharType="separate"/>
            </w:r>
            <w:r w:rsidRPr="292E8E6C" w:rsidR="292E8E6C">
              <w:rPr>
                <w:rStyle w:val="Hiperligao"/>
              </w:rPr>
              <w:t>23</w:t>
            </w:r>
            <w:r>
              <w:fldChar w:fldCharType="end"/>
            </w:r>
          </w:hyperlink>
        </w:p>
        <w:p w:rsidR="002B24BA" w:rsidP="292E8E6C" w:rsidRDefault="002B24BA" w14:paraId="450916E8" w14:textId="196FD91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16Z">
              <w:pPr/>
            </w:pPrChange>
          </w:pPr>
          <w:hyperlink w:anchor="_Toc1663471142">
            <w:r w:rsidRPr="292E8E6C" w:rsidR="292E8E6C">
              <w:rPr>
                <w:rStyle w:val="Hiperligao"/>
              </w:rPr>
              <w:t>Artigo 15.º</w:t>
            </w:r>
            <w:r>
              <w:tab/>
            </w:r>
            <w:r>
              <w:fldChar w:fldCharType="begin"/>
            </w:r>
            <w:r>
              <w:instrText xml:space="preserve">PAGEREF _Toc1663471142 \h</w:instrText>
            </w:r>
            <w:r>
              <w:fldChar w:fldCharType="separate"/>
            </w:r>
            <w:r w:rsidRPr="292E8E6C" w:rsidR="292E8E6C">
              <w:rPr>
                <w:rStyle w:val="Hiperligao"/>
              </w:rPr>
              <w:t>24</w:t>
            </w:r>
            <w:r>
              <w:fldChar w:fldCharType="end"/>
            </w:r>
          </w:hyperlink>
        </w:p>
        <w:p w:rsidR="002B24BA" w:rsidP="292E8E6C" w:rsidRDefault="002B24BA" w14:paraId="08C0A02C" w14:textId="6F7BC4F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19Z">
              <w:pPr/>
            </w:pPrChange>
          </w:pPr>
          <w:hyperlink w:anchor="_Toc1006512630">
            <w:r w:rsidRPr="292E8E6C" w:rsidR="292E8E6C">
              <w:rPr>
                <w:rStyle w:val="Hiperligao"/>
              </w:rPr>
              <w:t>Condições particulares de detenção de cães e gatos</w:t>
            </w:r>
            <w:r>
              <w:tab/>
            </w:r>
            <w:r>
              <w:fldChar w:fldCharType="begin"/>
            </w:r>
            <w:r>
              <w:instrText xml:space="preserve">PAGEREF _Toc1006512630 \h</w:instrText>
            </w:r>
            <w:r>
              <w:fldChar w:fldCharType="separate"/>
            </w:r>
            <w:r w:rsidRPr="292E8E6C" w:rsidR="292E8E6C">
              <w:rPr>
                <w:rStyle w:val="Hiperligao"/>
              </w:rPr>
              <w:t>24</w:t>
            </w:r>
            <w:r>
              <w:fldChar w:fldCharType="end"/>
            </w:r>
          </w:hyperlink>
        </w:p>
        <w:p w:rsidR="002B24BA" w:rsidP="292E8E6C" w:rsidRDefault="002B24BA" w14:paraId="60CD72F4" w14:textId="03FA4EF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22Z">
              <w:pPr/>
            </w:pPrChange>
          </w:pPr>
          <w:hyperlink w:anchor="_Toc320652715">
            <w:r w:rsidRPr="292E8E6C" w:rsidR="292E8E6C">
              <w:rPr>
                <w:rStyle w:val="Hiperligao"/>
              </w:rPr>
              <w:t>Artigo 16.º</w:t>
            </w:r>
            <w:r>
              <w:tab/>
            </w:r>
            <w:r>
              <w:fldChar w:fldCharType="begin"/>
            </w:r>
            <w:r>
              <w:instrText xml:space="preserve">PAGEREF _Toc320652715 \h</w:instrText>
            </w:r>
            <w:r>
              <w:fldChar w:fldCharType="separate"/>
            </w:r>
            <w:r w:rsidRPr="292E8E6C" w:rsidR="292E8E6C">
              <w:rPr>
                <w:rStyle w:val="Hiperligao"/>
              </w:rPr>
              <w:t>25</w:t>
            </w:r>
            <w:r>
              <w:fldChar w:fldCharType="end"/>
            </w:r>
          </w:hyperlink>
        </w:p>
        <w:p w:rsidR="002B24BA" w:rsidP="292E8E6C" w:rsidRDefault="002B24BA" w14:paraId="44BFD29B" w14:textId="3E9C6D6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25Z">
              <w:pPr/>
            </w:pPrChange>
          </w:pPr>
          <w:hyperlink w:anchor="_Toc1783074528">
            <w:r w:rsidRPr="292E8E6C" w:rsidR="292E8E6C">
              <w:rPr>
                <w:rStyle w:val="Hiperligao"/>
              </w:rPr>
              <w:t>Cuidados médico-veterinários</w:t>
            </w:r>
            <w:r>
              <w:tab/>
            </w:r>
            <w:r>
              <w:fldChar w:fldCharType="begin"/>
            </w:r>
            <w:r>
              <w:instrText xml:space="preserve">PAGEREF _Toc1783074528 \h</w:instrText>
            </w:r>
            <w:r>
              <w:fldChar w:fldCharType="separate"/>
            </w:r>
            <w:r w:rsidRPr="292E8E6C" w:rsidR="292E8E6C">
              <w:rPr>
                <w:rStyle w:val="Hiperligao"/>
              </w:rPr>
              <w:t>25</w:t>
            </w:r>
            <w:r>
              <w:fldChar w:fldCharType="end"/>
            </w:r>
          </w:hyperlink>
        </w:p>
        <w:p w:rsidR="002B24BA" w:rsidP="292E8E6C" w:rsidRDefault="002B24BA" w14:paraId="0DFF6798" w14:textId="25C6DCB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28Z">
              <w:pPr/>
            </w:pPrChange>
          </w:pPr>
          <w:hyperlink w:anchor="_Toc1668325804">
            <w:r w:rsidRPr="292E8E6C" w:rsidR="292E8E6C">
              <w:rPr>
                <w:rStyle w:val="Hiperligao"/>
              </w:rPr>
              <w:t>Artigo 17.º</w:t>
            </w:r>
            <w:r>
              <w:tab/>
            </w:r>
            <w:r>
              <w:fldChar w:fldCharType="begin"/>
            </w:r>
            <w:r>
              <w:instrText xml:space="preserve">PAGEREF _Toc1668325804 \h</w:instrText>
            </w:r>
            <w:r>
              <w:fldChar w:fldCharType="separate"/>
            </w:r>
            <w:r w:rsidRPr="292E8E6C" w:rsidR="292E8E6C">
              <w:rPr>
                <w:rStyle w:val="Hiperligao"/>
              </w:rPr>
              <w:t>25</w:t>
            </w:r>
            <w:r>
              <w:fldChar w:fldCharType="end"/>
            </w:r>
          </w:hyperlink>
        </w:p>
        <w:p w:rsidR="002B24BA" w:rsidP="292E8E6C" w:rsidRDefault="002B24BA" w14:paraId="1A35D92F" w14:textId="6AFACA7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31Z">
              <w:pPr/>
            </w:pPrChange>
          </w:pPr>
          <w:hyperlink w:anchor="_Toc1052718105">
            <w:r w:rsidRPr="292E8E6C" w:rsidR="292E8E6C">
              <w:rPr>
                <w:rStyle w:val="Hiperligao"/>
              </w:rPr>
              <w:t>Treino</w:t>
            </w:r>
            <w:r>
              <w:tab/>
            </w:r>
            <w:r>
              <w:fldChar w:fldCharType="begin"/>
            </w:r>
            <w:r>
              <w:instrText xml:space="preserve">PAGEREF _Toc1052718105 \h</w:instrText>
            </w:r>
            <w:r>
              <w:fldChar w:fldCharType="separate"/>
            </w:r>
            <w:r w:rsidRPr="292E8E6C" w:rsidR="292E8E6C">
              <w:rPr>
                <w:rStyle w:val="Hiperligao"/>
              </w:rPr>
              <w:t>25</w:t>
            </w:r>
            <w:r>
              <w:fldChar w:fldCharType="end"/>
            </w:r>
          </w:hyperlink>
        </w:p>
        <w:p w:rsidR="002B24BA" w:rsidP="292E8E6C" w:rsidRDefault="002B24BA" w14:paraId="1ED9A4F0" w14:textId="2414C73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34Z">
              <w:pPr/>
            </w:pPrChange>
          </w:pPr>
          <w:hyperlink w:anchor="_Toc221303047">
            <w:r w:rsidRPr="292E8E6C" w:rsidR="292E8E6C">
              <w:rPr>
                <w:rStyle w:val="Hiperligao"/>
              </w:rPr>
              <w:t>Artigo 18.º</w:t>
            </w:r>
            <w:r>
              <w:tab/>
            </w:r>
            <w:r>
              <w:fldChar w:fldCharType="begin"/>
            </w:r>
            <w:r>
              <w:instrText xml:space="preserve">PAGEREF _Toc221303047 \h</w:instrText>
            </w:r>
            <w:r>
              <w:fldChar w:fldCharType="separate"/>
            </w:r>
            <w:r w:rsidRPr="292E8E6C" w:rsidR="292E8E6C">
              <w:rPr>
                <w:rStyle w:val="Hiperligao"/>
              </w:rPr>
              <w:t>25</w:t>
            </w:r>
            <w:r>
              <w:fldChar w:fldCharType="end"/>
            </w:r>
          </w:hyperlink>
        </w:p>
        <w:p w:rsidR="002B24BA" w:rsidP="292E8E6C" w:rsidRDefault="002B24BA" w14:paraId="1E993BE5" w14:textId="4233C63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36Z">
              <w:pPr/>
            </w:pPrChange>
          </w:pPr>
          <w:hyperlink w:anchor="_Toc1239817723">
            <w:r w:rsidRPr="292E8E6C" w:rsidR="292E8E6C">
              <w:rPr>
                <w:rStyle w:val="Hiperligao"/>
              </w:rPr>
              <w:t>Reprodução e criação</w:t>
            </w:r>
            <w:r>
              <w:tab/>
            </w:r>
            <w:r>
              <w:fldChar w:fldCharType="begin"/>
            </w:r>
            <w:r>
              <w:instrText xml:space="preserve">PAGEREF _Toc1239817723 \h</w:instrText>
            </w:r>
            <w:r>
              <w:fldChar w:fldCharType="separate"/>
            </w:r>
            <w:r w:rsidRPr="292E8E6C" w:rsidR="292E8E6C">
              <w:rPr>
                <w:rStyle w:val="Hiperligao"/>
              </w:rPr>
              <w:t>25</w:t>
            </w:r>
            <w:r>
              <w:fldChar w:fldCharType="end"/>
            </w:r>
          </w:hyperlink>
        </w:p>
        <w:p w:rsidR="002B24BA" w:rsidP="292E8E6C" w:rsidRDefault="002B24BA" w14:paraId="779B7636" w14:textId="2229773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38Z">
              <w:pPr/>
            </w:pPrChange>
          </w:pPr>
          <w:hyperlink w:anchor="_Toc1838444773">
            <w:r w:rsidRPr="292E8E6C" w:rsidR="292E8E6C">
              <w:rPr>
                <w:rStyle w:val="Hiperligao"/>
              </w:rPr>
              <w:t>Artigo 19.º</w:t>
            </w:r>
            <w:r>
              <w:tab/>
            </w:r>
            <w:r>
              <w:fldChar w:fldCharType="begin"/>
            </w:r>
            <w:r>
              <w:instrText xml:space="preserve">PAGEREF _Toc1838444773 \h</w:instrText>
            </w:r>
            <w:r>
              <w:fldChar w:fldCharType="separate"/>
            </w:r>
            <w:r w:rsidRPr="292E8E6C" w:rsidR="292E8E6C">
              <w:rPr>
                <w:rStyle w:val="Hiperligao"/>
              </w:rPr>
              <w:t>28</w:t>
            </w:r>
            <w:r>
              <w:fldChar w:fldCharType="end"/>
            </w:r>
          </w:hyperlink>
        </w:p>
        <w:p w:rsidR="002B24BA" w:rsidP="292E8E6C" w:rsidRDefault="002B24BA" w14:paraId="2212F466" w14:textId="54E33B7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4Z">
              <w:pPr/>
            </w:pPrChange>
          </w:pPr>
          <w:hyperlink w:anchor="_Toc1012775383">
            <w:r w:rsidRPr="292E8E6C" w:rsidR="292E8E6C">
              <w:rPr>
                <w:rStyle w:val="Hiperligao"/>
              </w:rPr>
              <w:t>Necessidades comportamentais</w:t>
            </w:r>
            <w:r>
              <w:tab/>
            </w:r>
            <w:r>
              <w:fldChar w:fldCharType="begin"/>
            </w:r>
            <w:r>
              <w:instrText xml:space="preserve">PAGEREF _Toc1012775383 \h</w:instrText>
            </w:r>
            <w:r>
              <w:fldChar w:fldCharType="separate"/>
            </w:r>
            <w:r w:rsidRPr="292E8E6C" w:rsidR="292E8E6C">
              <w:rPr>
                <w:rStyle w:val="Hiperligao"/>
              </w:rPr>
              <w:t>28</w:t>
            </w:r>
            <w:r>
              <w:fldChar w:fldCharType="end"/>
            </w:r>
          </w:hyperlink>
        </w:p>
        <w:p w:rsidR="002B24BA" w:rsidP="292E8E6C" w:rsidRDefault="002B24BA" w14:paraId="4C36AD6B" w14:textId="38D7C320">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42Z">
              <w:pPr/>
            </w:pPrChange>
          </w:pPr>
          <w:hyperlink w:anchor="_Toc2147079538">
            <w:r w:rsidRPr="292E8E6C" w:rsidR="292E8E6C">
              <w:rPr>
                <w:rStyle w:val="Hiperligao"/>
              </w:rPr>
              <w:t>CAPÍTULO III</w:t>
            </w:r>
            <w:r>
              <w:tab/>
            </w:r>
            <w:r>
              <w:fldChar w:fldCharType="begin"/>
            </w:r>
            <w:r>
              <w:instrText xml:space="preserve">PAGEREF _Toc2147079538 \h</w:instrText>
            </w:r>
            <w:r>
              <w:fldChar w:fldCharType="separate"/>
            </w:r>
            <w:r w:rsidRPr="292E8E6C" w:rsidR="292E8E6C">
              <w:rPr>
                <w:rStyle w:val="Hiperligao"/>
              </w:rPr>
              <w:t>29</w:t>
            </w:r>
            <w:r>
              <w:fldChar w:fldCharType="end"/>
            </w:r>
          </w:hyperlink>
        </w:p>
        <w:p w:rsidR="002B24BA" w:rsidP="292E8E6C" w:rsidRDefault="002B24BA" w14:paraId="68A7BCD5" w14:textId="7A19AF06">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45Z">
              <w:pPr/>
            </w:pPrChange>
          </w:pPr>
          <w:hyperlink w:anchor="_Toc1182866812">
            <w:r w:rsidRPr="292E8E6C" w:rsidR="292E8E6C">
              <w:rPr>
                <w:rStyle w:val="Hiperligao"/>
              </w:rPr>
              <w:t>Detenção</w:t>
            </w:r>
            <w:r>
              <w:tab/>
            </w:r>
            <w:r>
              <w:fldChar w:fldCharType="begin"/>
            </w:r>
            <w:r>
              <w:instrText xml:space="preserve">PAGEREF _Toc1182866812 \h</w:instrText>
            </w:r>
            <w:r>
              <w:fldChar w:fldCharType="separate"/>
            </w:r>
            <w:r w:rsidRPr="292E8E6C" w:rsidR="292E8E6C">
              <w:rPr>
                <w:rStyle w:val="Hiperligao"/>
              </w:rPr>
              <w:t>29</w:t>
            </w:r>
            <w:r>
              <w:fldChar w:fldCharType="end"/>
            </w:r>
          </w:hyperlink>
        </w:p>
        <w:p w:rsidR="002B24BA" w:rsidP="292E8E6C" w:rsidRDefault="002B24BA" w14:paraId="060424DA" w14:textId="28B3EBB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49Z">
              <w:pPr/>
            </w:pPrChange>
          </w:pPr>
          <w:hyperlink w:anchor="_Toc912212254">
            <w:r w:rsidRPr="292E8E6C" w:rsidR="292E8E6C">
              <w:rPr>
                <w:rStyle w:val="Hiperligao"/>
              </w:rPr>
              <w:t>Artigo 20.º</w:t>
            </w:r>
            <w:r>
              <w:tab/>
            </w:r>
            <w:r>
              <w:fldChar w:fldCharType="begin"/>
            </w:r>
            <w:r>
              <w:instrText xml:space="preserve">PAGEREF _Toc912212254 \h</w:instrText>
            </w:r>
            <w:r>
              <w:fldChar w:fldCharType="separate"/>
            </w:r>
            <w:r w:rsidRPr="292E8E6C" w:rsidR="292E8E6C">
              <w:rPr>
                <w:rStyle w:val="Hiperligao"/>
              </w:rPr>
              <w:t>29</w:t>
            </w:r>
            <w:r>
              <w:fldChar w:fldCharType="end"/>
            </w:r>
          </w:hyperlink>
        </w:p>
        <w:p w:rsidR="002B24BA" w:rsidP="292E8E6C" w:rsidRDefault="002B24BA" w14:paraId="68068121" w14:textId="0FF01FC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52Z">
              <w:pPr/>
            </w:pPrChange>
          </w:pPr>
          <w:hyperlink w:anchor="_Toc1048391077">
            <w:r w:rsidRPr="292E8E6C" w:rsidR="292E8E6C">
              <w:rPr>
                <w:rStyle w:val="Hiperligao"/>
              </w:rPr>
              <w:t>Manutenção dos animais de companhia</w:t>
            </w:r>
            <w:r>
              <w:tab/>
            </w:r>
            <w:r>
              <w:fldChar w:fldCharType="begin"/>
            </w:r>
            <w:r>
              <w:instrText xml:space="preserve">PAGEREF _Toc1048391077 \h</w:instrText>
            </w:r>
            <w:r>
              <w:fldChar w:fldCharType="separate"/>
            </w:r>
            <w:r w:rsidRPr="292E8E6C" w:rsidR="292E8E6C">
              <w:rPr>
                <w:rStyle w:val="Hiperligao"/>
              </w:rPr>
              <w:t>29</w:t>
            </w:r>
            <w:r>
              <w:fldChar w:fldCharType="end"/>
            </w:r>
          </w:hyperlink>
        </w:p>
        <w:p w:rsidR="002B24BA" w:rsidP="292E8E6C" w:rsidRDefault="002B24BA" w14:paraId="5C94C932" w14:textId="3367958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56Z">
              <w:pPr/>
            </w:pPrChange>
          </w:pPr>
          <w:hyperlink w:anchor="_Toc1154473319">
            <w:r w:rsidRPr="292E8E6C" w:rsidR="292E8E6C">
              <w:rPr>
                <w:rStyle w:val="Hiperligao"/>
              </w:rPr>
              <w:t>Artigo 21.º</w:t>
            </w:r>
            <w:r>
              <w:tab/>
            </w:r>
            <w:r>
              <w:fldChar w:fldCharType="begin"/>
            </w:r>
            <w:r>
              <w:instrText xml:space="preserve">PAGEREF _Toc1154473319 \h</w:instrText>
            </w:r>
            <w:r>
              <w:fldChar w:fldCharType="separate"/>
            </w:r>
            <w:r w:rsidRPr="292E8E6C" w:rsidR="292E8E6C">
              <w:rPr>
                <w:rStyle w:val="Hiperligao"/>
              </w:rPr>
              <w:t>30</w:t>
            </w:r>
            <w:r>
              <w:fldChar w:fldCharType="end"/>
            </w:r>
          </w:hyperlink>
        </w:p>
        <w:p w:rsidR="002B24BA" w:rsidP="292E8E6C" w:rsidRDefault="002B24BA" w14:paraId="52F766D1" w14:textId="6CC31154">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59Z">
              <w:pPr/>
            </w:pPrChange>
          </w:pPr>
          <w:hyperlink w:anchor="_Toc828212149">
            <w:r w:rsidRPr="292E8E6C" w:rsidR="292E8E6C">
              <w:rPr>
                <w:rStyle w:val="Hiperligao"/>
              </w:rPr>
              <w:t>Limite do número de animais detidos</w:t>
            </w:r>
            <w:r>
              <w:tab/>
            </w:r>
            <w:r>
              <w:fldChar w:fldCharType="begin"/>
            </w:r>
            <w:r>
              <w:instrText xml:space="preserve">PAGEREF _Toc828212149 \h</w:instrText>
            </w:r>
            <w:r>
              <w:fldChar w:fldCharType="separate"/>
            </w:r>
            <w:r w:rsidRPr="292E8E6C" w:rsidR="292E8E6C">
              <w:rPr>
                <w:rStyle w:val="Hiperligao"/>
              </w:rPr>
              <w:t>30</w:t>
            </w:r>
            <w:r>
              <w:fldChar w:fldCharType="end"/>
            </w:r>
          </w:hyperlink>
        </w:p>
        <w:p w:rsidR="002B24BA" w:rsidP="292E8E6C" w:rsidRDefault="002B24BA" w14:paraId="78305017" w14:textId="2A8C12B4">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62Z">
              <w:pPr/>
            </w:pPrChange>
          </w:pPr>
          <w:hyperlink w:anchor="_Toc714647847">
            <w:r w:rsidRPr="292E8E6C" w:rsidR="292E8E6C">
              <w:rPr>
                <w:rStyle w:val="Hiperligao"/>
              </w:rPr>
              <w:t>CAPÍTULO IV</w:t>
            </w:r>
            <w:r>
              <w:tab/>
            </w:r>
            <w:r>
              <w:fldChar w:fldCharType="begin"/>
            </w:r>
            <w:r>
              <w:instrText xml:space="preserve">PAGEREF _Toc714647847 \h</w:instrText>
            </w:r>
            <w:r>
              <w:fldChar w:fldCharType="separate"/>
            </w:r>
            <w:r w:rsidRPr="292E8E6C" w:rsidR="292E8E6C">
              <w:rPr>
                <w:rStyle w:val="Hiperligao"/>
              </w:rPr>
              <w:t>30</w:t>
            </w:r>
            <w:r>
              <w:fldChar w:fldCharType="end"/>
            </w:r>
          </w:hyperlink>
        </w:p>
        <w:p w:rsidR="002B24BA" w:rsidP="292E8E6C" w:rsidRDefault="002B24BA" w14:paraId="707D7F55" w14:textId="4F421887">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64Z">
              <w:pPr/>
            </w:pPrChange>
          </w:pPr>
          <w:hyperlink w:anchor="_Toc803678227">
            <w:r w:rsidRPr="292E8E6C" w:rsidR="292E8E6C">
              <w:rPr>
                <w:rStyle w:val="Hiperligao"/>
              </w:rPr>
              <w:t>Detenção em estabelecimentos</w:t>
            </w:r>
            <w:r>
              <w:tab/>
            </w:r>
            <w:r>
              <w:fldChar w:fldCharType="begin"/>
            </w:r>
            <w:r>
              <w:instrText xml:space="preserve">PAGEREF _Toc803678227 \h</w:instrText>
            </w:r>
            <w:r>
              <w:fldChar w:fldCharType="separate"/>
            </w:r>
            <w:r w:rsidRPr="292E8E6C" w:rsidR="292E8E6C">
              <w:rPr>
                <w:rStyle w:val="Hiperligao"/>
              </w:rPr>
              <w:t>31</w:t>
            </w:r>
            <w:r>
              <w:fldChar w:fldCharType="end"/>
            </w:r>
          </w:hyperlink>
        </w:p>
        <w:p w:rsidR="002B24BA" w:rsidP="292E8E6C" w:rsidRDefault="002B24BA" w14:paraId="198ADF2F" w14:textId="7F43CAC8">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66Z">
              <w:pPr/>
            </w:pPrChange>
          </w:pPr>
          <w:hyperlink w:anchor="_Toc500752388">
            <w:r w:rsidRPr="292E8E6C" w:rsidR="292E8E6C">
              <w:rPr>
                <w:rStyle w:val="Hiperligao"/>
              </w:rPr>
              <w:t>SECÇÃO I</w:t>
            </w:r>
            <w:r>
              <w:tab/>
            </w:r>
            <w:r>
              <w:fldChar w:fldCharType="begin"/>
            </w:r>
            <w:r>
              <w:instrText xml:space="preserve">PAGEREF _Toc500752388 \h</w:instrText>
            </w:r>
            <w:r>
              <w:fldChar w:fldCharType="separate"/>
            </w:r>
            <w:r w:rsidRPr="292E8E6C" w:rsidR="292E8E6C">
              <w:rPr>
                <w:rStyle w:val="Hiperligao"/>
              </w:rPr>
              <w:t>31</w:t>
            </w:r>
            <w:r>
              <w:fldChar w:fldCharType="end"/>
            </w:r>
          </w:hyperlink>
        </w:p>
        <w:p w:rsidR="002B24BA" w:rsidP="292E8E6C" w:rsidRDefault="002B24BA" w14:paraId="7FA0D8ED" w14:textId="2A7A3BBB">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7Z">
              <w:pPr/>
            </w:pPrChange>
          </w:pPr>
          <w:hyperlink w:anchor="_Toc1718965411">
            <w:r w:rsidRPr="292E8E6C" w:rsidR="292E8E6C">
              <w:rPr>
                <w:rStyle w:val="Hiperligao"/>
              </w:rPr>
              <w:t>Condições gerais dos estabelecimentos</w:t>
            </w:r>
            <w:r>
              <w:tab/>
            </w:r>
            <w:r>
              <w:fldChar w:fldCharType="begin"/>
            </w:r>
            <w:r>
              <w:instrText xml:space="preserve">PAGEREF _Toc1718965411 \h</w:instrText>
            </w:r>
            <w:r>
              <w:fldChar w:fldCharType="separate"/>
            </w:r>
            <w:r w:rsidRPr="292E8E6C" w:rsidR="292E8E6C">
              <w:rPr>
                <w:rStyle w:val="Hiperligao"/>
              </w:rPr>
              <w:t>31</w:t>
            </w:r>
            <w:r>
              <w:fldChar w:fldCharType="end"/>
            </w:r>
          </w:hyperlink>
        </w:p>
        <w:p w:rsidR="002B24BA" w:rsidP="292E8E6C" w:rsidRDefault="002B24BA" w14:paraId="58AEE78B" w14:textId="453DB2D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72Z">
              <w:pPr/>
            </w:pPrChange>
          </w:pPr>
          <w:hyperlink w:anchor="_Toc876044641">
            <w:r w:rsidRPr="292E8E6C" w:rsidR="292E8E6C">
              <w:rPr>
                <w:rStyle w:val="Hiperligao"/>
              </w:rPr>
              <w:t>Artigo 22.º</w:t>
            </w:r>
            <w:r>
              <w:tab/>
            </w:r>
            <w:r>
              <w:fldChar w:fldCharType="begin"/>
            </w:r>
            <w:r>
              <w:instrText xml:space="preserve">PAGEREF _Toc876044641 \h</w:instrText>
            </w:r>
            <w:r>
              <w:fldChar w:fldCharType="separate"/>
            </w:r>
            <w:r w:rsidRPr="292E8E6C" w:rsidR="292E8E6C">
              <w:rPr>
                <w:rStyle w:val="Hiperligao"/>
              </w:rPr>
              <w:t>31</w:t>
            </w:r>
            <w:r>
              <w:fldChar w:fldCharType="end"/>
            </w:r>
          </w:hyperlink>
        </w:p>
        <w:p w:rsidR="002B24BA" w:rsidP="292E8E6C" w:rsidRDefault="002B24BA" w14:paraId="48F5AB9E" w14:textId="6C388B1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74Z">
              <w:pPr/>
            </w:pPrChange>
          </w:pPr>
          <w:hyperlink w:anchor="_Toc419658162">
            <w:r w:rsidRPr="292E8E6C" w:rsidR="292E8E6C">
              <w:rPr>
                <w:rStyle w:val="Hiperligao"/>
              </w:rPr>
              <w:t>Obrigações gerais em matéria de bem-estar</w:t>
            </w:r>
            <w:r>
              <w:tab/>
            </w:r>
            <w:r>
              <w:fldChar w:fldCharType="begin"/>
            </w:r>
            <w:r>
              <w:instrText xml:space="preserve">PAGEREF _Toc419658162 \h</w:instrText>
            </w:r>
            <w:r>
              <w:fldChar w:fldCharType="separate"/>
            </w:r>
            <w:r w:rsidRPr="292E8E6C" w:rsidR="292E8E6C">
              <w:rPr>
                <w:rStyle w:val="Hiperligao"/>
              </w:rPr>
              <w:t>31</w:t>
            </w:r>
            <w:r>
              <w:fldChar w:fldCharType="end"/>
            </w:r>
          </w:hyperlink>
        </w:p>
        <w:p w:rsidR="002B24BA" w:rsidP="292E8E6C" w:rsidRDefault="002B24BA" w14:paraId="13C5AA5D" w14:textId="6EE1487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76Z">
              <w:pPr/>
            </w:pPrChange>
          </w:pPr>
          <w:hyperlink w:anchor="_Toc1266189543">
            <w:r w:rsidRPr="292E8E6C" w:rsidR="292E8E6C">
              <w:rPr>
                <w:rStyle w:val="Hiperligao"/>
              </w:rPr>
              <w:t>Artigo 23.º</w:t>
            </w:r>
            <w:r>
              <w:tab/>
            </w:r>
            <w:r>
              <w:fldChar w:fldCharType="begin"/>
            </w:r>
            <w:r>
              <w:instrText xml:space="preserve">PAGEREF _Toc1266189543 \h</w:instrText>
            </w:r>
            <w:r>
              <w:fldChar w:fldCharType="separate"/>
            </w:r>
            <w:r w:rsidRPr="292E8E6C" w:rsidR="292E8E6C">
              <w:rPr>
                <w:rStyle w:val="Hiperligao"/>
              </w:rPr>
              <w:t>31</w:t>
            </w:r>
            <w:r>
              <w:fldChar w:fldCharType="end"/>
            </w:r>
          </w:hyperlink>
        </w:p>
        <w:p w:rsidR="002B24BA" w:rsidP="292E8E6C" w:rsidRDefault="002B24BA" w14:paraId="21255CB9" w14:textId="26E4D69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79Z">
              <w:pPr/>
            </w:pPrChange>
          </w:pPr>
          <w:hyperlink w:anchor="_Toc1613811710">
            <w:r w:rsidRPr="292E8E6C" w:rsidR="292E8E6C">
              <w:rPr>
                <w:rStyle w:val="Hiperligao"/>
              </w:rPr>
              <w:t>Maneio de Animais de Companhia</w:t>
            </w:r>
            <w:r>
              <w:tab/>
            </w:r>
            <w:r>
              <w:fldChar w:fldCharType="begin"/>
            </w:r>
            <w:r>
              <w:instrText xml:space="preserve">PAGEREF _Toc1613811710 \h</w:instrText>
            </w:r>
            <w:r>
              <w:fldChar w:fldCharType="separate"/>
            </w:r>
            <w:r w:rsidRPr="292E8E6C" w:rsidR="292E8E6C">
              <w:rPr>
                <w:rStyle w:val="Hiperligao"/>
              </w:rPr>
              <w:t>31</w:t>
            </w:r>
            <w:r>
              <w:fldChar w:fldCharType="end"/>
            </w:r>
          </w:hyperlink>
        </w:p>
        <w:p w:rsidR="002B24BA" w:rsidP="292E8E6C" w:rsidRDefault="002B24BA" w14:paraId="3162DBC2" w14:textId="5951C099">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82Z">
              <w:pPr/>
            </w:pPrChange>
          </w:pPr>
          <w:hyperlink w:anchor="_Toc2048853604">
            <w:r w:rsidRPr="292E8E6C" w:rsidR="292E8E6C">
              <w:rPr>
                <w:rStyle w:val="Hiperligao"/>
              </w:rPr>
              <w:t>Artigo 24.º</w:t>
            </w:r>
            <w:r>
              <w:tab/>
            </w:r>
            <w:r>
              <w:fldChar w:fldCharType="begin"/>
            </w:r>
            <w:r>
              <w:instrText xml:space="preserve">PAGEREF _Toc2048853604 \h</w:instrText>
            </w:r>
            <w:r>
              <w:fldChar w:fldCharType="separate"/>
            </w:r>
            <w:r w:rsidRPr="292E8E6C" w:rsidR="292E8E6C">
              <w:rPr>
                <w:rStyle w:val="Hiperligao"/>
              </w:rPr>
              <w:t>32</w:t>
            </w:r>
            <w:r>
              <w:fldChar w:fldCharType="end"/>
            </w:r>
          </w:hyperlink>
        </w:p>
        <w:p w:rsidR="002B24BA" w:rsidP="292E8E6C" w:rsidRDefault="002B24BA" w14:paraId="38955DF2" w14:textId="768BC77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84Z">
              <w:pPr/>
            </w:pPrChange>
          </w:pPr>
          <w:hyperlink w:anchor="_Toc288271453">
            <w:r w:rsidRPr="292E8E6C" w:rsidR="292E8E6C">
              <w:rPr>
                <w:rStyle w:val="Hiperligao"/>
              </w:rPr>
              <w:t>Condições Gerais dos estabelecimentos</w:t>
            </w:r>
            <w:r>
              <w:tab/>
            </w:r>
            <w:r>
              <w:fldChar w:fldCharType="begin"/>
            </w:r>
            <w:r>
              <w:instrText xml:space="preserve">PAGEREF _Toc288271453 \h</w:instrText>
            </w:r>
            <w:r>
              <w:fldChar w:fldCharType="separate"/>
            </w:r>
            <w:r w:rsidRPr="292E8E6C" w:rsidR="292E8E6C">
              <w:rPr>
                <w:rStyle w:val="Hiperligao"/>
              </w:rPr>
              <w:t>32</w:t>
            </w:r>
            <w:r>
              <w:fldChar w:fldCharType="end"/>
            </w:r>
          </w:hyperlink>
        </w:p>
        <w:p w:rsidR="002B24BA" w:rsidP="292E8E6C" w:rsidRDefault="002B24BA" w14:paraId="5541D6CB" w14:textId="3DE011C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87Z">
              <w:pPr/>
            </w:pPrChange>
          </w:pPr>
          <w:hyperlink w:anchor="_Toc1873845421">
            <w:r w:rsidRPr="292E8E6C" w:rsidR="292E8E6C">
              <w:rPr>
                <w:rStyle w:val="Hiperligao"/>
              </w:rPr>
              <w:t>Artigo 25.º</w:t>
            </w:r>
            <w:r>
              <w:tab/>
            </w:r>
            <w:r>
              <w:fldChar w:fldCharType="begin"/>
            </w:r>
            <w:r>
              <w:instrText xml:space="preserve">PAGEREF _Toc1873845421 \h</w:instrText>
            </w:r>
            <w:r>
              <w:fldChar w:fldCharType="separate"/>
            </w:r>
            <w:r w:rsidRPr="292E8E6C" w:rsidR="292E8E6C">
              <w:rPr>
                <w:rStyle w:val="Hiperligao"/>
              </w:rPr>
              <w:t>33</w:t>
            </w:r>
            <w:r>
              <w:fldChar w:fldCharType="end"/>
            </w:r>
          </w:hyperlink>
        </w:p>
        <w:p w:rsidR="002B24BA" w:rsidP="292E8E6C" w:rsidRDefault="002B24BA" w14:paraId="59DA0755" w14:textId="7E6824B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89Z">
              <w:pPr/>
            </w:pPrChange>
          </w:pPr>
          <w:hyperlink w:anchor="_Toc666374707">
            <w:r w:rsidRPr="292E8E6C" w:rsidR="292E8E6C">
              <w:rPr>
                <w:rStyle w:val="Hiperligao"/>
              </w:rPr>
              <w:t>Sistemas de proteção</w:t>
            </w:r>
            <w:r>
              <w:tab/>
            </w:r>
            <w:r>
              <w:fldChar w:fldCharType="begin"/>
            </w:r>
            <w:r>
              <w:instrText xml:space="preserve">PAGEREF _Toc666374707 \h</w:instrText>
            </w:r>
            <w:r>
              <w:fldChar w:fldCharType="separate"/>
            </w:r>
            <w:r w:rsidRPr="292E8E6C" w:rsidR="292E8E6C">
              <w:rPr>
                <w:rStyle w:val="Hiperligao"/>
              </w:rPr>
              <w:t>33</w:t>
            </w:r>
            <w:r>
              <w:fldChar w:fldCharType="end"/>
            </w:r>
          </w:hyperlink>
        </w:p>
        <w:p w:rsidR="002B24BA" w:rsidP="292E8E6C" w:rsidRDefault="002B24BA" w14:paraId="1C581CB3" w14:textId="5D3A65D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91Z">
              <w:pPr/>
            </w:pPrChange>
          </w:pPr>
          <w:hyperlink w:anchor="_Toc1342265262">
            <w:r w:rsidRPr="292E8E6C" w:rsidR="292E8E6C">
              <w:rPr>
                <w:rStyle w:val="Hiperligao"/>
              </w:rPr>
              <w:t>Artigo 26.º</w:t>
            </w:r>
            <w:r>
              <w:tab/>
            </w:r>
            <w:r>
              <w:fldChar w:fldCharType="begin"/>
            </w:r>
            <w:r>
              <w:instrText xml:space="preserve">PAGEREF _Toc1342265262 \h</w:instrText>
            </w:r>
            <w:r>
              <w:fldChar w:fldCharType="separate"/>
            </w:r>
            <w:r w:rsidRPr="292E8E6C" w:rsidR="292E8E6C">
              <w:rPr>
                <w:rStyle w:val="Hiperligao"/>
              </w:rPr>
              <w:t>33</w:t>
            </w:r>
            <w:r>
              <w:fldChar w:fldCharType="end"/>
            </w:r>
          </w:hyperlink>
        </w:p>
        <w:p w:rsidR="002B24BA" w:rsidP="292E8E6C" w:rsidRDefault="002B24BA" w14:paraId="7B51CA2D" w14:textId="7BB5BD00">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94Z">
              <w:pPr/>
            </w:pPrChange>
          </w:pPr>
          <w:hyperlink w:anchor="_Toc1969146659">
            <w:r w:rsidRPr="292E8E6C" w:rsidR="292E8E6C">
              <w:rPr>
                <w:rStyle w:val="Hiperligao"/>
              </w:rPr>
              <w:t>Segurança de pessoas, animais e bens</w:t>
            </w:r>
            <w:r>
              <w:tab/>
            </w:r>
            <w:r>
              <w:fldChar w:fldCharType="begin"/>
            </w:r>
            <w:r>
              <w:instrText xml:space="preserve">PAGEREF _Toc1969146659 \h</w:instrText>
            </w:r>
            <w:r>
              <w:fldChar w:fldCharType="separate"/>
            </w:r>
            <w:r w:rsidRPr="292E8E6C" w:rsidR="292E8E6C">
              <w:rPr>
                <w:rStyle w:val="Hiperligao"/>
              </w:rPr>
              <w:t>33</w:t>
            </w:r>
            <w:r>
              <w:fldChar w:fldCharType="end"/>
            </w:r>
          </w:hyperlink>
        </w:p>
        <w:p w:rsidR="002B24BA" w:rsidP="292E8E6C" w:rsidRDefault="002B24BA" w14:paraId="0BC627AC" w14:textId="5467EC09">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96Z">
              <w:pPr/>
            </w:pPrChange>
          </w:pPr>
          <w:hyperlink w:anchor="_Toc1697414887">
            <w:r w:rsidRPr="292E8E6C" w:rsidR="292E8E6C">
              <w:rPr>
                <w:rStyle w:val="Hiperligao"/>
              </w:rPr>
              <w:t>Artigo 27.º</w:t>
            </w:r>
            <w:r>
              <w:tab/>
            </w:r>
            <w:r>
              <w:fldChar w:fldCharType="begin"/>
            </w:r>
            <w:r>
              <w:instrText xml:space="preserve">PAGEREF _Toc1697414887 \h</w:instrText>
            </w:r>
            <w:r>
              <w:fldChar w:fldCharType="separate"/>
            </w:r>
            <w:r w:rsidRPr="292E8E6C" w:rsidR="292E8E6C">
              <w:rPr>
                <w:rStyle w:val="Hiperligao"/>
              </w:rPr>
              <w:t>33</w:t>
            </w:r>
            <w:r>
              <w:fldChar w:fldCharType="end"/>
            </w:r>
          </w:hyperlink>
        </w:p>
        <w:p w:rsidR="002B24BA" w:rsidP="292E8E6C" w:rsidRDefault="002B24BA" w14:paraId="4BECA6C2" w14:textId="59ECA8D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899Z">
              <w:pPr/>
            </w:pPrChange>
          </w:pPr>
          <w:hyperlink w:anchor="_Toc1986560022">
            <w:r w:rsidRPr="292E8E6C" w:rsidR="292E8E6C">
              <w:rPr>
                <w:rStyle w:val="Hiperligao"/>
              </w:rPr>
              <w:t>Tratadores</w:t>
            </w:r>
            <w:r>
              <w:tab/>
            </w:r>
            <w:r>
              <w:fldChar w:fldCharType="begin"/>
            </w:r>
            <w:r>
              <w:instrText xml:space="preserve">PAGEREF _Toc1986560022 \h</w:instrText>
            </w:r>
            <w:r>
              <w:fldChar w:fldCharType="separate"/>
            </w:r>
            <w:r w:rsidRPr="292E8E6C" w:rsidR="292E8E6C">
              <w:rPr>
                <w:rStyle w:val="Hiperligao"/>
              </w:rPr>
              <w:t>34</w:t>
            </w:r>
            <w:r>
              <w:fldChar w:fldCharType="end"/>
            </w:r>
          </w:hyperlink>
        </w:p>
        <w:p w:rsidR="002B24BA" w:rsidP="292E8E6C" w:rsidRDefault="002B24BA" w14:paraId="50C63FEF" w14:textId="0C226DC9">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01Z">
              <w:pPr/>
            </w:pPrChange>
          </w:pPr>
          <w:hyperlink w:anchor="_Toc2058400714">
            <w:r w:rsidRPr="292E8E6C" w:rsidR="292E8E6C">
              <w:rPr>
                <w:rStyle w:val="Hiperligao"/>
              </w:rPr>
              <w:t>Artigo 28.º</w:t>
            </w:r>
            <w:r>
              <w:tab/>
            </w:r>
            <w:r>
              <w:fldChar w:fldCharType="begin"/>
            </w:r>
            <w:r>
              <w:instrText xml:space="preserve">PAGEREF _Toc2058400714 \h</w:instrText>
            </w:r>
            <w:r>
              <w:fldChar w:fldCharType="separate"/>
            </w:r>
            <w:r w:rsidRPr="292E8E6C" w:rsidR="292E8E6C">
              <w:rPr>
                <w:rStyle w:val="Hiperligao"/>
              </w:rPr>
              <w:t>34</w:t>
            </w:r>
            <w:r>
              <w:fldChar w:fldCharType="end"/>
            </w:r>
          </w:hyperlink>
        </w:p>
        <w:p w:rsidR="002B24BA" w:rsidP="292E8E6C" w:rsidRDefault="002B24BA" w14:paraId="608F9D66" w14:textId="451ADCD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03Z">
              <w:pPr/>
            </w:pPrChange>
          </w:pPr>
          <w:hyperlink w:anchor="_Toc1768790997">
            <w:r w:rsidRPr="292E8E6C" w:rsidR="292E8E6C">
              <w:rPr>
                <w:rStyle w:val="Hiperligao"/>
              </w:rPr>
              <w:t>Formação</w:t>
            </w:r>
            <w:r>
              <w:tab/>
            </w:r>
            <w:r>
              <w:fldChar w:fldCharType="begin"/>
            </w:r>
            <w:r>
              <w:instrText xml:space="preserve">PAGEREF _Toc1768790997 \h</w:instrText>
            </w:r>
            <w:r>
              <w:fldChar w:fldCharType="separate"/>
            </w:r>
            <w:r w:rsidRPr="292E8E6C" w:rsidR="292E8E6C">
              <w:rPr>
                <w:rStyle w:val="Hiperligao"/>
              </w:rPr>
              <w:t>35</w:t>
            </w:r>
            <w:r>
              <w:fldChar w:fldCharType="end"/>
            </w:r>
          </w:hyperlink>
        </w:p>
        <w:p w:rsidR="002B24BA" w:rsidP="292E8E6C" w:rsidRDefault="002B24BA" w14:paraId="00962947" w14:textId="1BD1A5F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05Z">
              <w:pPr/>
            </w:pPrChange>
          </w:pPr>
          <w:hyperlink w:anchor="_Toc984761015">
            <w:r w:rsidRPr="292E8E6C" w:rsidR="292E8E6C">
              <w:rPr>
                <w:rStyle w:val="Hiperligao"/>
              </w:rPr>
              <w:t>Artigo 29.ºVisitas de aconselhamento sobre bem-estar animal</w:t>
            </w:r>
            <w:r>
              <w:tab/>
            </w:r>
            <w:r>
              <w:fldChar w:fldCharType="begin"/>
            </w:r>
            <w:r>
              <w:instrText xml:space="preserve">PAGEREF _Toc984761015 \h</w:instrText>
            </w:r>
            <w:r>
              <w:fldChar w:fldCharType="separate"/>
            </w:r>
            <w:r w:rsidRPr="292E8E6C" w:rsidR="292E8E6C">
              <w:rPr>
                <w:rStyle w:val="Hiperligao"/>
              </w:rPr>
              <w:t>35</w:t>
            </w:r>
            <w:r>
              <w:fldChar w:fldCharType="end"/>
            </w:r>
          </w:hyperlink>
        </w:p>
        <w:p w:rsidR="002B24BA" w:rsidP="292E8E6C" w:rsidRDefault="002B24BA" w14:paraId="1BBA2664" w14:textId="0145074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07Z">
              <w:pPr/>
            </w:pPrChange>
          </w:pPr>
          <w:hyperlink w:anchor="_Toc615360048">
            <w:r w:rsidRPr="292E8E6C" w:rsidR="292E8E6C">
              <w:rPr>
                <w:rStyle w:val="Hiperligao"/>
              </w:rPr>
              <w:t>Artigo 30.º</w:t>
            </w:r>
            <w:r>
              <w:tab/>
            </w:r>
            <w:r>
              <w:fldChar w:fldCharType="begin"/>
            </w:r>
            <w:r>
              <w:instrText xml:space="preserve">PAGEREF _Toc615360048 \h</w:instrText>
            </w:r>
            <w:r>
              <w:fldChar w:fldCharType="separate"/>
            </w:r>
            <w:r w:rsidRPr="292E8E6C" w:rsidR="292E8E6C">
              <w:rPr>
                <w:rStyle w:val="Hiperligao"/>
              </w:rPr>
              <w:t>36</w:t>
            </w:r>
            <w:r>
              <w:fldChar w:fldCharType="end"/>
            </w:r>
          </w:hyperlink>
        </w:p>
        <w:p w:rsidR="002B24BA" w:rsidP="292E8E6C" w:rsidRDefault="002B24BA" w14:paraId="4F5F9A81" w14:textId="5E53257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1Z">
              <w:pPr/>
            </w:pPrChange>
          </w:pPr>
          <w:hyperlink w:anchor="_Toc641051574">
            <w:r w:rsidRPr="292E8E6C" w:rsidR="292E8E6C">
              <w:rPr>
                <w:rStyle w:val="Hiperligao"/>
              </w:rPr>
              <w:t>Manutenção de registos</w:t>
            </w:r>
            <w:r>
              <w:tab/>
            </w:r>
            <w:r>
              <w:fldChar w:fldCharType="begin"/>
            </w:r>
            <w:r>
              <w:instrText xml:space="preserve">PAGEREF _Toc641051574 \h</w:instrText>
            </w:r>
            <w:r>
              <w:fldChar w:fldCharType="separate"/>
            </w:r>
            <w:r w:rsidRPr="292E8E6C" w:rsidR="292E8E6C">
              <w:rPr>
                <w:rStyle w:val="Hiperligao"/>
              </w:rPr>
              <w:t>36</w:t>
            </w:r>
            <w:r>
              <w:fldChar w:fldCharType="end"/>
            </w:r>
          </w:hyperlink>
        </w:p>
        <w:p w:rsidR="002B24BA" w:rsidP="292E8E6C" w:rsidRDefault="002B24BA" w14:paraId="21B7137B" w14:textId="7B4EEF8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15Z">
              <w:pPr/>
            </w:pPrChange>
          </w:pPr>
          <w:hyperlink w:anchor="_Toc443426476">
            <w:r w:rsidRPr="292E8E6C" w:rsidR="292E8E6C">
              <w:rPr>
                <w:rStyle w:val="Hiperligao"/>
              </w:rPr>
              <w:t>Artigo 31.º</w:t>
            </w:r>
            <w:r>
              <w:tab/>
            </w:r>
            <w:r>
              <w:fldChar w:fldCharType="begin"/>
            </w:r>
            <w:r>
              <w:instrText xml:space="preserve">PAGEREF _Toc443426476 \h</w:instrText>
            </w:r>
            <w:r>
              <w:fldChar w:fldCharType="separate"/>
            </w:r>
            <w:r w:rsidRPr="292E8E6C" w:rsidR="292E8E6C">
              <w:rPr>
                <w:rStyle w:val="Hiperligao"/>
              </w:rPr>
              <w:t>36</w:t>
            </w:r>
            <w:r>
              <w:fldChar w:fldCharType="end"/>
            </w:r>
          </w:hyperlink>
        </w:p>
        <w:p w:rsidR="002B24BA" w:rsidP="292E8E6C" w:rsidRDefault="002B24BA" w14:paraId="077311EE" w14:textId="2C121A4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17Z">
              <w:pPr/>
            </w:pPrChange>
          </w:pPr>
          <w:hyperlink w:anchor="_Toc680810806">
            <w:r w:rsidRPr="292E8E6C" w:rsidR="292E8E6C">
              <w:rPr>
                <w:rStyle w:val="Hiperligao"/>
              </w:rPr>
              <w:t>Condições particulares para a manutenção de cães e gatos</w:t>
            </w:r>
            <w:r>
              <w:tab/>
            </w:r>
            <w:r>
              <w:fldChar w:fldCharType="begin"/>
            </w:r>
            <w:r>
              <w:instrText xml:space="preserve">PAGEREF _Toc680810806 \h</w:instrText>
            </w:r>
            <w:r>
              <w:fldChar w:fldCharType="separate"/>
            </w:r>
            <w:r w:rsidRPr="292E8E6C" w:rsidR="292E8E6C">
              <w:rPr>
                <w:rStyle w:val="Hiperligao"/>
              </w:rPr>
              <w:t>36</w:t>
            </w:r>
            <w:r>
              <w:fldChar w:fldCharType="end"/>
            </w:r>
          </w:hyperlink>
        </w:p>
        <w:p w:rsidR="002B24BA" w:rsidP="292E8E6C" w:rsidRDefault="002B24BA" w14:paraId="64838C6F" w14:textId="34B0F17C">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19Z">
              <w:pPr/>
            </w:pPrChange>
          </w:pPr>
          <w:hyperlink w:anchor="_Toc1392908586">
            <w:r w:rsidRPr="292E8E6C" w:rsidR="292E8E6C">
              <w:rPr>
                <w:rStyle w:val="Hiperligao"/>
              </w:rPr>
              <w:t>SUBSECÇÃO II</w:t>
            </w:r>
            <w:r>
              <w:tab/>
            </w:r>
            <w:r>
              <w:fldChar w:fldCharType="begin"/>
            </w:r>
            <w:r>
              <w:instrText xml:space="preserve">PAGEREF _Toc1392908586 \h</w:instrText>
            </w:r>
            <w:r>
              <w:fldChar w:fldCharType="separate"/>
            </w:r>
            <w:r w:rsidRPr="292E8E6C" w:rsidR="292E8E6C">
              <w:rPr>
                <w:rStyle w:val="Hiperligao"/>
              </w:rPr>
              <w:t>37</w:t>
            </w:r>
            <w:r>
              <w:fldChar w:fldCharType="end"/>
            </w:r>
          </w:hyperlink>
        </w:p>
        <w:p w:rsidR="002B24BA" w:rsidP="292E8E6C" w:rsidRDefault="002B24BA" w14:paraId="25AF6846" w14:textId="0B4A6DA7">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22Z">
              <w:pPr/>
            </w:pPrChange>
          </w:pPr>
          <w:hyperlink w:anchor="_Toc1564121930">
            <w:r w:rsidRPr="292E8E6C" w:rsidR="292E8E6C">
              <w:rPr>
                <w:rStyle w:val="Hiperligao"/>
              </w:rPr>
              <w:t>Condições especiais para os alojamentos de reprodução, criação, manutenção e venda de animais de companhia</w:t>
            </w:r>
            <w:r>
              <w:tab/>
            </w:r>
            <w:r>
              <w:fldChar w:fldCharType="begin"/>
            </w:r>
            <w:r>
              <w:instrText xml:space="preserve">PAGEREF _Toc1564121930 \h</w:instrText>
            </w:r>
            <w:r>
              <w:fldChar w:fldCharType="separate"/>
            </w:r>
            <w:r w:rsidRPr="292E8E6C" w:rsidR="292E8E6C">
              <w:rPr>
                <w:rStyle w:val="Hiperligao"/>
              </w:rPr>
              <w:t>37</w:t>
            </w:r>
            <w:r>
              <w:fldChar w:fldCharType="end"/>
            </w:r>
          </w:hyperlink>
        </w:p>
        <w:p w:rsidR="002B24BA" w:rsidP="292E8E6C" w:rsidRDefault="002B24BA" w14:paraId="55401920" w14:textId="0905C14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24Z">
              <w:pPr/>
            </w:pPrChange>
          </w:pPr>
          <w:hyperlink w:anchor="_Toc2103785920">
            <w:r w:rsidRPr="292E8E6C" w:rsidR="292E8E6C">
              <w:rPr>
                <w:rStyle w:val="Hiperligao"/>
              </w:rPr>
              <w:t>Artigo 32.º</w:t>
            </w:r>
            <w:r>
              <w:tab/>
            </w:r>
            <w:r>
              <w:fldChar w:fldCharType="begin"/>
            </w:r>
            <w:r>
              <w:instrText xml:space="preserve">PAGEREF _Toc2103785920 \h</w:instrText>
            </w:r>
            <w:r>
              <w:fldChar w:fldCharType="separate"/>
            </w:r>
            <w:r w:rsidRPr="292E8E6C" w:rsidR="292E8E6C">
              <w:rPr>
                <w:rStyle w:val="Hiperligao"/>
              </w:rPr>
              <w:t>37</w:t>
            </w:r>
            <w:r>
              <w:fldChar w:fldCharType="end"/>
            </w:r>
          </w:hyperlink>
        </w:p>
        <w:p w:rsidR="002B24BA" w:rsidP="292E8E6C" w:rsidRDefault="002B24BA" w14:paraId="1710B659" w14:textId="68102FD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26Z">
              <w:pPr/>
            </w:pPrChange>
          </w:pPr>
          <w:hyperlink w:anchor="_Toc1112235256">
            <w:r w:rsidRPr="292E8E6C" w:rsidR="292E8E6C">
              <w:rPr>
                <w:rStyle w:val="Hiperligao"/>
              </w:rPr>
              <w:t>Das estratégias de reprodução</w:t>
            </w:r>
            <w:r>
              <w:tab/>
            </w:r>
            <w:r>
              <w:fldChar w:fldCharType="begin"/>
            </w:r>
            <w:r>
              <w:instrText xml:space="preserve">PAGEREF _Toc1112235256 \h</w:instrText>
            </w:r>
            <w:r>
              <w:fldChar w:fldCharType="separate"/>
            </w:r>
            <w:r w:rsidRPr="292E8E6C" w:rsidR="292E8E6C">
              <w:rPr>
                <w:rStyle w:val="Hiperligao"/>
              </w:rPr>
              <w:t>37</w:t>
            </w:r>
            <w:r>
              <w:fldChar w:fldCharType="end"/>
            </w:r>
          </w:hyperlink>
        </w:p>
        <w:p w:rsidR="002B24BA" w:rsidP="292E8E6C" w:rsidRDefault="002B24BA" w14:paraId="77302003" w14:textId="27FE9E9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28Z">
              <w:pPr/>
            </w:pPrChange>
          </w:pPr>
          <w:hyperlink w:anchor="_Toc2039354703">
            <w:r w:rsidRPr="292E8E6C" w:rsidR="292E8E6C">
              <w:rPr>
                <w:rStyle w:val="Hiperligao"/>
              </w:rPr>
              <w:t>Artigo 33.º</w:t>
            </w:r>
            <w:r>
              <w:tab/>
            </w:r>
            <w:r>
              <w:fldChar w:fldCharType="begin"/>
            </w:r>
            <w:r>
              <w:instrText xml:space="preserve">PAGEREF _Toc2039354703 \h</w:instrText>
            </w:r>
            <w:r>
              <w:fldChar w:fldCharType="separate"/>
            </w:r>
            <w:r w:rsidRPr="292E8E6C" w:rsidR="292E8E6C">
              <w:rPr>
                <w:rStyle w:val="Hiperligao"/>
              </w:rPr>
              <w:t>37</w:t>
            </w:r>
            <w:r>
              <w:fldChar w:fldCharType="end"/>
            </w:r>
          </w:hyperlink>
        </w:p>
        <w:p w:rsidR="002B24BA" w:rsidP="292E8E6C" w:rsidRDefault="002B24BA" w14:paraId="0C490F53" w14:textId="108D475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3Z">
              <w:pPr/>
            </w:pPrChange>
          </w:pPr>
          <w:hyperlink w:anchor="_Toc377594205">
            <w:r w:rsidRPr="292E8E6C" w:rsidR="292E8E6C">
              <w:rPr>
                <w:rStyle w:val="Hiperligao"/>
              </w:rPr>
              <w:t>Instalações</w:t>
            </w:r>
            <w:r>
              <w:tab/>
            </w:r>
            <w:r>
              <w:fldChar w:fldCharType="begin"/>
            </w:r>
            <w:r>
              <w:instrText xml:space="preserve">PAGEREF _Toc377594205 \h</w:instrText>
            </w:r>
            <w:r>
              <w:fldChar w:fldCharType="separate"/>
            </w:r>
            <w:r w:rsidRPr="292E8E6C" w:rsidR="292E8E6C">
              <w:rPr>
                <w:rStyle w:val="Hiperligao"/>
              </w:rPr>
              <w:t>37</w:t>
            </w:r>
            <w:r>
              <w:fldChar w:fldCharType="end"/>
            </w:r>
          </w:hyperlink>
        </w:p>
        <w:p w:rsidR="002B24BA" w:rsidP="292E8E6C" w:rsidRDefault="002B24BA" w14:paraId="69DD9CEB" w14:textId="7FFCEFF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32Z">
              <w:pPr/>
            </w:pPrChange>
          </w:pPr>
          <w:hyperlink w:anchor="_Toc1066226000">
            <w:r w:rsidRPr="292E8E6C" w:rsidR="292E8E6C">
              <w:rPr>
                <w:rStyle w:val="Hiperligao"/>
              </w:rPr>
              <w:t>Artigo 34.º</w:t>
            </w:r>
            <w:r>
              <w:tab/>
            </w:r>
            <w:r>
              <w:fldChar w:fldCharType="begin"/>
            </w:r>
            <w:r>
              <w:instrText xml:space="preserve">PAGEREF _Toc1066226000 \h</w:instrText>
            </w:r>
            <w:r>
              <w:fldChar w:fldCharType="separate"/>
            </w:r>
            <w:r w:rsidRPr="292E8E6C" w:rsidR="292E8E6C">
              <w:rPr>
                <w:rStyle w:val="Hiperligao"/>
              </w:rPr>
              <w:t>38</w:t>
            </w:r>
            <w:r>
              <w:fldChar w:fldCharType="end"/>
            </w:r>
          </w:hyperlink>
        </w:p>
        <w:p w:rsidR="002B24BA" w:rsidP="292E8E6C" w:rsidRDefault="002B24BA" w14:paraId="75D9E54B" w14:textId="4FA4E5A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34Z">
              <w:pPr/>
            </w:pPrChange>
          </w:pPr>
          <w:hyperlink w:anchor="_Toc472427531">
            <w:r w:rsidRPr="292E8E6C" w:rsidR="292E8E6C">
              <w:rPr>
                <w:rStyle w:val="Hiperligao"/>
              </w:rPr>
              <w:t>Venda nos estabelecimentos de criação</w:t>
            </w:r>
            <w:r>
              <w:tab/>
            </w:r>
            <w:r>
              <w:fldChar w:fldCharType="begin"/>
            </w:r>
            <w:r>
              <w:instrText xml:space="preserve">PAGEREF _Toc472427531 \h</w:instrText>
            </w:r>
            <w:r>
              <w:fldChar w:fldCharType="separate"/>
            </w:r>
            <w:r w:rsidRPr="292E8E6C" w:rsidR="292E8E6C">
              <w:rPr>
                <w:rStyle w:val="Hiperligao"/>
              </w:rPr>
              <w:t>38</w:t>
            </w:r>
            <w:r>
              <w:fldChar w:fldCharType="end"/>
            </w:r>
          </w:hyperlink>
        </w:p>
        <w:p w:rsidR="002B24BA" w:rsidP="292E8E6C" w:rsidRDefault="002B24BA" w14:paraId="433E6D1A" w14:textId="676B661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36Z">
              <w:pPr/>
            </w:pPrChange>
          </w:pPr>
          <w:hyperlink w:anchor="_Toc2114372260">
            <w:r w:rsidRPr="292E8E6C" w:rsidR="292E8E6C">
              <w:rPr>
                <w:rStyle w:val="Hiperligao"/>
              </w:rPr>
              <w:t>Artigo 35.º</w:t>
            </w:r>
            <w:r>
              <w:tab/>
            </w:r>
            <w:r>
              <w:fldChar w:fldCharType="begin"/>
            </w:r>
            <w:r>
              <w:instrText xml:space="preserve">PAGEREF _Toc2114372260 \h</w:instrText>
            </w:r>
            <w:r>
              <w:fldChar w:fldCharType="separate"/>
            </w:r>
            <w:r w:rsidRPr="292E8E6C" w:rsidR="292E8E6C">
              <w:rPr>
                <w:rStyle w:val="Hiperligao"/>
              </w:rPr>
              <w:t>39</w:t>
            </w:r>
            <w:r>
              <w:fldChar w:fldCharType="end"/>
            </w:r>
          </w:hyperlink>
        </w:p>
        <w:p w:rsidR="002B24BA" w:rsidP="292E8E6C" w:rsidRDefault="002B24BA" w14:paraId="4CEC45DA" w14:textId="35FC4A77">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38Z">
              <w:pPr/>
            </w:pPrChange>
          </w:pPr>
          <w:hyperlink w:anchor="_Toc1988872274">
            <w:r w:rsidRPr="292E8E6C" w:rsidR="292E8E6C">
              <w:rPr>
                <w:rStyle w:val="Hiperligao"/>
              </w:rPr>
              <w:t>Condições particulares para a manutenção de pequenos roedores e coelhos</w:t>
            </w:r>
            <w:r>
              <w:tab/>
            </w:r>
            <w:r>
              <w:fldChar w:fldCharType="begin"/>
            </w:r>
            <w:r>
              <w:instrText xml:space="preserve">PAGEREF _Toc1988872274 \h</w:instrText>
            </w:r>
            <w:r>
              <w:fldChar w:fldCharType="separate"/>
            </w:r>
            <w:r w:rsidRPr="292E8E6C" w:rsidR="292E8E6C">
              <w:rPr>
                <w:rStyle w:val="Hiperligao"/>
              </w:rPr>
              <w:t>39</w:t>
            </w:r>
            <w:r>
              <w:fldChar w:fldCharType="end"/>
            </w:r>
          </w:hyperlink>
        </w:p>
        <w:p w:rsidR="002B24BA" w:rsidP="292E8E6C" w:rsidRDefault="002B24BA" w14:paraId="1F409A02" w14:textId="1042572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4Z">
              <w:pPr/>
            </w:pPrChange>
          </w:pPr>
          <w:hyperlink w:anchor="_Toc897783148">
            <w:r w:rsidRPr="292E8E6C" w:rsidR="292E8E6C">
              <w:rPr>
                <w:rStyle w:val="Hiperligao"/>
              </w:rPr>
              <w:t>Artigo 36.º</w:t>
            </w:r>
            <w:r>
              <w:tab/>
            </w:r>
            <w:r>
              <w:fldChar w:fldCharType="begin"/>
            </w:r>
            <w:r>
              <w:instrText xml:space="preserve">PAGEREF _Toc897783148 \h</w:instrText>
            </w:r>
            <w:r>
              <w:fldChar w:fldCharType="separate"/>
            </w:r>
            <w:r w:rsidRPr="292E8E6C" w:rsidR="292E8E6C">
              <w:rPr>
                <w:rStyle w:val="Hiperligao"/>
              </w:rPr>
              <w:t>39</w:t>
            </w:r>
            <w:r>
              <w:fldChar w:fldCharType="end"/>
            </w:r>
          </w:hyperlink>
        </w:p>
        <w:p w:rsidR="002B24BA" w:rsidP="292E8E6C" w:rsidRDefault="002B24BA" w14:paraId="0C610217" w14:textId="56A4D2F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42Z">
              <w:pPr/>
            </w:pPrChange>
          </w:pPr>
          <w:hyperlink w:anchor="_Toc1992056879">
            <w:r w:rsidRPr="292E8E6C" w:rsidR="292E8E6C">
              <w:rPr>
                <w:rStyle w:val="Hiperligao"/>
              </w:rPr>
              <w:t>Condições particulares para a manutenção de aves</w:t>
            </w:r>
            <w:r>
              <w:tab/>
            </w:r>
            <w:r>
              <w:fldChar w:fldCharType="begin"/>
            </w:r>
            <w:r>
              <w:instrText xml:space="preserve">PAGEREF _Toc1992056879 \h</w:instrText>
            </w:r>
            <w:r>
              <w:fldChar w:fldCharType="separate"/>
            </w:r>
            <w:r w:rsidRPr="292E8E6C" w:rsidR="292E8E6C">
              <w:rPr>
                <w:rStyle w:val="Hiperligao"/>
              </w:rPr>
              <w:t>39</w:t>
            </w:r>
            <w:r>
              <w:fldChar w:fldCharType="end"/>
            </w:r>
          </w:hyperlink>
        </w:p>
        <w:p w:rsidR="002B24BA" w:rsidP="292E8E6C" w:rsidRDefault="002B24BA" w14:paraId="0099EB26" w14:textId="60599E2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46Z">
              <w:pPr/>
            </w:pPrChange>
          </w:pPr>
          <w:hyperlink w:anchor="_Toc931126960">
            <w:r w:rsidRPr="292E8E6C" w:rsidR="292E8E6C">
              <w:rPr>
                <w:rStyle w:val="Hiperligao"/>
              </w:rPr>
              <w:t>Artigo 37.º</w:t>
            </w:r>
            <w:r>
              <w:tab/>
            </w:r>
            <w:r>
              <w:fldChar w:fldCharType="begin"/>
            </w:r>
            <w:r>
              <w:instrText xml:space="preserve">PAGEREF _Toc931126960 \h</w:instrText>
            </w:r>
            <w:r>
              <w:fldChar w:fldCharType="separate"/>
            </w:r>
            <w:r w:rsidRPr="292E8E6C" w:rsidR="292E8E6C">
              <w:rPr>
                <w:rStyle w:val="Hiperligao"/>
              </w:rPr>
              <w:t>41</w:t>
            </w:r>
            <w:r>
              <w:fldChar w:fldCharType="end"/>
            </w:r>
          </w:hyperlink>
        </w:p>
        <w:p w:rsidR="002B24BA" w:rsidP="292E8E6C" w:rsidRDefault="002B24BA" w14:paraId="2BDECC86" w14:textId="02854AC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48Z">
              <w:pPr/>
            </w:pPrChange>
          </w:pPr>
          <w:hyperlink w:anchor="_Toc949622308">
            <w:r w:rsidRPr="292E8E6C" w:rsidR="292E8E6C">
              <w:rPr>
                <w:rStyle w:val="Hiperligao"/>
              </w:rPr>
              <w:t>Condições particulares para a manutenção de répteis</w:t>
            </w:r>
            <w:r>
              <w:tab/>
            </w:r>
            <w:r>
              <w:fldChar w:fldCharType="begin"/>
            </w:r>
            <w:r>
              <w:instrText xml:space="preserve">PAGEREF _Toc949622308 \h</w:instrText>
            </w:r>
            <w:r>
              <w:fldChar w:fldCharType="separate"/>
            </w:r>
            <w:r w:rsidRPr="292E8E6C" w:rsidR="292E8E6C">
              <w:rPr>
                <w:rStyle w:val="Hiperligao"/>
              </w:rPr>
              <w:t>41</w:t>
            </w:r>
            <w:r>
              <w:fldChar w:fldCharType="end"/>
            </w:r>
          </w:hyperlink>
        </w:p>
        <w:p w:rsidR="002B24BA" w:rsidP="292E8E6C" w:rsidRDefault="002B24BA" w14:paraId="1D59019B" w14:textId="4E36297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5Z">
              <w:pPr/>
            </w:pPrChange>
          </w:pPr>
          <w:hyperlink w:anchor="_Toc2032137839">
            <w:r w:rsidRPr="292E8E6C" w:rsidR="292E8E6C">
              <w:rPr>
                <w:rStyle w:val="Hiperligao"/>
              </w:rPr>
              <w:t>Artigo 38.º</w:t>
            </w:r>
            <w:r>
              <w:tab/>
            </w:r>
            <w:r>
              <w:fldChar w:fldCharType="begin"/>
            </w:r>
            <w:r>
              <w:instrText xml:space="preserve">PAGEREF _Toc2032137839 \h</w:instrText>
            </w:r>
            <w:r>
              <w:fldChar w:fldCharType="separate"/>
            </w:r>
            <w:r w:rsidRPr="292E8E6C" w:rsidR="292E8E6C">
              <w:rPr>
                <w:rStyle w:val="Hiperligao"/>
              </w:rPr>
              <w:t>41</w:t>
            </w:r>
            <w:r>
              <w:fldChar w:fldCharType="end"/>
            </w:r>
          </w:hyperlink>
        </w:p>
        <w:p w:rsidR="002B24BA" w:rsidP="292E8E6C" w:rsidRDefault="002B24BA" w14:paraId="7A9F5CE0" w14:textId="29A8594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53Z">
              <w:pPr/>
            </w:pPrChange>
          </w:pPr>
          <w:hyperlink w:anchor="_Toc372593289">
            <w:r w:rsidRPr="292E8E6C" w:rsidR="292E8E6C">
              <w:rPr>
                <w:rStyle w:val="Hiperligao"/>
              </w:rPr>
              <w:t>Condições particulares para a manutenção de anfíbios</w:t>
            </w:r>
            <w:r>
              <w:tab/>
            </w:r>
            <w:r>
              <w:fldChar w:fldCharType="begin"/>
            </w:r>
            <w:r>
              <w:instrText xml:space="preserve">PAGEREF _Toc372593289 \h</w:instrText>
            </w:r>
            <w:r>
              <w:fldChar w:fldCharType="separate"/>
            </w:r>
            <w:r w:rsidRPr="292E8E6C" w:rsidR="292E8E6C">
              <w:rPr>
                <w:rStyle w:val="Hiperligao"/>
              </w:rPr>
              <w:t>41</w:t>
            </w:r>
            <w:r>
              <w:fldChar w:fldCharType="end"/>
            </w:r>
          </w:hyperlink>
        </w:p>
        <w:p w:rsidR="002B24BA" w:rsidP="292E8E6C" w:rsidRDefault="002B24BA" w14:paraId="4EBB0375" w14:textId="69C8264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55Z">
              <w:pPr/>
            </w:pPrChange>
          </w:pPr>
          <w:hyperlink w:anchor="_Toc137928100">
            <w:r w:rsidRPr="292E8E6C" w:rsidR="292E8E6C">
              <w:rPr>
                <w:rStyle w:val="Hiperligao"/>
              </w:rPr>
              <w:t>Artigo 39.º</w:t>
            </w:r>
            <w:r>
              <w:tab/>
            </w:r>
            <w:r>
              <w:fldChar w:fldCharType="begin"/>
            </w:r>
            <w:r>
              <w:instrText xml:space="preserve">PAGEREF _Toc137928100 \h</w:instrText>
            </w:r>
            <w:r>
              <w:fldChar w:fldCharType="separate"/>
            </w:r>
            <w:r w:rsidRPr="292E8E6C" w:rsidR="292E8E6C">
              <w:rPr>
                <w:rStyle w:val="Hiperligao"/>
              </w:rPr>
              <w:t>41</w:t>
            </w:r>
            <w:r>
              <w:fldChar w:fldCharType="end"/>
            </w:r>
          </w:hyperlink>
        </w:p>
        <w:p w:rsidR="002B24BA" w:rsidP="292E8E6C" w:rsidRDefault="002B24BA" w14:paraId="77808E52" w14:textId="1A329ED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57Z">
              <w:pPr/>
            </w:pPrChange>
          </w:pPr>
          <w:hyperlink w:anchor="_Toc849372117">
            <w:r w:rsidRPr="292E8E6C" w:rsidR="292E8E6C">
              <w:rPr>
                <w:rStyle w:val="Hiperligao"/>
              </w:rPr>
              <w:t>Condições particulares para a manutenção de peixes</w:t>
            </w:r>
            <w:r>
              <w:tab/>
            </w:r>
            <w:r>
              <w:fldChar w:fldCharType="begin"/>
            </w:r>
            <w:r>
              <w:instrText xml:space="preserve">PAGEREF _Toc849372117 \h</w:instrText>
            </w:r>
            <w:r>
              <w:fldChar w:fldCharType="separate"/>
            </w:r>
            <w:r w:rsidRPr="292E8E6C" w:rsidR="292E8E6C">
              <w:rPr>
                <w:rStyle w:val="Hiperligao"/>
              </w:rPr>
              <w:t>42</w:t>
            </w:r>
            <w:r>
              <w:fldChar w:fldCharType="end"/>
            </w:r>
          </w:hyperlink>
        </w:p>
        <w:p w:rsidR="002B24BA" w:rsidP="292E8E6C" w:rsidRDefault="002B24BA" w14:paraId="19E0D26F" w14:textId="3BECE8E2">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59Z">
              <w:pPr/>
            </w:pPrChange>
          </w:pPr>
          <w:hyperlink w:anchor="_Toc968509413">
            <w:r w:rsidRPr="292E8E6C" w:rsidR="292E8E6C">
              <w:rPr>
                <w:rStyle w:val="Hiperligao"/>
              </w:rPr>
              <w:t>SUBSECÇÃO III</w:t>
            </w:r>
            <w:r>
              <w:tab/>
            </w:r>
            <w:r>
              <w:fldChar w:fldCharType="begin"/>
            </w:r>
            <w:r>
              <w:instrText xml:space="preserve">PAGEREF _Toc968509413 \h</w:instrText>
            </w:r>
            <w:r>
              <w:fldChar w:fldCharType="separate"/>
            </w:r>
            <w:r w:rsidRPr="292E8E6C" w:rsidR="292E8E6C">
              <w:rPr>
                <w:rStyle w:val="Hiperligao"/>
              </w:rPr>
              <w:t>43</w:t>
            </w:r>
            <w:r>
              <w:fldChar w:fldCharType="end"/>
            </w:r>
          </w:hyperlink>
        </w:p>
        <w:p w:rsidR="002B24BA" w:rsidP="292E8E6C" w:rsidRDefault="002B24BA" w14:paraId="60F59C80" w14:textId="0A9E06CB">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61Z">
              <w:pPr/>
            </w:pPrChange>
          </w:pPr>
          <w:hyperlink w:anchor="_Toc2029863618">
            <w:r w:rsidRPr="292E8E6C" w:rsidR="292E8E6C">
              <w:rPr>
                <w:rStyle w:val="Hiperligao"/>
              </w:rPr>
              <w:t>Estabelecimentos, Abrigos e Centros de Recolha Oficial</w:t>
            </w:r>
            <w:r>
              <w:tab/>
            </w:r>
            <w:r>
              <w:fldChar w:fldCharType="begin"/>
            </w:r>
            <w:r>
              <w:instrText xml:space="preserve">PAGEREF _Toc2029863618 \h</w:instrText>
            </w:r>
            <w:r>
              <w:fldChar w:fldCharType="separate"/>
            </w:r>
            <w:r w:rsidRPr="292E8E6C" w:rsidR="292E8E6C">
              <w:rPr>
                <w:rStyle w:val="Hiperligao"/>
              </w:rPr>
              <w:t>43</w:t>
            </w:r>
            <w:r>
              <w:fldChar w:fldCharType="end"/>
            </w:r>
          </w:hyperlink>
        </w:p>
        <w:p w:rsidR="002B24BA" w:rsidP="292E8E6C" w:rsidRDefault="002B24BA" w14:paraId="4981D2D6" w14:textId="05F08A44">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63Z">
              <w:pPr/>
            </w:pPrChange>
          </w:pPr>
          <w:hyperlink w:anchor="_Toc1935824552">
            <w:r w:rsidRPr="292E8E6C" w:rsidR="292E8E6C">
              <w:rPr>
                <w:rStyle w:val="Hiperligao"/>
              </w:rPr>
              <w:t>Artigo º</w:t>
            </w:r>
            <w:r>
              <w:tab/>
            </w:r>
            <w:r>
              <w:fldChar w:fldCharType="begin"/>
            </w:r>
            <w:r>
              <w:instrText xml:space="preserve">PAGEREF _Toc1935824552 \h</w:instrText>
            </w:r>
            <w:r>
              <w:fldChar w:fldCharType="separate"/>
            </w:r>
            <w:r w:rsidRPr="292E8E6C" w:rsidR="292E8E6C">
              <w:rPr>
                <w:rStyle w:val="Hiperligao"/>
              </w:rPr>
              <w:t>43</w:t>
            </w:r>
            <w:r>
              <w:fldChar w:fldCharType="end"/>
            </w:r>
          </w:hyperlink>
        </w:p>
        <w:p w:rsidR="002B24BA" w:rsidP="292E8E6C" w:rsidRDefault="002B24BA" w14:paraId="14822AA5" w14:textId="24B9D6F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65Z">
              <w:pPr/>
            </w:pPrChange>
          </w:pPr>
          <w:hyperlink w:anchor="_Toc1154706471">
            <w:r w:rsidRPr="292E8E6C" w:rsidR="292E8E6C">
              <w:rPr>
                <w:rStyle w:val="Hiperligao"/>
              </w:rPr>
              <w:t>Instalações dos abrigos e centros de recolha oficial</w:t>
            </w:r>
            <w:r>
              <w:tab/>
            </w:r>
            <w:r>
              <w:fldChar w:fldCharType="begin"/>
            </w:r>
            <w:r>
              <w:instrText xml:space="preserve">PAGEREF _Toc1154706471 \h</w:instrText>
            </w:r>
            <w:r>
              <w:fldChar w:fldCharType="separate"/>
            </w:r>
            <w:r w:rsidRPr="292E8E6C" w:rsidR="292E8E6C">
              <w:rPr>
                <w:rStyle w:val="Hiperligao"/>
              </w:rPr>
              <w:t>43</w:t>
            </w:r>
            <w:r>
              <w:fldChar w:fldCharType="end"/>
            </w:r>
          </w:hyperlink>
        </w:p>
        <w:p w:rsidR="002B24BA" w:rsidP="292E8E6C" w:rsidRDefault="002B24BA" w14:paraId="60AAB9AE" w14:textId="50A9538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67Z">
              <w:pPr/>
            </w:pPrChange>
          </w:pPr>
          <w:hyperlink w:anchor="_Toc477897638">
            <w:r w:rsidRPr="292E8E6C" w:rsidR="292E8E6C">
              <w:rPr>
                <w:rStyle w:val="Hiperligao"/>
              </w:rPr>
              <w:t>Artigo 40.º</w:t>
            </w:r>
            <w:r>
              <w:tab/>
            </w:r>
            <w:r>
              <w:fldChar w:fldCharType="begin"/>
            </w:r>
            <w:r>
              <w:instrText xml:space="preserve">PAGEREF _Toc477897638 \h</w:instrText>
            </w:r>
            <w:r>
              <w:fldChar w:fldCharType="separate"/>
            </w:r>
            <w:r w:rsidRPr="292E8E6C" w:rsidR="292E8E6C">
              <w:rPr>
                <w:rStyle w:val="Hiperligao"/>
              </w:rPr>
              <w:t>43</w:t>
            </w:r>
            <w:r>
              <w:fldChar w:fldCharType="end"/>
            </w:r>
          </w:hyperlink>
        </w:p>
        <w:p w:rsidR="002B24BA" w:rsidP="292E8E6C" w:rsidRDefault="002B24BA" w14:paraId="10A23BD4" w14:textId="3629261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69Z">
              <w:pPr/>
            </w:pPrChange>
          </w:pPr>
          <w:hyperlink w:anchor="_Toc225731878">
            <w:r w:rsidRPr="292E8E6C" w:rsidR="292E8E6C">
              <w:rPr>
                <w:rStyle w:val="Hiperligao"/>
              </w:rPr>
              <w:t>Outras disposições</w:t>
            </w:r>
            <w:r>
              <w:tab/>
            </w:r>
            <w:r>
              <w:fldChar w:fldCharType="begin"/>
            </w:r>
            <w:r>
              <w:instrText xml:space="preserve">PAGEREF _Toc225731878 \h</w:instrText>
            </w:r>
            <w:r>
              <w:fldChar w:fldCharType="separate"/>
            </w:r>
            <w:r w:rsidRPr="292E8E6C" w:rsidR="292E8E6C">
              <w:rPr>
                <w:rStyle w:val="Hiperligao"/>
              </w:rPr>
              <w:t>43</w:t>
            </w:r>
            <w:r>
              <w:fldChar w:fldCharType="end"/>
            </w:r>
          </w:hyperlink>
        </w:p>
        <w:p w:rsidR="002B24BA" w:rsidP="292E8E6C" w:rsidRDefault="002B24BA" w14:paraId="3ADDF1E8" w14:textId="61C23CE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72Z">
              <w:pPr/>
            </w:pPrChange>
          </w:pPr>
          <w:hyperlink w:anchor="_Toc1250168712">
            <w:r w:rsidRPr="292E8E6C" w:rsidR="292E8E6C">
              <w:rPr>
                <w:rStyle w:val="Hiperligao"/>
              </w:rPr>
              <w:t>Artigo 41.º</w:t>
            </w:r>
            <w:r>
              <w:tab/>
            </w:r>
            <w:r>
              <w:fldChar w:fldCharType="begin"/>
            </w:r>
            <w:r>
              <w:instrText xml:space="preserve">PAGEREF _Toc1250168712 \h</w:instrText>
            </w:r>
            <w:r>
              <w:fldChar w:fldCharType="separate"/>
            </w:r>
            <w:r w:rsidRPr="292E8E6C" w:rsidR="292E8E6C">
              <w:rPr>
                <w:rStyle w:val="Hiperligao"/>
              </w:rPr>
              <w:t>43</w:t>
            </w:r>
            <w:r>
              <w:fldChar w:fldCharType="end"/>
            </w:r>
          </w:hyperlink>
        </w:p>
        <w:p w:rsidR="002B24BA" w:rsidP="292E8E6C" w:rsidRDefault="002B24BA" w14:paraId="6F962C77" w14:textId="1113724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74Z">
              <w:pPr/>
            </w:pPrChange>
          </w:pPr>
          <w:hyperlink w:anchor="_Toc1217570979">
            <w:r w:rsidRPr="292E8E6C" w:rsidR="292E8E6C">
              <w:rPr>
                <w:rStyle w:val="Hiperligao"/>
              </w:rPr>
              <w:t>Lares de acolhimento</w:t>
            </w:r>
            <w:r>
              <w:tab/>
            </w:r>
            <w:r>
              <w:fldChar w:fldCharType="begin"/>
            </w:r>
            <w:r>
              <w:instrText xml:space="preserve">PAGEREF _Toc1217570979 \h</w:instrText>
            </w:r>
            <w:r>
              <w:fldChar w:fldCharType="separate"/>
            </w:r>
            <w:r w:rsidRPr="292E8E6C" w:rsidR="292E8E6C">
              <w:rPr>
                <w:rStyle w:val="Hiperligao"/>
              </w:rPr>
              <w:t>44</w:t>
            </w:r>
            <w:r>
              <w:fldChar w:fldCharType="end"/>
            </w:r>
          </w:hyperlink>
        </w:p>
        <w:p w:rsidR="002B24BA" w:rsidP="292E8E6C" w:rsidRDefault="002B24BA" w14:paraId="6F34D39A" w14:textId="42E82AAC">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76Z">
              <w:pPr/>
            </w:pPrChange>
          </w:pPr>
          <w:hyperlink w:anchor="_Toc1992515968">
            <w:r w:rsidRPr="292E8E6C" w:rsidR="292E8E6C">
              <w:rPr>
                <w:rStyle w:val="Hiperligao"/>
              </w:rPr>
              <w:t>SECÇÃO II</w:t>
            </w:r>
            <w:r>
              <w:tab/>
            </w:r>
            <w:r>
              <w:fldChar w:fldCharType="begin"/>
            </w:r>
            <w:r>
              <w:instrText xml:space="preserve">PAGEREF _Toc1992515968 \h</w:instrText>
            </w:r>
            <w:r>
              <w:fldChar w:fldCharType="separate"/>
            </w:r>
            <w:r w:rsidRPr="292E8E6C" w:rsidR="292E8E6C">
              <w:rPr>
                <w:rStyle w:val="Hiperligao"/>
              </w:rPr>
              <w:t>44</w:t>
            </w:r>
            <w:r>
              <w:fldChar w:fldCharType="end"/>
            </w:r>
          </w:hyperlink>
        </w:p>
        <w:p w:rsidR="002B24BA" w:rsidP="292E8E6C" w:rsidRDefault="002B24BA" w14:paraId="58A6BD3F" w14:textId="0844A9E9">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78Z">
              <w:pPr/>
            </w:pPrChange>
          </w:pPr>
          <w:hyperlink w:anchor="_Toc1821262896">
            <w:r w:rsidRPr="292E8E6C" w:rsidR="292E8E6C">
              <w:rPr>
                <w:rStyle w:val="Hiperligao"/>
              </w:rPr>
              <w:t>Autorização dos estabelecimentos</w:t>
            </w:r>
            <w:r>
              <w:tab/>
            </w:r>
            <w:r>
              <w:fldChar w:fldCharType="begin"/>
            </w:r>
            <w:r>
              <w:instrText xml:space="preserve">PAGEREF _Toc1821262896 \h</w:instrText>
            </w:r>
            <w:r>
              <w:fldChar w:fldCharType="separate"/>
            </w:r>
            <w:r w:rsidRPr="292E8E6C" w:rsidR="292E8E6C">
              <w:rPr>
                <w:rStyle w:val="Hiperligao"/>
              </w:rPr>
              <w:t>45</w:t>
            </w:r>
            <w:r>
              <w:fldChar w:fldCharType="end"/>
            </w:r>
          </w:hyperlink>
        </w:p>
        <w:p w:rsidR="002B24BA" w:rsidP="292E8E6C" w:rsidRDefault="002B24BA" w14:paraId="0FB6EEEF" w14:textId="0A1A64A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8Z">
              <w:pPr/>
            </w:pPrChange>
          </w:pPr>
          <w:hyperlink w:anchor="_Toc730665443">
            <w:r w:rsidRPr="292E8E6C" w:rsidR="292E8E6C">
              <w:rPr>
                <w:rStyle w:val="Hiperligao"/>
              </w:rPr>
              <w:t>Artigo 42.º</w:t>
            </w:r>
            <w:r>
              <w:tab/>
            </w:r>
            <w:r>
              <w:fldChar w:fldCharType="begin"/>
            </w:r>
            <w:r>
              <w:instrText xml:space="preserve">PAGEREF _Toc730665443 \h</w:instrText>
            </w:r>
            <w:r>
              <w:fldChar w:fldCharType="separate"/>
            </w:r>
            <w:r w:rsidRPr="292E8E6C" w:rsidR="292E8E6C">
              <w:rPr>
                <w:rStyle w:val="Hiperligao"/>
              </w:rPr>
              <w:t>45</w:t>
            </w:r>
            <w:r>
              <w:fldChar w:fldCharType="end"/>
            </w:r>
          </w:hyperlink>
        </w:p>
        <w:p w:rsidR="002B24BA" w:rsidP="292E8E6C" w:rsidRDefault="002B24BA" w14:paraId="77F90084" w14:textId="484F2AC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82Z">
              <w:pPr/>
            </w:pPrChange>
          </w:pPr>
          <w:hyperlink w:anchor="_Toc1265244289">
            <w:r w:rsidRPr="292E8E6C" w:rsidR="292E8E6C">
              <w:rPr>
                <w:rStyle w:val="Hiperligao"/>
              </w:rPr>
              <w:t>Procedimento para o exercício da atividade de exploração de estabelecimentos</w:t>
            </w:r>
            <w:r>
              <w:tab/>
            </w:r>
            <w:r>
              <w:fldChar w:fldCharType="begin"/>
            </w:r>
            <w:r>
              <w:instrText xml:space="preserve">PAGEREF _Toc1265244289 \h</w:instrText>
            </w:r>
            <w:r>
              <w:fldChar w:fldCharType="separate"/>
            </w:r>
            <w:r w:rsidRPr="292E8E6C" w:rsidR="292E8E6C">
              <w:rPr>
                <w:rStyle w:val="Hiperligao"/>
              </w:rPr>
              <w:t>45</w:t>
            </w:r>
            <w:r>
              <w:fldChar w:fldCharType="end"/>
            </w:r>
          </w:hyperlink>
        </w:p>
        <w:p w:rsidR="002B24BA" w:rsidP="292E8E6C" w:rsidRDefault="002B24BA" w14:paraId="2695C2EA" w14:textId="3A99356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85Z">
              <w:pPr/>
            </w:pPrChange>
          </w:pPr>
          <w:hyperlink w:anchor="_Toc1786146563">
            <w:r w:rsidRPr="292E8E6C" w:rsidR="292E8E6C">
              <w:rPr>
                <w:rStyle w:val="Hiperligao"/>
              </w:rPr>
              <w:t>Artigo 43.º</w:t>
            </w:r>
            <w:r>
              <w:tab/>
            </w:r>
            <w:r>
              <w:fldChar w:fldCharType="begin"/>
            </w:r>
            <w:r>
              <w:instrText xml:space="preserve">PAGEREF _Toc1786146563 \h</w:instrText>
            </w:r>
            <w:r>
              <w:fldChar w:fldCharType="separate"/>
            </w:r>
            <w:r w:rsidRPr="292E8E6C" w:rsidR="292E8E6C">
              <w:rPr>
                <w:rStyle w:val="Hiperligao"/>
              </w:rPr>
              <w:t>45</w:t>
            </w:r>
            <w:r>
              <w:fldChar w:fldCharType="end"/>
            </w:r>
          </w:hyperlink>
        </w:p>
        <w:p w:rsidR="002B24BA" w:rsidP="292E8E6C" w:rsidRDefault="002B24BA" w14:paraId="5A634154" w14:textId="73D5650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87Z">
              <w:pPr/>
            </w:pPrChange>
          </w:pPr>
          <w:hyperlink w:anchor="_Toc357361905">
            <w:r w:rsidRPr="292E8E6C" w:rsidR="292E8E6C">
              <w:rPr>
                <w:rStyle w:val="Hiperligao"/>
              </w:rPr>
              <w:t>Médico-veterinário responsável pelo alojamento</w:t>
            </w:r>
            <w:r>
              <w:tab/>
            </w:r>
            <w:r>
              <w:fldChar w:fldCharType="begin"/>
            </w:r>
            <w:r>
              <w:instrText xml:space="preserve">PAGEREF _Toc357361905 \h</w:instrText>
            </w:r>
            <w:r>
              <w:fldChar w:fldCharType="separate"/>
            </w:r>
            <w:r w:rsidRPr="292E8E6C" w:rsidR="292E8E6C">
              <w:rPr>
                <w:rStyle w:val="Hiperligao"/>
              </w:rPr>
              <w:t>45</w:t>
            </w:r>
            <w:r>
              <w:fldChar w:fldCharType="end"/>
            </w:r>
          </w:hyperlink>
        </w:p>
        <w:p w:rsidR="002B24BA" w:rsidP="292E8E6C" w:rsidRDefault="002B24BA" w14:paraId="2CCE27CE" w14:textId="0DA1E53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89Z">
              <w:pPr/>
            </w:pPrChange>
          </w:pPr>
          <w:hyperlink w:anchor="_Toc490102559">
            <w:r w:rsidRPr="292E8E6C" w:rsidR="292E8E6C">
              <w:rPr>
                <w:rStyle w:val="Hiperligao"/>
              </w:rPr>
              <w:t>Artigo 44.º</w:t>
            </w:r>
            <w:r>
              <w:tab/>
            </w:r>
            <w:r>
              <w:fldChar w:fldCharType="begin"/>
            </w:r>
            <w:r>
              <w:instrText xml:space="preserve">PAGEREF _Toc490102559 \h</w:instrText>
            </w:r>
            <w:r>
              <w:fldChar w:fldCharType="separate"/>
            </w:r>
            <w:r w:rsidRPr="292E8E6C" w:rsidR="292E8E6C">
              <w:rPr>
                <w:rStyle w:val="Hiperligao"/>
              </w:rPr>
              <w:t>46</w:t>
            </w:r>
            <w:r>
              <w:fldChar w:fldCharType="end"/>
            </w:r>
          </w:hyperlink>
        </w:p>
        <w:p w:rsidR="002B24BA" w:rsidP="292E8E6C" w:rsidRDefault="002B24BA" w14:paraId="7BD9E013" w14:textId="27C495C0">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9Z">
              <w:pPr/>
            </w:pPrChange>
          </w:pPr>
          <w:hyperlink w:anchor="_Toc1061254150">
            <w:r w:rsidRPr="292E8E6C" w:rsidR="292E8E6C">
              <w:rPr>
                <w:rStyle w:val="Hiperligao"/>
              </w:rPr>
              <w:t>Mera comunicação prévia</w:t>
            </w:r>
            <w:r>
              <w:tab/>
            </w:r>
            <w:r>
              <w:fldChar w:fldCharType="begin"/>
            </w:r>
            <w:r>
              <w:instrText xml:space="preserve">PAGEREF _Toc1061254150 \h</w:instrText>
            </w:r>
            <w:r>
              <w:fldChar w:fldCharType="separate"/>
            </w:r>
            <w:r w:rsidRPr="292E8E6C" w:rsidR="292E8E6C">
              <w:rPr>
                <w:rStyle w:val="Hiperligao"/>
              </w:rPr>
              <w:t>46</w:t>
            </w:r>
            <w:r>
              <w:fldChar w:fldCharType="end"/>
            </w:r>
          </w:hyperlink>
        </w:p>
        <w:p w:rsidR="002B24BA" w:rsidP="292E8E6C" w:rsidRDefault="002B24BA" w14:paraId="70763BB9" w14:textId="7B62573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92Z">
              <w:pPr/>
            </w:pPrChange>
          </w:pPr>
          <w:hyperlink w:anchor="_Toc747314282">
            <w:r w:rsidRPr="292E8E6C" w:rsidR="292E8E6C">
              <w:rPr>
                <w:rStyle w:val="Hiperligao"/>
              </w:rPr>
              <w:t>Artigo 45.º</w:t>
            </w:r>
            <w:r>
              <w:tab/>
            </w:r>
            <w:r>
              <w:fldChar w:fldCharType="begin"/>
            </w:r>
            <w:r>
              <w:instrText xml:space="preserve">PAGEREF _Toc747314282 \h</w:instrText>
            </w:r>
            <w:r>
              <w:fldChar w:fldCharType="separate"/>
            </w:r>
            <w:r w:rsidRPr="292E8E6C" w:rsidR="292E8E6C">
              <w:rPr>
                <w:rStyle w:val="Hiperligao"/>
              </w:rPr>
              <w:t>47</w:t>
            </w:r>
            <w:r>
              <w:fldChar w:fldCharType="end"/>
            </w:r>
          </w:hyperlink>
        </w:p>
        <w:p w:rsidR="002B24BA" w:rsidP="292E8E6C" w:rsidRDefault="002B24BA" w14:paraId="02DE2E1C" w14:textId="79B0607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94Z">
              <w:pPr/>
            </w:pPrChange>
          </w:pPr>
          <w:hyperlink w:anchor="_Toc1201917571">
            <w:r w:rsidRPr="292E8E6C" w:rsidR="292E8E6C">
              <w:rPr>
                <w:rStyle w:val="Hiperligao"/>
              </w:rPr>
              <w:t>Permissão administrativa</w:t>
            </w:r>
            <w:r>
              <w:tab/>
            </w:r>
            <w:r>
              <w:fldChar w:fldCharType="begin"/>
            </w:r>
            <w:r>
              <w:instrText xml:space="preserve">PAGEREF _Toc1201917571 \h</w:instrText>
            </w:r>
            <w:r>
              <w:fldChar w:fldCharType="separate"/>
            </w:r>
            <w:r w:rsidRPr="292E8E6C" w:rsidR="292E8E6C">
              <w:rPr>
                <w:rStyle w:val="Hiperligao"/>
              </w:rPr>
              <w:t>47</w:t>
            </w:r>
            <w:r>
              <w:fldChar w:fldCharType="end"/>
            </w:r>
          </w:hyperlink>
        </w:p>
        <w:p w:rsidR="002B24BA" w:rsidP="292E8E6C" w:rsidRDefault="002B24BA" w14:paraId="209B8C11" w14:textId="3296130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96Z">
              <w:pPr/>
            </w:pPrChange>
          </w:pPr>
          <w:hyperlink w:anchor="_Toc527088257">
            <w:r w:rsidRPr="292E8E6C" w:rsidR="292E8E6C">
              <w:rPr>
                <w:rStyle w:val="Hiperligao"/>
              </w:rPr>
              <w:t>Artigo 46.º</w:t>
            </w:r>
            <w:r>
              <w:tab/>
            </w:r>
            <w:r>
              <w:fldChar w:fldCharType="begin"/>
            </w:r>
            <w:r>
              <w:instrText xml:space="preserve">PAGEREF _Toc527088257 \h</w:instrText>
            </w:r>
            <w:r>
              <w:fldChar w:fldCharType="separate"/>
            </w:r>
            <w:r w:rsidRPr="292E8E6C" w:rsidR="292E8E6C">
              <w:rPr>
                <w:rStyle w:val="Hiperligao"/>
              </w:rPr>
              <w:t>48</w:t>
            </w:r>
            <w:r>
              <w:fldChar w:fldCharType="end"/>
            </w:r>
          </w:hyperlink>
        </w:p>
        <w:p w:rsidR="002B24BA" w:rsidP="292E8E6C" w:rsidRDefault="002B24BA" w14:paraId="0A591BE2" w14:textId="00899B8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4.998Z">
              <w:pPr/>
            </w:pPrChange>
          </w:pPr>
          <w:hyperlink w:anchor="_Toc1433788420">
            <w:r w:rsidRPr="292E8E6C" w:rsidR="292E8E6C">
              <w:rPr>
                <w:rStyle w:val="Hiperligao"/>
              </w:rPr>
              <w:t>Instrução do processo de permissão administrativa</w:t>
            </w:r>
            <w:r>
              <w:tab/>
            </w:r>
            <w:r>
              <w:fldChar w:fldCharType="begin"/>
            </w:r>
            <w:r>
              <w:instrText xml:space="preserve">PAGEREF _Toc1433788420 \h</w:instrText>
            </w:r>
            <w:r>
              <w:fldChar w:fldCharType="separate"/>
            </w:r>
            <w:r w:rsidRPr="292E8E6C" w:rsidR="292E8E6C">
              <w:rPr>
                <w:rStyle w:val="Hiperligao"/>
              </w:rPr>
              <w:t>48</w:t>
            </w:r>
            <w:r>
              <w:fldChar w:fldCharType="end"/>
            </w:r>
          </w:hyperlink>
        </w:p>
        <w:p w:rsidR="002B24BA" w:rsidP="292E8E6C" w:rsidRDefault="002B24BA" w14:paraId="178F5DF5" w14:textId="69F59D6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Z">
              <w:pPr/>
            </w:pPrChange>
          </w:pPr>
          <w:hyperlink w:anchor="_Toc237220375">
            <w:r w:rsidRPr="292E8E6C" w:rsidR="292E8E6C">
              <w:rPr>
                <w:rStyle w:val="Hiperligao"/>
              </w:rPr>
              <w:t>Artigo 47.º</w:t>
            </w:r>
            <w:r>
              <w:tab/>
            </w:r>
            <w:r>
              <w:fldChar w:fldCharType="begin"/>
            </w:r>
            <w:r>
              <w:instrText xml:space="preserve">PAGEREF _Toc237220375 \h</w:instrText>
            </w:r>
            <w:r>
              <w:fldChar w:fldCharType="separate"/>
            </w:r>
            <w:r w:rsidRPr="292E8E6C" w:rsidR="292E8E6C">
              <w:rPr>
                <w:rStyle w:val="Hiperligao"/>
              </w:rPr>
              <w:t>49</w:t>
            </w:r>
            <w:r>
              <w:fldChar w:fldCharType="end"/>
            </w:r>
          </w:hyperlink>
        </w:p>
        <w:p w:rsidR="002B24BA" w:rsidP="292E8E6C" w:rsidRDefault="002B24BA" w14:paraId="721443F6" w14:textId="00FC35C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02Z">
              <w:pPr/>
            </w:pPrChange>
          </w:pPr>
          <w:hyperlink w:anchor="_Toc1722987933">
            <w:r w:rsidRPr="292E8E6C" w:rsidR="292E8E6C">
              <w:rPr>
                <w:rStyle w:val="Hiperligao"/>
              </w:rPr>
              <w:t>Decisão</w:t>
            </w:r>
            <w:r>
              <w:tab/>
            </w:r>
            <w:r>
              <w:fldChar w:fldCharType="begin"/>
            </w:r>
            <w:r>
              <w:instrText xml:space="preserve">PAGEREF _Toc1722987933 \h</w:instrText>
            </w:r>
            <w:r>
              <w:fldChar w:fldCharType="separate"/>
            </w:r>
            <w:r w:rsidRPr="292E8E6C" w:rsidR="292E8E6C">
              <w:rPr>
                <w:rStyle w:val="Hiperligao"/>
              </w:rPr>
              <w:t>49</w:t>
            </w:r>
            <w:r>
              <w:fldChar w:fldCharType="end"/>
            </w:r>
          </w:hyperlink>
        </w:p>
        <w:p w:rsidR="002B24BA" w:rsidP="292E8E6C" w:rsidRDefault="002B24BA" w14:paraId="0E802AE8" w14:textId="3E6026F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03Z">
              <w:pPr/>
            </w:pPrChange>
          </w:pPr>
          <w:hyperlink w:anchor="_Toc772767689">
            <w:r w:rsidRPr="292E8E6C" w:rsidR="292E8E6C">
              <w:rPr>
                <w:rStyle w:val="Hiperligao"/>
              </w:rPr>
              <w:t>Artigo 48.º</w:t>
            </w:r>
            <w:r>
              <w:tab/>
            </w:r>
            <w:r>
              <w:fldChar w:fldCharType="begin"/>
            </w:r>
            <w:r>
              <w:instrText xml:space="preserve">PAGEREF _Toc772767689 \h</w:instrText>
            </w:r>
            <w:r>
              <w:fldChar w:fldCharType="separate"/>
            </w:r>
            <w:r w:rsidRPr="292E8E6C" w:rsidR="292E8E6C">
              <w:rPr>
                <w:rStyle w:val="Hiperligao"/>
              </w:rPr>
              <w:t>49</w:t>
            </w:r>
            <w:r>
              <w:fldChar w:fldCharType="end"/>
            </w:r>
          </w:hyperlink>
        </w:p>
        <w:p w:rsidR="002B24BA" w:rsidP="292E8E6C" w:rsidRDefault="002B24BA" w14:paraId="65FAC78B" w14:textId="22E01427">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05Z">
              <w:pPr/>
            </w:pPrChange>
          </w:pPr>
          <w:hyperlink w:anchor="_Toc1396273653">
            <w:r w:rsidRPr="292E8E6C" w:rsidR="292E8E6C">
              <w:rPr>
                <w:rStyle w:val="Hiperligao"/>
              </w:rPr>
              <w:t>Divulgação dos estabelecimentos</w:t>
            </w:r>
            <w:r>
              <w:tab/>
            </w:r>
            <w:r>
              <w:fldChar w:fldCharType="begin"/>
            </w:r>
            <w:r>
              <w:instrText xml:space="preserve">PAGEREF _Toc1396273653 \h</w:instrText>
            </w:r>
            <w:r>
              <w:fldChar w:fldCharType="separate"/>
            </w:r>
            <w:r w:rsidRPr="292E8E6C" w:rsidR="292E8E6C">
              <w:rPr>
                <w:rStyle w:val="Hiperligao"/>
              </w:rPr>
              <w:t>49</w:t>
            </w:r>
            <w:r>
              <w:fldChar w:fldCharType="end"/>
            </w:r>
          </w:hyperlink>
        </w:p>
        <w:p w:rsidR="002B24BA" w:rsidP="292E8E6C" w:rsidRDefault="002B24BA" w14:paraId="60C6015A" w14:textId="5D5C04E8">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08Z">
              <w:pPr/>
            </w:pPrChange>
          </w:pPr>
          <w:hyperlink w:anchor="_Toc1444459057">
            <w:r w:rsidRPr="292E8E6C" w:rsidR="292E8E6C">
              <w:rPr>
                <w:rStyle w:val="Hiperligao"/>
              </w:rPr>
              <w:t>SUBSECÇÃO II</w:t>
            </w:r>
            <w:r>
              <w:tab/>
            </w:r>
            <w:r>
              <w:fldChar w:fldCharType="begin"/>
            </w:r>
            <w:r>
              <w:instrText xml:space="preserve">PAGEREF _Toc1444459057 \h</w:instrText>
            </w:r>
            <w:r>
              <w:fldChar w:fldCharType="separate"/>
            </w:r>
            <w:r w:rsidRPr="292E8E6C" w:rsidR="292E8E6C">
              <w:rPr>
                <w:rStyle w:val="Hiperligao"/>
              </w:rPr>
              <w:t>50</w:t>
            </w:r>
            <w:r>
              <w:fldChar w:fldCharType="end"/>
            </w:r>
          </w:hyperlink>
        </w:p>
        <w:p w:rsidR="002B24BA" w:rsidP="292E8E6C" w:rsidRDefault="002B24BA" w14:paraId="272EBC14" w14:textId="3DA0C910">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1Z">
              <w:pPr/>
            </w:pPrChange>
          </w:pPr>
          <w:hyperlink w:anchor="_Toc1977256495">
            <w:r w:rsidRPr="292E8E6C" w:rsidR="292E8E6C">
              <w:rPr>
                <w:rStyle w:val="Hiperligao"/>
              </w:rPr>
              <w:t>Alteração, suspensão e encerramento dos estabelecimentos</w:t>
            </w:r>
            <w:r>
              <w:tab/>
            </w:r>
            <w:r>
              <w:fldChar w:fldCharType="begin"/>
            </w:r>
            <w:r>
              <w:instrText xml:space="preserve">PAGEREF _Toc1977256495 \h</w:instrText>
            </w:r>
            <w:r>
              <w:fldChar w:fldCharType="separate"/>
            </w:r>
            <w:r w:rsidRPr="292E8E6C" w:rsidR="292E8E6C">
              <w:rPr>
                <w:rStyle w:val="Hiperligao"/>
              </w:rPr>
              <w:t>50</w:t>
            </w:r>
            <w:r>
              <w:fldChar w:fldCharType="end"/>
            </w:r>
          </w:hyperlink>
        </w:p>
        <w:p w:rsidR="002B24BA" w:rsidP="292E8E6C" w:rsidRDefault="002B24BA" w14:paraId="46F211B3" w14:textId="767B4F4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12Z">
              <w:pPr/>
            </w:pPrChange>
          </w:pPr>
          <w:hyperlink w:anchor="_Toc1873434307">
            <w:r w:rsidRPr="292E8E6C" w:rsidR="292E8E6C">
              <w:rPr>
                <w:rStyle w:val="Hiperligao"/>
              </w:rPr>
              <w:t>Artigo 49.º</w:t>
            </w:r>
            <w:r>
              <w:tab/>
            </w:r>
            <w:r>
              <w:fldChar w:fldCharType="begin"/>
            </w:r>
            <w:r>
              <w:instrText xml:space="preserve">PAGEREF _Toc1873434307 \h</w:instrText>
            </w:r>
            <w:r>
              <w:fldChar w:fldCharType="separate"/>
            </w:r>
            <w:r w:rsidRPr="292E8E6C" w:rsidR="292E8E6C">
              <w:rPr>
                <w:rStyle w:val="Hiperligao"/>
              </w:rPr>
              <w:t>50</w:t>
            </w:r>
            <w:r>
              <w:fldChar w:fldCharType="end"/>
            </w:r>
          </w:hyperlink>
        </w:p>
        <w:p w:rsidR="002B24BA" w:rsidP="292E8E6C" w:rsidRDefault="002B24BA" w14:paraId="4F9DCFFA" w14:textId="36A67CD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14Z">
              <w:pPr/>
            </w:pPrChange>
          </w:pPr>
          <w:hyperlink w:anchor="_Toc1877668908">
            <w:r w:rsidRPr="292E8E6C" w:rsidR="292E8E6C">
              <w:rPr>
                <w:rStyle w:val="Hiperligao"/>
              </w:rPr>
              <w:t>Alteração de funcionamento dos estabelecimentos</w:t>
            </w:r>
            <w:r>
              <w:tab/>
            </w:r>
            <w:r>
              <w:fldChar w:fldCharType="begin"/>
            </w:r>
            <w:r>
              <w:instrText xml:space="preserve">PAGEREF _Toc1877668908 \h</w:instrText>
            </w:r>
            <w:r>
              <w:fldChar w:fldCharType="separate"/>
            </w:r>
            <w:r w:rsidRPr="292E8E6C" w:rsidR="292E8E6C">
              <w:rPr>
                <w:rStyle w:val="Hiperligao"/>
              </w:rPr>
              <w:t>50</w:t>
            </w:r>
            <w:r>
              <w:fldChar w:fldCharType="end"/>
            </w:r>
          </w:hyperlink>
        </w:p>
        <w:p w:rsidR="002B24BA" w:rsidP="292E8E6C" w:rsidRDefault="002B24BA" w14:paraId="74407C63" w14:textId="560A116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16Z">
              <w:pPr/>
            </w:pPrChange>
          </w:pPr>
          <w:hyperlink w:anchor="_Toc1472883330">
            <w:r w:rsidRPr="292E8E6C" w:rsidR="292E8E6C">
              <w:rPr>
                <w:rStyle w:val="Hiperligao"/>
              </w:rPr>
              <w:t>Artigo 50.º</w:t>
            </w:r>
            <w:r>
              <w:tab/>
            </w:r>
            <w:r>
              <w:fldChar w:fldCharType="begin"/>
            </w:r>
            <w:r>
              <w:instrText xml:space="preserve">PAGEREF _Toc1472883330 \h</w:instrText>
            </w:r>
            <w:r>
              <w:fldChar w:fldCharType="separate"/>
            </w:r>
            <w:r w:rsidRPr="292E8E6C" w:rsidR="292E8E6C">
              <w:rPr>
                <w:rStyle w:val="Hiperligao"/>
              </w:rPr>
              <w:t>50</w:t>
            </w:r>
            <w:r>
              <w:fldChar w:fldCharType="end"/>
            </w:r>
          </w:hyperlink>
        </w:p>
        <w:p w:rsidR="002B24BA" w:rsidP="292E8E6C" w:rsidRDefault="002B24BA" w14:paraId="68F0E89C" w14:textId="67843754">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19Z">
              <w:pPr/>
            </w:pPrChange>
          </w:pPr>
          <w:hyperlink w:anchor="_Toc92572120">
            <w:r w:rsidRPr="292E8E6C" w:rsidR="292E8E6C">
              <w:rPr>
                <w:rStyle w:val="Hiperligao"/>
              </w:rPr>
              <w:t>Suspensão de atividade e encerramento dos estabelecimentos</w:t>
            </w:r>
            <w:r>
              <w:tab/>
            </w:r>
            <w:r>
              <w:fldChar w:fldCharType="begin"/>
            </w:r>
            <w:r>
              <w:instrText xml:space="preserve">PAGEREF _Toc92572120 \h</w:instrText>
            </w:r>
            <w:r>
              <w:fldChar w:fldCharType="separate"/>
            </w:r>
            <w:r w:rsidRPr="292E8E6C" w:rsidR="292E8E6C">
              <w:rPr>
                <w:rStyle w:val="Hiperligao"/>
              </w:rPr>
              <w:t>50</w:t>
            </w:r>
            <w:r>
              <w:fldChar w:fldCharType="end"/>
            </w:r>
          </w:hyperlink>
        </w:p>
        <w:p w:rsidR="002B24BA" w:rsidP="292E8E6C" w:rsidRDefault="002B24BA" w14:paraId="7D18923E" w14:textId="30B9486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21Z">
              <w:pPr/>
            </w:pPrChange>
          </w:pPr>
          <w:hyperlink w:anchor="_Toc1685620636">
            <w:r w:rsidRPr="292E8E6C" w:rsidR="292E8E6C">
              <w:rPr>
                <w:rStyle w:val="Hiperligao"/>
              </w:rPr>
              <w:t>Artigo 51.º</w:t>
            </w:r>
            <w:r>
              <w:tab/>
            </w:r>
            <w:r>
              <w:fldChar w:fldCharType="begin"/>
            </w:r>
            <w:r>
              <w:instrText xml:space="preserve">PAGEREF _Toc1685620636 \h</w:instrText>
            </w:r>
            <w:r>
              <w:fldChar w:fldCharType="separate"/>
            </w:r>
            <w:r w:rsidRPr="292E8E6C" w:rsidR="292E8E6C">
              <w:rPr>
                <w:rStyle w:val="Hiperligao"/>
              </w:rPr>
              <w:t>51</w:t>
            </w:r>
            <w:r>
              <w:fldChar w:fldCharType="end"/>
            </w:r>
          </w:hyperlink>
        </w:p>
        <w:p w:rsidR="002B24BA" w:rsidP="292E8E6C" w:rsidRDefault="002B24BA" w14:paraId="32AF521B" w14:textId="5CC63C2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23Z">
              <w:pPr/>
            </w:pPrChange>
          </w:pPr>
          <w:hyperlink w:anchor="_Toc846869068">
            <w:r w:rsidRPr="292E8E6C" w:rsidR="292E8E6C">
              <w:rPr>
                <w:rStyle w:val="Hiperligao"/>
              </w:rPr>
              <w:t>Permissão de reabertura após suspensão da atividade</w:t>
            </w:r>
            <w:r>
              <w:tab/>
            </w:r>
            <w:r>
              <w:fldChar w:fldCharType="begin"/>
            </w:r>
            <w:r>
              <w:instrText xml:space="preserve">PAGEREF _Toc846869068 \h</w:instrText>
            </w:r>
            <w:r>
              <w:fldChar w:fldCharType="separate"/>
            </w:r>
            <w:r w:rsidRPr="292E8E6C" w:rsidR="292E8E6C">
              <w:rPr>
                <w:rStyle w:val="Hiperligao"/>
              </w:rPr>
              <w:t>51</w:t>
            </w:r>
            <w:r>
              <w:fldChar w:fldCharType="end"/>
            </w:r>
          </w:hyperlink>
        </w:p>
        <w:p w:rsidR="002B24BA" w:rsidP="292E8E6C" w:rsidRDefault="002B24BA" w14:paraId="0AED99C6" w14:textId="6EC6BCE4">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25Z">
              <w:pPr/>
            </w:pPrChange>
          </w:pPr>
          <w:hyperlink w:anchor="_Toc38132086">
            <w:r w:rsidRPr="292E8E6C" w:rsidR="292E8E6C">
              <w:rPr>
                <w:rStyle w:val="Hiperligao"/>
              </w:rPr>
              <w:t>Artigo 52.º</w:t>
            </w:r>
            <w:r>
              <w:tab/>
            </w:r>
            <w:r>
              <w:fldChar w:fldCharType="begin"/>
            </w:r>
            <w:r>
              <w:instrText xml:space="preserve">PAGEREF _Toc38132086 \h</w:instrText>
            </w:r>
            <w:r>
              <w:fldChar w:fldCharType="separate"/>
            </w:r>
            <w:r w:rsidRPr="292E8E6C" w:rsidR="292E8E6C">
              <w:rPr>
                <w:rStyle w:val="Hiperligao"/>
              </w:rPr>
              <w:t>52</w:t>
            </w:r>
            <w:r>
              <w:fldChar w:fldCharType="end"/>
            </w:r>
          </w:hyperlink>
        </w:p>
        <w:p w:rsidR="002B24BA" w:rsidP="292E8E6C" w:rsidRDefault="002B24BA" w14:paraId="5830EABD" w14:textId="5AC268E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28Z">
              <w:pPr/>
            </w:pPrChange>
          </w:pPr>
          <w:hyperlink w:anchor="_Toc116541151">
            <w:r w:rsidRPr="292E8E6C" w:rsidR="292E8E6C">
              <w:rPr>
                <w:rStyle w:val="Hiperligao"/>
              </w:rPr>
              <w:t>Divulgação da suspensão de atividade, do encerramento e da reabertura de estabelecimento</w:t>
            </w:r>
            <w:r>
              <w:tab/>
            </w:r>
            <w:r>
              <w:fldChar w:fldCharType="begin"/>
            </w:r>
            <w:r>
              <w:instrText xml:space="preserve">PAGEREF _Toc116541151 \h</w:instrText>
            </w:r>
            <w:r>
              <w:fldChar w:fldCharType="separate"/>
            </w:r>
            <w:r w:rsidRPr="292E8E6C" w:rsidR="292E8E6C">
              <w:rPr>
                <w:rStyle w:val="Hiperligao"/>
              </w:rPr>
              <w:t>52</w:t>
            </w:r>
            <w:r>
              <w:fldChar w:fldCharType="end"/>
            </w:r>
          </w:hyperlink>
        </w:p>
        <w:p w:rsidR="002B24BA" w:rsidP="292E8E6C" w:rsidRDefault="002B24BA" w14:paraId="67AA3C22" w14:textId="055AD09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3Z">
              <w:pPr/>
            </w:pPrChange>
          </w:pPr>
          <w:hyperlink w:anchor="_Toc1272456329">
            <w:r w:rsidRPr="292E8E6C" w:rsidR="292E8E6C">
              <w:rPr>
                <w:rStyle w:val="Hiperligao"/>
              </w:rPr>
              <w:t>Artigo 53.º</w:t>
            </w:r>
            <w:r>
              <w:tab/>
            </w:r>
            <w:r>
              <w:fldChar w:fldCharType="begin"/>
            </w:r>
            <w:r>
              <w:instrText xml:space="preserve">PAGEREF _Toc1272456329 \h</w:instrText>
            </w:r>
            <w:r>
              <w:fldChar w:fldCharType="separate"/>
            </w:r>
            <w:r w:rsidRPr="292E8E6C" w:rsidR="292E8E6C">
              <w:rPr>
                <w:rStyle w:val="Hiperligao"/>
              </w:rPr>
              <w:t>52</w:t>
            </w:r>
            <w:r>
              <w:fldChar w:fldCharType="end"/>
            </w:r>
          </w:hyperlink>
        </w:p>
        <w:p w:rsidR="002B24BA" w:rsidP="292E8E6C" w:rsidRDefault="002B24BA" w14:paraId="08D1DEA3" w14:textId="2CFBA0C4">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32Z">
              <w:pPr/>
            </w:pPrChange>
          </w:pPr>
          <w:hyperlink w:anchor="_Toc810895941">
            <w:r w:rsidRPr="292E8E6C" w:rsidR="292E8E6C">
              <w:rPr>
                <w:rStyle w:val="Hiperligao"/>
              </w:rPr>
              <w:t>Reconhecimento mútuo</w:t>
            </w:r>
            <w:r>
              <w:tab/>
            </w:r>
            <w:r>
              <w:fldChar w:fldCharType="begin"/>
            </w:r>
            <w:r>
              <w:instrText xml:space="preserve">PAGEREF _Toc810895941 \h</w:instrText>
            </w:r>
            <w:r>
              <w:fldChar w:fldCharType="separate"/>
            </w:r>
            <w:r w:rsidRPr="292E8E6C" w:rsidR="292E8E6C">
              <w:rPr>
                <w:rStyle w:val="Hiperligao"/>
              </w:rPr>
              <w:t>52</w:t>
            </w:r>
            <w:r>
              <w:fldChar w:fldCharType="end"/>
            </w:r>
          </w:hyperlink>
        </w:p>
        <w:p w:rsidR="002B24BA" w:rsidP="292E8E6C" w:rsidRDefault="002B24BA" w14:paraId="7656D779" w14:textId="4E06AAE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33Z">
              <w:pPr/>
            </w:pPrChange>
          </w:pPr>
          <w:hyperlink w:anchor="_Toc1285810714">
            <w:r w:rsidRPr="292E8E6C" w:rsidR="292E8E6C">
              <w:rPr>
                <w:rStyle w:val="Hiperligao"/>
              </w:rPr>
              <w:t>Artigo 54.º</w:t>
            </w:r>
            <w:r>
              <w:tab/>
            </w:r>
            <w:r>
              <w:fldChar w:fldCharType="begin"/>
            </w:r>
            <w:r>
              <w:instrText xml:space="preserve">PAGEREF _Toc1285810714 \h</w:instrText>
            </w:r>
            <w:r>
              <w:fldChar w:fldCharType="separate"/>
            </w:r>
            <w:r w:rsidRPr="292E8E6C" w:rsidR="292E8E6C">
              <w:rPr>
                <w:rStyle w:val="Hiperligao"/>
              </w:rPr>
              <w:t>52</w:t>
            </w:r>
            <w:r>
              <w:fldChar w:fldCharType="end"/>
            </w:r>
          </w:hyperlink>
        </w:p>
        <w:p w:rsidR="002B24BA" w:rsidP="292E8E6C" w:rsidRDefault="002B24BA" w14:paraId="7C952900" w14:textId="36B1AB6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35Z">
              <w:pPr/>
            </w:pPrChange>
          </w:pPr>
          <w:hyperlink w:anchor="_Toc1163049070">
            <w:r w:rsidRPr="292E8E6C" w:rsidR="292E8E6C">
              <w:rPr>
                <w:rStyle w:val="Hiperligao"/>
              </w:rPr>
              <w:t>Acesso ao estabelecimento</w:t>
            </w:r>
            <w:r>
              <w:tab/>
            </w:r>
            <w:r>
              <w:fldChar w:fldCharType="begin"/>
            </w:r>
            <w:r>
              <w:instrText xml:space="preserve">PAGEREF _Toc1163049070 \h</w:instrText>
            </w:r>
            <w:r>
              <w:fldChar w:fldCharType="separate"/>
            </w:r>
            <w:r w:rsidRPr="292E8E6C" w:rsidR="292E8E6C">
              <w:rPr>
                <w:rStyle w:val="Hiperligao"/>
              </w:rPr>
              <w:t>53</w:t>
            </w:r>
            <w:r>
              <w:fldChar w:fldCharType="end"/>
            </w:r>
          </w:hyperlink>
        </w:p>
        <w:p w:rsidR="002B24BA" w:rsidP="292E8E6C" w:rsidRDefault="002B24BA" w14:paraId="0152E282" w14:textId="7595F4A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37Z">
              <w:pPr/>
            </w:pPrChange>
          </w:pPr>
          <w:hyperlink w:anchor="_Toc427292942">
            <w:r w:rsidRPr="292E8E6C" w:rsidR="292E8E6C">
              <w:rPr>
                <w:rStyle w:val="Hiperligao"/>
              </w:rPr>
              <w:t>Artigo 55.º</w:t>
            </w:r>
            <w:r>
              <w:tab/>
            </w:r>
            <w:r>
              <w:fldChar w:fldCharType="begin"/>
            </w:r>
            <w:r>
              <w:instrText xml:space="preserve">PAGEREF _Toc427292942 \h</w:instrText>
            </w:r>
            <w:r>
              <w:fldChar w:fldCharType="separate"/>
            </w:r>
            <w:r w:rsidRPr="292E8E6C" w:rsidR="292E8E6C">
              <w:rPr>
                <w:rStyle w:val="Hiperligao"/>
              </w:rPr>
              <w:t>53</w:t>
            </w:r>
            <w:r>
              <w:fldChar w:fldCharType="end"/>
            </w:r>
          </w:hyperlink>
        </w:p>
        <w:p w:rsidR="002B24BA" w:rsidP="292E8E6C" w:rsidRDefault="002B24BA" w14:paraId="63C8524B" w14:textId="63FEA86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39Z">
              <w:pPr/>
            </w:pPrChange>
          </w:pPr>
          <w:hyperlink w:anchor="_Toc721488589">
            <w:r w:rsidRPr="292E8E6C" w:rsidR="292E8E6C">
              <w:rPr>
                <w:rStyle w:val="Hiperligao"/>
              </w:rPr>
              <w:t>Taxas</w:t>
            </w:r>
            <w:r>
              <w:tab/>
            </w:r>
            <w:r>
              <w:fldChar w:fldCharType="begin"/>
            </w:r>
            <w:r>
              <w:instrText xml:space="preserve">PAGEREF _Toc721488589 \h</w:instrText>
            </w:r>
            <w:r>
              <w:fldChar w:fldCharType="separate"/>
            </w:r>
            <w:r w:rsidRPr="292E8E6C" w:rsidR="292E8E6C">
              <w:rPr>
                <w:rStyle w:val="Hiperligao"/>
              </w:rPr>
              <w:t>53</w:t>
            </w:r>
            <w:r>
              <w:fldChar w:fldCharType="end"/>
            </w:r>
          </w:hyperlink>
        </w:p>
        <w:p w:rsidR="002B24BA" w:rsidP="292E8E6C" w:rsidRDefault="002B24BA" w14:paraId="1709E283" w14:textId="1F554C5B">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41Z">
              <w:pPr/>
            </w:pPrChange>
          </w:pPr>
          <w:hyperlink w:anchor="_Toc505536828">
            <w:r w:rsidRPr="292E8E6C" w:rsidR="292E8E6C">
              <w:rPr>
                <w:rStyle w:val="Hiperligao"/>
              </w:rPr>
              <w:t>CAPÍTULO V</w:t>
            </w:r>
            <w:r>
              <w:tab/>
            </w:r>
            <w:r>
              <w:fldChar w:fldCharType="begin"/>
            </w:r>
            <w:r>
              <w:instrText xml:space="preserve">PAGEREF _Toc505536828 \h</w:instrText>
            </w:r>
            <w:r>
              <w:fldChar w:fldCharType="separate"/>
            </w:r>
            <w:r w:rsidRPr="292E8E6C" w:rsidR="292E8E6C">
              <w:rPr>
                <w:rStyle w:val="Hiperligao"/>
              </w:rPr>
              <w:t>53</w:t>
            </w:r>
            <w:r>
              <w:fldChar w:fldCharType="end"/>
            </w:r>
          </w:hyperlink>
        </w:p>
        <w:p w:rsidR="002B24BA" w:rsidP="292E8E6C" w:rsidRDefault="002B24BA" w14:paraId="714383AB" w14:textId="5ECB1043">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44Z">
              <w:pPr/>
            </w:pPrChange>
          </w:pPr>
          <w:hyperlink w:anchor="_Toc321395051">
            <w:r w:rsidRPr="292E8E6C" w:rsidR="292E8E6C">
              <w:rPr>
                <w:rStyle w:val="Hiperligao"/>
              </w:rPr>
              <w:t>Alimentação, maneio e transporte</w:t>
            </w:r>
            <w:r>
              <w:tab/>
            </w:r>
            <w:r>
              <w:fldChar w:fldCharType="begin"/>
            </w:r>
            <w:r>
              <w:instrText xml:space="preserve">PAGEREF _Toc321395051 \h</w:instrText>
            </w:r>
            <w:r>
              <w:fldChar w:fldCharType="separate"/>
            </w:r>
            <w:r w:rsidRPr="292E8E6C" w:rsidR="292E8E6C">
              <w:rPr>
                <w:rStyle w:val="Hiperligao"/>
              </w:rPr>
              <w:t>53</w:t>
            </w:r>
            <w:r>
              <w:fldChar w:fldCharType="end"/>
            </w:r>
          </w:hyperlink>
        </w:p>
        <w:p w:rsidR="002B24BA" w:rsidP="292E8E6C" w:rsidRDefault="002B24BA" w14:paraId="461F2D48" w14:textId="0A33008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46Z">
              <w:pPr/>
            </w:pPrChange>
          </w:pPr>
          <w:hyperlink w:anchor="_Toc1313261914">
            <w:r w:rsidRPr="292E8E6C" w:rsidR="292E8E6C">
              <w:rPr>
                <w:rStyle w:val="Hiperligao"/>
              </w:rPr>
              <w:t>Artigo 56.º</w:t>
            </w:r>
            <w:r>
              <w:tab/>
            </w:r>
            <w:r>
              <w:fldChar w:fldCharType="begin"/>
            </w:r>
            <w:r>
              <w:instrText xml:space="preserve">PAGEREF _Toc1313261914 \h</w:instrText>
            </w:r>
            <w:r>
              <w:fldChar w:fldCharType="separate"/>
            </w:r>
            <w:r w:rsidRPr="292E8E6C" w:rsidR="292E8E6C">
              <w:rPr>
                <w:rStyle w:val="Hiperligao"/>
              </w:rPr>
              <w:t>53</w:t>
            </w:r>
            <w:r>
              <w:fldChar w:fldCharType="end"/>
            </w:r>
          </w:hyperlink>
        </w:p>
        <w:p w:rsidR="002B24BA" w:rsidP="292E8E6C" w:rsidRDefault="002B24BA" w14:paraId="35190E3B" w14:textId="353491B7">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48Z">
              <w:pPr/>
            </w:pPrChange>
          </w:pPr>
          <w:hyperlink w:anchor="_Toc197169766">
            <w:r w:rsidRPr="292E8E6C" w:rsidR="292E8E6C">
              <w:rPr>
                <w:rStyle w:val="Hiperligao"/>
              </w:rPr>
              <w:t>Transporte de animais</w:t>
            </w:r>
            <w:r>
              <w:tab/>
            </w:r>
            <w:r>
              <w:fldChar w:fldCharType="begin"/>
            </w:r>
            <w:r>
              <w:instrText xml:space="preserve">PAGEREF _Toc197169766 \h</w:instrText>
            </w:r>
            <w:r>
              <w:fldChar w:fldCharType="separate"/>
            </w:r>
            <w:r w:rsidRPr="292E8E6C" w:rsidR="292E8E6C">
              <w:rPr>
                <w:rStyle w:val="Hiperligao"/>
              </w:rPr>
              <w:t>53</w:t>
            </w:r>
            <w:r>
              <w:fldChar w:fldCharType="end"/>
            </w:r>
          </w:hyperlink>
        </w:p>
        <w:p w:rsidR="002B24BA" w:rsidP="292E8E6C" w:rsidRDefault="002B24BA" w14:paraId="1D43B691" w14:textId="4037B57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5Z">
              <w:pPr/>
            </w:pPrChange>
          </w:pPr>
          <w:hyperlink w:anchor="_Toc391705463">
            <w:r w:rsidRPr="292E8E6C" w:rsidR="292E8E6C">
              <w:rPr>
                <w:rStyle w:val="Hiperligao"/>
              </w:rPr>
              <w:t>Artigo 57.º</w:t>
            </w:r>
            <w:r>
              <w:tab/>
            </w:r>
            <w:r>
              <w:fldChar w:fldCharType="begin"/>
            </w:r>
            <w:r>
              <w:instrText xml:space="preserve">PAGEREF _Toc391705463 \h</w:instrText>
            </w:r>
            <w:r>
              <w:fldChar w:fldCharType="separate"/>
            </w:r>
            <w:r w:rsidRPr="292E8E6C" w:rsidR="292E8E6C">
              <w:rPr>
                <w:rStyle w:val="Hiperligao"/>
              </w:rPr>
              <w:t>54</w:t>
            </w:r>
            <w:r>
              <w:fldChar w:fldCharType="end"/>
            </w:r>
          </w:hyperlink>
        </w:p>
        <w:p w:rsidR="002B24BA" w:rsidP="292E8E6C" w:rsidRDefault="002B24BA" w14:paraId="49BF96F1" w14:textId="51AA204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52Z">
              <w:pPr/>
            </w:pPrChange>
          </w:pPr>
          <w:hyperlink w:anchor="_Toc1892078208">
            <w:r w:rsidRPr="292E8E6C" w:rsidR="292E8E6C">
              <w:rPr>
                <w:rStyle w:val="Hiperligao"/>
              </w:rPr>
              <w:t>Maneio</w:t>
            </w:r>
            <w:r>
              <w:tab/>
            </w:r>
            <w:r>
              <w:fldChar w:fldCharType="begin"/>
            </w:r>
            <w:r>
              <w:instrText xml:space="preserve">PAGEREF _Toc1892078208 \h</w:instrText>
            </w:r>
            <w:r>
              <w:fldChar w:fldCharType="separate"/>
            </w:r>
            <w:r w:rsidRPr="292E8E6C" w:rsidR="292E8E6C">
              <w:rPr>
                <w:rStyle w:val="Hiperligao"/>
              </w:rPr>
              <w:t>54</w:t>
            </w:r>
            <w:r>
              <w:fldChar w:fldCharType="end"/>
            </w:r>
          </w:hyperlink>
        </w:p>
        <w:p w:rsidR="002B24BA" w:rsidP="292E8E6C" w:rsidRDefault="002B24BA" w14:paraId="560E7337" w14:textId="60555C1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54Z">
              <w:pPr/>
            </w:pPrChange>
          </w:pPr>
          <w:hyperlink w:anchor="_Toc452343981">
            <w:r w:rsidRPr="292E8E6C" w:rsidR="292E8E6C">
              <w:rPr>
                <w:rStyle w:val="Hiperligao"/>
              </w:rPr>
              <w:t>Artigo 58.º</w:t>
            </w:r>
            <w:r>
              <w:tab/>
            </w:r>
            <w:r>
              <w:fldChar w:fldCharType="begin"/>
            </w:r>
            <w:r>
              <w:instrText xml:space="preserve">PAGEREF _Toc452343981 \h</w:instrText>
            </w:r>
            <w:r>
              <w:fldChar w:fldCharType="separate"/>
            </w:r>
            <w:r w:rsidRPr="292E8E6C" w:rsidR="292E8E6C">
              <w:rPr>
                <w:rStyle w:val="Hiperligao"/>
              </w:rPr>
              <w:t>55</w:t>
            </w:r>
            <w:r>
              <w:fldChar w:fldCharType="end"/>
            </w:r>
          </w:hyperlink>
        </w:p>
        <w:p w:rsidR="002B24BA" w:rsidP="292E8E6C" w:rsidRDefault="002B24BA" w14:paraId="0366F2C1" w14:textId="2EAF347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55Z">
              <w:pPr/>
            </w:pPrChange>
          </w:pPr>
          <w:hyperlink w:anchor="_Toc844950541">
            <w:r w:rsidRPr="292E8E6C" w:rsidR="292E8E6C">
              <w:rPr>
                <w:rStyle w:val="Hiperligao"/>
              </w:rPr>
              <w:t>Higiene</w:t>
            </w:r>
            <w:r>
              <w:tab/>
            </w:r>
            <w:r>
              <w:fldChar w:fldCharType="begin"/>
            </w:r>
            <w:r>
              <w:instrText xml:space="preserve">PAGEREF _Toc844950541 \h</w:instrText>
            </w:r>
            <w:r>
              <w:fldChar w:fldCharType="separate"/>
            </w:r>
            <w:r w:rsidRPr="292E8E6C" w:rsidR="292E8E6C">
              <w:rPr>
                <w:rStyle w:val="Hiperligao"/>
              </w:rPr>
              <w:t>55</w:t>
            </w:r>
            <w:r>
              <w:fldChar w:fldCharType="end"/>
            </w:r>
          </w:hyperlink>
        </w:p>
        <w:p w:rsidR="002B24BA" w:rsidP="292E8E6C" w:rsidRDefault="002B24BA" w14:paraId="1F7B8D90" w14:textId="2AD25A1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57Z">
              <w:pPr/>
            </w:pPrChange>
          </w:pPr>
          <w:hyperlink w:anchor="_Toc1889246846">
            <w:r w:rsidRPr="292E8E6C" w:rsidR="292E8E6C">
              <w:rPr>
                <w:rStyle w:val="Hiperligao"/>
              </w:rPr>
              <w:t>Artigo 59.º</w:t>
            </w:r>
            <w:r>
              <w:tab/>
            </w:r>
            <w:r>
              <w:fldChar w:fldCharType="begin"/>
            </w:r>
            <w:r>
              <w:instrText xml:space="preserve">PAGEREF _Toc1889246846 \h</w:instrText>
            </w:r>
            <w:r>
              <w:fldChar w:fldCharType="separate"/>
            </w:r>
            <w:r w:rsidRPr="292E8E6C" w:rsidR="292E8E6C">
              <w:rPr>
                <w:rStyle w:val="Hiperligao"/>
              </w:rPr>
              <w:t>55</w:t>
            </w:r>
            <w:r>
              <w:fldChar w:fldCharType="end"/>
            </w:r>
          </w:hyperlink>
        </w:p>
        <w:p w:rsidR="002B24BA" w:rsidP="292E8E6C" w:rsidRDefault="002B24BA" w14:paraId="61F290AC" w14:textId="7C59E9A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59Z">
              <w:pPr/>
            </w:pPrChange>
          </w:pPr>
          <w:hyperlink w:anchor="_Toc1260137549">
            <w:r w:rsidRPr="292E8E6C" w:rsidR="292E8E6C">
              <w:rPr>
                <w:rStyle w:val="Hiperligao"/>
              </w:rPr>
              <w:t>Cuidados de saúde animal (Operadores)</w:t>
            </w:r>
            <w:r>
              <w:tab/>
            </w:r>
            <w:r>
              <w:fldChar w:fldCharType="begin"/>
            </w:r>
            <w:r>
              <w:instrText xml:space="preserve">PAGEREF _Toc1260137549 \h</w:instrText>
            </w:r>
            <w:r>
              <w:fldChar w:fldCharType="separate"/>
            </w:r>
            <w:r w:rsidRPr="292E8E6C" w:rsidR="292E8E6C">
              <w:rPr>
                <w:rStyle w:val="Hiperligao"/>
              </w:rPr>
              <w:t>55</w:t>
            </w:r>
            <w:r>
              <w:fldChar w:fldCharType="end"/>
            </w:r>
          </w:hyperlink>
        </w:p>
        <w:p w:rsidR="002B24BA" w:rsidP="292E8E6C" w:rsidRDefault="002B24BA" w14:paraId="31A4FBA4" w14:textId="2E6F484E">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61Z">
              <w:pPr/>
            </w:pPrChange>
          </w:pPr>
          <w:hyperlink w:anchor="_Toc423258931">
            <w:r w:rsidRPr="292E8E6C" w:rsidR="292E8E6C">
              <w:rPr>
                <w:rStyle w:val="Hiperligao"/>
              </w:rPr>
              <w:t>CAPÍTULO VI</w:t>
            </w:r>
            <w:r>
              <w:tab/>
            </w:r>
            <w:r>
              <w:fldChar w:fldCharType="begin"/>
            </w:r>
            <w:r>
              <w:instrText xml:space="preserve">PAGEREF _Toc423258931 \h</w:instrText>
            </w:r>
            <w:r>
              <w:fldChar w:fldCharType="separate"/>
            </w:r>
            <w:r w:rsidRPr="292E8E6C" w:rsidR="292E8E6C">
              <w:rPr>
                <w:rStyle w:val="Hiperligao"/>
              </w:rPr>
              <w:t>56</w:t>
            </w:r>
            <w:r>
              <w:fldChar w:fldCharType="end"/>
            </w:r>
          </w:hyperlink>
        </w:p>
        <w:p w:rsidR="002B24BA" w:rsidP="292E8E6C" w:rsidRDefault="002B24BA" w14:paraId="21567E4C" w14:textId="43512404">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62Z">
              <w:pPr/>
            </w:pPrChange>
          </w:pPr>
          <w:hyperlink w:anchor="_Toc180382457">
            <w:r w:rsidRPr="292E8E6C" w:rsidR="292E8E6C">
              <w:rPr>
                <w:rStyle w:val="Hiperligao"/>
              </w:rPr>
              <w:t>Meios de contenção</w:t>
            </w:r>
            <w:r>
              <w:tab/>
            </w:r>
            <w:r>
              <w:fldChar w:fldCharType="begin"/>
            </w:r>
            <w:r>
              <w:instrText xml:space="preserve">PAGEREF _Toc180382457 \h</w:instrText>
            </w:r>
            <w:r>
              <w:fldChar w:fldCharType="separate"/>
            </w:r>
            <w:r w:rsidRPr="292E8E6C" w:rsidR="292E8E6C">
              <w:rPr>
                <w:rStyle w:val="Hiperligao"/>
              </w:rPr>
              <w:t>56</w:t>
            </w:r>
            <w:r>
              <w:fldChar w:fldCharType="end"/>
            </w:r>
          </w:hyperlink>
        </w:p>
        <w:p w:rsidR="002B24BA" w:rsidP="292E8E6C" w:rsidRDefault="002B24BA" w14:paraId="0E37FA89" w14:textId="764C714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64Z">
              <w:pPr/>
            </w:pPrChange>
          </w:pPr>
          <w:hyperlink w:anchor="_Toc1506906784">
            <w:r w:rsidRPr="292E8E6C" w:rsidR="292E8E6C">
              <w:rPr>
                <w:rStyle w:val="Hiperligao"/>
              </w:rPr>
              <w:t>Artigo 60.º</w:t>
            </w:r>
            <w:r>
              <w:tab/>
            </w:r>
            <w:r>
              <w:fldChar w:fldCharType="begin"/>
            </w:r>
            <w:r>
              <w:instrText xml:space="preserve">PAGEREF _Toc1506906784 \h</w:instrText>
            </w:r>
            <w:r>
              <w:fldChar w:fldCharType="separate"/>
            </w:r>
            <w:r w:rsidRPr="292E8E6C" w:rsidR="292E8E6C">
              <w:rPr>
                <w:rStyle w:val="Hiperligao"/>
              </w:rPr>
              <w:t>56</w:t>
            </w:r>
            <w:r>
              <w:fldChar w:fldCharType="end"/>
            </w:r>
          </w:hyperlink>
        </w:p>
        <w:p w:rsidR="002B24BA" w:rsidP="292E8E6C" w:rsidRDefault="002B24BA" w14:paraId="149313D8" w14:textId="154682D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66Z">
              <w:pPr/>
            </w:pPrChange>
          </w:pPr>
          <w:hyperlink w:anchor="_Toc1007329784">
            <w:r w:rsidRPr="292E8E6C" w:rsidR="292E8E6C">
              <w:rPr>
                <w:rStyle w:val="Hiperligao"/>
              </w:rPr>
              <w:t>Obrigatoriedade do uso de coleira ou peitoral e trela ou açaimo</w:t>
            </w:r>
            <w:r>
              <w:tab/>
            </w:r>
            <w:r>
              <w:fldChar w:fldCharType="begin"/>
            </w:r>
            <w:r>
              <w:instrText xml:space="preserve">PAGEREF _Toc1007329784 \h</w:instrText>
            </w:r>
            <w:r>
              <w:fldChar w:fldCharType="separate"/>
            </w:r>
            <w:r w:rsidRPr="292E8E6C" w:rsidR="292E8E6C">
              <w:rPr>
                <w:rStyle w:val="Hiperligao"/>
              </w:rPr>
              <w:t>56</w:t>
            </w:r>
            <w:r>
              <w:fldChar w:fldCharType="end"/>
            </w:r>
          </w:hyperlink>
        </w:p>
        <w:p w:rsidR="002B24BA" w:rsidP="292E8E6C" w:rsidRDefault="002B24BA" w14:paraId="696CF02D" w14:textId="1D6A4F9B">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68Z">
              <w:pPr/>
            </w:pPrChange>
          </w:pPr>
          <w:hyperlink w:anchor="_Toc1996663694">
            <w:r w:rsidRPr="292E8E6C" w:rsidR="292E8E6C">
              <w:rPr>
                <w:rStyle w:val="Hiperligao"/>
              </w:rPr>
              <w:t>CAPÍTULO VII</w:t>
            </w:r>
            <w:r>
              <w:tab/>
            </w:r>
            <w:r>
              <w:fldChar w:fldCharType="begin"/>
            </w:r>
            <w:r>
              <w:instrText xml:space="preserve">PAGEREF _Toc1996663694 \h</w:instrText>
            </w:r>
            <w:r>
              <w:fldChar w:fldCharType="separate"/>
            </w:r>
            <w:r w:rsidRPr="292E8E6C" w:rsidR="292E8E6C">
              <w:rPr>
                <w:rStyle w:val="Hiperligao"/>
              </w:rPr>
              <w:t>57</w:t>
            </w:r>
            <w:r>
              <w:fldChar w:fldCharType="end"/>
            </w:r>
          </w:hyperlink>
        </w:p>
        <w:p w:rsidR="002B24BA" w:rsidP="292E8E6C" w:rsidRDefault="002B24BA" w14:paraId="1346DCB8" w14:textId="6F576D04">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71Z">
              <w:pPr/>
            </w:pPrChange>
          </w:pPr>
          <w:hyperlink w:anchor="_Toc1951043764">
            <w:r w:rsidRPr="292E8E6C" w:rsidR="292E8E6C">
              <w:rPr>
                <w:rStyle w:val="Hiperligao"/>
              </w:rPr>
              <w:t>Intervenções cirúrgicas e mutilações</w:t>
            </w:r>
            <w:r>
              <w:tab/>
            </w:r>
            <w:r>
              <w:fldChar w:fldCharType="begin"/>
            </w:r>
            <w:r>
              <w:instrText xml:space="preserve">PAGEREF _Toc1951043764 \h</w:instrText>
            </w:r>
            <w:r>
              <w:fldChar w:fldCharType="separate"/>
            </w:r>
            <w:r w:rsidRPr="292E8E6C" w:rsidR="292E8E6C">
              <w:rPr>
                <w:rStyle w:val="Hiperligao"/>
              </w:rPr>
              <w:t>57</w:t>
            </w:r>
            <w:r>
              <w:fldChar w:fldCharType="end"/>
            </w:r>
          </w:hyperlink>
        </w:p>
        <w:p w:rsidR="002B24BA" w:rsidP="292E8E6C" w:rsidRDefault="002B24BA" w14:paraId="208E47AD" w14:textId="3E93264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72Z">
              <w:pPr/>
            </w:pPrChange>
          </w:pPr>
          <w:hyperlink w:anchor="_Toc1168422660">
            <w:r w:rsidRPr="292E8E6C" w:rsidR="292E8E6C">
              <w:rPr>
                <w:rStyle w:val="Hiperligao"/>
              </w:rPr>
              <w:t>Artigo 61.º</w:t>
            </w:r>
            <w:r>
              <w:tab/>
            </w:r>
            <w:r>
              <w:fldChar w:fldCharType="begin"/>
            </w:r>
            <w:r>
              <w:instrText xml:space="preserve">PAGEREF _Toc1168422660 \h</w:instrText>
            </w:r>
            <w:r>
              <w:fldChar w:fldCharType="separate"/>
            </w:r>
            <w:r w:rsidRPr="292E8E6C" w:rsidR="292E8E6C">
              <w:rPr>
                <w:rStyle w:val="Hiperligao"/>
              </w:rPr>
              <w:t>57</w:t>
            </w:r>
            <w:r>
              <w:fldChar w:fldCharType="end"/>
            </w:r>
          </w:hyperlink>
        </w:p>
        <w:p w:rsidR="002B24BA" w:rsidP="292E8E6C" w:rsidRDefault="002B24BA" w14:paraId="0D60809B" w14:textId="00DFA8A7">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74Z">
              <w:pPr/>
            </w:pPrChange>
          </w:pPr>
          <w:hyperlink w:anchor="_Toc1273386415">
            <w:r w:rsidRPr="292E8E6C" w:rsidR="292E8E6C">
              <w:rPr>
                <w:rStyle w:val="Hiperligao"/>
              </w:rPr>
              <w:t>Intervenções cirúrgicas</w:t>
            </w:r>
            <w:r>
              <w:tab/>
            </w:r>
            <w:r>
              <w:fldChar w:fldCharType="begin"/>
            </w:r>
            <w:r>
              <w:instrText xml:space="preserve">PAGEREF _Toc1273386415 \h</w:instrText>
            </w:r>
            <w:r>
              <w:fldChar w:fldCharType="separate"/>
            </w:r>
            <w:r w:rsidRPr="292E8E6C" w:rsidR="292E8E6C">
              <w:rPr>
                <w:rStyle w:val="Hiperligao"/>
              </w:rPr>
              <w:t>57</w:t>
            </w:r>
            <w:r>
              <w:fldChar w:fldCharType="end"/>
            </w:r>
          </w:hyperlink>
        </w:p>
        <w:p w:rsidR="002B24BA" w:rsidP="292E8E6C" w:rsidRDefault="002B24BA" w14:paraId="4A327C18" w14:textId="4CCD59A4">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76Z">
              <w:pPr/>
            </w:pPrChange>
          </w:pPr>
          <w:hyperlink w:anchor="_Toc449014554">
            <w:r w:rsidRPr="292E8E6C" w:rsidR="292E8E6C">
              <w:rPr>
                <w:rStyle w:val="Hiperligao"/>
              </w:rPr>
              <w:t>Artigo 62.º</w:t>
            </w:r>
            <w:r>
              <w:tab/>
            </w:r>
            <w:r>
              <w:fldChar w:fldCharType="begin"/>
            </w:r>
            <w:r>
              <w:instrText xml:space="preserve">PAGEREF _Toc449014554 \h</w:instrText>
            </w:r>
            <w:r>
              <w:fldChar w:fldCharType="separate"/>
            </w:r>
            <w:r w:rsidRPr="292E8E6C" w:rsidR="292E8E6C">
              <w:rPr>
                <w:rStyle w:val="Hiperligao"/>
              </w:rPr>
              <w:t>57</w:t>
            </w:r>
            <w:r>
              <w:fldChar w:fldCharType="end"/>
            </w:r>
          </w:hyperlink>
        </w:p>
        <w:p w:rsidR="002B24BA" w:rsidP="292E8E6C" w:rsidRDefault="002B24BA" w14:paraId="0DCF90FE" w14:textId="41C6EE7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78Z">
              <w:pPr/>
            </w:pPrChange>
          </w:pPr>
          <w:hyperlink w:anchor="_Toc520928256">
            <w:r w:rsidRPr="292E8E6C" w:rsidR="292E8E6C">
              <w:rPr>
                <w:rStyle w:val="Hiperligao"/>
              </w:rPr>
              <w:t>Mutilações</w:t>
            </w:r>
            <w:r>
              <w:tab/>
            </w:r>
            <w:r>
              <w:fldChar w:fldCharType="begin"/>
            </w:r>
            <w:r>
              <w:instrText xml:space="preserve">PAGEREF _Toc520928256 \h</w:instrText>
            </w:r>
            <w:r>
              <w:fldChar w:fldCharType="separate"/>
            </w:r>
            <w:r w:rsidRPr="292E8E6C" w:rsidR="292E8E6C">
              <w:rPr>
                <w:rStyle w:val="Hiperligao"/>
              </w:rPr>
              <w:t>57</w:t>
            </w:r>
            <w:r>
              <w:fldChar w:fldCharType="end"/>
            </w:r>
          </w:hyperlink>
        </w:p>
        <w:p w:rsidR="002B24BA" w:rsidP="292E8E6C" w:rsidRDefault="002B24BA" w14:paraId="6EFA25CE" w14:textId="2441311A">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8Z">
              <w:pPr/>
            </w:pPrChange>
          </w:pPr>
          <w:hyperlink w:anchor="_Toc1563866583">
            <w:r w:rsidRPr="292E8E6C" w:rsidR="292E8E6C">
              <w:rPr>
                <w:rStyle w:val="Hiperligao"/>
              </w:rPr>
              <w:t>CAPÍTULO VIII</w:t>
            </w:r>
            <w:r>
              <w:tab/>
            </w:r>
            <w:r>
              <w:fldChar w:fldCharType="begin"/>
            </w:r>
            <w:r>
              <w:instrText xml:space="preserve">PAGEREF _Toc1563866583 \h</w:instrText>
            </w:r>
            <w:r>
              <w:fldChar w:fldCharType="separate"/>
            </w:r>
            <w:r w:rsidRPr="292E8E6C" w:rsidR="292E8E6C">
              <w:rPr>
                <w:rStyle w:val="Hiperligao"/>
              </w:rPr>
              <w:t>58</w:t>
            </w:r>
            <w:r>
              <w:fldChar w:fldCharType="end"/>
            </w:r>
          </w:hyperlink>
        </w:p>
        <w:p w:rsidR="002B24BA" w:rsidP="292E8E6C" w:rsidRDefault="002B24BA" w14:paraId="0D893F42" w14:textId="6642E8F5">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85Z">
              <w:pPr/>
            </w:pPrChange>
          </w:pPr>
          <w:hyperlink w:anchor="_Toc857062241">
            <w:r w:rsidRPr="292E8E6C" w:rsidR="292E8E6C">
              <w:rPr>
                <w:rStyle w:val="Hiperligao"/>
              </w:rPr>
              <w:t>Registo e identificação e Sistemas de Informação</w:t>
            </w:r>
            <w:r>
              <w:tab/>
            </w:r>
            <w:r>
              <w:fldChar w:fldCharType="begin"/>
            </w:r>
            <w:r>
              <w:instrText xml:space="preserve">PAGEREF _Toc857062241 \h</w:instrText>
            </w:r>
            <w:r>
              <w:fldChar w:fldCharType="separate"/>
            </w:r>
            <w:r w:rsidRPr="292E8E6C" w:rsidR="292E8E6C">
              <w:rPr>
                <w:rStyle w:val="Hiperligao"/>
              </w:rPr>
              <w:t>58</w:t>
            </w:r>
            <w:r>
              <w:fldChar w:fldCharType="end"/>
            </w:r>
          </w:hyperlink>
        </w:p>
        <w:p w:rsidR="002B24BA" w:rsidP="292E8E6C" w:rsidRDefault="002B24BA" w14:paraId="654C7E59" w14:textId="3E9CB406">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88Z">
              <w:pPr/>
            </w:pPrChange>
          </w:pPr>
          <w:hyperlink w:anchor="_Toc1854345020">
            <w:r w:rsidRPr="292E8E6C" w:rsidR="292E8E6C">
              <w:rPr>
                <w:rStyle w:val="Hiperligao"/>
              </w:rPr>
              <w:t>SECÇÃO I</w:t>
            </w:r>
            <w:r>
              <w:tab/>
            </w:r>
            <w:r>
              <w:fldChar w:fldCharType="begin"/>
            </w:r>
            <w:r>
              <w:instrText xml:space="preserve">PAGEREF _Toc1854345020 \h</w:instrText>
            </w:r>
            <w:r>
              <w:fldChar w:fldCharType="separate"/>
            </w:r>
            <w:r w:rsidRPr="292E8E6C" w:rsidR="292E8E6C">
              <w:rPr>
                <w:rStyle w:val="Hiperligao"/>
              </w:rPr>
              <w:t>58</w:t>
            </w:r>
            <w:r>
              <w:fldChar w:fldCharType="end"/>
            </w:r>
          </w:hyperlink>
        </w:p>
        <w:p w:rsidR="002B24BA" w:rsidP="292E8E6C" w:rsidRDefault="002B24BA" w14:paraId="4297FF16" w14:textId="55C380F0">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9Z">
              <w:pPr/>
            </w:pPrChange>
          </w:pPr>
          <w:hyperlink w:anchor="_Toc1809558714">
            <w:r w:rsidRPr="292E8E6C" w:rsidR="292E8E6C">
              <w:rPr>
                <w:rStyle w:val="Hiperligao"/>
              </w:rPr>
              <w:t>Registo no Sistema de Informação de Animais de Companhia (SIAC)</w:t>
            </w:r>
            <w:r>
              <w:tab/>
            </w:r>
            <w:r>
              <w:fldChar w:fldCharType="begin"/>
            </w:r>
            <w:r>
              <w:instrText xml:space="preserve">PAGEREF _Toc1809558714 \h</w:instrText>
            </w:r>
            <w:r>
              <w:fldChar w:fldCharType="separate"/>
            </w:r>
            <w:r w:rsidRPr="292E8E6C" w:rsidR="292E8E6C">
              <w:rPr>
                <w:rStyle w:val="Hiperligao"/>
              </w:rPr>
              <w:t>58</w:t>
            </w:r>
            <w:r>
              <w:fldChar w:fldCharType="end"/>
            </w:r>
          </w:hyperlink>
        </w:p>
        <w:p w:rsidR="002B24BA" w:rsidP="292E8E6C" w:rsidRDefault="002B24BA" w14:paraId="5C21D844" w14:textId="57013947">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92Z">
              <w:pPr/>
            </w:pPrChange>
          </w:pPr>
          <w:hyperlink w:anchor="_Toc1788883484">
            <w:r w:rsidRPr="292E8E6C" w:rsidR="292E8E6C">
              <w:rPr>
                <w:rStyle w:val="Hiperligao"/>
              </w:rPr>
              <w:t>Artigo 63.º</w:t>
            </w:r>
            <w:r>
              <w:tab/>
            </w:r>
            <w:r>
              <w:fldChar w:fldCharType="begin"/>
            </w:r>
            <w:r>
              <w:instrText xml:space="preserve">PAGEREF _Toc1788883484 \h</w:instrText>
            </w:r>
            <w:r>
              <w:fldChar w:fldCharType="separate"/>
            </w:r>
            <w:r w:rsidRPr="292E8E6C" w:rsidR="292E8E6C">
              <w:rPr>
                <w:rStyle w:val="Hiperligao"/>
              </w:rPr>
              <w:t>58</w:t>
            </w:r>
            <w:r>
              <w:fldChar w:fldCharType="end"/>
            </w:r>
          </w:hyperlink>
        </w:p>
        <w:p w:rsidR="002B24BA" w:rsidP="292E8E6C" w:rsidRDefault="002B24BA" w14:paraId="19728A6A" w14:textId="19B248E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94Z">
              <w:pPr/>
            </w:pPrChange>
          </w:pPr>
          <w:hyperlink w:anchor="_Toc460427781">
            <w:r w:rsidRPr="292E8E6C" w:rsidR="292E8E6C">
              <w:rPr>
                <w:rStyle w:val="Hiperligao"/>
              </w:rPr>
              <w:t>Sistema de Informação de Animais de Companhia</w:t>
            </w:r>
            <w:r>
              <w:tab/>
            </w:r>
            <w:r>
              <w:fldChar w:fldCharType="begin"/>
            </w:r>
            <w:r>
              <w:instrText xml:space="preserve">PAGEREF _Toc460427781 \h</w:instrText>
            </w:r>
            <w:r>
              <w:fldChar w:fldCharType="separate"/>
            </w:r>
            <w:r w:rsidRPr="292E8E6C" w:rsidR="292E8E6C">
              <w:rPr>
                <w:rStyle w:val="Hiperligao"/>
              </w:rPr>
              <w:t>58</w:t>
            </w:r>
            <w:r>
              <w:fldChar w:fldCharType="end"/>
            </w:r>
          </w:hyperlink>
        </w:p>
        <w:p w:rsidR="002B24BA" w:rsidP="292E8E6C" w:rsidRDefault="002B24BA" w14:paraId="5A34B296" w14:textId="140E39B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96Z">
              <w:pPr/>
            </w:pPrChange>
          </w:pPr>
          <w:hyperlink w:anchor="_Toc1184209927">
            <w:r w:rsidRPr="292E8E6C" w:rsidR="292E8E6C">
              <w:rPr>
                <w:rStyle w:val="Hiperligao"/>
              </w:rPr>
              <w:t>Artigo 64.º</w:t>
            </w:r>
            <w:r>
              <w:tab/>
            </w:r>
            <w:r>
              <w:fldChar w:fldCharType="begin"/>
            </w:r>
            <w:r>
              <w:instrText xml:space="preserve">PAGEREF _Toc1184209927 \h</w:instrText>
            </w:r>
            <w:r>
              <w:fldChar w:fldCharType="separate"/>
            </w:r>
            <w:r w:rsidRPr="292E8E6C" w:rsidR="292E8E6C">
              <w:rPr>
                <w:rStyle w:val="Hiperligao"/>
              </w:rPr>
              <w:t>59</w:t>
            </w:r>
            <w:r>
              <w:fldChar w:fldCharType="end"/>
            </w:r>
          </w:hyperlink>
        </w:p>
        <w:p w:rsidR="002B24BA" w:rsidP="292E8E6C" w:rsidRDefault="002B24BA" w14:paraId="32B41988" w14:textId="71CBC8F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098Z">
              <w:pPr/>
            </w:pPrChange>
          </w:pPr>
          <w:hyperlink w:anchor="_Toc415029141">
            <w:r w:rsidRPr="292E8E6C" w:rsidR="292E8E6C">
              <w:rPr>
                <w:rStyle w:val="Hiperligao"/>
              </w:rPr>
              <w:t>Manual de Procedimentos</w:t>
            </w:r>
            <w:r>
              <w:tab/>
            </w:r>
            <w:r>
              <w:fldChar w:fldCharType="begin"/>
            </w:r>
            <w:r>
              <w:instrText xml:space="preserve">PAGEREF _Toc415029141 \h</w:instrText>
            </w:r>
            <w:r>
              <w:fldChar w:fldCharType="separate"/>
            </w:r>
            <w:r w:rsidRPr="292E8E6C" w:rsidR="292E8E6C">
              <w:rPr>
                <w:rStyle w:val="Hiperligao"/>
              </w:rPr>
              <w:t>60</w:t>
            </w:r>
            <w:r>
              <w:fldChar w:fldCharType="end"/>
            </w:r>
          </w:hyperlink>
        </w:p>
        <w:p w:rsidR="002B24BA" w:rsidP="292E8E6C" w:rsidRDefault="002B24BA" w14:paraId="4244459B" w14:textId="1268751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Z">
              <w:pPr/>
            </w:pPrChange>
          </w:pPr>
          <w:hyperlink w:anchor="_Toc929491229">
            <w:r w:rsidRPr="292E8E6C" w:rsidR="292E8E6C">
              <w:rPr>
                <w:rStyle w:val="Hiperligao"/>
              </w:rPr>
              <w:t>Artigo 65.º</w:t>
            </w:r>
            <w:r>
              <w:tab/>
            </w:r>
            <w:r>
              <w:fldChar w:fldCharType="begin"/>
            </w:r>
            <w:r>
              <w:instrText xml:space="preserve">PAGEREF _Toc929491229 \h</w:instrText>
            </w:r>
            <w:r>
              <w:fldChar w:fldCharType="separate"/>
            </w:r>
            <w:r w:rsidRPr="292E8E6C" w:rsidR="292E8E6C">
              <w:rPr>
                <w:rStyle w:val="Hiperligao"/>
              </w:rPr>
              <w:t>60</w:t>
            </w:r>
            <w:r>
              <w:fldChar w:fldCharType="end"/>
            </w:r>
          </w:hyperlink>
        </w:p>
        <w:p w:rsidR="002B24BA" w:rsidP="292E8E6C" w:rsidRDefault="002B24BA" w14:paraId="502F24EC" w14:textId="05249D5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02Z">
              <w:pPr/>
            </w:pPrChange>
          </w:pPr>
          <w:hyperlink w:anchor="_Toc1620967426">
            <w:r w:rsidRPr="292E8E6C" w:rsidR="292E8E6C">
              <w:rPr>
                <w:rStyle w:val="Hiperligao"/>
              </w:rPr>
              <w:t>Obrigação da Identificação</w:t>
            </w:r>
            <w:r>
              <w:tab/>
            </w:r>
            <w:r>
              <w:fldChar w:fldCharType="begin"/>
            </w:r>
            <w:r>
              <w:instrText xml:space="preserve">PAGEREF _Toc1620967426 \h</w:instrText>
            </w:r>
            <w:r>
              <w:fldChar w:fldCharType="separate"/>
            </w:r>
            <w:r w:rsidRPr="292E8E6C" w:rsidR="292E8E6C">
              <w:rPr>
                <w:rStyle w:val="Hiperligao"/>
              </w:rPr>
              <w:t>60</w:t>
            </w:r>
            <w:r>
              <w:fldChar w:fldCharType="end"/>
            </w:r>
          </w:hyperlink>
        </w:p>
        <w:p w:rsidR="002B24BA" w:rsidP="292E8E6C" w:rsidRDefault="002B24BA" w14:paraId="3BA854DD" w14:textId="7980FFB9">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04Z">
              <w:pPr/>
            </w:pPrChange>
          </w:pPr>
          <w:hyperlink w:anchor="_Toc1897985784">
            <w:r w:rsidRPr="292E8E6C" w:rsidR="292E8E6C">
              <w:rPr>
                <w:rStyle w:val="Hiperligao"/>
              </w:rPr>
              <w:t>Artigo 66.º</w:t>
            </w:r>
            <w:r>
              <w:tab/>
            </w:r>
            <w:r>
              <w:fldChar w:fldCharType="begin"/>
            </w:r>
            <w:r>
              <w:instrText xml:space="preserve">PAGEREF _Toc1897985784 \h</w:instrText>
            </w:r>
            <w:r>
              <w:fldChar w:fldCharType="separate"/>
            </w:r>
            <w:r w:rsidRPr="292E8E6C" w:rsidR="292E8E6C">
              <w:rPr>
                <w:rStyle w:val="Hiperligao"/>
              </w:rPr>
              <w:t>60</w:t>
            </w:r>
            <w:r>
              <w:fldChar w:fldCharType="end"/>
            </w:r>
          </w:hyperlink>
        </w:p>
        <w:p w:rsidR="002B24BA" w:rsidP="292E8E6C" w:rsidRDefault="002B24BA" w14:paraId="43CC880A" w14:textId="42787464">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06Z">
              <w:pPr/>
            </w:pPrChange>
          </w:pPr>
          <w:hyperlink w:anchor="_Toc1698001660">
            <w:r w:rsidRPr="292E8E6C" w:rsidR="292E8E6C">
              <w:rPr>
                <w:rStyle w:val="Hiperligao"/>
              </w:rPr>
              <w:t>Cumprimento da Identificação</w:t>
            </w:r>
            <w:r>
              <w:tab/>
            </w:r>
            <w:r>
              <w:fldChar w:fldCharType="begin"/>
            </w:r>
            <w:r>
              <w:instrText xml:space="preserve">PAGEREF _Toc1698001660 \h</w:instrText>
            </w:r>
            <w:r>
              <w:fldChar w:fldCharType="separate"/>
            </w:r>
            <w:r w:rsidRPr="292E8E6C" w:rsidR="292E8E6C">
              <w:rPr>
                <w:rStyle w:val="Hiperligao"/>
              </w:rPr>
              <w:t>60</w:t>
            </w:r>
            <w:r>
              <w:fldChar w:fldCharType="end"/>
            </w:r>
          </w:hyperlink>
        </w:p>
        <w:p w:rsidR="002B24BA" w:rsidP="292E8E6C" w:rsidRDefault="002B24BA" w14:paraId="188BB4BD" w14:textId="0D91951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08Z">
              <w:pPr/>
            </w:pPrChange>
          </w:pPr>
          <w:hyperlink w:anchor="_Toc947678404">
            <w:r w:rsidRPr="292E8E6C" w:rsidR="292E8E6C">
              <w:rPr>
                <w:rStyle w:val="Hiperligao"/>
              </w:rPr>
              <w:t>Artigo 67.º</w:t>
            </w:r>
            <w:r>
              <w:tab/>
            </w:r>
            <w:r>
              <w:fldChar w:fldCharType="begin"/>
            </w:r>
            <w:r>
              <w:instrText xml:space="preserve">PAGEREF _Toc947678404 \h</w:instrText>
            </w:r>
            <w:r>
              <w:fldChar w:fldCharType="separate"/>
            </w:r>
            <w:r w:rsidRPr="292E8E6C" w:rsidR="292E8E6C">
              <w:rPr>
                <w:rStyle w:val="Hiperligao"/>
              </w:rPr>
              <w:t>61</w:t>
            </w:r>
            <w:r>
              <w:fldChar w:fldCharType="end"/>
            </w:r>
          </w:hyperlink>
        </w:p>
        <w:p w:rsidR="002B24BA" w:rsidP="292E8E6C" w:rsidRDefault="002B24BA" w14:paraId="42A1669D" w14:textId="2EF5C67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1Z">
              <w:pPr/>
            </w:pPrChange>
          </w:pPr>
          <w:hyperlink w:anchor="_Toc2018489441">
            <w:r w:rsidRPr="292E8E6C" w:rsidR="292E8E6C">
              <w:rPr>
                <w:rStyle w:val="Hiperligao"/>
              </w:rPr>
              <w:t>Métodos de Marcação</w:t>
            </w:r>
            <w:r>
              <w:tab/>
            </w:r>
            <w:r>
              <w:fldChar w:fldCharType="begin"/>
            </w:r>
            <w:r>
              <w:instrText xml:space="preserve">PAGEREF _Toc2018489441 \h</w:instrText>
            </w:r>
            <w:r>
              <w:fldChar w:fldCharType="separate"/>
            </w:r>
            <w:r w:rsidRPr="292E8E6C" w:rsidR="292E8E6C">
              <w:rPr>
                <w:rStyle w:val="Hiperligao"/>
              </w:rPr>
              <w:t>61</w:t>
            </w:r>
            <w:r>
              <w:fldChar w:fldCharType="end"/>
            </w:r>
          </w:hyperlink>
        </w:p>
        <w:p w:rsidR="002B24BA" w:rsidP="292E8E6C" w:rsidRDefault="002B24BA" w14:paraId="44EA7877" w14:textId="7C8B70A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12Z">
              <w:pPr/>
            </w:pPrChange>
          </w:pPr>
          <w:hyperlink w:anchor="_Toc1660204477">
            <w:r w:rsidRPr="292E8E6C" w:rsidR="292E8E6C">
              <w:rPr>
                <w:rStyle w:val="Hiperligao"/>
              </w:rPr>
              <w:t>Artigo 68.º</w:t>
            </w:r>
            <w:r>
              <w:tab/>
            </w:r>
            <w:r>
              <w:fldChar w:fldCharType="begin"/>
            </w:r>
            <w:r>
              <w:instrText xml:space="preserve">PAGEREF _Toc1660204477 \h</w:instrText>
            </w:r>
            <w:r>
              <w:fldChar w:fldCharType="separate"/>
            </w:r>
            <w:r w:rsidRPr="292E8E6C" w:rsidR="292E8E6C">
              <w:rPr>
                <w:rStyle w:val="Hiperligao"/>
              </w:rPr>
              <w:t>62</w:t>
            </w:r>
            <w:r>
              <w:fldChar w:fldCharType="end"/>
            </w:r>
          </w:hyperlink>
        </w:p>
        <w:p w:rsidR="002B24BA" w:rsidP="292E8E6C" w:rsidRDefault="002B24BA" w14:paraId="721C487E" w14:textId="3E39634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15Z">
              <w:pPr/>
            </w:pPrChange>
          </w:pPr>
          <w:hyperlink w:anchor="_Toc789242706">
            <w:r w:rsidRPr="292E8E6C" w:rsidR="292E8E6C">
              <w:rPr>
                <w:rStyle w:val="Hiperligao"/>
              </w:rPr>
              <w:t>Colocação no Mercado de Dispositivos de identificação</w:t>
            </w:r>
            <w:r>
              <w:tab/>
            </w:r>
            <w:r>
              <w:fldChar w:fldCharType="begin"/>
            </w:r>
            <w:r>
              <w:instrText xml:space="preserve">PAGEREF _Toc789242706 \h</w:instrText>
            </w:r>
            <w:r>
              <w:fldChar w:fldCharType="separate"/>
            </w:r>
            <w:r w:rsidRPr="292E8E6C" w:rsidR="292E8E6C">
              <w:rPr>
                <w:rStyle w:val="Hiperligao"/>
              </w:rPr>
              <w:t>62</w:t>
            </w:r>
            <w:r>
              <w:fldChar w:fldCharType="end"/>
            </w:r>
          </w:hyperlink>
        </w:p>
        <w:p w:rsidR="002B24BA" w:rsidP="292E8E6C" w:rsidRDefault="002B24BA" w14:paraId="4215ECC1" w14:textId="47A0E96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17Z">
              <w:pPr/>
            </w:pPrChange>
          </w:pPr>
          <w:hyperlink w:anchor="_Toc673668265">
            <w:r w:rsidRPr="292E8E6C" w:rsidR="292E8E6C">
              <w:rPr>
                <w:rStyle w:val="Hiperligao"/>
              </w:rPr>
              <w:t>Artigo 69.º</w:t>
            </w:r>
            <w:r>
              <w:tab/>
            </w:r>
            <w:r>
              <w:fldChar w:fldCharType="begin"/>
            </w:r>
            <w:r>
              <w:instrText xml:space="preserve">PAGEREF _Toc673668265 \h</w:instrText>
            </w:r>
            <w:r>
              <w:fldChar w:fldCharType="separate"/>
            </w:r>
            <w:r w:rsidRPr="292E8E6C" w:rsidR="292E8E6C">
              <w:rPr>
                <w:rStyle w:val="Hiperligao"/>
              </w:rPr>
              <w:t>63</w:t>
            </w:r>
            <w:r>
              <w:fldChar w:fldCharType="end"/>
            </w:r>
          </w:hyperlink>
        </w:p>
        <w:p w:rsidR="002B24BA" w:rsidP="292E8E6C" w:rsidRDefault="002B24BA" w14:paraId="5E288001" w14:textId="005895A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2Z">
              <w:pPr/>
            </w:pPrChange>
          </w:pPr>
          <w:hyperlink w:anchor="_Toc959530413">
            <w:r w:rsidRPr="292E8E6C" w:rsidR="292E8E6C">
              <w:rPr>
                <w:rStyle w:val="Hiperligao"/>
              </w:rPr>
              <w:t>Registo no Sistema de Informação de Animais de Companhia (SIAC)</w:t>
            </w:r>
            <w:r>
              <w:tab/>
            </w:r>
            <w:r>
              <w:fldChar w:fldCharType="begin"/>
            </w:r>
            <w:r>
              <w:instrText xml:space="preserve">PAGEREF _Toc959530413 \h</w:instrText>
            </w:r>
            <w:r>
              <w:fldChar w:fldCharType="separate"/>
            </w:r>
            <w:r w:rsidRPr="292E8E6C" w:rsidR="292E8E6C">
              <w:rPr>
                <w:rStyle w:val="Hiperligao"/>
              </w:rPr>
              <w:t>63</w:t>
            </w:r>
            <w:r>
              <w:fldChar w:fldCharType="end"/>
            </w:r>
          </w:hyperlink>
        </w:p>
        <w:p w:rsidR="002B24BA" w:rsidP="292E8E6C" w:rsidRDefault="002B24BA" w14:paraId="52C382AD" w14:textId="4DE7DC6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22Z">
              <w:pPr/>
            </w:pPrChange>
          </w:pPr>
          <w:hyperlink w:anchor="_Toc305460135">
            <w:r w:rsidRPr="292E8E6C" w:rsidR="292E8E6C">
              <w:rPr>
                <w:rStyle w:val="Hiperligao"/>
              </w:rPr>
              <w:t>Artigo 70.º</w:t>
            </w:r>
            <w:r>
              <w:tab/>
            </w:r>
            <w:r>
              <w:fldChar w:fldCharType="begin"/>
            </w:r>
            <w:r>
              <w:instrText xml:space="preserve">PAGEREF _Toc305460135 \h</w:instrText>
            </w:r>
            <w:r>
              <w:fldChar w:fldCharType="separate"/>
            </w:r>
            <w:r w:rsidRPr="292E8E6C" w:rsidR="292E8E6C">
              <w:rPr>
                <w:rStyle w:val="Hiperligao"/>
              </w:rPr>
              <w:t>64</w:t>
            </w:r>
            <w:r>
              <w:fldChar w:fldCharType="end"/>
            </w:r>
          </w:hyperlink>
        </w:p>
        <w:p w:rsidR="002B24BA" w:rsidP="292E8E6C" w:rsidRDefault="002B24BA" w14:paraId="3178F84C" w14:textId="2774ED3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24Z">
              <w:pPr/>
            </w:pPrChange>
          </w:pPr>
          <w:hyperlink w:anchor="_Toc1365796103">
            <w:r w:rsidRPr="292E8E6C" w:rsidR="292E8E6C">
              <w:rPr>
                <w:rStyle w:val="Hiperligao"/>
              </w:rPr>
              <w:t>Situações especiais de registo</w:t>
            </w:r>
            <w:r>
              <w:tab/>
            </w:r>
            <w:r>
              <w:fldChar w:fldCharType="begin"/>
            </w:r>
            <w:r>
              <w:instrText xml:space="preserve">PAGEREF _Toc1365796103 \h</w:instrText>
            </w:r>
            <w:r>
              <w:fldChar w:fldCharType="separate"/>
            </w:r>
            <w:r w:rsidRPr="292E8E6C" w:rsidR="292E8E6C">
              <w:rPr>
                <w:rStyle w:val="Hiperligao"/>
              </w:rPr>
              <w:t>64</w:t>
            </w:r>
            <w:r>
              <w:fldChar w:fldCharType="end"/>
            </w:r>
          </w:hyperlink>
        </w:p>
        <w:p w:rsidR="002B24BA" w:rsidP="292E8E6C" w:rsidRDefault="002B24BA" w14:paraId="08DA4019" w14:textId="22F9BC5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26Z">
              <w:pPr/>
            </w:pPrChange>
          </w:pPr>
          <w:hyperlink w:anchor="_Toc1362076698">
            <w:r w:rsidRPr="292E8E6C" w:rsidR="292E8E6C">
              <w:rPr>
                <w:rStyle w:val="Hiperligao"/>
              </w:rPr>
              <w:t>Artigo 71.º</w:t>
            </w:r>
            <w:r>
              <w:tab/>
            </w:r>
            <w:r>
              <w:fldChar w:fldCharType="begin"/>
            </w:r>
            <w:r>
              <w:instrText xml:space="preserve">PAGEREF _Toc1362076698 \h</w:instrText>
            </w:r>
            <w:r>
              <w:fldChar w:fldCharType="separate"/>
            </w:r>
            <w:r w:rsidRPr="292E8E6C" w:rsidR="292E8E6C">
              <w:rPr>
                <w:rStyle w:val="Hiperligao"/>
              </w:rPr>
              <w:t>65</w:t>
            </w:r>
            <w:r>
              <w:fldChar w:fldCharType="end"/>
            </w:r>
          </w:hyperlink>
        </w:p>
        <w:p w:rsidR="002B24BA" w:rsidP="292E8E6C" w:rsidRDefault="002B24BA" w14:paraId="37D9B34F" w14:textId="73A93AC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28Z">
              <w:pPr/>
            </w:pPrChange>
          </w:pPr>
          <w:hyperlink w:anchor="_Toc398380287">
            <w:r w:rsidRPr="292E8E6C" w:rsidR="292E8E6C">
              <w:rPr>
                <w:rStyle w:val="Hiperligao"/>
              </w:rPr>
              <w:t>Documento de Identificação do Animal de Companhia</w:t>
            </w:r>
            <w:r>
              <w:tab/>
            </w:r>
            <w:r>
              <w:fldChar w:fldCharType="begin"/>
            </w:r>
            <w:r>
              <w:instrText xml:space="preserve">PAGEREF _Toc398380287 \h</w:instrText>
            </w:r>
            <w:r>
              <w:fldChar w:fldCharType="separate"/>
            </w:r>
            <w:r w:rsidRPr="292E8E6C" w:rsidR="292E8E6C">
              <w:rPr>
                <w:rStyle w:val="Hiperligao"/>
              </w:rPr>
              <w:t>66</w:t>
            </w:r>
            <w:r>
              <w:fldChar w:fldCharType="end"/>
            </w:r>
          </w:hyperlink>
        </w:p>
        <w:p w:rsidR="002B24BA" w:rsidP="292E8E6C" w:rsidRDefault="002B24BA" w14:paraId="35C0A854" w14:textId="19A5C9B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3Z">
              <w:pPr/>
            </w:pPrChange>
          </w:pPr>
          <w:hyperlink w:anchor="_Toc313937097">
            <w:r w:rsidRPr="292E8E6C" w:rsidR="292E8E6C">
              <w:rPr>
                <w:rStyle w:val="Hiperligao"/>
              </w:rPr>
              <w:t>Artigo 72.º</w:t>
            </w:r>
            <w:r>
              <w:tab/>
            </w:r>
            <w:r>
              <w:fldChar w:fldCharType="begin"/>
            </w:r>
            <w:r>
              <w:instrText xml:space="preserve">PAGEREF _Toc313937097 \h</w:instrText>
            </w:r>
            <w:r>
              <w:fldChar w:fldCharType="separate"/>
            </w:r>
            <w:r w:rsidRPr="292E8E6C" w:rsidR="292E8E6C">
              <w:rPr>
                <w:rStyle w:val="Hiperligao"/>
              </w:rPr>
              <w:t>66</w:t>
            </w:r>
            <w:r>
              <w:fldChar w:fldCharType="end"/>
            </w:r>
          </w:hyperlink>
        </w:p>
        <w:p w:rsidR="002B24BA" w:rsidP="292E8E6C" w:rsidRDefault="002B24BA" w14:paraId="3B06750F" w14:textId="645A7EC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32Z">
              <w:pPr/>
            </w:pPrChange>
          </w:pPr>
          <w:hyperlink w:anchor="_Toc1056521843">
            <w:r w:rsidRPr="292E8E6C" w:rsidR="292E8E6C">
              <w:rPr>
                <w:rStyle w:val="Hiperligao"/>
              </w:rPr>
              <w:t>Registo de profilaxias médicas e outras intervenções</w:t>
            </w:r>
            <w:r>
              <w:tab/>
            </w:r>
            <w:r>
              <w:fldChar w:fldCharType="begin"/>
            </w:r>
            <w:r>
              <w:instrText xml:space="preserve">PAGEREF _Toc1056521843 \h</w:instrText>
            </w:r>
            <w:r>
              <w:fldChar w:fldCharType="separate"/>
            </w:r>
            <w:r w:rsidRPr="292E8E6C" w:rsidR="292E8E6C">
              <w:rPr>
                <w:rStyle w:val="Hiperligao"/>
              </w:rPr>
              <w:t>66</w:t>
            </w:r>
            <w:r>
              <w:fldChar w:fldCharType="end"/>
            </w:r>
          </w:hyperlink>
        </w:p>
        <w:p w:rsidR="002B24BA" w:rsidP="292E8E6C" w:rsidRDefault="002B24BA" w14:paraId="01C5926D" w14:textId="43BFB11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34Z">
              <w:pPr/>
            </w:pPrChange>
          </w:pPr>
          <w:hyperlink w:anchor="_Toc724978095">
            <w:r w:rsidRPr="292E8E6C" w:rsidR="292E8E6C">
              <w:rPr>
                <w:rStyle w:val="Hiperligao"/>
              </w:rPr>
              <w:t>Artigo 73.º</w:t>
            </w:r>
            <w:r>
              <w:tab/>
            </w:r>
            <w:r>
              <w:fldChar w:fldCharType="begin"/>
            </w:r>
            <w:r>
              <w:instrText xml:space="preserve">PAGEREF _Toc724978095 \h</w:instrText>
            </w:r>
            <w:r>
              <w:fldChar w:fldCharType="separate"/>
            </w:r>
            <w:r w:rsidRPr="292E8E6C" w:rsidR="292E8E6C">
              <w:rPr>
                <w:rStyle w:val="Hiperligao"/>
              </w:rPr>
              <w:t>67</w:t>
            </w:r>
            <w:r>
              <w:fldChar w:fldCharType="end"/>
            </w:r>
          </w:hyperlink>
        </w:p>
        <w:p w:rsidR="002B24BA" w:rsidP="292E8E6C" w:rsidRDefault="002B24BA" w14:paraId="138F0823" w14:textId="18BD6AB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36Z">
              <w:pPr/>
            </w:pPrChange>
          </w:pPr>
          <w:hyperlink w:anchor="_Toc1240575665">
            <w:r w:rsidRPr="292E8E6C" w:rsidR="292E8E6C">
              <w:rPr>
                <w:rStyle w:val="Hiperligao"/>
              </w:rPr>
              <w:t>Alterações ao registo</w:t>
            </w:r>
            <w:r>
              <w:tab/>
            </w:r>
            <w:r>
              <w:fldChar w:fldCharType="begin"/>
            </w:r>
            <w:r>
              <w:instrText xml:space="preserve">PAGEREF _Toc1240575665 \h</w:instrText>
            </w:r>
            <w:r>
              <w:fldChar w:fldCharType="separate"/>
            </w:r>
            <w:r w:rsidRPr="292E8E6C" w:rsidR="292E8E6C">
              <w:rPr>
                <w:rStyle w:val="Hiperligao"/>
              </w:rPr>
              <w:t>67</w:t>
            </w:r>
            <w:r>
              <w:fldChar w:fldCharType="end"/>
            </w:r>
          </w:hyperlink>
        </w:p>
        <w:p w:rsidR="002B24BA" w:rsidP="292E8E6C" w:rsidRDefault="002B24BA" w14:paraId="7137E475" w14:textId="3FBF056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38Z">
              <w:pPr/>
            </w:pPrChange>
          </w:pPr>
          <w:hyperlink w:anchor="_Toc1037366323">
            <w:r w:rsidRPr="292E8E6C" w:rsidR="292E8E6C">
              <w:rPr>
                <w:rStyle w:val="Hiperligao"/>
              </w:rPr>
              <w:t>Artigo 74.º</w:t>
            </w:r>
            <w:r>
              <w:tab/>
            </w:r>
            <w:r>
              <w:fldChar w:fldCharType="begin"/>
            </w:r>
            <w:r>
              <w:instrText xml:space="preserve">PAGEREF _Toc1037366323 \h</w:instrText>
            </w:r>
            <w:r>
              <w:fldChar w:fldCharType="separate"/>
            </w:r>
            <w:r w:rsidRPr="292E8E6C" w:rsidR="292E8E6C">
              <w:rPr>
                <w:rStyle w:val="Hiperligao"/>
              </w:rPr>
              <w:t>68</w:t>
            </w:r>
            <w:r>
              <w:fldChar w:fldCharType="end"/>
            </w:r>
          </w:hyperlink>
        </w:p>
        <w:p w:rsidR="002B24BA" w:rsidP="292E8E6C" w:rsidRDefault="002B24BA" w14:paraId="084440C3" w14:textId="174AC01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4Z">
              <w:pPr/>
            </w:pPrChange>
          </w:pPr>
          <w:hyperlink w:anchor="_Toc2059819534">
            <w:r w:rsidRPr="292E8E6C" w:rsidR="292E8E6C">
              <w:rPr>
                <w:rStyle w:val="Hiperligao"/>
              </w:rPr>
              <w:t>Deslocação dos animais</w:t>
            </w:r>
            <w:r>
              <w:tab/>
            </w:r>
            <w:r>
              <w:fldChar w:fldCharType="begin"/>
            </w:r>
            <w:r>
              <w:instrText xml:space="preserve">PAGEREF _Toc2059819534 \h</w:instrText>
            </w:r>
            <w:r>
              <w:fldChar w:fldCharType="separate"/>
            </w:r>
            <w:r w:rsidRPr="292E8E6C" w:rsidR="292E8E6C">
              <w:rPr>
                <w:rStyle w:val="Hiperligao"/>
              </w:rPr>
              <w:t>68</w:t>
            </w:r>
            <w:r>
              <w:fldChar w:fldCharType="end"/>
            </w:r>
          </w:hyperlink>
        </w:p>
        <w:p w:rsidR="002B24BA" w:rsidP="292E8E6C" w:rsidRDefault="002B24BA" w14:paraId="3D752DD1" w14:textId="08FB10A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41Z">
              <w:pPr/>
            </w:pPrChange>
          </w:pPr>
          <w:hyperlink w:anchor="_Toc242308112">
            <w:r w:rsidRPr="292E8E6C" w:rsidR="292E8E6C">
              <w:rPr>
                <w:rStyle w:val="Hiperligao"/>
              </w:rPr>
              <w:t>Artigo 75.º</w:t>
            </w:r>
            <w:r>
              <w:tab/>
            </w:r>
            <w:r>
              <w:fldChar w:fldCharType="begin"/>
            </w:r>
            <w:r>
              <w:instrText xml:space="preserve">PAGEREF _Toc242308112 \h</w:instrText>
            </w:r>
            <w:r>
              <w:fldChar w:fldCharType="separate"/>
            </w:r>
            <w:r w:rsidRPr="292E8E6C" w:rsidR="292E8E6C">
              <w:rPr>
                <w:rStyle w:val="Hiperligao"/>
              </w:rPr>
              <w:t>69</w:t>
            </w:r>
            <w:r>
              <w:fldChar w:fldCharType="end"/>
            </w:r>
          </w:hyperlink>
        </w:p>
        <w:p w:rsidR="002B24BA" w:rsidP="292E8E6C" w:rsidRDefault="002B24BA" w14:paraId="536B6E83" w14:textId="08C2338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43Z">
              <w:pPr/>
            </w:pPrChange>
          </w:pPr>
          <w:hyperlink w:anchor="_Toc247997840">
            <w:r w:rsidRPr="292E8E6C" w:rsidR="292E8E6C">
              <w:rPr>
                <w:rStyle w:val="Hiperligao"/>
              </w:rPr>
              <w:t>Deveres do médico-veterinário</w:t>
            </w:r>
            <w:r>
              <w:tab/>
            </w:r>
            <w:r>
              <w:fldChar w:fldCharType="begin"/>
            </w:r>
            <w:r>
              <w:instrText xml:space="preserve">PAGEREF _Toc247997840 \h</w:instrText>
            </w:r>
            <w:r>
              <w:fldChar w:fldCharType="separate"/>
            </w:r>
            <w:r w:rsidRPr="292E8E6C" w:rsidR="292E8E6C">
              <w:rPr>
                <w:rStyle w:val="Hiperligao"/>
              </w:rPr>
              <w:t>69</w:t>
            </w:r>
            <w:r>
              <w:fldChar w:fldCharType="end"/>
            </w:r>
          </w:hyperlink>
        </w:p>
        <w:p w:rsidR="002B24BA" w:rsidP="292E8E6C" w:rsidRDefault="002B24BA" w14:paraId="5B7B6B49" w14:textId="3B6C7DF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45Z">
              <w:pPr/>
            </w:pPrChange>
          </w:pPr>
          <w:hyperlink w:anchor="_Toc552943517">
            <w:r w:rsidRPr="292E8E6C" w:rsidR="292E8E6C">
              <w:rPr>
                <w:rStyle w:val="Hiperligao"/>
              </w:rPr>
              <w:t>Artigo 76.º</w:t>
            </w:r>
            <w:r>
              <w:tab/>
            </w:r>
            <w:r>
              <w:fldChar w:fldCharType="begin"/>
            </w:r>
            <w:r>
              <w:instrText xml:space="preserve">PAGEREF _Toc552943517 \h</w:instrText>
            </w:r>
            <w:r>
              <w:fldChar w:fldCharType="separate"/>
            </w:r>
            <w:r w:rsidRPr="292E8E6C" w:rsidR="292E8E6C">
              <w:rPr>
                <w:rStyle w:val="Hiperligao"/>
              </w:rPr>
              <w:t>69</w:t>
            </w:r>
            <w:r>
              <w:fldChar w:fldCharType="end"/>
            </w:r>
          </w:hyperlink>
        </w:p>
        <w:p w:rsidR="002B24BA" w:rsidP="292E8E6C" w:rsidRDefault="002B24BA" w14:paraId="28CFA53D" w14:textId="6D69510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47Z">
              <w:pPr/>
            </w:pPrChange>
          </w:pPr>
          <w:hyperlink w:anchor="_Toc1180940817">
            <w:r w:rsidRPr="292E8E6C" w:rsidR="292E8E6C">
              <w:rPr>
                <w:rStyle w:val="Hiperligao"/>
              </w:rPr>
              <w:t>Deveres do titular</w:t>
            </w:r>
            <w:r>
              <w:tab/>
            </w:r>
            <w:r>
              <w:fldChar w:fldCharType="begin"/>
            </w:r>
            <w:r>
              <w:instrText xml:space="preserve">PAGEREF _Toc1180940817 \h</w:instrText>
            </w:r>
            <w:r>
              <w:fldChar w:fldCharType="separate"/>
            </w:r>
            <w:r w:rsidRPr="292E8E6C" w:rsidR="292E8E6C">
              <w:rPr>
                <w:rStyle w:val="Hiperligao"/>
              </w:rPr>
              <w:t>70</w:t>
            </w:r>
            <w:r>
              <w:fldChar w:fldCharType="end"/>
            </w:r>
          </w:hyperlink>
        </w:p>
        <w:p w:rsidR="002B24BA" w:rsidP="292E8E6C" w:rsidRDefault="002B24BA" w14:paraId="4102E735" w14:textId="24B12FD4">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49Z">
              <w:pPr/>
            </w:pPrChange>
          </w:pPr>
          <w:hyperlink w:anchor="_Toc258211422">
            <w:r w:rsidRPr="292E8E6C" w:rsidR="292E8E6C">
              <w:rPr>
                <w:rStyle w:val="Hiperligao"/>
              </w:rPr>
              <w:t>Artigo 77.º</w:t>
            </w:r>
            <w:r>
              <w:tab/>
            </w:r>
            <w:r>
              <w:fldChar w:fldCharType="begin"/>
            </w:r>
            <w:r>
              <w:instrText xml:space="preserve">PAGEREF _Toc258211422 \h</w:instrText>
            </w:r>
            <w:r>
              <w:fldChar w:fldCharType="separate"/>
            </w:r>
            <w:r w:rsidRPr="292E8E6C" w:rsidR="292E8E6C">
              <w:rPr>
                <w:rStyle w:val="Hiperligao"/>
              </w:rPr>
              <w:t>70</w:t>
            </w:r>
            <w:r>
              <w:fldChar w:fldCharType="end"/>
            </w:r>
          </w:hyperlink>
        </w:p>
        <w:p w:rsidR="002B24BA" w:rsidP="292E8E6C" w:rsidRDefault="002B24BA" w14:paraId="276CB220" w14:textId="0663785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51Z">
              <w:pPr/>
            </w:pPrChange>
          </w:pPr>
          <w:hyperlink w:anchor="_Toc849977628">
            <w:r w:rsidRPr="292E8E6C" w:rsidR="292E8E6C">
              <w:rPr>
                <w:rStyle w:val="Hiperligao"/>
              </w:rPr>
              <w:t>Conservação de dados</w:t>
            </w:r>
            <w:r>
              <w:tab/>
            </w:r>
            <w:r>
              <w:fldChar w:fldCharType="begin"/>
            </w:r>
            <w:r>
              <w:instrText xml:space="preserve">PAGEREF _Toc849977628 \h</w:instrText>
            </w:r>
            <w:r>
              <w:fldChar w:fldCharType="separate"/>
            </w:r>
            <w:r w:rsidRPr="292E8E6C" w:rsidR="292E8E6C">
              <w:rPr>
                <w:rStyle w:val="Hiperligao"/>
              </w:rPr>
              <w:t>70</w:t>
            </w:r>
            <w:r>
              <w:fldChar w:fldCharType="end"/>
            </w:r>
          </w:hyperlink>
        </w:p>
        <w:p w:rsidR="002B24BA" w:rsidP="292E8E6C" w:rsidRDefault="002B24BA" w14:paraId="0FFA2F40" w14:textId="612AD9F9">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55Z">
              <w:pPr/>
            </w:pPrChange>
          </w:pPr>
          <w:hyperlink w:anchor="_Toc1863042184">
            <w:r w:rsidRPr="292E8E6C" w:rsidR="292E8E6C">
              <w:rPr>
                <w:rStyle w:val="Hiperligao"/>
              </w:rPr>
              <w:t>SECCÇÃO II</w:t>
            </w:r>
            <w:r>
              <w:tab/>
            </w:r>
            <w:r>
              <w:fldChar w:fldCharType="begin"/>
            </w:r>
            <w:r>
              <w:instrText xml:space="preserve">PAGEREF _Toc1863042184 \h</w:instrText>
            </w:r>
            <w:r>
              <w:fldChar w:fldCharType="separate"/>
            </w:r>
            <w:r w:rsidRPr="292E8E6C" w:rsidR="292E8E6C">
              <w:rPr>
                <w:rStyle w:val="Hiperligao"/>
              </w:rPr>
              <w:t>70</w:t>
            </w:r>
            <w:r>
              <w:fldChar w:fldCharType="end"/>
            </w:r>
          </w:hyperlink>
        </w:p>
        <w:p w:rsidR="002B24BA" w:rsidP="292E8E6C" w:rsidRDefault="002B24BA" w14:paraId="0BF35184" w14:textId="00C3A626">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58Z">
              <w:pPr/>
            </w:pPrChange>
          </w:pPr>
          <w:hyperlink w:anchor="_Toc1896968157">
            <w:r w:rsidRPr="292E8E6C" w:rsidR="292E8E6C">
              <w:rPr>
                <w:rStyle w:val="Hiperligao"/>
              </w:rPr>
              <w:t>FINANCIAMENTO DO SISTEMA</w:t>
            </w:r>
            <w:r>
              <w:tab/>
            </w:r>
            <w:r>
              <w:fldChar w:fldCharType="begin"/>
            </w:r>
            <w:r>
              <w:instrText xml:space="preserve">PAGEREF _Toc1896968157 \h</w:instrText>
            </w:r>
            <w:r>
              <w:fldChar w:fldCharType="separate"/>
            </w:r>
            <w:r w:rsidRPr="292E8E6C" w:rsidR="292E8E6C">
              <w:rPr>
                <w:rStyle w:val="Hiperligao"/>
              </w:rPr>
              <w:t>71</w:t>
            </w:r>
            <w:r>
              <w:fldChar w:fldCharType="end"/>
            </w:r>
          </w:hyperlink>
        </w:p>
        <w:p w:rsidR="002B24BA" w:rsidP="292E8E6C" w:rsidRDefault="002B24BA" w14:paraId="108AEF53" w14:textId="5CC57DB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6Z">
              <w:pPr/>
            </w:pPrChange>
          </w:pPr>
          <w:hyperlink w:anchor="_Toc2101716929">
            <w:r w:rsidRPr="292E8E6C" w:rsidR="292E8E6C">
              <w:rPr>
                <w:rStyle w:val="Hiperligao"/>
              </w:rPr>
              <w:t>Artigo 78.º</w:t>
            </w:r>
            <w:r>
              <w:tab/>
            </w:r>
            <w:r>
              <w:fldChar w:fldCharType="begin"/>
            </w:r>
            <w:r>
              <w:instrText xml:space="preserve">PAGEREF _Toc2101716929 \h</w:instrText>
            </w:r>
            <w:r>
              <w:fldChar w:fldCharType="separate"/>
            </w:r>
            <w:r w:rsidRPr="292E8E6C" w:rsidR="292E8E6C">
              <w:rPr>
                <w:rStyle w:val="Hiperligao"/>
              </w:rPr>
              <w:t>71</w:t>
            </w:r>
            <w:r>
              <w:fldChar w:fldCharType="end"/>
            </w:r>
          </w:hyperlink>
        </w:p>
        <w:p w:rsidR="002B24BA" w:rsidP="292E8E6C" w:rsidRDefault="002B24BA" w14:paraId="3D0C09BC" w14:textId="17C132D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62Z">
              <w:pPr/>
            </w:pPrChange>
          </w:pPr>
          <w:hyperlink w:anchor="_Toc926489935">
            <w:r w:rsidRPr="292E8E6C" w:rsidR="292E8E6C">
              <w:rPr>
                <w:rStyle w:val="Hiperligao"/>
              </w:rPr>
              <w:t>Taxa de registo SIAC</w:t>
            </w:r>
            <w:r>
              <w:tab/>
            </w:r>
            <w:r>
              <w:fldChar w:fldCharType="begin"/>
            </w:r>
            <w:r>
              <w:instrText xml:space="preserve">PAGEREF _Toc926489935 \h</w:instrText>
            </w:r>
            <w:r>
              <w:fldChar w:fldCharType="separate"/>
            </w:r>
            <w:r w:rsidRPr="292E8E6C" w:rsidR="292E8E6C">
              <w:rPr>
                <w:rStyle w:val="Hiperligao"/>
              </w:rPr>
              <w:t>71</w:t>
            </w:r>
            <w:r>
              <w:fldChar w:fldCharType="end"/>
            </w:r>
          </w:hyperlink>
        </w:p>
        <w:p w:rsidR="002B24BA" w:rsidP="292E8E6C" w:rsidRDefault="002B24BA" w14:paraId="11DE4F2F" w14:textId="3D068BD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64Z">
              <w:pPr/>
            </w:pPrChange>
          </w:pPr>
          <w:hyperlink w:anchor="_Toc700361964">
            <w:r w:rsidRPr="292E8E6C" w:rsidR="292E8E6C">
              <w:rPr>
                <w:rStyle w:val="Hiperligao"/>
              </w:rPr>
              <w:t>Artigo 79.º</w:t>
            </w:r>
            <w:r>
              <w:tab/>
            </w:r>
            <w:r>
              <w:fldChar w:fldCharType="begin"/>
            </w:r>
            <w:r>
              <w:instrText xml:space="preserve">PAGEREF _Toc700361964 \h</w:instrText>
            </w:r>
            <w:r>
              <w:fldChar w:fldCharType="separate"/>
            </w:r>
            <w:r w:rsidRPr="292E8E6C" w:rsidR="292E8E6C">
              <w:rPr>
                <w:rStyle w:val="Hiperligao"/>
              </w:rPr>
              <w:t>72</w:t>
            </w:r>
            <w:r>
              <w:fldChar w:fldCharType="end"/>
            </w:r>
          </w:hyperlink>
        </w:p>
        <w:p w:rsidR="002B24BA" w:rsidP="292E8E6C" w:rsidRDefault="002B24BA" w14:paraId="18908868" w14:textId="10CEA9C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66Z">
              <w:pPr/>
            </w:pPrChange>
          </w:pPr>
          <w:hyperlink w:anchor="_Toc2116724083">
            <w:r w:rsidRPr="292E8E6C" w:rsidR="292E8E6C">
              <w:rPr>
                <w:rStyle w:val="Hiperligao"/>
              </w:rPr>
              <w:t>Licença de cães e articulação com o Sistema de Informação de Animais de Companhia</w:t>
            </w:r>
            <w:r>
              <w:tab/>
            </w:r>
            <w:r>
              <w:fldChar w:fldCharType="begin"/>
            </w:r>
            <w:r>
              <w:instrText xml:space="preserve">PAGEREF _Toc2116724083 \h</w:instrText>
            </w:r>
            <w:r>
              <w:fldChar w:fldCharType="separate"/>
            </w:r>
            <w:r w:rsidRPr="292E8E6C" w:rsidR="292E8E6C">
              <w:rPr>
                <w:rStyle w:val="Hiperligao"/>
              </w:rPr>
              <w:t>72</w:t>
            </w:r>
            <w:r>
              <w:fldChar w:fldCharType="end"/>
            </w:r>
          </w:hyperlink>
        </w:p>
        <w:p w:rsidR="002B24BA" w:rsidP="292E8E6C" w:rsidRDefault="002B24BA" w14:paraId="7BCDB872" w14:textId="2F248A8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68Z">
              <w:pPr/>
            </w:pPrChange>
          </w:pPr>
          <w:hyperlink w:anchor="_Toc2093382600">
            <w:r w:rsidRPr="292E8E6C" w:rsidR="292E8E6C">
              <w:rPr>
                <w:rStyle w:val="Hiperligao"/>
              </w:rPr>
              <w:t>Artigo 80.º</w:t>
            </w:r>
            <w:r>
              <w:tab/>
            </w:r>
            <w:r>
              <w:fldChar w:fldCharType="begin"/>
            </w:r>
            <w:r>
              <w:instrText xml:space="preserve">PAGEREF _Toc2093382600 \h</w:instrText>
            </w:r>
            <w:r>
              <w:fldChar w:fldCharType="separate"/>
            </w:r>
            <w:r w:rsidRPr="292E8E6C" w:rsidR="292E8E6C">
              <w:rPr>
                <w:rStyle w:val="Hiperligao"/>
              </w:rPr>
              <w:t>74</w:t>
            </w:r>
            <w:r>
              <w:fldChar w:fldCharType="end"/>
            </w:r>
          </w:hyperlink>
        </w:p>
        <w:p w:rsidR="002B24BA" w:rsidP="292E8E6C" w:rsidRDefault="002B24BA" w14:paraId="1E29F63C" w14:textId="16A94E37">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7Z">
              <w:pPr/>
            </w:pPrChange>
          </w:pPr>
          <w:hyperlink w:anchor="_Toc47696279">
            <w:r w:rsidRPr="292E8E6C" w:rsidR="292E8E6C">
              <w:rPr>
                <w:rStyle w:val="Hiperligao"/>
              </w:rPr>
              <w:t>Regime de Gestão e Registo de Animais de Companhia (CRO e Abrigo)</w:t>
            </w:r>
            <w:r>
              <w:tab/>
            </w:r>
            <w:r>
              <w:fldChar w:fldCharType="begin"/>
            </w:r>
            <w:r>
              <w:instrText xml:space="preserve">PAGEREF _Toc47696279 \h</w:instrText>
            </w:r>
            <w:r>
              <w:fldChar w:fldCharType="separate"/>
            </w:r>
            <w:r w:rsidRPr="292E8E6C" w:rsidR="292E8E6C">
              <w:rPr>
                <w:rStyle w:val="Hiperligao"/>
              </w:rPr>
              <w:t>74</w:t>
            </w:r>
            <w:r>
              <w:fldChar w:fldCharType="end"/>
            </w:r>
          </w:hyperlink>
        </w:p>
        <w:p w:rsidR="002B24BA" w:rsidP="292E8E6C" w:rsidRDefault="002B24BA" w14:paraId="4AD82959" w14:textId="7269DDC3">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72Z">
              <w:pPr/>
            </w:pPrChange>
          </w:pPr>
          <w:hyperlink w:anchor="_Toc640070454">
            <w:r w:rsidRPr="292E8E6C" w:rsidR="292E8E6C">
              <w:rPr>
                <w:rStyle w:val="Hiperligao"/>
              </w:rPr>
              <w:t>SUBSECÇÃO</w:t>
            </w:r>
            <w:r>
              <w:tab/>
            </w:r>
            <w:r>
              <w:fldChar w:fldCharType="begin"/>
            </w:r>
            <w:r>
              <w:instrText xml:space="preserve">PAGEREF _Toc640070454 \h</w:instrText>
            </w:r>
            <w:r>
              <w:fldChar w:fldCharType="separate"/>
            </w:r>
            <w:r w:rsidRPr="292E8E6C" w:rsidR="292E8E6C">
              <w:rPr>
                <w:rStyle w:val="Hiperligao"/>
              </w:rPr>
              <w:t>75</w:t>
            </w:r>
            <w:r>
              <w:fldChar w:fldCharType="end"/>
            </w:r>
          </w:hyperlink>
        </w:p>
        <w:p w:rsidR="002B24BA" w:rsidP="292E8E6C" w:rsidRDefault="002B24BA" w14:paraId="61B71518" w14:textId="4BADF88B">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74Z">
              <w:pPr/>
            </w:pPrChange>
          </w:pPr>
          <w:hyperlink w:anchor="_Toc1025275362">
            <w:r w:rsidRPr="292E8E6C" w:rsidR="292E8E6C">
              <w:rPr>
                <w:rStyle w:val="Hiperligao"/>
              </w:rPr>
              <w:t>PLATAFORMA NACIONAL DE REGISTO DOS ALOJAMENTOS – SIAC.</w:t>
            </w:r>
            <w:r>
              <w:tab/>
            </w:r>
            <w:r>
              <w:fldChar w:fldCharType="begin"/>
            </w:r>
            <w:r>
              <w:instrText xml:space="preserve">PAGEREF _Toc1025275362 \h</w:instrText>
            </w:r>
            <w:r>
              <w:fldChar w:fldCharType="separate"/>
            </w:r>
            <w:r w:rsidRPr="292E8E6C" w:rsidR="292E8E6C">
              <w:rPr>
                <w:rStyle w:val="Hiperligao"/>
              </w:rPr>
              <w:t>75</w:t>
            </w:r>
            <w:r>
              <w:fldChar w:fldCharType="end"/>
            </w:r>
          </w:hyperlink>
        </w:p>
        <w:p w:rsidR="002B24BA" w:rsidP="292E8E6C" w:rsidRDefault="002B24BA" w14:paraId="47B12AC9" w14:textId="6682841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76Z">
              <w:pPr/>
            </w:pPrChange>
          </w:pPr>
          <w:hyperlink w:anchor="_Toc1688180498">
            <w:r w:rsidRPr="292E8E6C" w:rsidR="292E8E6C">
              <w:rPr>
                <w:rStyle w:val="Hiperligao"/>
              </w:rPr>
              <w:t>Artigo 81.º</w:t>
            </w:r>
            <w:r>
              <w:tab/>
            </w:r>
            <w:r>
              <w:fldChar w:fldCharType="begin"/>
            </w:r>
            <w:r>
              <w:instrText xml:space="preserve">PAGEREF _Toc1688180498 \h</w:instrText>
            </w:r>
            <w:r>
              <w:fldChar w:fldCharType="separate"/>
            </w:r>
            <w:r w:rsidRPr="292E8E6C" w:rsidR="292E8E6C">
              <w:rPr>
                <w:rStyle w:val="Hiperligao"/>
              </w:rPr>
              <w:t>75</w:t>
            </w:r>
            <w:r>
              <w:fldChar w:fldCharType="end"/>
            </w:r>
          </w:hyperlink>
        </w:p>
        <w:p w:rsidR="002B24BA" w:rsidP="292E8E6C" w:rsidRDefault="002B24BA" w14:paraId="72C33E87" w14:textId="604996C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78Z">
              <w:pPr/>
            </w:pPrChange>
          </w:pPr>
          <w:hyperlink w:anchor="_Toc1627791317">
            <w:r w:rsidRPr="292E8E6C" w:rsidR="292E8E6C">
              <w:rPr>
                <w:rStyle w:val="Hiperligao"/>
              </w:rPr>
              <w:t>Plataforma Nacional de Adoção de Animais de Companhia</w:t>
            </w:r>
            <w:r>
              <w:tab/>
            </w:r>
            <w:r>
              <w:fldChar w:fldCharType="begin"/>
            </w:r>
            <w:r>
              <w:instrText xml:space="preserve">PAGEREF _Toc1627791317 \h</w:instrText>
            </w:r>
            <w:r>
              <w:fldChar w:fldCharType="separate"/>
            </w:r>
            <w:r w:rsidRPr="292E8E6C" w:rsidR="292E8E6C">
              <w:rPr>
                <w:rStyle w:val="Hiperligao"/>
              </w:rPr>
              <w:t>75</w:t>
            </w:r>
            <w:r>
              <w:fldChar w:fldCharType="end"/>
            </w:r>
          </w:hyperlink>
        </w:p>
        <w:p w:rsidR="002B24BA" w:rsidP="292E8E6C" w:rsidRDefault="002B24BA" w14:paraId="4742B542" w14:textId="5252A73E">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8Z">
              <w:pPr/>
            </w:pPrChange>
          </w:pPr>
          <w:hyperlink w:anchor="_Toc554674621">
            <w:r w:rsidRPr="292E8E6C" w:rsidR="292E8E6C">
              <w:rPr>
                <w:rStyle w:val="Hiperligao"/>
              </w:rPr>
              <w:t>CAPÍTULO IX</w:t>
            </w:r>
            <w:r>
              <w:tab/>
            </w:r>
            <w:r>
              <w:fldChar w:fldCharType="begin"/>
            </w:r>
            <w:r>
              <w:instrText xml:space="preserve">PAGEREF _Toc554674621 \h</w:instrText>
            </w:r>
            <w:r>
              <w:fldChar w:fldCharType="separate"/>
            </w:r>
            <w:r w:rsidRPr="292E8E6C" w:rsidR="292E8E6C">
              <w:rPr>
                <w:rStyle w:val="Hiperligao"/>
              </w:rPr>
              <w:t>76</w:t>
            </w:r>
            <w:r>
              <w:fldChar w:fldCharType="end"/>
            </w:r>
          </w:hyperlink>
        </w:p>
        <w:p w:rsidR="002B24BA" w:rsidP="292E8E6C" w:rsidRDefault="002B24BA" w14:paraId="65307453" w14:textId="1D845D58">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82Z">
              <w:pPr/>
            </w:pPrChange>
          </w:pPr>
          <w:hyperlink w:anchor="_Toc1883392431">
            <w:r w:rsidRPr="292E8E6C" w:rsidR="292E8E6C">
              <w:rPr>
                <w:rStyle w:val="Hiperligao"/>
              </w:rPr>
              <w:t>Zoonoses</w:t>
            </w:r>
            <w:r>
              <w:tab/>
            </w:r>
            <w:r>
              <w:fldChar w:fldCharType="begin"/>
            </w:r>
            <w:r>
              <w:instrText xml:space="preserve">PAGEREF _Toc1883392431 \h</w:instrText>
            </w:r>
            <w:r>
              <w:fldChar w:fldCharType="separate"/>
            </w:r>
            <w:r w:rsidRPr="292E8E6C" w:rsidR="292E8E6C">
              <w:rPr>
                <w:rStyle w:val="Hiperligao"/>
              </w:rPr>
              <w:t>76</w:t>
            </w:r>
            <w:r>
              <w:fldChar w:fldCharType="end"/>
            </w:r>
          </w:hyperlink>
        </w:p>
        <w:p w:rsidR="002B24BA" w:rsidP="292E8E6C" w:rsidRDefault="002B24BA" w14:paraId="0EEB7BB5" w14:textId="3AC57005">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83Z">
              <w:pPr/>
            </w:pPrChange>
          </w:pPr>
          <w:hyperlink w:anchor="_Toc1141318429">
            <w:r w:rsidRPr="292E8E6C" w:rsidR="292E8E6C">
              <w:rPr>
                <w:rStyle w:val="Hiperligao"/>
              </w:rPr>
              <w:t>SECÇÃO I</w:t>
            </w:r>
            <w:r>
              <w:tab/>
            </w:r>
            <w:r>
              <w:fldChar w:fldCharType="begin"/>
            </w:r>
            <w:r>
              <w:instrText xml:space="preserve">PAGEREF _Toc1141318429 \h</w:instrText>
            </w:r>
            <w:r>
              <w:fldChar w:fldCharType="separate"/>
            </w:r>
            <w:r w:rsidRPr="292E8E6C" w:rsidR="292E8E6C">
              <w:rPr>
                <w:rStyle w:val="Hiperligao"/>
              </w:rPr>
              <w:t>76</w:t>
            </w:r>
            <w:r>
              <w:fldChar w:fldCharType="end"/>
            </w:r>
          </w:hyperlink>
        </w:p>
        <w:p w:rsidR="002B24BA" w:rsidP="292E8E6C" w:rsidRDefault="002B24BA" w14:paraId="7AF58346" w14:textId="3B94BCB5">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86Z">
              <w:pPr/>
            </w:pPrChange>
          </w:pPr>
          <w:hyperlink w:anchor="_Toc877431759">
            <w:r w:rsidRPr="292E8E6C" w:rsidR="292E8E6C">
              <w:rPr>
                <w:rStyle w:val="Hiperligao"/>
              </w:rPr>
              <w:t>Controlo de zoonoses</w:t>
            </w:r>
            <w:r>
              <w:tab/>
            </w:r>
            <w:r>
              <w:fldChar w:fldCharType="begin"/>
            </w:r>
            <w:r>
              <w:instrText xml:space="preserve">PAGEREF _Toc877431759 \h</w:instrText>
            </w:r>
            <w:r>
              <w:fldChar w:fldCharType="separate"/>
            </w:r>
            <w:r w:rsidRPr="292E8E6C" w:rsidR="292E8E6C">
              <w:rPr>
                <w:rStyle w:val="Hiperligao"/>
              </w:rPr>
              <w:t>76</w:t>
            </w:r>
            <w:r>
              <w:fldChar w:fldCharType="end"/>
            </w:r>
          </w:hyperlink>
        </w:p>
        <w:p w:rsidR="002B24BA" w:rsidP="292E8E6C" w:rsidRDefault="002B24BA" w14:paraId="37BA214C" w14:textId="599AB3E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88Z">
              <w:pPr/>
            </w:pPrChange>
          </w:pPr>
          <w:hyperlink w:anchor="_Toc211577454">
            <w:r w:rsidRPr="292E8E6C" w:rsidR="292E8E6C">
              <w:rPr>
                <w:rStyle w:val="Hiperligao"/>
              </w:rPr>
              <w:t>Artigo 81.º</w:t>
            </w:r>
            <w:r>
              <w:tab/>
            </w:r>
            <w:r>
              <w:fldChar w:fldCharType="begin"/>
            </w:r>
            <w:r>
              <w:instrText xml:space="preserve">PAGEREF _Toc211577454 \h</w:instrText>
            </w:r>
            <w:r>
              <w:fldChar w:fldCharType="separate"/>
            </w:r>
            <w:r w:rsidRPr="292E8E6C" w:rsidR="292E8E6C">
              <w:rPr>
                <w:rStyle w:val="Hiperligao"/>
              </w:rPr>
              <w:t>76</w:t>
            </w:r>
            <w:r>
              <w:fldChar w:fldCharType="end"/>
            </w:r>
          </w:hyperlink>
        </w:p>
        <w:p w:rsidR="002B24BA" w:rsidP="292E8E6C" w:rsidRDefault="002B24BA" w14:paraId="7A9C26AA" w14:textId="5E71053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9Z">
              <w:pPr/>
            </w:pPrChange>
          </w:pPr>
          <w:hyperlink w:anchor="_Toc702066109">
            <w:r w:rsidRPr="292E8E6C" w:rsidR="292E8E6C">
              <w:rPr>
                <w:rStyle w:val="Hiperligao"/>
              </w:rPr>
              <w:t>Programa de vigilância e controlo em animais de companhia</w:t>
            </w:r>
            <w:r>
              <w:tab/>
            </w:r>
            <w:r>
              <w:fldChar w:fldCharType="begin"/>
            </w:r>
            <w:r>
              <w:instrText xml:space="preserve">PAGEREF _Toc702066109 \h</w:instrText>
            </w:r>
            <w:r>
              <w:fldChar w:fldCharType="separate"/>
            </w:r>
            <w:r w:rsidRPr="292E8E6C" w:rsidR="292E8E6C">
              <w:rPr>
                <w:rStyle w:val="Hiperligao"/>
              </w:rPr>
              <w:t>76</w:t>
            </w:r>
            <w:r>
              <w:fldChar w:fldCharType="end"/>
            </w:r>
          </w:hyperlink>
        </w:p>
        <w:p w:rsidR="002B24BA" w:rsidP="292E8E6C" w:rsidRDefault="002B24BA" w14:paraId="53844197" w14:textId="484C049D">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92Z">
              <w:pPr/>
            </w:pPrChange>
          </w:pPr>
          <w:hyperlink w:anchor="_Toc329807699">
            <w:r w:rsidRPr="292E8E6C" w:rsidR="292E8E6C">
              <w:rPr>
                <w:rStyle w:val="Hiperligao"/>
              </w:rPr>
              <w:t>SECÇÃO II</w:t>
            </w:r>
            <w:r>
              <w:tab/>
            </w:r>
            <w:r>
              <w:fldChar w:fldCharType="begin"/>
            </w:r>
            <w:r>
              <w:instrText xml:space="preserve">PAGEREF _Toc329807699 \h</w:instrText>
            </w:r>
            <w:r>
              <w:fldChar w:fldCharType="separate"/>
            </w:r>
            <w:r w:rsidRPr="292E8E6C" w:rsidR="292E8E6C">
              <w:rPr>
                <w:rStyle w:val="Hiperligao"/>
              </w:rPr>
              <w:t>77</w:t>
            </w:r>
            <w:r>
              <w:fldChar w:fldCharType="end"/>
            </w:r>
          </w:hyperlink>
        </w:p>
        <w:p w:rsidR="002B24BA" w:rsidP="292E8E6C" w:rsidRDefault="002B24BA" w14:paraId="13D5252F" w14:textId="13B9E9E0">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94Z">
              <w:pPr/>
            </w:pPrChange>
          </w:pPr>
          <w:hyperlink w:anchor="_Toc1176675113">
            <w:r w:rsidRPr="292E8E6C" w:rsidR="292E8E6C">
              <w:rPr>
                <w:rStyle w:val="Hiperligao"/>
              </w:rPr>
              <w:t>Programa nacional de Prevenção da Raiva Animal e de Vigilância Epidemiológica e Controlo de outras Zoonoses em Animais de Companhia (PNPRAVECZ)</w:t>
            </w:r>
            <w:r>
              <w:tab/>
            </w:r>
            <w:r>
              <w:fldChar w:fldCharType="begin"/>
            </w:r>
            <w:r>
              <w:instrText xml:space="preserve">PAGEREF _Toc1176675113 \h</w:instrText>
            </w:r>
            <w:r>
              <w:fldChar w:fldCharType="separate"/>
            </w:r>
            <w:r w:rsidRPr="292E8E6C" w:rsidR="292E8E6C">
              <w:rPr>
                <w:rStyle w:val="Hiperligao"/>
              </w:rPr>
              <w:t>77</w:t>
            </w:r>
            <w:r>
              <w:fldChar w:fldCharType="end"/>
            </w:r>
          </w:hyperlink>
        </w:p>
        <w:p w:rsidR="002B24BA" w:rsidP="292E8E6C" w:rsidRDefault="002B24BA" w14:paraId="7300420E" w14:textId="5DA186EA">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96Z">
              <w:pPr/>
            </w:pPrChange>
          </w:pPr>
          <w:hyperlink w:anchor="_Toc1363380862">
            <w:r w:rsidRPr="292E8E6C" w:rsidR="292E8E6C">
              <w:rPr>
                <w:rStyle w:val="Hiperligao"/>
              </w:rPr>
              <w:t>SUBSECÇÃO I</w:t>
            </w:r>
            <w:r>
              <w:tab/>
            </w:r>
            <w:r>
              <w:fldChar w:fldCharType="begin"/>
            </w:r>
            <w:r>
              <w:instrText xml:space="preserve">PAGEREF _Toc1363380862 \h</w:instrText>
            </w:r>
            <w:r>
              <w:fldChar w:fldCharType="separate"/>
            </w:r>
            <w:r w:rsidRPr="292E8E6C" w:rsidR="292E8E6C">
              <w:rPr>
                <w:rStyle w:val="Hiperligao"/>
              </w:rPr>
              <w:t>77</w:t>
            </w:r>
            <w:r>
              <w:fldChar w:fldCharType="end"/>
            </w:r>
          </w:hyperlink>
        </w:p>
        <w:p w:rsidR="002B24BA" w:rsidP="292E8E6C" w:rsidRDefault="002B24BA" w14:paraId="6BF305F3" w14:textId="0909A1B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97Z">
              <w:pPr/>
            </w:pPrChange>
          </w:pPr>
          <w:hyperlink w:anchor="_Toc287676973">
            <w:r w:rsidRPr="292E8E6C" w:rsidR="292E8E6C">
              <w:rPr>
                <w:rStyle w:val="Hiperligao"/>
              </w:rPr>
              <w:t>Artigo 82.º</w:t>
            </w:r>
            <w:r>
              <w:tab/>
            </w:r>
            <w:r>
              <w:fldChar w:fldCharType="begin"/>
            </w:r>
            <w:r>
              <w:instrText xml:space="preserve">PAGEREF _Toc287676973 \h</w:instrText>
            </w:r>
            <w:r>
              <w:fldChar w:fldCharType="separate"/>
            </w:r>
            <w:r w:rsidRPr="292E8E6C" w:rsidR="292E8E6C">
              <w:rPr>
                <w:rStyle w:val="Hiperligao"/>
              </w:rPr>
              <w:t>77</w:t>
            </w:r>
            <w:r>
              <w:fldChar w:fldCharType="end"/>
            </w:r>
          </w:hyperlink>
        </w:p>
        <w:p w:rsidR="002B24BA" w:rsidP="292E8E6C" w:rsidRDefault="002B24BA" w14:paraId="653826A6" w14:textId="5AD928A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199Z">
              <w:pPr/>
            </w:pPrChange>
          </w:pPr>
          <w:hyperlink w:anchor="_Toc1571370892">
            <w:r w:rsidRPr="292E8E6C" w:rsidR="292E8E6C">
              <w:rPr>
                <w:rStyle w:val="Hiperligao"/>
              </w:rPr>
              <w:t>Prevenção da raiva animal</w:t>
            </w:r>
            <w:r>
              <w:tab/>
            </w:r>
            <w:r>
              <w:fldChar w:fldCharType="begin"/>
            </w:r>
            <w:r>
              <w:instrText xml:space="preserve">PAGEREF _Toc1571370892 \h</w:instrText>
            </w:r>
            <w:r>
              <w:fldChar w:fldCharType="separate"/>
            </w:r>
            <w:r w:rsidRPr="292E8E6C" w:rsidR="292E8E6C">
              <w:rPr>
                <w:rStyle w:val="Hiperligao"/>
              </w:rPr>
              <w:t>77</w:t>
            </w:r>
            <w:r>
              <w:fldChar w:fldCharType="end"/>
            </w:r>
          </w:hyperlink>
        </w:p>
        <w:p w:rsidR="002B24BA" w:rsidP="292E8E6C" w:rsidRDefault="002B24BA" w14:paraId="362F9362" w14:textId="182839B3">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01Z">
              <w:pPr/>
            </w:pPrChange>
          </w:pPr>
          <w:hyperlink w:anchor="_Toc1727297473">
            <w:r w:rsidRPr="292E8E6C" w:rsidR="292E8E6C">
              <w:rPr>
                <w:rStyle w:val="Hiperligao"/>
              </w:rPr>
              <w:t>SUBSECÇÃO II</w:t>
            </w:r>
            <w:r>
              <w:tab/>
            </w:r>
            <w:r>
              <w:fldChar w:fldCharType="begin"/>
            </w:r>
            <w:r>
              <w:instrText xml:space="preserve">PAGEREF _Toc1727297473 \h</w:instrText>
            </w:r>
            <w:r>
              <w:fldChar w:fldCharType="separate"/>
            </w:r>
            <w:r w:rsidRPr="292E8E6C" w:rsidR="292E8E6C">
              <w:rPr>
                <w:rStyle w:val="Hiperligao"/>
              </w:rPr>
              <w:t>77</w:t>
            </w:r>
            <w:r>
              <w:fldChar w:fldCharType="end"/>
            </w:r>
          </w:hyperlink>
        </w:p>
        <w:p w:rsidR="002B24BA" w:rsidP="292E8E6C" w:rsidRDefault="002B24BA" w14:paraId="5A35F1B7" w14:textId="5DD3730B">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03Z">
              <w:pPr/>
            </w:pPrChange>
          </w:pPr>
          <w:hyperlink w:anchor="_Toc1198724998">
            <w:r w:rsidRPr="292E8E6C" w:rsidR="292E8E6C">
              <w:rPr>
                <w:rStyle w:val="Hiperligao"/>
              </w:rPr>
              <w:t>Controlo de outras zoonoses</w:t>
            </w:r>
            <w:r>
              <w:tab/>
            </w:r>
            <w:r>
              <w:fldChar w:fldCharType="begin"/>
            </w:r>
            <w:r>
              <w:instrText xml:space="preserve">PAGEREF _Toc1198724998 \h</w:instrText>
            </w:r>
            <w:r>
              <w:fldChar w:fldCharType="separate"/>
            </w:r>
            <w:r w:rsidRPr="292E8E6C" w:rsidR="292E8E6C">
              <w:rPr>
                <w:rStyle w:val="Hiperligao"/>
              </w:rPr>
              <w:t>77</w:t>
            </w:r>
            <w:r>
              <w:fldChar w:fldCharType="end"/>
            </w:r>
          </w:hyperlink>
        </w:p>
        <w:p w:rsidR="002B24BA" w:rsidP="292E8E6C" w:rsidRDefault="002B24BA" w14:paraId="6286CE86" w14:textId="66958D60">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04Z">
              <w:pPr/>
            </w:pPrChange>
          </w:pPr>
          <w:hyperlink w:anchor="_Toc1816153485">
            <w:r w:rsidRPr="292E8E6C" w:rsidR="292E8E6C">
              <w:rPr>
                <w:rStyle w:val="Hiperligao"/>
              </w:rPr>
              <w:t>Artigo 83.º</w:t>
            </w:r>
            <w:r>
              <w:tab/>
            </w:r>
            <w:r>
              <w:fldChar w:fldCharType="begin"/>
            </w:r>
            <w:r>
              <w:instrText xml:space="preserve">PAGEREF _Toc1816153485 \h</w:instrText>
            </w:r>
            <w:r>
              <w:fldChar w:fldCharType="separate"/>
            </w:r>
            <w:r w:rsidRPr="292E8E6C" w:rsidR="292E8E6C">
              <w:rPr>
                <w:rStyle w:val="Hiperligao"/>
              </w:rPr>
              <w:t>77</w:t>
            </w:r>
            <w:r>
              <w:fldChar w:fldCharType="end"/>
            </w:r>
          </w:hyperlink>
        </w:p>
        <w:p w:rsidR="002B24BA" w:rsidP="292E8E6C" w:rsidRDefault="002B24BA" w14:paraId="68ADCABC" w14:textId="5DEB9D5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07Z">
              <w:pPr/>
            </w:pPrChange>
          </w:pPr>
          <w:hyperlink w:anchor="_Toc218327609">
            <w:r w:rsidRPr="292E8E6C" w:rsidR="292E8E6C">
              <w:rPr>
                <w:rStyle w:val="Hiperligao"/>
              </w:rPr>
              <w:t>Vigilância epidemiológica e controlo de outras zoonoses</w:t>
            </w:r>
            <w:r>
              <w:tab/>
            </w:r>
            <w:r>
              <w:fldChar w:fldCharType="begin"/>
            </w:r>
            <w:r>
              <w:instrText xml:space="preserve">PAGEREF _Toc218327609 \h</w:instrText>
            </w:r>
            <w:r>
              <w:fldChar w:fldCharType="separate"/>
            </w:r>
            <w:r w:rsidRPr="292E8E6C" w:rsidR="292E8E6C">
              <w:rPr>
                <w:rStyle w:val="Hiperligao"/>
              </w:rPr>
              <w:t>77</w:t>
            </w:r>
            <w:r>
              <w:fldChar w:fldCharType="end"/>
            </w:r>
          </w:hyperlink>
        </w:p>
        <w:p w:rsidR="002B24BA" w:rsidP="292E8E6C" w:rsidRDefault="002B24BA" w14:paraId="6E478940" w14:textId="669EF294">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09Z">
              <w:pPr/>
            </w:pPrChange>
          </w:pPr>
          <w:hyperlink w:anchor="_Toc389333800">
            <w:r w:rsidRPr="292E8E6C" w:rsidR="292E8E6C">
              <w:rPr>
                <w:rStyle w:val="Hiperligao"/>
              </w:rPr>
              <w:t>CAPÍTULO X</w:t>
            </w:r>
            <w:r>
              <w:tab/>
            </w:r>
            <w:r>
              <w:fldChar w:fldCharType="begin"/>
            </w:r>
            <w:r>
              <w:instrText xml:space="preserve">PAGEREF _Toc389333800 \h</w:instrText>
            </w:r>
            <w:r>
              <w:fldChar w:fldCharType="separate"/>
            </w:r>
            <w:r w:rsidRPr="292E8E6C" w:rsidR="292E8E6C">
              <w:rPr>
                <w:rStyle w:val="Hiperligao"/>
              </w:rPr>
              <w:t>77</w:t>
            </w:r>
            <w:r>
              <w:fldChar w:fldCharType="end"/>
            </w:r>
          </w:hyperlink>
        </w:p>
        <w:p w:rsidR="002B24BA" w:rsidP="292E8E6C" w:rsidRDefault="002B24BA" w14:paraId="49695F39" w14:textId="3C97174E">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11Z">
              <w:pPr/>
            </w:pPrChange>
          </w:pPr>
          <w:hyperlink w:anchor="_Toc1959244853">
            <w:r w:rsidRPr="292E8E6C" w:rsidR="292E8E6C">
              <w:rPr>
                <w:rStyle w:val="Hiperligao"/>
              </w:rPr>
              <w:t>Gestão das populações animais</w:t>
            </w:r>
            <w:r>
              <w:tab/>
            </w:r>
            <w:r>
              <w:fldChar w:fldCharType="begin"/>
            </w:r>
            <w:r>
              <w:instrText xml:space="preserve">PAGEREF _Toc1959244853 \h</w:instrText>
            </w:r>
            <w:r>
              <w:fldChar w:fldCharType="separate"/>
            </w:r>
            <w:r w:rsidRPr="292E8E6C" w:rsidR="292E8E6C">
              <w:rPr>
                <w:rStyle w:val="Hiperligao"/>
              </w:rPr>
              <w:t>78</w:t>
            </w:r>
            <w:r>
              <w:fldChar w:fldCharType="end"/>
            </w:r>
          </w:hyperlink>
        </w:p>
        <w:p w:rsidR="002B24BA" w:rsidP="292E8E6C" w:rsidRDefault="002B24BA" w14:paraId="6A76FB06" w14:textId="5703651E">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12Z">
              <w:pPr/>
            </w:pPrChange>
          </w:pPr>
          <w:hyperlink w:anchor="_Toc1265918424">
            <w:r w:rsidRPr="292E8E6C" w:rsidR="292E8E6C">
              <w:rPr>
                <w:rStyle w:val="Hiperligao"/>
              </w:rPr>
              <w:t>SECCÇÃO I</w:t>
            </w:r>
            <w:r>
              <w:tab/>
            </w:r>
            <w:r>
              <w:fldChar w:fldCharType="begin"/>
            </w:r>
            <w:r>
              <w:instrText xml:space="preserve">PAGEREF _Toc1265918424 \h</w:instrText>
            </w:r>
            <w:r>
              <w:fldChar w:fldCharType="separate"/>
            </w:r>
            <w:r w:rsidRPr="292E8E6C" w:rsidR="292E8E6C">
              <w:rPr>
                <w:rStyle w:val="Hiperligao"/>
              </w:rPr>
              <w:t>78</w:t>
            </w:r>
            <w:r>
              <w:fldChar w:fldCharType="end"/>
            </w:r>
          </w:hyperlink>
        </w:p>
        <w:p w:rsidR="002B24BA" w:rsidP="292E8E6C" w:rsidRDefault="002B24BA" w14:paraId="718915E7" w14:textId="5211B545">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15Z">
              <w:pPr/>
            </w:pPrChange>
          </w:pPr>
          <w:hyperlink w:anchor="_Toc2021076970">
            <w:r w:rsidRPr="292E8E6C" w:rsidR="292E8E6C">
              <w:rPr>
                <w:rStyle w:val="Hiperligao"/>
              </w:rPr>
              <w:t>Controlo da população animal</w:t>
            </w:r>
            <w:r>
              <w:tab/>
            </w:r>
            <w:r>
              <w:fldChar w:fldCharType="begin"/>
            </w:r>
            <w:r>
              <w:instrText xml:space="preserve">PAGEREF _Toc2021076970 \h</w:instrText>
            </w:r>
            <w:r>
              <w:fldChar w:fldCharType="separate"/>
            </w:r>
            <w:r w:rsidRPr="292E8E6C" w:rsidR="292E8E6C">
              <w:rPr>
                <w:rStyle w:val="Hiperligao"/>
              </w:rPr>
              <w:t>78</w:t>
            </w:r>
            <w:r>
              <w:fldChar w:fldCharType="end"/>
            </w:r>
          </w:hyperlink>
        </w:p>
        <w:p w:rsidR="002B24BA" w:rsidP="292E8E6C" w:rsidRDefault="002B24BA" w14:paraId="331A415F" w14:textId="0DEFDD5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16Z">
              <w:pPr/>
            </w:pPrChange>
          </w:pPr>
          <w:hyperlink w:anchor="_Toc108212213">
            <w:r w:rsidRPr="292E8E6C" w:rsidR="292E8E6C">
              <w:rPr>
                <w:rStyle w:val="Hiperligao"/>
              </w:rPr>
              <w:t>Artigo 84.º</w:t>
            </w:r>
            <w:r>
              <w:tab/>
            </w:r>
            <w:r>
              <w:fldChar w:fldCharType="begin"/>
            </w:r>
            <w:r>
              <w:instrText xml:space="preserve">PAGEREF _Toc108212213 \h</w:instrText>
            </w:r>
            <w:r>
              <w:fldChar w:fldCharType="separate"/>
            </w:r>
            <w:r w:rsidRPr="292E8E6C" w:rsidR="292E8E6C">
              <w:rPr>
                <w:rStyle w:val="Hiperligao"/>
              </w:rPr>
              <w:t>78</w:t>
            </w:r>
            <w:r>
              <w:fldChar w:fldCharType="end"/>
            </w:r>
          </w:hyperlink>
        </w:p>
        <w:p w:rsidR="002B24BA" w:rsidP="292E8E6C" w:rsidRDefault="002B24BA" w14:paraId="114A9622" w14:textId="234818C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18Z">
              <w:pPr/>
            </w:pPrChange>
          </w:pPr>
          <w:hyperlink w:anchor="_Toc448653501">
            <w:r w:rsidRPr="292E8E6C" w:rsidR="292E8E6C">
              <w:rPr>
                <w:rStyle w:val="Hiperligao"/>
              </w:rPr>
              <w:t>Controlo ambiental</w:t>
            </w:r>
            <w:r>
              <w:tab/>
            </w:r>
            <w:r>
              <w:fldChar w:fldCharType="begin"/>
            </w:r>
            <w:r>
              <w:instrText xml:space="preserve">PAGEREF _Toc448653501 \h</w:instrText>
            </w:r>
            <w:r>
              <w:fldChar w:fldCharType="separate"/>
            </w:r>
            <w:r w:rsidRPr="292E8E6C" w:rsidR="292E8E6C">
              <w:rPr>
                <w:rStyle w:val="Hiperligao"/>
              </w:rPr>
              <w:t>78</w:t>
            </w:r>
            <w:r>
              <w:fldChar w:fldCharType="end"/>
            </w:r>
          </w:hyperlink>
        </w:p>
        <w:p w:rsidR="002B24BA" w:rsidP="292E8E6C" w:rsidRDefault="002B24BA" w14:paraId="756E47CD" w14:textId="0043361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2Z">
              <w:pPr/>
            </w:pPrChange>
          </w:pPr>
          <w:hyperlink w:anchor="_Toc1141667654">
            <w:r w:rsidRPr="292E8E6C" w:rsidR="292E8E6C">
              <w:rPr>
                <w:rStyle w:val="Hiperligao"/>
              </w:rPr>
              <w:t>Artigo 85.º</w:t>
            </w:r>
            <w:r>
              <w:tab/>
            </w:r>
            <w:r>
              <w:fldChar w:fldCharType="begin"/>
            </w:r>
            <w:r>
              <w:instrText xml:space="preserve">PAGEREF _Toc1141667654 \h</w:instrText>
            </w:r>
            <w:r>
              <w:fldChar w:fldCharType="separate"/>
            </w:r>
            <w:r w:rsidRPr="292E8E6C" w:rsidR="292E8E6C">
              <w:rPr>
                <w:rStyle w:val="Hiperligao"/>
              </w:rPr>
              <w:t>78</w:t>
            </w:r>
            <w:r>
              <w:fldChar w:fldCharType="end"/>
            </w:r>
          </w:hyperlink>
        </w:p>
        <w:p w:rsidR="002B24BA" w:rsidP="292E8E6C" w:rsidRDefault="002B24BA" w14:paraId="22C57F2E" w14:textId="6EE093E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22Z">
              <w:pPr/>
            </w:pPrChange>
          </w:pPr>
          <w:hyperlink w:anchor="_Toc1290756183">
            <w:r w:rsidRPr="292E8E6C" w:rsidR="292E8E6C">
              <w:rPr>
                <w:rStyle w:val="Hiperligao"/>
              </w:rPr>
              <w:t>Controlo das populações errantes e assilvestradas</w:t>
            </w:r>
            <w:r>
              <w:tab/>
            </w:r>
            <w:r>
              <w:fldChar w:fldCharType="begin"/>
            </w:r>
            <w:r>
              <w:instrText xml:space="preserve">PAGEREF _Toc1290756183 \h</w:instrText>
            </w:r>
            <w:r>
              <w:fldChar w:fldCharType="separate"/>
            </w:r>
            <w:r w:rsidRPr="292E8E6C" w:rsidR="292E8E6C">
              <w:rPr>
                <w:rStyle w:val="Hiperligao"/>
              </w:rPr>
              <w:t>78</w:t>
            </w:r>
            <w:r>
              <w:fldChar w:fldCharType="end"/>
            </w:r>
          </w:hyperlink>
        </w:p>
        <w:p w:rsidR="002B24BA" w:rsidP="292E8E6C" w:rsidRDefault="002B24BA" w14:paraId="0DACDD5B" w14:textId="0974982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24Z">
              <w:pPr/>
            </w:pPrChange>
          </w:pPr>
          <w:hyperlink w:anchor="_Toc494348314">
            <w:r w:rsidRPr="292E8E6C" w:rsidR="292E8E6C">
              <w:rPr>
                <w:rStyle w:val="Hiperligao"/>
              </w:rPr>
              <w:t>Artigo 86.º</w:t>
            </w:r>
            <w:r>
              <w:tab/>
            </w:r>
            <w:r>
              <w:fldChar w:fldCharType="begin"/>
            </w:r>
            <w:r>
              <w:instrText xml:space="preserve">PAGEREF _Toc494348314 \h</w:instrText>
            </w:r>
            <w:r>
              <w:fldChar w:fldCharType="separate"/>
            </w:r>
            <w:r w:rsidRPr="292E8E6C" w:rsidR="292E8E6C">
              <w:rPr>
                <w:rStyle w:val="Hiperligao"/>
              </w:rPr>
              <w:t>79</w:t>
            </w:r>
            <w:r>
              <w:fldChar w:fldCharType="end"/>
            </w:r>
          </w:hyperlink>
        </w:p>
        <w:p w:rsidR="002B24BA" w:rsidP="292E8E6C" w:rsidRDefault="002B24BA" w14:paraId="3BB4B723" w14:textId="7430C7E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26Z">
              <w:pPr/>
            </w:pPrChange>
          </w:pPr>
          <w:hyperlink w:anchor="_Toc337702845">
            <w:r w:rsidRPr="292E8E6C" w:rsidR="292E8E6C">
              <w:rPr>
                <w:rStyle w:val="Hiperligao"/>
              </w:rPr>
              <w:t>Programas de captura, esterilização e devolução ao local de origem</w:t>
            </w:r>
            <w:r>
              <w:tab/>
            </w:r>
            <w:r>
              <w:fldChar w:fldCharType="begin"/>
            </w:r>
            <w:r>
              <w:instrText xml:space="preserve">PAGEREF _Toc337702845 \h</w:instrText>
            </w:r>
            <w:r>
              <w:fldChar w:fldCharType="separate"/>
            </w:r>
            <w:r w:rsidRPr="292E8E6C" w:rsidR="292E8E6C">
              <w:rPr>
                <w:rStyle w:val="Hiperligao"/>
              </w:rPr>
              <w:t>79</w:t>
            </w:r>
            <w:r>
              <w:fldChar w:fldCharType="end"/>
            </w:r>
          </w:hyperlink>
        </w:p>
        <w:p w:rsidR="002B24BA" w:rsidP="292E8E6C" w:rsidRDefault="002B24BA" w14:paraId="1EE293B5" w14:textId="33705C90">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28Z">
              <w:pPr/>
            </w:pPrChange>
          </w:pPr>
          <w:hyperlink w:anchor="_Toc1712564749">
            <w:r w:rsidRPr="292E8E6C" w:rsidR="292E8E6C">
              <w:rPr>
                <w:rStyle w:val="Hiperligao"/>
              </w:rPr>
              <w:t>Artigo 87.º</w:t>
            </w:r>
            <w:r>
              <w:tab/>
            </w:r>
            <w:r>
              <w:fldChar w:fldCharType="begin"/>
            </w:r>
            <w:r>
              <w:instrText xml:space="preserve">PAGEREF _Toc1712564749 \h</w:instrText>
            </w:r>
            <w:r>
              <w:fldChar w:fldCharType="separate"/>
            </w:r>
            <w:r w:rsidRPr="292E8E6C" w:rsidR="292E8E6C">
              <w:rPr>
                <w:rStyle w:val="Hiperligao"/>
              </w:rPr>
              <w:t>81</w:t>
            </w:r>
            <w:r>
              <w:fldChar w:fldCharType="end"/>
            </w:r>
          </w:hyperlink>
        </w:p>
        <w:p w:rsidR="002B24BA" w:rsidP="292E8E6C" w:rsidRDefault="002B24BA" w14:paraId="75493FFF" w14:textId="0F45EBA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31Z">
              <w:pPr/>
            </w:pPrChange>
          </w:pPr>
          <w:hyperlink w:anchor="_Toc541287512">
            <w:r w:rsidRPr="292E8E6C" w:rsidR="292E8E6C">
              <w:rPr>
                <w:rStyle w:val="Hiperligao"/>
              </w:rPr>
              <w:t>Programa CED em prédios privados</w:t>
            </w:r>
            <w:r>
              <w:tab/>
            </w:r>
            <w:r>
              <w:fldChar w:fldCharType="begin"/>
            </w:r>
            <w:r>
              <w:instrText xml:space="preserve">PAGEREF _Toc541287512 \h</w:instrText>
            </w:r>
            <w:r>
              <w:fldChar w:fldCharType="separate"/>
            </w:r>
            <w:r w:rsidRPr="292E8E6C" w:rsidR="292E8E6C">
              <w:rPr>
                <w:rStyle w:val="Hiperligao"/>
              </w:rPr>
              <w:t>81</w:t>
            </w:r>
            <w:r>
              <w:fldChar w:fldCharType="end"/>
            </w:r>
          </w:hyperlink>
        </w:p>
        <w:p w:rsidR="002B24BA" w:rsidP="292E8E6C" w:rsidRDefault="002B24BA" w14:paraId="16291126" w14:textId="27728FB0">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33Z">
              <w:pPr/>
            </w:pPrChange>
          </w:pPr>
          <w:hyperlink w:anchor="_Toc1762441082">
            <w:r w:rsidRPr="292E8E6C" w:rsidR="292E8E6C">
              <w:rPr>
                <w:rStyle w:val="Hiperligao"/>
              </w:rPr>
              <w:t>SECÇÃO II</w:t>
            </w:r>
            <w:r>
              <w:tab/>
            </w:r>
            <w:r>
              <w:fldChar w:fldCharType="begin"/>
            </w:r>
            <w:r>
              <w:instrText xml:space="preserve">PAGEREF _Toc1762441082 \h</w:instrText>
            </w:r>
            <w:r>
              <w:fldChar w:fldCharType="separate"/>
            </w:r>
            <w:r w:rsidRPr="292E8E6C" w:rsidR="292E8E6C">
              <w:rPr>
                <w:rStyle w:val="Hiperligao"/>
              </w:rPr>
              <w:t>81</w:t>
            </w:r>
            <w:r>
              <w:fldChar w:fldCharType="end"/>
            </w:r>
          </w:hyperlink>
        </w:p>
        <w:p w:rsidR="002B24BA" w:rsidP="292E8E6C" w:rsidRDefault="002B24BA" w14:paraId="4083ADDB" w14:textId="17B2B686">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35Z">
              <w:pPr/>
            </w:pPrChange>
          </w:pPr>
          <w:hyperlink w:anchor="_Toc1710974608">
            <w:r w:rsidRPr="292E8E6C" w:rsidR="292E8E6C">
              <w:rPr>
                <w:rStyle w:val="Hiperligao"/>
              </w:rPr>
              <w:t>Controlo da reprodução</w:t>
            </w:r>
            <w:r>
              <w:tab/>
            </w:r>
            <w:r>
              <w:fldChar w:fldCharType="begin"/>
            </w:r>
            <w:r>
              <w:instrText xml:space="preserve">PAGEREF _Toc1710974608 \h</w:instrText>
            </w:r>
            <w:r>
              <w:fldChar w:fldCharType="separate"/>
            </w:r>
            <w:r w:rsidRPr="292E8E6C" w:rsidR="292E8E6C">
              <w:rPr>
                <w:rStyle w:val="Hiperligao"/>
              </w:rPr>
              <w:t>81</w:t>
            </w:r>
            <w:r>
              <w:fldChar w:fldCharType="end"/>
            </w:r>
          </w:hyperlink>
        </w:p>
        <w:p w:rsidR="002B24BA" w:rsidP="292E8E6C" w:rsidRDefault="002B24BA" w14:paraId="16B1763D" w14:textId="327798A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37Z">
              <w:pPr/>
            </w:pPrChange>
          </w:pPr>
          <w:hyperlink w:anchor="_Toc729535007">
            <w:r w:rsidRPr="292E8E6C" w:rsidR="292E8E6C">
              <w:rPr>
                <w:rStyle w:val="Hiperligao"/>
              </w:rPr>
              <w:t>Artigo 88.º</w:t>
            </w:r>
            <w:r>
              <w:tab/>
            </w:r>
            <w:r>
              <w:fldChar w:fldCharType="begin"/>
            </w:r>
            <w:r>
              <w:instrText xml:space="preserve">PAGEREF _Toc729535007 \h</w:instrText>
            </w:r>
            <w:r>
              <w:fldChar w:fldCharType="separate"/>
            </w:r>
            <w:r w:rsidRPr="292E8E6C" w:rsidR="292E8E6C">
              <w:rPr>
                <w:rStyle w:val="Hiperligao"/>
              </w:rPr>
              <w:t>81</w:t>
            </w:r>
            <w:r>
              <w:fldChar w:fldCharType="end"/>
            </w:r>
          </w:hyperlink>
        </w:p>
        <w:p w:rsidR="002B24BA" w:rsidP="292E8E6C" w:rsidRDefault="002B24BA" w14:paraId="3111C72C" w14:textId="2DFB2D80">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38Z">
              <w:pPr/>
            </w:pPrChange>
          </w:pPr>
          <w:hyperlink w:anchor="_Toc1293644775">
            <w:r w:rsidRPr="292E8E6C" w:rsidR="292E8E6C">
              <w:rPr>
                <w:rStyle w:val="Hiperligao"/>
              </w:rPr>
              <w:t>Controlo da reprodução pelo titular</w:t>
            </w:r>
            <w:r>
              <w:tab/>
            </w:r>
            <w:r>
              <w:fldChar w:fldCharType="begin"/>
            </w:r>
            <w:r>
              <w:instrText xml:space="preserve">PAGEREF _Toc1293644775 \h</w:instrText>
            </w:r>
            <w:r>
              <w:fldChar w:fldCharType="separate"/>
            </w:r>
            <w:r w:rsidRPr="292E8E6C" w:rsidR="292E8E6C">
              <w:rPr>
                <w:rStyle w:val="Hiperligao"/>
              </w:rPr>
              <w:t>81</w:t>
            </w:r>
            <w:r>
              <w:fldChar w:fldCharType="end"/>
            </w:r>
          </w:hyperlink>
        </w:p>
        <w:p w:rsidR="002B24BA" w:rsidP="292E8E6C" w:rsidRDefault="002B24BA" w14:paraId="1212A1A1" w14:textId="46DEF817">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4Z">
              <w:pPr/>
            </w:pPrChange>
          </w:pPr>
          <w:hyperlink w:anchor="_Toc481801480">
            <w:r w:rsidRPr="292E8E6C" w:rsidR="292E8E6C">
              <w:rPr>
                <w:rStyle w:val="Hiperligao"/>
              </w:rPr>
              <w:t>Artigo 89.º</w:t>
            </w:r>
            <w:r>
              <w:tab/>
            </w:r>
            <w:r>
              <w:fldChar w:fldCharType="begin"/>
            </w:r>
            <w:r>
              <w:instrText xml:space="preserve">PAGEREF _Toc481801480 \h</w:instrText>
            </w:r>
            <w:r>
              <w:fldChar w:fldCharType="separate"/>
            </w:r>
            <w:r w:rsidRPr="292E8E6C" w:rsidR="292E8E6C">
              <w:rPr>
                <w:rStyle w:val="Hiperligao"/>
              </w:rPr>
              <w:t>82</w:t>
            </w:r>
            <w:r>
              <w:fldChar w:fldCharType="end"/>
            </w:r>
          </w:hyperlink>
        </w:p>
        <w:p w:rsidR="002B24BA" w:rsidP="292E8E6C" w:rsidRDefault="002B24BA" w14:paraId="6FCF4B44" w14:textId="674FF19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42Z">
              <w:pPr/>
            </w:pPrChange>
          </w:pPr>
          <w:hyperlink w:anchor="_Toc1955254068">
            <w:r w:rsidRPr="292E8E6C" w:rsidR="292E8E6C">
              <w:rPr>
                <w:rStyle w:val="Hiperligao"/>
              </w:rPr>
              <w:t>Controlo da reprodução pelas câmaras municipais</w:t>
            </w:r>
            <w:r>
              <w:tab/>
            </w:r>
            <w:r>
              <w:fldChar w:fldCharType="begin"/>
            </w:r>
            <w:r>
              <w:instrText xml:space="preserve">PAGEREF _Toc1955254068 \h</w:instrText>
            </w:r>
            <w:r>
              <w:fldChar w:fldCharType="separate"/>
            </w:r>
            <w:r w:rsidRPr="292E8E6C" w:rsidR="292E8E6C">
              <w:rPr>
                <w:rStyle w:val="Hiperligao"/>
              </w:rPr>
              <w:t>82</w:t>
            </w:r>
            <w:r>
              <w:fldChar w:fldCharType="end"/>
            </w:r>
          </w:hyperlink>
        </w:p>
        <w:p w:rsidR="002B24BA" w:rsidP="292E8E6C" w:rsidRDefault="002B24BA" w14:paraId="7E876F3A" w14:textId="1FA9F26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44Z">
              <w:pPr/>
            </w:pPrChange>
          </w:pPr>
          <w:hyperlink w:anchor="_Toc1055520339">
            <w:r w:rsidRPr="292E8E6C" w:rsidR="292E8E6C">
              <w:rPr>
                <w:rStyle w:val="Hiperligao"/>
              </w:rPr>
              <w:t>Artigo 90.º</w:t>
            </w:r>
            <w:r>
              <w:tab/>
            </w:r>
            <w:r>
              <w:fldChar w:fldCharType="begin"/>
            </w:r>
            <w:r>
              <w:instrText xml:space="preserve">PAGEREF _Toc1055520339 \h</w:instrText>
            </w:r>
            <w:r>
              <w:fldChar w:fldCharType="separate"/>
            </w:r>
            <w:r w:rsidRPr="292E8E6C" w:rsidR="292E8E6C">
              <w:rPr>
                <w:rStyle w:val="Hiperligao"/>
              </w:rPr>
              <w:t>83</w:t>
            </w:r>
            <w:r>
              <w:fldChar w:fldCharType="end"/>
            </w:r>
          </w:hyperlink>
        </w:p>
        <w:p w:rsidR="002B24BA" w:rsidP="292E8E6C" w:rsidRDefault="002B24BA" w14:paraId="2CC30A45" w14:textId="5DCFF7A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46Z">
              <w:pPr/>
            </w:pPrChange>
          </w:pPr>
          <w:hyperlink w:anchor="_Toc771703499">
            <w:r w:rsidRPr="292E8E6C" w:rsidR="292E8E6C">
              <w:rPr>
                <w:rStyle w:val="Hiperligao"/>
              </w:rPr>
              <w:t>Requisito das instalações adequadas à realização de esterilizações nos CRO</w:t>
            </w:r>
            <w:r>
              <w:tab/>
            </w:r>
            <w:r>
              <w:fldChar w:fldCharType="begin"/>
            </w:r>
            <w:r>
              <w:instrText xml:space="preserve">PAGEREF _Toc771703499 \h</w:instrText>
            </w:r>
            <w:r>
              <w:fldChar w:fldCharType="separate"/>
            </w:r>
            <w:r w:rsidRPr="292E8E6C" w:rsidR="292E8E6C">
              <w:rPr>
                <w:rStyle w:val="Hiperligao"/>
              </w:rPr>
              <w:t>83</w:t>
            </w:r>
            <w:r>
              <w:fldChar w:fldCharType="end"/>
            </w:r>
          </w:hyperlink>
        </w:p>
        <w:p w:rsidR="002B24BA" w:rsidP="292E8E6C" w:rsidRDefault="002B24BA" w14:paraId="516DB8D4" w14:textId="57A6B699">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48Z">
              <w:pPr/>
            </w:pPrChange>
          </w:pPr>
          <w:hyperlink w:anchor="_Toc1254258009">
            <w:r w:rsidRPr="292E8E6C" w:rsidR="292E8E6C">
              <w:rPr>
                <w:rStyle w:val="Hiperligao"/>
              </w:rPr>
              <w:t>SECÇÃO III</w:t>
            </w:r>
            <w:r>
              <w:tab/>
            </w:r>
            <w:r>
              <w:fldChar w:fldCharType="begin"/>
            </w:r>
            <w:r>
              <w:instrText xml:space="preserve">PAGEREF _Toc1254258009 \h</w:instrText>
            </w:r>
            <w:r>
              <w:fldChar w:fldCharType="separate"/>
            </w:r>
            <w:r w:rsidRPr="292E8E6C" w:rsidR="292E8E6C">
              <w:rPr>
                <w:rStyle w:val="Hiperligao"/>
              </w:rPr>
              <w:t>83</w:t>
            </w:r>
            <w:r>
              <w:fldChar w:fldCharType="end"/>
            </w:r>
          </w:hyperlink>
        </w:p>
        <w:p w:rsidR="002B24BA" w:rsidP="292E8E6C" w:rsidRDefault="002B24BA" w14:paraId="79588CF5" w14:textId="3662CF78">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52Z">
              <w:pPr/>
            </w:pPrChange>
          </w:pPr>
          <w:hyperlink w:anchor="_Toc1714968643">
            <w:r w:rsidRPr="292E8E6C" w:rsidR="292E8E6C">
              <w:rPr>
                <w:rStyle w:val="Hiperligao"/>
              </w:rPr>
              <w:t>Captura e recolha</w:t>
            </w:r>
            <w:r>
              <w:tab/>
            </w:r>
            <w:r>
              <w:fldChar w:fldCharType="begin"/>
            </w:r>
            <w:r>
              <w:instrText xml:space="preserve">PAGEREF _Toc1714968643 \h</w:instrText>
            </w:r>
            <w:r>
              <w:fldChar w:fldCharType="separate"/>
            </w:r>
            <w:r w:rsidRPr="292E8E6C" w:rsidR="292E8E6C">
              <w:rPr>
                <w:rStyle w:val="Hiperligao"/>
              </w:rPr>
              <w:t>83</w:t>
            </w:r>
            <w:r>
              <w:fldChar w:fldCharType="end"/>
            </w:r>
          </w:hyperlink>
        </w:p>
        <w:p w:rsidR="002B24BA" w:rsidP="292E8E6C" w:rsidRDefault="002B24BA" w14:paraId="55247B14" w14:textId="2EAC8CD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54Z">
              <w:pPr/>
            </w:pPrChange>
          </w:pPr>
          <w:hyperlink w:anchor="_Toc1113820369">
            <w:r w:rsidRPr="292E8E6C" w:rsidR="292E8E6C">
              <w:rPr>
                <w:rStyle w:val="Hiperligao"/>
              </w:rPr>
              <w:t>Artigo 91.º</w:t>
            </w:r>
            <w:r>
              <w:tab/>
            </w:r>
            <w:r>
              <w:fldChar w:fldCharType="begin"/>
            </w:r>
            <w:r>
              <w:instrText xml:space="preserve">PAGEREF _Toc1113820369 \h</w:instrText>
            </w:r>
            <w:r>
              <w:fldChar w:fldCharType="separate"/>
            </w:r>
            <w:r w:rsidRPr="292E8E6C" w:rsidR="292E8E6C">
              <w:rPr>
                <w:rStyle w:val="Hiperligao"/>
              </w:rPr>
              <w:t>83</w:t>
            </w:r>
            <w:r>
              <w:fldChar w:fldCharType="end"/>
            </w:r>
          </w:hyperlink>
        </w:p>
        <w:p w:rsidR="002B24BA" w:rsidP="292E8E6C" w:rsidRDefault="002B24BA" w14:paraId="739293A4" w14:textId="78C1A1D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56Z">
              <w:pPr/>
            </w:pPrChange>
          </w:pPr>
          <w:hyperlink w:anchor="_Toc544700859">
            <w:r w:rsidRPr="292E8E6C" w:rsidR="292E8E6C">
              <w:rPr>
                <w:rStyle w:val="Hiperligao"/>
              </w:rPr>
              <w:t>Obrigações das câmaras municipais</w:t>
            </w:r>
            <w:r>
              <w:tab/>
            </w:r>
            <w:r>
              <w:fldChar w:fldCharType="begin"/>
            </w:r>
            <w:r>
              <w:instrText xml:space="preserve">PAGEREF _Toc544700859 \h</w:instrText>
            </w:r>
            <w:r>
              <w:fldChar w:fldCharType="separate"/>
            </w:r>
            <w:r w:rsidRPr="292E8E6C" w:rsidR="292E8E6C">
              <w:rPr>
                <w:rStyle w:val="Hiperligao"/>
              </w:rPr>
              <w:t>84</w:t>
            </w:r>
            <w:r>
              <w:fldChar w:fldCharType="end"/>
            </w:r>
          </w:hyperlink>
        </w:p>
        <w:p w:rsidR="002B24BA" w:rsidP="292E8E6C" w:rsidRDefault="002B24BA" w14:paraId="5936F190" w14:textId="5CB9C5B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58Z">
              <w:pPr/>
            </w:pPrChange>
          </w:pPr>
          <w:hyperlink w:anchor="_Toc986820598">
            <w:r w:rsidRPr="292E8E6C" w:rsidR="292E8E6C">
              <w:rPr>
                <w:rStyle w:val="Hiperligao"/>
              </w:rPr>
              <w:t>Artigo 92.º</w:t>
            </w:r>
            <w:r>
              <w:tab/>
            </w:r>
            <w:r>
              <w:fldChar w:fldCharType="begin"/>
            </w:r>
            <w:r>
              <w:instrText xml:space="preserve">PAGEREF _Toc986820598 \h</w:instrText>
            </w:r>
            <w:r>
              <w:fldChar w:fldCharType="separate"/>
            </w:r>
            <w:r w:rsidRPr="292E8E6C" w:rsidR="292E8E6C">
              <w:rPr>
                <w:rStyle w:val="Hiperligao"/>
              </w:rPr>
              <w:t>85</w:t>
            </w:r>
            <w:r>
              <w:fldChar w:fldCharType="end"/>
            </w:r>
          </w:hyperlink>
        </w:p>
        <w:p w:rsidR="002B24BA" w:rsidP="292E8E6C" w:rsidRDefault="002B24BA" w14:paraId="2BDE0C3D" w14:textId="494D67C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59Z">
              <w:pPr/>
            </w:pPrChange>
          </w:pPr>
          <w:hyperlink w:anchor="_Toc2034883234">
            <w:r w:rsidRPr="292E8E6C" w:rsidR="292E8E6C">
              <w:rPr>
                <w:rStyle w:val="Hiperligao"/>
              </w:rPr>
              <w:t>Registo no SIAC dos CRO e plataformas de adoção</w:t>
            </w:r>
            <w:r>
              <w:tab/>
            </w:r>
            <w:r>
              <w:fldChar w:fldCharType="begin"/>
            </w:r>
            <w:r>
              <w:instrText xml:space="preserve">PAGEREF _Toc2034883234 \h</w:instrText>
            </w:r>
            <w:r>
              <w:fldChar w:fldCharType="separate"/>
            </w:r>
            <w:r w:rsidRPr="292E8E6C" w:rsidR="292E8E6C">
              <w:rPr>
                <w:rStyle w:val="Hiperligao"/>
              </w:rPr>
              <w:t>85</w:t>
            </w:r>
            <w:r>
              <w:fldChar w:fldCharType="end"/>
            </w:r>
          </w:hyperlink>
        </w:p>
        <w:p w:rsidR="002B24BA" w:rsidP="292E8E6C" w:rsidRDefault="002B24BA" w14:paraId="00883B5C" w14:textId="418B021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61Z">
              <w:pPr/>
            </w:pPrChange>
          </w:pPr>
          <w:hyperlink w:anchor="_Toc1755934465">
            <w:r w:rsidRPr="292E8E6C" w:rsidR="292E8E6C">
              <w:rPr>
                <w:rStyle w:val="Hiperligao"/>
              </w:rPr>
              <w:t>Artigo 93.º</w:t>
            </w:r>
            <w:r>
              <w:tab/>
            </w:r>
            <w:r>
              <w:fldChar w:fldCharType="begin"/>
            </w:r>
            <w:r>
              <w:instrText xml:space="preserve">PAGEREF _Toc1755934465 \h</w:instrText>
            </w:r>
            <w:r>
              <w:fldChar w:fldCharType="separate"/>
            </w:r>
            <w:r w:rsidRPr="292E8E6C" w:rsidR="292E8E6C">
              <w:rPr>
                <w:rStyle w:val="Hiperligao"/>
              </w:rPr>
              <w:t>85</w:t>
            </w:r>
            <w:r>
              <w:fldChar w:fldCharType="end"/>
            </w:r>
          </w:hyperlink>
        </w:p>
        <w:p w:rsidR="002B24BA" w:rsidP="292E8E6C" w:rsidRDefault="002B24BA" w14:paraId="0559D892" w14:textId="094E805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63Z">
              <w:pPr/>
            </w:pPrChange>
          </w:pPr>
          <w:hyperlink w:anchor="_Toc12241069">
            <w:r w:rsidRPr="292E8E6C" w:rsidR="292E8E6C">
              <w:rPr>
                <w:rStyle w:val="Hiperligao"/>
              </w:rPr>
              <w:t>Registo Nacional das Associações Zoófilas</w:t>
            </w:r>
            <w:r>
              <w:tab/>
            </w:r>
            <w:r>
              <w:fldChar w:fldCharType="begin"/>
            </w:r>
            <w:r>
              <w:instrText xml:space="preserve">PAGEREF _Toc12241069 \h</w:instrText>
            </w:r>
            <w:r>
              <w:fldChar w:fldCharType="separate"/>
            </w:r>
            <w:r w:rsidRPr="292E8E6C" w:rsidR="292E8E6C">
              <w:rPr>
                <w:rStyle w:val="Hiperligao"/>
              </w:rPr>
              <w:t>86</w:t>
            </w:r>
            <w:r>
              <w:fldChar w:fldCharType="end"/>
            </w:r>
          </w:hyperlink>
        </w:p>
        <w:p w:rsidR="002B24BA" w:rsidP="292E8E6C" w:rsidRDefault="002B24BA" w14:paraId="62D60998" w14:textId="527DA99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65Z">
              <w:pPr/>
            </w:pPrChange>
          </w:pPr>
          <w:hyperlink w:anchor="_Toc58962865">
            <w:r w:rsidRPr="292E8E6C" w:rsidR="292E8E6C">
              <w:rPr>
                <w:rStyle w:val="Hiperligao"/>
              </w:rPr>
              <w:t>Artigo 94.º</w:t>
            </w:r>
            <w:r>
              <w:tab/>
            </w:r>
            <w:r>
              <w:fldChar w:fldCharType="begin"/>
            </w:r>
            <w:r>
              <w:instrText xml:space="preserve">PAGEREF _Toc58962865 \h</w:instrText>
            </w:r>
            <w:r>
              <w:fldChar w:fldCharType="separate"/>
            </w:r>
            <w:r w:rsidRPr="292E8E6C" w:rsidR="292E8E6C">
              <w:rPr>
                <w:rStyle w:val="Hiperligao"/>
              </w:rPr>
              <w:t>86</w:t>
            </w:r>
            <w:r>
              <w:fldChar w:fldCharType="end"/>
            </w:r>
          </w:hyperlink>
        </w:p>
        <w:p w:rsidR="002B24BA" w:rsidP="292E8E6C" w:rsidRDefault="002B24BA" w14:paraId="483AE62A" w14:textId="2FDB4EB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67Z">
              <w:pPr/>
            </w:pPrChange>
          </w:pPr>
          <w:hyperlink w:anchor="_Toc1317850422">
            <w:r w:rsidRPr="292E8E6C" w:rsidR="292E8E6C">
              <w:rPr>
                <w:rStyle w:val="Hiperligao"/>
              </w:rPr>
              <w:t>Centros de recolha</w:t>
            </w:r>
            <w:r>
              <w:tab/>
            </w:r>
            <w:r>
              <w:fldChar w:fldCharType="begin"/>
            </w:r>
            <w:r>
              <w:instrText xml:space="preserve">PAGEREF _Toc1317850422 \h</w:instrText>
            </w:r>
            <w:r>
              <w:fldChar w:fldCharType="separate"/>
            </w:r>
            <w:r w:rsidRPr="292E8E6C" w:rsidR="292E8E6C">
              <w:rPr>
                <w:rStyle w:val="Hiperligao"/>
              </w:rPr>
              <w:t>86</w:t>
            </w:r>
            <w:r>
              <w:fldChar w:fldCharType="end"/>
            </w:r>
          </w:hyperlink>
        </w:p>
        <w:p w:rsidR="002B24BA" w:rsidP="292E8E6C" w:rsidRDefault="002B24BA" w14:paraId="169CC0F6" w14:textId="7B8FE32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69Z">
              <w:pPr/>
            </w:pPrChange>
          </w:pPr>
          <w:hyperlink w:anchor="_Toc2068612595">
            <w:r w:rsidRPr="292E8E6C" w:rsidR="292E8E6C">
              <w:rPr>
                <w:rStyle w:val="Hiperligao"/>
              </w:rPr>
              <w:t>Artigo 95.º</w:t>
            </w:r>
            <w:r>
              <w:tab/>
            </w:r>
            <w:r>
              <w:fldChar w:fldCharType="begin"/>
            </w:r>
            <w:r>
              <w:instrText xml:space="preserve">PAGEREF _Toc2068612595 \h</w:instrText>
            </w:r>
            <w:r>
              <w:fldChar w:fldCharType="separate"/>
            </w:r>
            <w:r w:rsidRPr="292E8E6C" w:rsidR="292E8E6C">
              <w:rPr>
                <w:rStyle w:val="Hiperligao"/>
              </w:rPr>
              <w:t>87</w:t>
            </w:r>
            <w:r>
              <w:fldChar w:fldCharType="end"/>
            </w:r>
          </w:hyperlink>
        </w:p>
        <w:p w:rsidR="002B24BA" w:rsidP="292E8E6C" w:rsidRDefault="002B24BA" w14:paraId="16A35FD5" w14:textId="1C737FA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7Z">
              <w:pPr/>
            </w:pPrChange>
          </w:pPr>
          <w:hyperlink w:anchor="_Toc1945252618">
            <w:r w:rsidRPr="292E8E6C" w:rsidR="292E8E6C">
              <w:rPr>
                <w:rStyle w:val="Hiperligao"/>
              </w:rPr>
              <w:t>Exame clínico dos animais e período mínimo de permanência</w:t>
            </w:r>
            <w:r>
              <w:tab/>
            </w:r>
            <w:r>
              <w:fldChar w:fldCharType="begin"/>
            </w:r>
            <w:r>
              <w:instrText xml:space="preserve">PAGEREF _Toc1945252618 \h</w:instrText>
            </w:r>
            <w:r>
              <w:fldChar w:fldCharType="separate"/>
            </w:r>
            <w:r w:rsidRPr="292E8E6C" w:rsidR="292E8E6C">
              <w:rPr>
                <w:rStyle w:val="Hiperligao"/>
              </w:rPr>
              <w:t>87</w:t>
            </w:r>
            <w:r>
              <w:fldChar w:fldCharType="end"/>
            </w:r>
          </w:hyperlink>
        </w:p>
        <w:p w:rsidR="002B24BA" w:rsidP="292E8E6C" w:rsidRDefault="002B24BA" w14:paraId="14A02647" w14:textId="2D2317A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72Z">
              <w:pPr/>
            </w:pPrChange>
          </w:pPr>
          <w:hyperlink w:anchor="_Toc1390998620">
            <w:r w:rsidRPr="292E8E6C" w:rsidR="292E8E6C">
              <w:rPr>
                <w:rStyle w:val="Hiperligao"/>
              </w:rPr>
              <w:t>Artigo 96.º</w:t>
            </w:r>
            <w:r>
              <w:tab/>
            </w:r>
            <w:r>
              <w:fldChar w:fldCharType="begin"/>
            </w:r>
            <w:r>
              <w:instrText xml:space="preserve">PAGEREF _Toc1390998620 \h</w:instrText>
            </w:r>
            <w:r>
              <w:fldChar w:fldCharType="separate"/>
            </w:r>
            <w:r w:rsidRPr="292E8E6C" w:rsidR="292E8E6C">
              <w:rPr>
                <w:rStyle w:val="Hiperligao"/>
              </w:rPr>
              <w:t>88</w:t>
            </w:r>
            <w:r>
              <w:fldChar w:fldCharType="end"/>
            </w:r>
          </w:hyperlink>
        </w:p>
        <w:p w:rsidR="002B24BA" w:rsidP="292E8E6C" w:rsidRDefault="002B24BA" w14:paraId="5EE93899" w14:textId="5D65589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74Z">
              <w:pPr/>
            </w:pPrChange>
          </w:pPr>
          <w:hyperlink w:anchor="_Toc869627151">
            <w:r w:rsidRPr="292E8E6C" w:rsidR="292E8E6C">
              <w:rPr>
                <w:rStyle w:val="Hiperligao"/>
              </w:rPr>
              <w:t>Despesas</w:t>
            </w:r>
            <w:r>
              <w:tab/>
            </w:r>
            <w:r>
              <w:fldChar w:fldCharType="begin"/>
            </w:r>
            <w:r>
              <w:instrText xml:space="preserve">PAGEREF _Toc869627151 \h</w:instrText>
            </w:r>
            <w:r>
              <w:fldChar w:fldCharType="separate"/>
            </w:r>
            <w:r w:rsidRPr="292E8E6C" w:rsidR="292E8E6C">
              <w:rPr>
                <w:rStyle w:val="Hiperligao"/>
              </w:rPr>
              <w:t>88</w:t>
            </w:r>
            <w:r>
              <w:fldChar w:fldCharType="end"/>
            </w:r>
          </w:hyperlink>
        </w:p>
        <w:p w:rsidR="002B24BA" w:rsidP="292E8E6C" w:rsidRDefault="002B24BA" w14:paraId="342D3860" w14:textId="6BAAD8F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75Z">
              <w:pPr/>
            </w:pPrChange>
          </w:pPr>
          <w:hyperlink w:anchor="_Toc543846059">
            <w:r w:rsidRPr="292E8E6C" w:rsidR="292E8E6C">
              <w:rPr>
                <w:rStyle w:val="Hiperligao"/>
              </w:rPr>
              <w:t>Artigo 97.º</w:t>
            </w:r>
            <w:r>
              <w:tab/>
            </w:r>
            <w:r>
              <w:fldChar w:fldCharType="begin"/>
            </w:r>
            <w:r>
              <w:instrText xml:space="preserve">PAGEREF _Toc543846059 \h</w:instrText>
            </w:r>
            <w:r>
              <w:fldChar w:fldCharType="separate"/>
            </w:r>
            <w:r w:rsidRPr="292E8E6C" w:rsidR="292E8E6C">
              <w:rPr>
                <w:rStyle w:val="Hiperligao"/>
              </w:rPr>
              <w:t>88</w:t>
            </w:r>
            <w:r>
              <w:fldChar w:fldCharType="end"/>
            </w:r>
          </w:hyperlink>
        </w:p>
        <w:p w:rsidR="002B24BA" w:rsidP="292E8E6C" w:rsidRDefault="002B24BA" w14:paraId="45D878D7" w14:textId="7CDAF0A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77Z">
              <w:pPr/>
            </w:pPrChange>
          </w:pPr>
          <w:hyperlink w:anchor="_Toc225494492">
            <w:r w:rsidRPr="292E8E6C" w:rsidR="292E8E6C">
              <w:rPr>
                <w:rStyle w:val="Hiperligao"/>
              </w:rPr>
              <w:t>Captura compulsiva de animais</w:t>
            </w:r>
            <w:r>
              <w:tab/>
            </w:r>
            <w:r>
              <w:fldChar w:fldCharType="begin"/>
            </w:r>
            <w:r>
              <w:instrText xml:space="preserve">PAGEREF _Toc225494492 \h</w:instrText>
            </w:r>
            <w:r>
              <w:fldChar w:fldCharType="separate"/>
            </w:r>
            <w:r w:rsidRPr="292E8E6C" w:rsidR="292E8E6C">
              <w:rPr>
                <w:rStyle w:val="Hiperligao"/>
              </w:rPr>
              <w:t>89</w:t>
            </w:r>
            <w:r>
              <w:fldChar w:fldCharType="end"/>
            </w:r>
          </w:hyperlink>
        </w:p>
        <w:p w:rsidR="002B24BA" w:rsidP="292E8E6C" w:rsidRDefault="002B24BA" w14:paraId="1CA0B244" w14:textId="2F599BFB">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79Z">
              <w:pPr/>
            </w:pPrChange>
          </w:pPr>
          <w:hyperlink w:anchor="_Toc293302995">
            <w:r w:rsidRPr="292E8E6C" w:rsidR="292E8E6C">
              <w:rPr>
                <w:rStyle w:val="Hiperligao"/>
              </w:rPr>
              <w:t>SECÇÃO V</w:t>
            </w:r>
            <w:r>
              <w:tab/>
            </w:r>
            <w:r>
              <w:fldChar w:fldCharType="begin"/>
            </w:r>
            <w:r>
              <w:instrText xml:space="preserve">PAGEREF _Toc293302995 \h</w:instrText>
            </w:r>
            <w:r>
              <w:fldChar w:fldCharType="separate"/>
            </w:r>
            <w:r w:rsidRPr="292E8E6C" w:rsidR="292E8E6C">
              <w:rPr>
                <w:rStyle w:val="Hiperligao"/>
              </w:rPr>
              <w:t>89</w:t>
            </w:r>
            <w:r>
              <w:fldChar w:fldCharType="end"/>
            </w:r>
          </w:hyperlink>
        </w:p>
        <w:p w:rsidR="002B24BA" w:rsidP="292E8E6C" w:rsidRDefault="002B24BA" w14:paraId="5BE38C3B" w14:textId="63E04894">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81Z">
              <w:pPr/>
            </w:pPrChange>
          </w:pPr>
          <w:hyperlink w:anchor="_Toc74080672">
            <w:r w:rsidRPr="292E8E6C" w:rsidR="292E8E6C">
              <w:rPr>
                <w:rStyle w:val="Hiperligao"/>
              </w:rPr>
              <w:t>Animais capturados e recolhidos</w:t>
            </w:r>
            <w:r>
              <w:tab/>
            </w:r>
            <w:r>
              <w:fldChar w:fldCharType="begin"/>
            </w:r>
            <w:r>
              <w:instrText xml:space="preserve">PAGEREF _Toc74080672 \h</w:instrText>
            </w:r>
            <w:r>
              <w:fldChar w:fldCharType="separate"/>
            </w:r>
            <w:r w:rsidRPr="292E8E6C" w:rsidR="292E8E6C">
              <w:rPr>
                <w:rStyle w:val="Hiperligao"/>
              </w:rPr>
              <w:t>89</w:t>
            </w:r>
            <w:r>
              <w:fldChar w:fldCharType="end"/>
            </w:r>
          </w:hyperlink>
        </w:p>
        <w:p w:rsidR="002B24BA" w:rsidP="292E8E6C" w:rsidRDefault="002B24BA" w14:paraId="43878FBF" w14:textId="38AB71B0">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83Z">
              <w:pPr/>
            </w:pPrChange>
          </w:pPr>
          <w:hyperlink w:anchor="_Toc1254185819">
            <w:r w:rsidRPr="292E8E6C" w:rsidR="292E8E6C">
              <w:rPr>
                <w:rStyle w:val="Hiperligao"/>
              </w:rPr>
              <w:t>Artigo 98.º</w:t>
            </w:r>
            <w:r>
              <w:tab/>
            </w:r>
            <w:r>
              <w:fldChar w:fldCharType="begin"/>
            </w:r>
            <w:r>
              <w:instrText xml:space="preserve">PAGEREF _Toc1254185819 \h</w:instrText>
            </w:r>
            <w:r>
              <w:fldChar w:fldCharType="separate"/>
            </w:r>
            <w:r w:rsidRPr="292E8E6C" w:rsidR="292E8E6C">
              <w:rPr>
                <w:rStyle w:val="Hiperligao"/>
              </w:rPr>
              <w:t>89</w:t>
            </w:r>
            <w:r>
              <w:fldChar w:fldCharType="end"/>
            </w:r>
          </w:hyperlink>
        </w:p>
        <w:p w:rsidR="002B24BA" w:rsidP="292E8E6C" w:rsidRDefault="002B24BA" w14:paraId="42A263D5" w14:textId="7537EBC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85Z">
              <w:pPr/>
            </w:pPrChange>
          </w:pPr>
          <w:hyperlink w:anchor="_Toc1298336235">
            <w:r w:rsidRPr="292E8E6C" w:rsidR="292E8E6C">
              <w:rPr>
                <w:rStyle w:val="Hiperligao"/>
              </w:rPr>
              <w:t>Destino dos animais</w:t>
            </w:r>
            <w:r>
              <w:tab/>
            </w:r>
            <w:r>
              <w:fldChar w:fldCharType="begin"/>
            </w:r>
            <w:r>
              <w:instrText xml:space="preserve">PAGEREF _Toc1298336235 \h</w:instrText>
            </w:r>
            <w:r>
              <w:fldChar w:fldCharType="separate"/>
            </w:r>
            <w:r w:rsidRPr="292E8E6C" w:rsidR="292E8E6C">
              <w:rPr>
                <w:rStyle w:val="Hiperligao"/>
              </w:rPr>
              <w:t>89</w:t>
            </w:r>
            <w:r>
              <w:fldChar w:fldCharType="end"/>
            </w:r>
          </w:hyperlink>
        </w:p>
        <w:p w:rsidR="002B24BA" w:rsidP="292E8E6C" w:rsidRDefault="002B24BA" w14:paraId="6ADCCD39" w14:textId="29841BF5">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88Z">
              <w:pPr/>
            </w:pPrChange>
          </w:pPr>
          <w:hyperlink w:anchor="_Toc1756567522">
            <w:r w:rsidRPr="292E8E6C" w:rsidR="292E8E6C">
              <w:rPr>
                <w:rStyle w:val="Hiperligao"/>
              </w:rPr>
              <w:t>SECÇÃO VI</w:t>
            </w:r>
            <w:r>
              <w:tab/>
            </w:r>
            <w:r>
              <w:fldChar w:fldCharType="begin"/>
            </w:r>
            <w:r>
              <w:instrText xml:space="preserve">PAGEREF _Toc1756567522 \h</w:instrText>
            </w:r>
            <w:r>
              <w:fldChar w:fldCharType="separate"/>
            </w:r>
            <w:r w:rsidRPr="292E8E6C" w:rsidR="292E8E6C">
              <w:rPr>
                <w:rStyle w:val="Hiperligao"/>
              </w:rPr>
              <w:t>92</w:t>
            </w:r>
            <w:r>
              <w:fldChar w:fldCharType="end"/>
            </w:r>
          </w:hyperlink>
        </w:p>
        <w:p w:rsidR="002B24BA" w:rsidP="292E8E6C" w:rsidRDefault="002B24BA" w14:paraId="33BA04A9" w14:textId="1D6C69E3">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91Z">
              <w:pPr/>
            </w:pPrChange>
          </w:pPr>
          <w:hyperlink w:anchor="_Toc828016625">
            <w:r w:rsidRPr="292E8E6C" w:rsidR="292E8E6C">
              <w:rPr>
                <w:rStyle w:val="Hiperligao"/>
              </w:rPr>
              <w:t>Cedência de animais</w:t>
            </w:r>
            <w:r>
              <w:tab/>
            </w:r>
            <w:r>
              <w:fldChar w:fldCharType="begin"/>
            </w:r>
            <w:r>
              <w:instrText xml:space="preserve">PAGEREF _Toc828016625 \h</w:instrText>
            </w:r>
            <w:r>
              <w:fldChar w:fldCharType="separate"/>
            </w:r>
            <w:r w:rsidRPr="292E8E6C" w:rsidR="292E8E6C">
              <w:rPr>
                <w:rStyle w:val="Hiperligao"/>
              </w:rPr>
              <w:t>92</w:t>
            </w:r>
            <w:r>
              <w:fldChar w:fldCharType="end"/>
            </w:r>
          </w:hyperlink>
        </w:p>
        <w:p w:rsidR="002B24BA" w:rsidP="292E8E6C" w:rsidRDefault="002B24BA" w14:paraId="0251921A" w14:textId="22DA0787">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93Z">
              <w:pPr/>
            </w:pPrChange>
          </w:pPr>
          <w:hyperlink w:anchor="_Toc1716821908">
            <w:r w:rsidRPr="292E8E6C" w:rsidR="292E8E6C">
              <w:rPr>
                <w:rStyle w:val="Hiperligao"/>
              </w:rPr>
              <w:t>Artigo 99.º</w:t>
            </w:r>
            <w:r>
              <w:tab/>
            </w:r>
            <w:r>
              <w:fldChar w:fldCharType="begin"/>
            </w:r>
            <w:r>
              <w:instrText xml:space="preserve">PAGEREF _Toc1716821908 \h</w:instrText>
            </w:r>
            <w:r>
              <w:fldChar w:fldCharType="separate"/>
            </w:r>
            <w:r w:rsidRPr="292E8E6C" w:rsidR="292E8E6C">
              <w:rPr>
                <w:rStyle w:val="Hiperligao"/>
              </w:rPr>
              <w:t>92</w:t>
            </w:r>
            <w:r>
              <w:fldChar w:fldCharType="end"/>
            </w:r>
          </w:hyperlink>
        </w:p>
        <w:p w:rsidR="002B24BA" w:rsidP="292E8E6C" w:rsidRDefault="002B24BA" w14:paraId="0E5EA699" w14:textId="0BFBC064">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95Z">
              <w:pPr/>
            </w:pPrChange>
          </w:pPr>
          <w:hyperlink w:anchor="_Toc533917718">
            <w:r w:rsidRPr="292E8E6C" w:rsidR="292E8E6C">
              <w:rPr>
                <w:rStyle w:val="Hiperligao"/>
              </w:rPr>
              <w:t>Condições da cedência</w:t>
            </w:r>
            <w:r>
              <w:tab/>
            </w:r>
            <w:r>
              <w:fldChar w:fldCharType="begin"/>
            </w:r>
            <w:r>
              <w:instrText xml:space="preserve">PAGEREF _Toc533917718 \h</w:instrText>
            </w:r>
            <w:r>
              <w:fldChar w:fldCharType="separate"/>
            </w:r>
            <w:r w:rsidRPr="292E8E6C" w:rsidR="292E8E6C">
              <w:rPr>
                <w:rStyle w:val="Hiperligao"/>
              </w:rPr>
              <w:t>92</w:t>
            </w:r>
            <w:r>
              <w:fldChar w:fldCharType="end"/>
            </w:r>
          </w:hyperlink>
        </w:p>
        <w:p w:rsidR="002B24BA" w:rsidP="292E8E6C" w:rsidRDefault="002B24BA" w14:paraId="6029E312" w14:textId="7D64D9B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97Z">
              <w:pPr/>
            </w:pPrChange>
          </w:pPr>
          <w:hyperlink w:anchor="_Toc536472435">
            <w:r w:rsidRPr="292E8E6C" w:rsidR="292E8E6C">
              <w:rPr>
                <w:rStyle w:val="Hiperligao"/>
              </w:rPr>
              <w:t>Artigo 100.º</w:t>
            </w:r>
            <w:r>
              <w:tab/>
            </w:r>
            <w:r>
              <w:fldChar w:fldCharType="begin"/>
            </w:r>
            <w:r>
              <w:instrText xml:space="preserve">PAGEREF _Toc536472435 \h</w:instrText>
            </w:r>
            <w:r>
              <w:fldChar w:fldCharType="separate"/>
            </w:r>
            <w:r w:rsidRPr="292E8E6C" w:rsidR="292E8E6C">
              <w:rPr>
                <w:rStyle w:val="Hiperligao"/>
              </w:rPr>
              <w:t>93</w:t>
            </w:r>
            <w:r>
              <w:fldChar w:fldCharType="end"/>
            </w:r>
          </w:hyperlink>
        </w:p>
        <w:p w:rsidR="002B24BA" w:rsidP="292E8E6C" w:rsidRDefault="002B24BA" w14:paraId="41F90FD1" w14:textId="6943504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299Z">
              <w:pPr/>
            </w:pPrChange>
          </w:pPr>
          <w:hyperlink w:anchor="_Toc795445340">
            <w:r w:rsidRPr="292E8E6C" w:rsidR="292E8E6C">
              <w:rPr>
                <w:rStyle w:val="Hiperligao"/>
              </w:rPr>
              <w:t>Cedência por associações zoófilas</w:t>
            </w:r>
            <w:r>
              <w:tab/>
            </w:r>
            <w:r>
              <w:fldChar w:fldCharType="begin"/>
            </w:r>
            <w:r>
              <w:instrText xml:space="preserve">PAGEREF _Toc795445340 \h</w:instrText>
            </w:r>
            <w:r>
              <w:fldChar w:fldCharType="separate"/>
            </w:r>
            <w:r w:rsidRPr="292E8E6C" w:rsidR="292E8E6C">
              <w:rPr>
                <w:rStyle w:val="Hiperligao"/>
              </w:rPr>
              <w:t>93</w:t>
            </w:r>
            <w:r>
              <w:fldChar w:fldCharType="end"/>
            </w:r>
          </w:hyperlink>
        </w:p>
        <w:p w:rsidR="002B24BA" w:rsidP="292E8E6C" w:rsidRDefault="002B24BA" w14:paraId="0AE09C72" w14:textId="771189C7">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01Z">
              <w:pPr/>
            </w:pPrChange>
          </w:pPr>
          <w:hyperlink w:anchor="_Toc1011633673">
            <w:r w:rsidRPr="292E8E6C" w:rsidR="292E8E6C">
              <w:rPr>
                <w:rStyle w:val="Hiperligao"/>
              </w:rPr>
              <w:t>Artigo 101.º</w:t>
            </w:r>
            <w:r>
              <w:tab/>
            </w:r>
            <w:r>
              <w:fldChar w:fldCharType="begin"/>
            </w:r>
            <w:r>
              <w:instrText xml:space="preserve">PAGEREF _Toc1011633673 \h</w:instrText>
            </w:r>
            <w:r>
              <w:fldChar w:fldCharType="separate"/>
            </w:r>
            <w:r w:rsidRPr="292E8E6C" w:rsidR="292E8E6C">
              <w:rPr>
                <w:rStyle w:val="Hiperligao"/>
              </w:rPr>
              <w:t>94</w:t>
            </w:r>
            <w:r>
              <w:fldChar w:fldCharType="end"/>
            </w:r>
          </w:hyperlink>
        </w:p>
        <w:p w:rsidR="002B24BA" w:rsidP="292E8E6C" w:rsidRDefault="002B24BA" w14:paraId="65DE7AE2" w14:textId="72666A1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02Z">
              <w:pPr/>
            </w:pPrChange>
          </w:pPr>
          <w:hyperlink w:anchor="_Toc1184293665">
            <w:r w:rsidRPr="292E8E6C" w:rsidR="292E8E6C">
              <w:rPr>
                <w:rStyle w:val="Hiperligao"/>
              </w:rPr>
              <w:t>Eutanásia</w:t>
            </w:r>
            <w:r>
              <w:tab/>
            </w:r>
            <w:r>
              <w:fldChar w:fldCharType="begin"/>
            </w:r>
            <w:r>
              <w:instrText xml:space="preserve">PAGEREF _Toc1184293665 \h</w:instrText>
            </w:r>
            <w:r>
              <w:fldChar w:fldCharType="separate"/>
            </w:r>
            <w:r w:rsidRPr="292E8E6C" w:rsidR="292E8E6C">
              <w:rPr>
                <w:rStyle w:val="Hiperligao"/>
              </w:rPr>
              <w:t>94</w:t>
            </w:r>
            <w:r>
              <w:fldChar w:fldCharType="end"/>
            </w:r>
          </w:hyperlink>
        </w:p>
        <w:p w:rsidR="002B24BA" w:rsidP="292E8E6C" w:rsidRDefault="002B24BA" w14:paraId="231D1628" w14:textId="6D4E2D78">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04Z">
              <w:pPr/>
            </w:pPrChange>
          </w:pPr>
          <w:hyperlink w:anchor="_Toc915531927">
            <w:r w:rsidRPr="292E8E6C" w:rsidR="292E8E6C">
              <w:rPr>
                <w:rStyle w:val="Hiperligao"/>
              </w:rPr>
              <w:t>CAPÍTULO XI</w:t>
            </w:r>
            <w:r>
              <w:tab/>
            </w:r>
            <w:r>
              <w:fldChar w:fldCharType="begin"/>
            </w:r>
            <w:r>
              <w:instrText xml:space="preserve">PAGEREF _Toc915531927 \h</w:instrText>
            </w:r>
            <w:r>
              <w:fldChar w:fldCharType="separate"/>
            </w:r>
            <w:r w:rsidRPr="292E8E6C" w:rsidR="292E8E6C">
              <w:rPr>
                <w:rStyle w:val="Hiperligao"/>
              </w:rPr>
              <w:t>95</w:t>
            </w:r>
            <w:r>
              <w:fldChar w:fldCharType="end"/>
            </w:r>
          </w:hyperlink>
        </w:p>
        <w:p w:rsidR="002B24BA" w:rsidP="292E8E6C" w:rsidRDefault="002B24BA" w14:paraId="2DE7BF25" w14:textId="567134C7">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06Z">
              <w:pPr/>
            </w:pPrChange>
          </w:pPr>
          <w:hyperlink w:anchor="_Toc1847905883">
            <w:r w:rsidRPr="292E8E6C" w:rsidR="292E8E6C">
              <w:rPr>
                <w:rStyle w:val="Hiperligao"/>
              </w:rPr>
              <w:t>Cadáveres de animais de companhia</w:t>
            </w:r>
            <w:r>
              <w:tab/>
            </w:r>
            <w:r>
              <w:fldChar w:fldCharType="begin"/>
            </w:r>
            <w:r>
              <w:instrText xml:space="preserve">PAGEREF _Toc1847905883 \h</w:instrText>
            </w:r>
            <w:r>
              <w:fldChar w:fldCharType="separate"/>
            </w:r>
            <w:r w:rsidRPr="292E8E6C" w:rsidR="292E8E6C">
              <w:rPr>
                <w:rStyle w:val="Hiperligao"/>
              </w:rPr>
              <w:t>95</w:t>
            </w:r>
            <w:r>
              <w:fldChar w:fldCharType="end"/>
            </w:r>
          </w:hyperlink>
        </w:p>
        <w:p w:rsidR="002B24BA" w:rsidP="292E8E6C" w:rsidRDefault="002B24BA" w14:paraId="2E9CB447" w14:textId="54DCF83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08Z">
              <w:pPr/>
            </w:pPrChange>
          </w:pPr>
          <w:hyperlink w:anchor="_Toc15755884">
            <w:r w:rsidRPr="292E8E6C" w:rsidR="292E8E6C">
              <w:rPr>
                <w:rStyle w:val="Hiperligao"/>
              </w:rPr>
              <w:t>Artigo 102.º</w:t>
            </w:r>
            <w:r>
              <w:tab/>
            </w:r>
            <w:r>
              <w:fldChar w:fldCharType="begin"/>
            </w:r>
            <w:r>
              <w:instrText xml:space="preserve">PAGEREF _Toc15755884 \h</w:instrText>
            </w:r>
            <w:r>
              <w:fldChar w:fldCharType="separate"/>
            </w:r>
            <w:r w:rsidRPr="292E8E6C" w:rsidR="292E8E6C">
              <w:rPr>
                <w:rStyle w:val="Hiperligao"/>
              </w:rPr>
              <w:t>95</w:t>
            </w:r>
            <w:r>
              <w:fldChar w:fldCharType="end"/>
            </w:r>
          </w:hyperlink>
        </w:p>
        <w:p w:rsidR="002B24BA" w:rsidP="292E8E6C" w:rsidRDefault="002B24BA" w14:paraId="4CBCC65C" w14:textId="72161B0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1Z">
              <w:pPr/>
            </w:pPrChange>
          </w:pPr>
          <w:hyperlink w:anchor="_Toc1884820152">
            <w:r w:rsidRPr="292E8E6C" w:rsidR="292E8E6C">
              <w:rPr>
                <w:rStyle w:val="Hiperligao"/>
              </w:rPr>
              <w:t>Eliminação de cadáveres</w:t>
            </w:r>
            <w:r>
              <w:tab/>
            </w:r>
            <w:r>
              <w:fldChar w:fldCharType="begin"/>
            </w:r>
            <w:r>
              <w:instrText xml:space="preserve">PAGEREF _Toc1884820152 \h</w:instrText>
            </w:r>
            <w:r>
              <w:fldChar w:fldCharType="separate"/>
            </w:r>
            <w:r w:rsidRPr="292E8E6C" w:rsidR="292E8E6C">
              <w:rPr>
                <w:rStyle w:val="Hiperligao"/>
              </w:rPr>
              <w:t>95</w:t>
            </w:r>
            <w:r>
              <w:fldChar w:fldCharType="end"/>
            </w:r>
          </w:hyperlink>
        </w:p>
        <w:p w:rsidR="002B24BA" w:rsidP="292E8E6C" w:rsidRDefault="002B24BA" w14:paraId="0112849A" w14:textId="59B9EA33">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12Z">
              <w:pPr/>
            </w:pPrChange>
          </w:pPr>
          <w:hyperlink w:anchor="_Toc356656317">
            <w:r w:rsidRPr="292E8E6C" w:rsidR="292E8E6C">
              <w:rPr>
                <w:rStyle w:val="Hiperligao"/>
              </w:rPr>
              <w:t>CAPÍTULO XII</w:t>
            </w:r>
            <w:r>
              <w:tab/>
            </w:r>
            <w:r>
              <w:fldChar w:fldCharType="begin"/>
            </w:r>
            <w:r>
              <w:instrText xml:space="preserve">PAGEREF _Toc356656317 \h</w:instrText>
            </w:r>
            <w:r>
              <w:fldChar w:fldCharType="separate"/>
            </w:r>
            <w:r w:rsidRPr="292E8E6C" w:rsidR="292E8E6C">
              <w:rPr>
                <w:rStyle w:val="Hiperligao"/>
              </w:rPr>
              <w:t>95</w:t>
            </w:r>
            <w:r>
              <w:fldChar w:fldCharType="end"/>
            </w:r>
          </w:hyperlink>
        </w:p>
        <w:p w:rsidR="002B24BA" w:rsidP="292E8E6C" w:rsidRDefault="002B24BA" w14:paraId="3E75BEDE" w14:textId="3AD25A0B">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13Z">
              <w:pPr/>
            </w:pPrChange>
          </w:pPr>
          <w:hyperlink w:anchor="_Toc585022853">
            <w:r w:rsidRPr="292E8E6C" w:rsidR="292E8E6C">
              <w:rPr>
                <w:rStyle w:val="Hiperligao"/>
              </w:rPr>
              <w:t>Exposições e comércio</w:t>
            </w:r>
            <w:r>
              <w:tab/>
            </w:r>
            <w:r>
              <w:fldChar w:fldCharType="begin"/>
            </w:r>
            <w:r>
              <w:instrText xml:space="preserve">PAGEREF _Toc585022853 \h</w:instrText>
            </w:r>
            <w:r>
              <w:fldChar w:fldCharType="separate"/>
            </w:r>
            <w:r w:rsidRPr="292E8E6C" w:rsidR="292E8E6C">
              <w:rPr>
                <w:rStyle w:val="Hiperligao"/>
              </w:rPr>
              <w:t>95</w:t>
            </w:r>
            <w:r>
              <w:fldChar w:fldCharType="end"/>
            </w:r>
          </w:hyperlink>
        </w:p>
        <w:p w:rsidR="002B24BA" w:rsidP="292E8E6C" w:rsidRDefault="002B24BA" w14:paraId="462829F5" w14:textId="7AA62A0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15Z">
              <w:pPr/>
            </w:pPrChange>
          </w:pPr>
          <w:hyperlink w:anchor="_Toc608502000">
            <w:r w:rsidRPr="292E8E6C" w:rsidR="292E8E6C">
              <w:rPr>
                <w:rStyle w:val="Hiperligao"/>
              </w:rPr>
              <w:t>Artigo 103.º</w:t>
            </w:r>
            <w:r>
              <w:tab/>
            </w:r>
            <w:r>
              <w:fldChar w:fldCharType="begin"/>
            </w:r>
            <w:r>
              <w:instrText xml:space="preserve">PAGEREF _Toc608502000 \h</w:instrText>
            </w:r>
            <w:r>
              <w:fldChar w:fldCharType="separate"/>
            </w:r>
            <w:r w:rsidRPr="292E8E6C" w:rsidR="292E8E6C">
              <w:rPr>
                <w:rStyle w:val="Hiperligao"/>
              </w:rPr>
              <w:t>95</w:t>
            </w:r>
            <w:r>
              <w:fldChar w:fldCharType="end"/>
            </w:r>
          </w:hyperlink>
        </w:p>
        <w:p w:rsidR="002B24BA" w:rsidP="292E8E6C" w:rsidRDefault="002B24BA" w14:paraId="0DDE831C" w14:textId="1EE432E7">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17Z">
              <w:pPr/>
            </w:pPrChange>
          </w:pPr>
          <w:hyperlink w:anchor="_Toc41051606">
            <w:r w:rsidRPr="292E8E6C" w:rsidR="292E8E6C">
              <w:rPr>
                <w:rStyle w:val="Hiperligao"/>
              </w:rPr>
              <w:t>Concursos e exposições</w:t>
            </w:r>
            <w:r>
              <w:tab/>
            </w:r>
            <w:r>
              <w:fldChar w:fldCharType="begin"/>
            </w:r>
            <w:r>
              <w:instrText xml:space="preserve">PAGEREF _Toc41051606 \h</w:instrText>
            </w:r>
            <w:r>
              <w:fldChar w:fldCharType="separate"/>
            </w:r>
            <w:r w:rsidRPr="292E8E6C" w:rsidR="292E8E6C">
              <w:rPr>
                <w:rStyle w:val="Hiperligao"/>
              </w:rPr>
              <w:t>96</w:t>
            </w:r>
            <w:r>
              <w:fldChar w:fldCharType="end"/>
            </w:r>
          </w:hyperlink>
        </w:p>
        <w:p w:rsidR="002B24BA" w:rsidP="292E8E6C" w:rsidRDefault="002B24BA" w14:paraId="2C587A40" w14:textId="5AD309F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19Z">
              <w:pPr/>
            </w:pPrChange>
          </w:pPr>
          <w:hyperlink w:anchor="_Toc1496829327">
            <w:r w:rsidRPr="292E8E6C" w:rsidR="292E8E6C">
              <w:rPr>
                <w:rStyle w:val="Hiperligao"/>
              </w:rPr>
              <w:t>Artigo 104.º</w:t>
            </w:r>
            <w:r>
              <w:tab/>
            </w:r>
            <w:r>
              <w:fldChar w:fldCharType="begin"/>
            </w:r>
            <w:r>
              <w:instrText xml:space="preserve">PAGEREF _Toc1496829327 \h</w:instrText>
            </w:r>
            <w:r>
              <w:fldChar w:fldCharType="separate"/>
            </w:r>
            <w:r w:rsidRPr="292E8E6C" w:rsidR="292E8E6C">
              <w:rPr>
                <w:rStyle w:val="Hiperligao"/>
              </w:rPr>
              <w:t>97</w:t>
            </w:r>
            <w:r>
              <w:fldChar w:fldCharType="end"/>
            </w:r>
          </w:hyperlink>
        </w:p>
        <w:p w:rsidR="002B24BA" w:rsidP="292E8E6C" w:rsidRDefault="002B24BA" w14:paraId="5956C21D" w14:textId="5F92392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21Z">
              <w:pPr/>
            </w:pPrChange>
          </w:pPr>
          <w:hyperlink w:anchor="_Toc129860261">
            <w:r w:rsidRPr="292E8E6C" w:rsidR="292E8E6C">
              <w:rPr>
                <w:rStyle w:val="Hiperligao"/>
              </w:rPr>
              <w:t>Transmissão de animais de companhia</w:t>
            </w:r>
            <w:r>
              <w:tab/>
            </w:r>
            <w:r>
              <w:fldChar w:fldCharType="begin"/>
            </w:r>
            <w:r>
              <w:instrText xml:space="preserve">PAGEREF _Toc129860261 \h</w:instrText>
            </w:r>
            <w:r>
              <w:fldChar w:fldCharType="separate"/>
            </w:r>
            <w:r w:rsidRPr="292E8E6C" w:rsidR="292E8E6C">
              <w:rPr>
                <w:rStyle w:val="Hiperligao"/>
              </w:rPr>
              <w:t>97</w:t>
            </w:r>
            <w:r>
              <w:fldChar w:fldCharType="end"/>
            </w:r>
          </w:hyperlink>
        </w:p>
        <w:p w:rsidR="002B24BA" w:rsidP="292E8E6C" w:rsidRDefault="002B24BA" w14:paraId="7061BCB5" w14:textId="3D575E1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23Z">
              <w:pPr/>
            </w:pPrChange>
          </w:pPr>
          <w:hyperlink w:anchor="_Toc1299482539">
            <w:r w:rsidRPr="292E8E6C" w:rsidR="292E8E6C">
              <w:rPr>
                <w:rStyle w:val="Hiperligao"/>
              </w:rPr>
              <w:t>Artigo 105.º</w:t>
            </w:r>
            <w:r>
              <w:tab/>
            </w:r>
            <w:r>
              <w:fldChar w:fldCharType="begin"/>
            </w:r>
            <w:r>
              <w:instrText xml:space="preserve">PAGEREF _Toc1299482539 \h</w:instrText>
            </w:r>
            <w:r>
              <w:fldChar w:fldCharType="separate"/>
            </w:r>
            <w:r w:rsidRPr="292E8E6C" w:rsidR="292E8E6C">
              <w:rPr>
                <w:rStyle w:val="Hiperligao"/>
              </w:rPr>
              <w:t>98</w:t>
            </w:r>
            <w:r>
              <w:fldChar w:fldCharType="end"/>
            </w:r>
          </w:hyperlink>
        </w:p>
        <w:p w:rsidR="002B24BA" w:rsidP="292E8E6C" w:rsidRDefault="002B24BA" w14:paraId="7091545A" w14:textId="0AAEF37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25Z">
              <w:pPr/>
            </w:pPrChange>
          </w:pPr>
          <w:hyperlink w:anchor="_Toc89987094">
            <w:r w:rsidRPr="292E8E6C" w:rsidR="292E8E6C">
              <w:rPr>
                <w:rStyle w:val="Hiperligao"/>
              </w:rPr>
              <w:t>Comércio de animais de companhia</w:t>
            </w:r>
            <w:r>
              <w:tab/>
            </w:r>
            <w:r>
              <w:fldChar w:fldCharType="begin"/>
            </w:r>
            <w:r>
              <w:instrText xml:space="preserve">PAGEREF _Toc89987094 \h</w:instrText>
            </w:r>
            <w:r>
              <w:fldChar w:fldCharType="separate"/>
            </w:r>
            <w:r w:rsidRPr="292E8E6C" w:rsidR="292E8E6C">
              <w:rPr>
                <w:rStyle w:val="Hiperligao"/>
              </w:rPr>
              <w:t>98</w:t>
            </w:r>
            <w:r>
              <w:fldChar w:fldCharType="end"/>
            </w:r>
          </w:hyperlink>
        </w:p>
        <w:p w:rsidR="002B24BA" w:rsidP="292E8E6C" w:rsidRDefault="002B24BA" w14:paraId="125DF06B" w14:textId="77EE620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27Z">
              <w:pPr/>
            </w:pPrChange>
          </w:pPr>
          <w:hyperlink w:anchor="_Toc1669684188">
            <w:r w:rsidRPr="292E8E6C" w:rsidR="292E8E6C">
              <w:rPr>
                <w:rStyle w:val="Hiperligao"/>
              </w:rPr>
              <w:t>Artigo 106.º</w:t>
            </w:r>
            <w:r>
              <w:tab/>
            </w:r>
            <w:r>
              <w:fldChar w:fldCharType="begin"/>
            </w:r>
            <w:r>
              <w:instrText xml:space="preserve">PAGEREF _Toc1669684188 \h</w:instrText>
            </w:r>
            <w:r>
              <w:fldChar w:fldCharType="separate"/>
            </w:r>
            <w:r w:rsidRPr="292E8E6C" w:rsidR="292E8E6C">
              <w:rPr>
                <w:rStyle w:val="Hiperligao"/>
              </w:rPr>
              <w:t>99</w:t>
            </w:r>
            <w:r>
              <w:fldChar w:fldCharType="end"/>
            </w:r>
          </w:hyperlink>
        </w:p>
        <w:p w:rsidR="002B24BA" w:rsidP="292E8E6C" w:rsidRDefault="002B24BA" w14:paraId="38DCE5C1" w14:textId="4358762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29Z">
              <w:pPr/>
            </w:pPrChange>
          </w:pPr>
          <w:hyperlink w:anchor="_Toc458857835">
            <w:r w:rsidRPr="292E8E6C" w:rsidR="292E8E6C">
              <w:rPr>
                <w:rStyle w:val="Hiperligao"/>
              </w:rPr>
              <w:t>Requisitos dos anúncios de transmissão em linha de animal de companhia</w:t>
            </w:r>
            <w:r>
              <w:tab/>
            </w:r>
            <w:r>
              <w:fldChar w:fldCharType="begin"/>
            </w:r>
            <w:r>
              <w:instrText xml:space="preserve">PAGEREF _Toc458857835 \h</w:instrText>
            </w:r>
            <w:r>
              <w:fldChar w:fldCharType="separate"/>
            </w:r>
            <w:r w:rsidRPr="292E8E6C" w:rsidR="292E8E6C">
              <w:rPr>
                <w:rStyle w:val="Hiperligao"/>
              </w:rPr>
              <w:t>99</w:t>
            </w:r>
            <w:r>
              <w:fldChar w:fldCharType="end"/>
            </w:r>
          </w:hyperlink>
        </w:p>
        <w:p w:rsidR="002B24BA" w:rsidP="292E8E6C" w:rsidRDefault="002B24BA" w14:paraId="0D66EF63" w14:textId="56D5F33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31Z">
              <w:pPr/>
            </w:pPrChange>
          </w:pPr>
          <w:hyperlink w:anchor="_Toc999346179">
            <w:r w:rsidRPr="292E8E6C" w:rsidR="292E8E6C">
              <w:rPr>
                <w:rStyle w:val="Hiperligao"/>
              </w:rPr>
              <w:t>Artigo 107.º</w:t>
            </w:r>
            <w:r>
              <w:tab/>
            </w:r>
            <w:r>
              <w:fldChar w:fldCharType="begin"/>
            </w:r>
            <w:r>
              <w:instrText xml:space="preserve">PAGEREF _Toc999346179 \h</w:instrText>
            </w:r>
            <w:r>
              <w:fldChar w:fldCharType="separate"/>
            </w:r>
            <w:r w:rsidRPr="292E8E6C" w:rsidR="292E8E6C">
              <w:rPr>
                <w:rStyle w:val="Hiperligao"/>
              </w:rPr>
              <w:t>101</w:t>
            </w:r>
            <w:r>
              <w:fldChar w:fldCharType="end"/>
            </w:r>
          </w:hyperlink>
        </w:p>
        <w:p w:rsidR="002B24BA" w:rsidP="292E8E6C" w:rsidRDefault="002B24BA" w14:paraId="40FA6D60" w14:textId="3E554D1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32Z">
              <w:pPr/>
            </w:pPrChange>
          </w:pPr>
          <w:hyperlink w:anchor="_Toc1716988220">
            <w:r w:rsidRPr="292E8E6C" w:rsidR="292E8E6C">
              <w:rPr>
                <w:rStyle w:val="Hiperligao"/>
              </w:rPr>
              <w:t>Alojamento por espécies</w:t>
            </w:r>
            <w:r>
              <w:tab/>
            </w:r>
            <w:r>
              <w:fldChar w:fldCharType="begin"/>
            </w:r>
            <w:r>
              <w:instrText xml:space="preserve">PAGEREF _Toc1716988220 \h</w:instrText>
            </w:r>
            <w:r>
              <w:fldChar w:fldCharType="separate"/>
            </w:r>
            <w:r w:rsidRPr="292E8E6C" w:rsidR="292E8E6C">
              <w:rPr>
                <w:rStyle w:val="Hiperligao"/>
              </w:rPr>
              <w:t>101</w:t>
            </w:r>
            <w:r>
              <w:fldChar w:fldCharType="end"/>
            </w:r>
          </w:hyperlink>
        </w:p>
        <w:p w:rsidR="002B24BA" w:rsidP="292E8E6C" w:rsidRDefault="002B24BA" w14:paraId="6242CF7E" w14:textId="31F1B5A3">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34Z">
              <w:pPr/>
            </w:pPrChange>
          </w:pPr>
          <w:hyperlink w:anchor="_Toc1587280356">
            <w:r w:rsidRPr="292E8E6C" w:rsidR="292E8E6C">
              <w:rPr>
                <w:rStyle w:val="Hiperligao"/>
              </w:rPr>
              <w:t>CAPÍTULO XIII</w:t>
            </w:r>
            <w:r>
              <w:tab/>
            </w:r>
            <w:r>
              <w:fldChar w:fldCharType="begin"/>
            </w:r>
            <w:r>
              <w:instrText xml:space="preserve">PAGEREF _Toc1587280356 \h</w:instrText>
            </w:r>
            <w:r>
              <w:fldChar w:fldCharType="separate"/>
            </w:r>
            <w:r w:rsidRPr="292E8E6C" w:rsidR="292E8E6C">
              <w:rPr>
                <w:rStyle w:val="Hiperligao"/>
              </w:rPr>
              <w:t>101</w:t>
            </w:r>
            <w:r>
              <w:fldChar w:fldCharType="end"/>
            </w:r>
          </w:hyperlink>
        </w:p>
        <w:p w:rsidR="002B24BA" w:rsidP="292E8E6C" w:rsidRDefault="002B24BA" w14:paraId="381F09E3" w14:textId="2BA20F5A">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36Z">
              <w:pPr/>
            </w:pPrChange>
          </w:pPr>
          <w:hyperlink w:anchor="_Toc104813314">
            <w:r w:rsidRPr="292E8E6C" w:rsidR="292E8E6C">
              <w:rPr>
                <w:rStyle w:val="Hiperligao"/>
              </w:rPr>
              <w:t>Animais de companhia registados em livro genealógico</w:t>
            </w:r>
            <w:r>
              <w:tab/>
            </w:r>
            <w:r>
              <w:fldChar w:fldCharType="begin"/>
            </w:r>
            <w:r>
              <w:instrText xml:space="preserve">PAGEREF _Toc104813314 \h</w:instrText>
            </w:r>
            <w:r>
              <w:fldChar w:fldCharType="separate"/>
            </w:r>
            <w:r w:rsidRPr="292E8E6C" w:rsidR="292E8E6C">
              <w:rPr>
                <w:rStyle w:val="Hiperligao"/>
              </w:rPr>
              <w:t>101</w:t>
            </w:r>
            <w:r>
              <w:fldChar w:fldCharType="end"/>
            </w:r>
          </w:hyperlink>
        </w:p>
        <w:p w:rsidR="002B24BA" w:rsidP="292E8E6C" w:rsidRDefault="002B24BA" w14:paraId="19CB1FA3" w14:textId="32423C03">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38Z">
              <w:pPr/>
            </w:pPrChange>
          </w:pPr>
          <w:hyperlink w:anchor="_Toc617582771">
            <w:r w:rsidRPr="292E8E6C" w:rsidR="292E8E6C">
              <w:rPr>
                <w:rStyle w:val="Hiperligao"/>
              </w:rPr>
              <w:t>SECÇÃO I</w:t>
            </w:r>
            <w:r>
              <w:tab/>
            </w:r>
            <w:r>
              <w:fldChar w:fldCharType="begin"/>
            </w:r>
            <w:r>
              <w:instrText xml:space="preserve">PAGEREF _Toc617582771 \h</w:instrText>
            </w:r>
            <w:r>
              <w:fldChar w:fldCharType="separate"/>
            </w:r>
            <w:r w:rsidRPr="292E8E6C" w:rsidR="292E8E6C">
              <w:rPr>
                <w:rStyle w:val="Hiperligao"/>
              </w:rPr>
              <w:t>101</w:t>
            </w:r>
            <w:r>
              <w:fldChar w:fldCharType="end"/>
            </w:r>
          </w:hyperlink>
        </w:p>
        <w:p w:rsidR="002B24BA" w:rsidP="292E8E6C" w:rsidRDefault="002B24BA" w14:paraId="20895F59" w14:textId="65B93568">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4Z">
              <w:pPr/>
            </w:pPrChange>
          </w:pPr>
          <w:hyperlink w:anchor="_Toc1902284537">
            <w:r w:rsidRPr="292E8E6C" w:rsidR="292E8E6C">
              <w:rPr>
                <w:rStyle w:val="Hiperligao"/>
              </w:rPr>
              <w:t>Gestão dos livros genealógicos</w:t>
            </w:r>
            <w:r>
              <w:tab/>
            </w:r>
            <w:r>
              <w:fldChar w:fldCharType="begin"/>
            </w:r>
            <w:r>
              <w:instrText xml:space="preserve">PAGEREF _Toc1902284537 \h</w:instrText>
            </w:r>
            <w:r>
              <w:fldChar w:fldCharType="separate"/>
            </w:r>
            <w:r w:rsidRPr="292E8E6C" w:rsidR="292E8E6C">
              <w:rPr>
                <w:rStyle w:val="Hiperligao"/>
              </w:rPr>
              <w:t>101</w:t>
            </w:r>
            <w:r>
              <w:fldChar w:fldCharType="end"/>
            </w:r>
          </w:hyperlink>
        </w:p>
        <w:p w:rsidR="002B24BA" w:rsidP="292E8E6C" w:rsidRDefault="002B24BA" w14:paraId="511B9679" w14:textId="65063CC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42Z">
              <w:pPr/>
            </w:pPrChange>
          </w:pPr>
          <w:hyperlink w:anchor="_Toc708097863">
            <w:r w:rsidRPr="292E8E6C" w:rsidR="292E8E6C">
              <w:rPr>
                <w:rStyle w:val="Hiperligao"/>
              </w:rPr>
              <w:t>Artigo 108.º</w:t>
            </w:r>
            <w:r>
              <w:tab/>
            </w:r>
            <w:r>
              <w:fldChar w:fldCharType="begin"/>
            </w:r>
            <w:r>
              <w:instrText xml:space="preserve">PAGEREF _Toc708097863 \h</w:instrText>
            </w:r>
            <w:r>
              <w:fldChar w:fldCharType="separate"/>
            </w:r>
            <w:r w:rsidRPr="292E8E6C" w:rsidR="292E8E6C">
              <w:rPr>
                <w:rStyle w:val="Hiperligao"/>
              </w:rPr>
              <w:t>101</w:t>
            </w:r>
            <w:r>
              <w:fldChar w:fldCharType="end"/>
            </w:r>
          </w:hyperlink>
        </w:p>
        <w:p w:rsidR="002B24BA" w:rsidP="292E8E6C" w:rsidRDefault="002B24BA" w14:paraId="2A688231" w14:textId="0B21608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45Z">
              <w:pPr/>
            </w:pPrChange>
          </w:pPr>
          <w:hyperlink w:anchor="_Toc1878818877">
            <w:r w:rsidRPr="292E8E6C" w:rsidR="292E8E6C">
              <w:rPr>
                <w:rStyle w:val="Hiperligao"/>
              </w:rPr>
              <w:t>Reconhecimento das organizações ou associações de criadores</w:t>
            </w:r>
            <w:r>
              <w:tab/>
            </w:r>
            <w:r>
              <w:fldChar w:fldCharType="begin"/>
            </w:r>
            <w:r>
              <w:instrText xml:space="preserve">PAGEREF _Toc1878818877 \h</w:instrText>
            </w:r>
            <w:r>
              <w:fldChar w:fldCharType="separate"/>
            </w:r>
            <w:r w:rsidRPr="292E8E6C" w:rsidR="292E8E6C">
              <w:rPr>
                <w:rStyle w:val="Hiperligao"/>
              </w:rPr>
              <w:t>101</w:t>
            </w:r>
            <w:r>
              <w:fldChar w:fldCharType="end"/>
            </w:r>
          </w:hyperlink>
        </w:p>
        <w:p w:rsidR="002B24BA" w:rsidP="292E8E6C" w:rsidRDefault="002B24BA" w14:paraId="06574A4D" w14:textId="7A9C7197">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49Z">
              <w:pPr/>
            </w:pPrChange>
          </w:pPr>
          <w:hyperlink w:anchor="_Toc1976052531">
            <w:r w:rsidRPr="292E8E6C" w:rsidR="292E8E6C">
              <w:rPr>
                <w:rStyle w:val="Hiperligao"/>
              </w:rPr>
              <w:t>SECÇÃO II</w:t>
            </w:r>
            <w:r>
              <w:tab/>
            </w:r>
            <w:r>
              <w:fldChar w:fldCharType="begin"/>
            </w:r>
            <w:r>
              <w:instrText xml:space="preserve">PAGEREF _Toc1976052531 \h</w:instrText>
            </w:r>
            <w:r>
              <w:fldChar w:fldCharType="separate"/>
            </w:r>
            <w:r w:rsidRPr="292E8E6C" w:rsidR="292E8E6C">
              <w:rPr>
                <w:rStyle w:val="Hiperligao"/>
              </w:rPr>
              <w:t>102</w:t>
            </w:r>
            <w:r>
              <w:fldChar w:fldCharType="end"/>
            </w:r>
          </w:hyperlink>
        </w:p>
        <w:p w:rsidR="002B24BA" w:rsidP="292E8E6C" w:rsidRDefault="002B24BA" w14:paraId="5DCA1DCC" w14:textId="26B2E98F">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51Z">
              <w:pPr/>
            </w:pPrChange>
          </w:pPr>
          <w:hyperlink w:anchor="_Toc568493711">
            <w:r w:rsidRPr="292E8E6C" w:rsidR="292E8E6C">
              <w:rPr>
                <w:rStyle w:val="Hiperligao"/>
              </w:rPr>
              <w:t>Reprodução dos animais registados nos livros genealógicos</w:t>
            </w:r>
            <w:r>
              <w:tab/>
            </w:r>
            <w:r>
              <w:fldChar w:fldCharType="begin"/>
            </w:r>
            <w:r>
              <w:instrText xml:space="preserve">PAGEREF _Toc568493711 \h</w:instrText>
            </w:r>
            <w:r>
              <w:fldChar w:fldCharType="separate"/>
            </w:r>
            <w:r w:rsidRPr="292E8E6C" w:rsidR="292E8E6C">
              <w:rPr>
                <w:rStyle w:val="Hiperligao"/>
              </w:rPr>
              <w:t>102</w:t>
            </w:r>
            <w:r>
              <w:fldChar w:fldCharType="end"/>
            </w:r>
          </w:hyperlink>
        </w:p>
        <w:p w:rsidR="002B24BA" w:rsidP="292E8E6C" w:rsidRDefault="002B24BA" w14:paraId="2DE6134C" w14:textId="7946CBA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54Z">
              <w:pPr/>
            </w:pPrChange>
          </w:pPr>
          <w:hyperlink w:anchor="_Toc654589072">
            <w:r w:rsidRPr="292E8E6C" w:rsidR="292E8E6C">
              <w:rPr>
                <w:rStyle w:val="Hiperligao"/>
              </w:rPr>
              <w:t>Artigo 109.º</w:t>
            </w:r>
            <w:r>
              <w:tab/>
            </w:r>
            <w:r>
              <w:fldChar w:fldCharType="begin"/>
            </w:r>
            <w:r>
              <w:instrText xml:space="preserve">PAGEREF _Toc654589072 \h</w:instrText>
            </w:r>
            <w:r>
              <w:fldChar w:fldCharType="separate"/>
            </w:r>
            <w:r w:rsidRPr="292E8E6C" w:rsidR="292E8E6C">
              <w:rPr>
                <w:rStyle w:val="Hiperligao"/>
              </w:rPr>
              <w:t>102</w:t>
            </w:r>
            <w:r>
              <w:fldChar w:fldCharType="end"/>
            </w:r>
          </w:hyperlink>
        </w:p>
        <w:p w:rsidR="002B24BA" w:rsidP="292E8E6C" w:rsidRDefault="002B24BA" w14:paraId="6E7F0B92" w14:textId="582E4EA4">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57Z">
              <w:pPr/>
            </w:pPrChange>
          </w:pPr>
          <w:hyperlink w:anchor="_Toc952327464">
            <w:r w:rsidRPr="292E8E6C" w:rsidR="292E8E6C">
              <w:rPr>
                <w:rStyle w:val="Hiperligao"/>
              </w:rPr>
              <w:t>Requisitos dos reprodutores</w:t>
            </w:r>
            <w:r>
              <w:tab/>
            </w:r>
            <w:r>
              <w:fldChar w:fldCharType="begin"/>
            </w:r>
            <w:r>
              <w:instrText xml:space="preserve">PAGEREF _Toc952327464 \h</w:instrText>
            </w:r>
            <w:r>
              <w:fldChar w:fldCharType="separate"/>
            </w:r>
            <w:r w:rsidRPr="292E8E6C" w:rsidR="292E8E6C">
              <w:rPr>
                <w:rStyle w:val="Hiperligao"/>
              </w:rPr>
              <w:t>103</w:t>
            </w:r>
            <w:r>
              <w:fldChar w:fldCharType="end"/>
            </w:r>
          </w:hyperlink>
        </w:p>
        <w:p w:rsidR="002B24BA" w:rsidP="292E8E6C" w:rsidRDefault="002B24BA" w14:paraId="1AEBCC63" w14:textId="3F83B440">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59Z">
              <w:pPr/>
            </w:pPrChange>
          </w:pPr>
          <w:hyperlink w:anchor="_Toc1725687997">
            <w:r w:rsidRPr="292E8E6C" w:rsidR="292E8E6C">
              <w:rPr>
                <w:rStyle w:val="Hiperligao"/>
              </w:rPr>
              <w:t>CAPÍTULO XIV</w:t>
            </w:r>
            <w:r>
              <w:tab/>
            </w:r>
            <w:r>
              <w:fldChar w:fldCharType="begin"/>
            </w:r>
            <w:r>
              <w:instrText xml:space="preserve">PAGEREF _Toc1725687997 \h</w:instrText>
            </w:r>
            <w:r>
              <w:fldChar w:fldCharType="separate"/>
            </w:r>
            <w:r w:rsidRPr="292E8E6C" w:rsidR="292E8E6C">
              <w:rPr>
                <w:rStyle w:val="Hiperligao"/>
              </w:rPr>
              <w:t>103</w:t>
            </w:r>
            <w:r>
              <w:fldChar w:fldCharType="end"/>
            </w:r>
          </w:hyperlink>
        </w:p>
        <w:p w:rsidR="002B24BA" w:rsidP="292E8E6C" w:rsidRDefault="002B24BA" w14:paraId="630CBE9D" w14:textId="28A1C02C">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61Z">
              <w:pPr/>
            </w:pPrChange>
          </w:pPr>
          <w:hyperlink w:anchor="_Toc1280152800">
            <w:r w:rsidRPr="292E8E6C" w:rsidR="292E8E6C">
              <w:rPr>
                <w:rStyle w:val="Hiperligao"/>
              </w:rPr>
              <w:t>Detenção de animais perigosos ou potencialmente perigosos</w:t>
            </w:r>
            <w:r>
              <w:tab/>
            </w:r>
            <w:r>
              <w:fldChar w:fldCharType="begin"/>
            </w:r>
            <w:r>
              <w:instrText xml:space="preserve">PAGEREF _Toc1280152800 \h</w:instrText>
            </w:r>
            <w:r>
              <w:fldChar w:fldCharType="separate"/>
            </w:r>
            <w:r w:rsidRPr="292E8E6C" w:rsidR="292E8E6C">
              <w:rPr>
                <w:rStyle w:val="Hiperligao"/>
              </w:rPr>
              <w:t>103</w:t>
            </w:r>
            <w:r>
              <w:fldChar w:fldCharType="end"/>
            </w:r>
          </w:hyperlink>
        </w:p>
        <w:p w:rsidR="002B24BA" w:rsidP="292E8E6C" w:rsidRDefault="002B24BA" w14:paraId="7AF98644" w14:textId="2372402D">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66Z">
              <w:pPr/>
            </w:pPrChange>
          </w:pPr>
          <w:hyperlink w:anchor="_Toc403994182">
            <w:r w:rsidRPr="292E8E6C" w:rsidR="292E8E6C">
              <w:rPr>
                <w:rStyle w:val="Hiperligao"/>
              </w:rPr>
              <w:t>SECÇÃO I</w:t>
            </w:r>
            <w:r>
              <w:tab/>
            </w:r>
            <w:r>
              <w:fldChar w:fldCharType="begin"/>
            </w:r>
            <w:r>
              <w:instrText xml:space="preserve">PAGEREF _Toc403994182 \h</w:instrText>
            </w:r>
            <w:r>
              <w:fldChar w:fldCharType="separate"/>
            </w:r>
            <w:r w:rsidRPr="292E8E6C" w:rsidR="292E8E6C">
              <w:rPr>
                <w:rStyle w:val="Hiperligao"/>
              </w:rPr>
              <w:t>103</w:t>
            </w:r>
            <w:r>
              <w:fldChar w:fldCharType="end"/>
            </w:r>
          </w:hyperlink>
        </w:p>
        <w:p w:rsidR="002B24BA" w:rsidP="292E8E6C" w:rsidRDefault="002B24BA" w14:paraId="51A0DADC" w14:textId="1F8BFF3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68Z">
              <w:pPr/>
            </w:pPrChange>
          </w:pPr>
          <w:hyperlink w:anchor="_Toc569280264">
            <w:r w:rsidRPr="292E8E6C" w:rsidR="292E8E6C">
              <w:rPr>
                <w:rStyle w:val="Hiperligao"/>
              </w:rPr>
              <w:t>Artigo 110.º</w:t>
            </w:r>
            <w:r>
              <w:tab/>
            </w:r>
            <w:r>
              <w:fldChar w:fldCharType="begin"/>
            </w:r>
            <w:r>
              <w:instrText xml:space="preserve">PAGEREF _Toc569280264 \h</w:instrText>
            </w:r>
            <w:r>
              <w:fldChar w:fldCharType="separate"/>
            </w:r>
            <w:r w:rsidRPr="292E8E6C" w:rsidR="292E8E6C">
              <w:rPr>
                <w:rStyle w:val="Hiperligao"/>
              </w:rPr>
              <w:t>103</w:t>
            </w:r>
            <w:r>
              <w:fldChar w:fldCharType="end"/>
            </w:r>
          </w:hyperlink>
        </w:p>
        <w:p w:rsidR="002B24BA" w:rsidP="292E8E6C" w:rsidRDefault="002B24BA" w14:paraId="22F90304" w14:textId="3168A74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7Z">
              <w:pPr/>
            </w:pPrChange>
          </w:pPr>
          <w:hyperlink w:anchor="_Toc1924101204">
            <w:r w:rsidRPr="292E8E6C" w:rsidR="292E8E6C">
              <w:rPr>
                <w:rStyle w:val="Hiperligao"/>
              </w:rPr>
              <w:t>Detenção de cães perigosos ou potencialmente perigosos</w:t>
            </w:r>
            <w:r>
              <w:tab/>
            </w:r>
            <w:r>
              <w:fldChar w:fldCharType="begin"/>
            </w:r>
            <w:r>
              <w:instrText xml:space="preserve">PAGEREF _Toc1924101204 \h</w:instrText>
            </w:r>
            <w:r>
              <w:fldChar w:fldCharType="separate"/>
            </w:r>
            <w:r w:rsidRPr="292E8E6C" w:rsidR="292E8E6C">
              <w:rPr>
                <w:rStyle w:val="Hiperligao"/>
              </w:rPr>
              <w:t>103</w:t>
            </w:r>
            <w:r>
              <w:fldChar w:fldCharType="end"/>
            </w:r>
          </w:hyperlink>
        </w:p>
        <w:p w:rsidR="002B24BA" w:rsidP="292E8E6C" w:rsidRDefault="002B24BA" w14:paraId="45F562CE" w14:textId="4643043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72Z">
              <w:pPr/>
            </w:pPrChange>
          </w:pPr>
          <w:hyperlink w:anchor="_Toc2019782936">
            <w:r w:rsidRPr="292E8E6C" w:rsidR="292E8E6C">
              <w:rPr>
                <w:rStyle w:val="Hiperligao"/>
              </w:rPr>
              <w:t>Artigo 111.º</w:t>
            </w:r>
            <w:r>
              <w:tab/>
            </w:r>
            <w:r>
              <w:fldChar w:fldCharType="begin"/>
            </w:r>
            <w:r>
              <w:instrText xml:space="preserve">PAGEREF _Toc2019782936 \h</w:instrText>
            </w:r>
            <w:r>
              <w:fldChar w:fldCharType="separate"/>
            </w:r>
            <w:r w:rsidRPr="292E8E6C" w:rsidR="292E8E6C">
              <w:rPr>
                <w:rStyle w:val="Hiperligao"/>
              </w:rPr>
              <w:t>104</w:t>
            </w:r>
            <w:r>
              <w:fldChar w:fldCharType="end"/>
            </w:r>
          </w:hyperlink>
        </w:p>
        <w:p w:rsidR="002B24BA" w:rsidP="292E8E6C" w:rsidRDefault="002B24BA" w14:paraId="71DC5512" w14:textId="14C9768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74Z">
              <w:pPr/>
            </w:pPrChange>
          </w:pPr>
          <w:hyperlink w:anchor="_Toc1148706832">
            <w:r w:rsidRPr="292E8E6C" w:rsidR="292E8E6C">
              <w:rPr>
                <w:rStyle w:val="Hiperligao"/>
              </w:rPr>
              <w:t>Validade da licença</w:t>
            </w:r>
            <w:r>
              <w:tab/>
            </w:r>
            <w:r>
              <w:fldChar w:fldCharType="begin"/>
            </w:r>
            <w:r>
              <w:instrText xml:space="preserve">PAGEREF _Toc1148706832 \h</w:instrText>
            </w:r>
            <w:r>
              <w:fldChar w:fldCharType="separate"/>
            </w:r>
            <w:r w:rsidRPr="292E8E6C" w:rsidR="292E8E6C">
              <w:rPr>
                <w:rStyle w:val="Hiperligao"/>
              </w:rPr>
              <w:t>104</w:t>
            </w:r>
            <w:r>
              <w:fldChar w:fldCharType="end"/>
            </w:r>
          </w:hyperlink>
        </w:p>
        <w:p w:rsidR="002B24BA" w:rsidP="292E8E6C" w:rsidRDefault="002B24BA" w14:paraId="2CB88462" w14:textId="798BFB4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76Z">
              <w:pPr/>
            </w:pPrChange>
          </w:pPr>
          <w:hyperlink w:anchor="_Toc1130937560">
            <w:r w:rsidRPr="292E8E6C" w:rsidR="292E8E6C">
              <w:rPr>
                <w:rStyle w:val="Hiperligao"/>
              </w:rPr>
              <w:t>Artigo 112.º</w:t>
            </w:r>
            <w:r>
              <w:tab/>
            </w:r>
            <w:r>
              <w:fldChar w:fldCharType="begin"/>
            </w:r>
            <w:r>
              <w:instrText xml:space="preserve">PAGEREF _Toc1130937560 \h</w:instrText>
            </w:r>
            <w:r>
              <w:fldChar w:fldCharType="separate"/>
            </w:r>
            <w:r w:rsidRPr="292E8E6C" w:rsidR="292E8E6C">
              <w:rPr>
                <w:rStyle w:val="Hiperligao"/>
              </w:rPr>
              <w:t>105</w:t>
            </w:r>
            <w:r>
              <w:fldChar w:fldCharType="end"/>
            </w:r>
          </w:hyperlink>
        </w:p>
        <w:p w:rsidR="002B24BA" w:rsidP="292E8E6C" w:rsidRDefault="002B24BA" w14:paraId="3DBB6C5B" w14:textId="20B5679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77Z">
              <w:pPr/>
            </w:pPrChange>
          </w:pPr>
          <w:hyperlink w:anchor="_Toc481615271">
            <w:r w:rsidRPr="292E8E6C" w:rsidR="292E8E6C">
              <w:rPr>
                <w:rStyle w:val="Hiperligao"/>
              </w:rPr>
              <w:t>Comprovativo de aprovação em formação</w:t>
            </w:r>
            <w:r>
              <w:tab/>
            </w:r>
            <w:r>
              <w:fldChar w:fldCharType="begin"/>
            </w:r>
            <w:r>
              <w:instrText xml:space="preserve">PAGEREF _Toc481615271 \h</w:instrText>
            </w:r>
            <w:r>
              <w:fldChar w:fldCharType="separate"/>
            </w:r>
            <w:r w:rsidRPr="292E8E6C" w:rsidR="292E8E6C">
              <w:rPr>
                <w:rStyle w:val="Hiperligao"/>
              </w:rPr>
              <w:t>105</w:t>
            </w:r>
            <w:r>
              <w:fldChar w:fldCharType="end"/>
            </w:r>
          </w:hyperlink>
        </w:p>
        <w:p w:rsidR="002B24BA" w:rsidP="292E8E6C" w:rsidRDefault="002B24BA" w14:paraId="5A38C735" w14:textId="6AC9F13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8Z">
              <w:pPr/>
            </w:pPrChange>
          </w:pPr>
          <w:hyperlink w:anchor="_Toc1188382275">
            <w:r w:rsidRPr="292E8E6C" w:rsidR="292E8E6C">
              <w:rPr>
                <w:rStyle w:val="Hiperligao"/>
              </w:rPr>
              <w:t>Artigo 113.º</w:t>
            </w:r>
            <w:r>
              <w:tab/>
            </w:r>
            <w:r>
              <w:fldChar w:fldCharType="begin"/>
            </w:r>
            <w:r>
              <w:instrText xml:space="preserve">PAGEREF _Toc1188382275 \h</w:instrText>
            </w:r>
            <w:r>
              <w:fldChar w:fldCharType="separate"/>
            </w:r>
            <w:r w:rsidRPr="292E8E6C" w:rsidR="292E8E6C">
              <w:rPr>
                <w:rStyle w:val="Hiperligao"/>
              </w:rPr>
              <w:t>105</w:t>
            </w:r>
            <w:r>
              <w:fldChar w:fldCharType="end"/>
            </w:r>
          </w:hyperlink>
        </w:p>
        <w:p w:rsidR="002B24BA" w:rsidP="292E8E6C" w:rsidRDefault="002B24BA" w14:paraId="4F3F2886" w14:textId="5D5F1EE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82Z">
              <w:pPr/>
            </w:pPrChange>
          </w:pPr>
          <w:hyperlink w:anchor="_Toc1590053311">
            <w:r w:rsidRPr="292E8E6C" w:rsidR="292E8E6C">
              <w:rPr>
                <w:rStyle w:val="Hiperligao"/>
              </w:rPr>
              <w:t>Certificação de entidades formadoras</w:t>
            </w:r>
            <w:r>
              <w:tab/>
            </w:r>
            <w:r>
              <w:fldChar w:fldCharType="begin"/>
            </w:r>
            <w:r>
              <w:instrText xml:space="preserve">PAGEREF _Toc1590053311 \h</w:instrText>
            </w:r>
            <w:r>
              <w:fldChar w:fldCharType="separate"/>
            </w:r>
            <w:r w:rsidRPr="292E8E6C" w:rsidR="292E8E6C">
              <w:rPr>
                <w:rStyle w:val="Hiperligao"/>
              </w:rPr>
              <w:t>105</w:t>
            </w:r>
            <w:r>
              <w:fldChar w:fldCharType="end"/>
            </w:r>
          </w:hyperlink>
        </w:p>
        <w:p w:rsidR="002B24BA" w:rsidP="292E8E6C" w:rsidRDefault="002B24BA" w14:paraId="45028894" w14:textId="09537850">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83Z">
              <w:pPr/>
            </w:pPrChange>
          </w:pPr>
          <w:hyperlink w:anchor="_Toc625064896">
            <w:r w:rsidRPr="292E8E6C" w:rsidR="292E8E6C">
              <w:rPr>
                <w:rStyle w:val="Hiperligao"/>
              </w:rPr>
              <w:t>Artigo 114.º</w:t>
            </w:r>
            <w:r>
              <w:tab/>
            </w:r>
            <w:r>
              <w:fldChar w:fldCharType="begin"/>
            </w:r>
            <w:r>
              <w:instrText xml:space="preserve">PAGEREF _Toc625064896 \h</w:instrText>
            </w:r>
            <w:r>
              <w:fldChar w:fldCharType="separate"/>
            </w:r>
            <w:r w:rsidRPr="292E8E6C" w:rsidR="292E8E6C">
              <w:rPr>
                <w:rStyle w:val="Hiperligao"/>
              </w:rPr>
              <w:t>105</w:t>
            </w:r>
            <w:r>
              <w:fldChar w:fldCharType="end"/>
            </w:r>
          </w:hyperlink>
        </w:p>
        <w:p w:rsidR="002B24BA" w:rsidP="292E8E6C" w:rsidRDefault="002B24BA" w14:paraId="0D3E5ED3" w14:textId="5DAF1FE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85Z">
              <w:pPr/>
            </w:pPrChange>
          </w:pPr>
          <w:hyperlink w:anchor="_Toc61706908">
            <w:r w:rsidRPr="292E8E6C" w:rsidR="292E8E6C">
              <w:rPr>
                <w:rStyle w:val="Hiperligao"/>
              </w:rPr>
              <w:t>Da obrigatoriedade de formação</w:t>
            </w:r>
            <w:r>
              <w:tab/>
            </w:r>
            <w:r>
              <w:fldChar w:fldCharType="begin"/>
            </w:r>
            <w:r>
              <w:instrText xml:space="preserve">PAGEREF _Toc61706908 \h</w:instrText>
            </w:r>
            <w:r>
              <w:fldChar w:fldCharType="separate"/>
            </w:r>
            <w:r w:rsidRPr="292E8E6C" w:rsidR="292E8E6C">
              <w:rPr>
                <w:rStyle w:val="Hiperligao"/>
              </w:rPr>
              <w:t>105</w:t>
            </w:r>
            <w:r>
              <w:fldChar w:fldCharType="end"/>
            </w:r>
          </w:hyperlink>
        </w:p>
        <w:p w:rsidR="002B24BA" w:rsidP="292E8E6C" w:rsidRDefault="002B24BA" w14:paraId="2CC87BF3" w14:textId="0BFD19E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87Z">
              <w:pPr/>
            </w:pPrChange>
          </w:pPr>
          <w:hyperlink w:anchor="_Toc807743021">
            <w:r w:rsidRPr="292E8E6C" w:rsidR="292E8E6C">
              <w:rPr>
                <w:rStyle w:val="Hiperligao"/>
              </w:rPr>
              <w:t>Artigo 115.º</w:t>
            </w:r>
            <w:r>
              <w:tab/>
            </w:r>
            <w:r>
              <w:fldChar w:fldCharType="begin"/>
            </w:r>
            <w:r>
              <w:instrText xml:space="preserve">PAGEREF _Toc807743021 \h</w:instrText>
            </w:r>
            <w:r>
              <w:fldChar w:fldCharType="separate"/>
            </w:r>
            <w:r w:rsidRPr="292E8E6C" w:rsidR="292E8E6C">
              <w:rPr>
                <w:rStyle w:val="Hiperligao"/>
              </w:rPr>
              <w:t>105</w:t>
            </w:r>
            <w:r>
              <w:fldChar w:fldCharType="end"/>
            </w:r>
          </w:hyperlink>
        </w:p>
        <w:p w:rsidR="002B24BA" w:rsidP="292E8E6C" w:rsidRDefault="002B24BA" w14:paraId="2247F511" w14:textId="5F48762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89Z">
              <w:pPr/>
            </w:pPrChange>
          </w:pPr>
          <w:hyperlink w:anchor="_Toc1531298376">
            <w:r w:rsidRPr="292E8E6C" w:rsidR="292E8E6C">
              <w:rPr>
                <w:rStyle w:val="Hiperligao"/>
              </w:rPr>
              <w:t>Atualização de registo SIAC</w:t>
            </w:r>
            <w:r>
              <w:tab/>
            </w:r>
            <w:r>
              <w:fldChar w:fldCharType="begin"/>
            </w:r>
            <w:r>
              <w:instrText xml:space="preserve">PAGEREF _Toc1531298376 \h</w:instrText>
            </w:r>
            <w:r>
              <w:fldChar w:fldCharType="separate"/>
            </w:r>
            <w:r w:rsidRPr="292E8E6C" w:rsidR="292E8E6C">
              <w:rPr>
                <w:rStyle w:val="Hiperligao"/>
              </w:rPr>
              <w:t>106</w:t>
            </w:r>
            <w:r>
              <w:fldChar w:fldCharType="end"/>
            </w:r>
          </w:hyperlink>
        </w:p>
        <w:p w:rsidR="002B24BA" w:rsidP="292E8E6C" w:rsidRDefault="002B24BA" w14:paraId="3D915435" w14:textId="337E1BD9">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92Z">
              <w:pPr/>
            </w:pPrChange>
          </w:pPr>
          <w:hyperlink w:anchor="_Toc248087296">
            <w:r w:rsidRPr="292E8E6C" w:rsidR="292E8E6C">
              <w:rPr>
                <w:rStyle w:val="Hiperligao"/>
              </w:rPr>
              <w:t>Artigo 116.º</w:t>
            </w:r>
            <w:r>
              <w:tab/>
            </w:r>
            <w:r>
              <w:fldChar w:fldCharType="begin"/>
            </w:r>
            <w:r>
              <w:instrText xml:space="preserve">PAGEREF _Toc248087296 \h</w:instrText>
            </w:r>
            <w:r>
              <w:fldChar w:fldCharType="separate"/>
            </w:r>
            <w:r w:rsidRPr="292E8E6C" w:rsidR="292E8E6C">
              <w:rPr>
                <w:rStyle w:val="Hiperligao"/>
              </w:rPr>
              <w:t>106</w:t>
            </w:r>
            <w:r>
              <w:fldChar w:fldCharType="end"/>
            </w:r>
          </w:hyperlink>
        </w:p>
        <w:p w:rsidR="002B24BA" w:rsidP="292E8E6C" w:rsidRDefault="002B24BA" w14:paraId="0B585697" w14:textId="5FD6464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396Z">
              <w:pPr/>
            </w:pPrChange>
          </w:pPr>
          <w:hyperlink w:anchor="_Toc1048439210">
            <w:r w:rsidRPr="292E8E6C" w:rsidR="292E8E6C">
              <w:rPr>
                <w:rStyle w:val="Hiperligao"/>
              </w:rPr>
              <w:t>Seguro de responsabilidade civil</w:t>
            </w:r>
            <w:r>
              <w:tab/>
            </w:r>
            <w:r>
              <w:fldChar w:fldCharType="begin"/>
            </w:r>
            <w:r>
              <w:instrText xml:space="preserve">PAGEREF _Toc1048439210 \h</w:instrText>
            </w:r>
            <w:r>
              <w:fldChar w:fldCharType="separate"/>
            </w:r>
            <w:r w:rsidRPr="292E8E6C" w:rsidR="292E8E6C">
              <w:rPr>
                <w:rStyle w:val="Hiperligao"/>
              </w:rPr>
              <w:t>106</w:t>
            </w:r>
            <w:r>
              <w:fldChar w:fldCharType="end"/>
            </w:r>
          </w:hyperlink>
        </w:p>
        <w:p w:rsidR="002B24BA" w:rsidP="292E8E6C" w:rsidRDefault="002B24BA" w14:paraId="56FE9075" w14:textId="785D45C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Z">
              <w:pPr/>
            </w:pPrChange>
          </w:pPr>
          <w:hyperlink w:anchor="_Toc538186686">
            <w:r w:rsidRPr="292E8E6C" w:rsidR="292E8E6C">
              <w:rPr>
                <w:rStyle w:val="Hiperligao"/>
              </w:rPr>
              <w:t>Artigo 117.º</w:t>
            </w:r>
            <w:r>
              <w:tab/>
            </w:r>
            <w:r>
              <w:fldChar w:fldCharType="begin"/>
            </w:r>
            <w:r>
              <w:instrText xml:space="preserve">PAGEREF _Toc538186686 \h</w:instrText>
            </w:r>
            <w:r>
              <w:fldChar w:fldCharType="separate"/>
            </w:r>
            <w:r w:rsidRPr="292E8E6C" w:rsidR="292E8E6C">
              <w:rPr>
                <w:rStyle w:val="Hiperligao"/>
              </w:rPr>
              <w:t>106</w:t>
            </w:r>
            <w:r>
              <w:fldChar w:fldCharType="end"/>
            </w:r>
          </w:hyperlink>
        </w:p>
        <w:p w:rsidR="002B24BA" w:rsidP="292E8E6C" w:rsidRDefault="002B24BA" w14:paraId="7EF8BBC8" w14:textId="394E5E3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02Z">
              <w:pPr/>
            </w:pPrChange>
          </w:pPr>
          <w:hyperlink w:anchor="_Toc92376526">
            <w:r w:rsidRPr="292E8E6C" w:rsidR="292E8E6C">
              <w:rPr>
                <w:rStyle w:val="Hiperligao"/>
              </w:rPr>
              <w:t>Dever especial de vigilância</w:t>
            </w:r>
            <w:r>
              <w:tab/>
            </w:r>
            <w:r>
              <w:fldChar w:fldCharType="begin"/>
            </w:r>
            <w:r>
              <w:instrText xml:space="preserve">PAGEREF _Toc92376526 \h</w:instrText>
            </w:r>
            <w:r>
              <w:fldChar w:fldCharType="separate"/>
            </w:r>
            <w:r w:rsidRPr="292E8E6C" w:rsidR="292E8E6C">
              <w:rPr>
                <w:rStyle w:val="Hiperligao"/>
              </w:rPr>
              <w:t>106</w:t>
            </w:r>
            <w:r>
              <w:fldChar w:fldCharType="end"/>
            </w:r>
          </w:hyperlink>
        </w:p>
        <w:p w:rsidR="002B24BA" w:rsidP="292E8E6C" w:rsidRDefault="002B24BA" w14:paraId="2748DB59" w14:textId="336C7AE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05Z">
              <w:pPr/>
            </w:pPrChange>
          </w:pPr>
          <w:hyperlink w:anchor="_Toc530654359">
            <w:r w:rsidRPr="292E8E6C" w:rsidR="292E8E6C">
              <w:rPr>
                <w:rStyle w:val="Hiperligao"/>
              </w:rPr>
              <w:t>Artigo 118.º</w:t>
            </w:r>
            <w:r>
              <w:tab/>
            </w:r>
            <w:r>
              <w:fldChar w:fldCharType="begin"/>
            </w:r>
            <w:r>
              <w:instrText xml:space="preserve">PAGEREF _Toc530654359 \h</w:instrText>
            </w:r>
            <w:r>
              <w:fldChar w:fldCharType="separate"/>
            </w:r>
            <w:r w:rsidRPr="292E8E6C" w:rsidR="292E8E6C">
              <w:rPr>
                <w:rStyle w:val="Hiperligao"/>
              </w:rPr>
              <w:t>106</w:t>
            </w:r>
            <w:r>
              <w:fldChar w:fldCharType="end"/>
            </w:r>
          </w:hyperlink>
        </w:p>
        <w:p w:rsidR="002B24BA" w:rsidP="292E8E6C" w:rsidRDefault="002B24BA" w14:paraId="3113AA31" w14:textId="7CDAB889">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07Z">
              <w:pPr/>
            </w:pPrChange>
          </w:pPr>
          <w:hyperlink w:anchor="_Toc532033665">
            <w:r w:rsidRPr="292E8E6C" w:rsidR="292E8E6C">
              <w:rPr>
                <w:rStyle w:val="Hiperligao"/>
              </w:rPr>
              <w:t>Medidas de segurança reforçadas nos alojamentos</w:t>
            </w:r>
            <w:r>
              <w:tab/>
            </w:r>
            <w:r>
              <w:fldChar w:fldCharType="begin"/>
            </w:r>
            <w:r>
              <w:instrText xml:space="preserve">PAGEREF _Toc532033665 \h</w:instrText>
            </w:r>
            <w:r>
              <w:fldChar w:fldCharType="separate"/>
            </w:r>
            <w:r w:rsidRPr="292E8E6C" w:rsidR="292E8E6C">
              <w:rPr>
                <w:rStyle w:val="Hiperligao"/>
              </w:rPr>
              <w:t>106</w:t>
            </w:r>
            <w:r>
              <w:fldChar w:fldCharType="end"/>
            </w:r>
          </w:hyperlink>
        </w:p>
        <w:p w:rsidR="002B24BA" w:rsidP="292E8E6C" w:rsidRDefault="002B24BA" w14:paraId="5A74F0DE" w14:textId="5E55DEC4">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09Z">
              <w:pPr/>
            </w:pPrChange>
          </w:pPr>
          <w:hyperlink w:anchor="_Toc1285497554">
            <w:r w:rsidRPr="292E8E6C" w:rsidR="292E8E6C">
              <w:rPr>
                <w:rStyle w:val="Hiperligao"/>
              </w:rPr>
              <w:t>Artigo 119.º</w:t>
            </w:r>
            <w:r>
              <w:tab/>
            </w:r>
            <w:r>
              <w:fldChar w:fldCharType="begin"/>
            </w:r>
            <w:r>
              <w:instrText xml:space="preserve">PAGEREF _Toc1285497554 \h</w:instrText>
            </w:r>
            <w:r>
              <w:fldChar w:fldCharType="separate"/>
            </w:r>
            <w:r w:rsidRPr="292E8E6C" w:rsidR="292E8E6C">
              <w:rPr>
                <w:rStyle w:val="Hiperligao"/>
              </w:rPr>
              <w:t>107</w:t>
            </w:r>
            <w:r>
              <w:fldChar w:fldCharType="end"/>
            </w:r>
          </w:hyperlink>
        </w:p>
        <w:p w:rsidR="002B24BA" w:rsidP="292E8E6C" w:rsidRDefault="002B24BA" w14:paraId="53495109" w14:textId="62E1101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11Z">
              <w:pPr/>
            </w:pPrChange>
          </w:pPr>
          <w:hyperlink w:anchor="_Toc1270747079">
            <w:r w:rsidRPr="292E8E6C" w:rsidR="292E8E6C">
              <w:rPr>
                <w:rStyle w:val="Hiperligao"/>
              </w:rPr>
              <w:t>Medidas de segurança reforçadas na circulação</w:t>
            </w:r>
            <w:r>
              <w:tab/>
            </w:r>
            <w:r>
              <w:fldChar w:fldCharType="begin"/>
            </w:r>
            <w:r>
              <w:instrText xml:space="preserve">PAGEREF _Toc1270747079 \h</w:instrText>
            </w:r>
            <w:r>
              <w:fldChar w:fldCharType="separate"/>
            </w:r>
            <w:r w:rsidRPr="292E8E6C" w:rsidR="292E8E6C">
              <w:rPr>
                <w:rStyle w:val="Hiperligao"/>
              </w:rPr>
              <w:t>107</w:t>
            </w:r>
            <w:r>
              <w:fldChar w:fldCharType="end"/>
            </w:r>
          </w:hyperlink>
        </w:p>
        <w:p w:rsidR="002B24BA" w:rsidP="292E8E6C" w:rsidRDefault="002B24BA" w14:paraId="3EB69EAF" w14:textId="2223B0F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13Z">
              <w:pPr/>
            </w:pPrChange>
          </w:pPr>
          <w:hyperlink w:anchor="_Toc1313888711">
            <w:r w:rsidRPr="292E8E6C" w:rsidR="292E8E6C">
              <w:rPr>
                <w:rStyle w:val="Hiperligao"/>
              </w:rPr>
              <w:t>Artigo 120.º</w:t>
            </w:r>
            <w:r>
              <w:tab/>
            </w:r>
            <w:r>
              <w:fldChar w:fldCharType="begin"/>
            </w:r>
            <w:r>
              <w:instrText xml:space="preserve">PAGEREF _Toc1313888711 \h</w:instrText>
            </w:r>
            <w:r>
              <w:fldChar w:fldCharType="separate"/>
            </w:r>
            <w:r w:rsidRPr="292E8E6C" w:rsidR="292E8E6C">
              <w:rPr>
                <w:rStyle w:val="Hiperligao"/>
              </w:rPr>
              <w:t>108</w:t>
            </w:r>
            <w:r>
              <w:fldChar w:fldCharType="end"/>
            </w:r>
          </w:hyperlink>
        </w:p>
        <w:p w:rsidR="002B24BA" w:rsidP="292E8E6C" w:rsidRDefault="002B24BA" w14:paraId="7EF2864C" w14:textId="3DC77400">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15Z">
              <w:pPr/>
            </w:pPrChange>
          </w:pPr>
          <w:hyperlink w:anchor="_Toc1799018838">
            <w:r w:rsidRPr="292E8E6C" w:rsidR="292E8E6C">
              <w:rPr>
                <w:rStyle w:val="Hiperligao"/>
              </w:rPr>
              <w:t>Classificação como animal perigoso</w:t>
            </w:r>
            <w:r>
              <w:tab/>
            </w:r>
            <w:r>
              <w:fldChar w:fldCharType="begin"/>
            </w:r>
            <w:r>
              <w:instrText xml:space="preserve">PAGEREF _Toc1799018838 \h</w:instrText>
            </w:r>
            <w:r>
              <w:fldChar w:fldCharType="separate"/>
            </w:r>
            <w:r w:rsidRPr="292E8E6C" w:rsidR="292E8E6C">
              <w:rPr>
                <w:rStyle w:val="Hiperligao"/>
              </w:rPr>
              <w:t>108</w:t>
            </w:r>
            <w:r>
              <w:fldChar w:fldCharType="end"/>
            </w:r>
          </w:hyperlink>
        </w:p>
        <w:p w:rsidR="002B24BA" w:rsidP="292E8E6C" w:rsidRDefault="002B24BA" w14:paraId="391712F0" w14:textId="45340DD4">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17Z">
              <w:pPr/>
            </w:pPrChange>
          </w:pPr>
          <w:hyperlink w:anchor="_Toc157471068">
            <w:r w:rsidRPr="292E8E6C" w:rsidR="292E8E6C">
              <w:rPr>
                <w:rStyle w:val="Hiperligao"/>
              </w:rPr>
              <w:t>Artigo 121.º</w:t>
            </w:r>
            <w:r>
              <w:tab/>
            </w:r>
            <w:r>
              <w:fldChar w:fldCharType="begin"/>
            </w:r>
            <w:r>
              <w:instrText xml:space="preserve">PAGEREF _Toc157471068 \h</w:instrText>
            </w:r>
            <w:r>
              <w:fldChar w:fldCharType="separate"/>
            </w:r>
            <w:r w:rsidRPr="292E8E6C" w:rsidR="292E8E6C">
              <w:rPr>
                <w:rStyle w:val="Hiperligao"/>
              </w:rPr>
              <w:t>109</w:t>
            </w:r>
            <w:r>
              <w:fldChar w:fldCharType="end"/>
            </w:r>
          </w:hyperlink>
        </w:p>
        <w:p w:rsidR="002B24BA" w:rsidP="292E8E6C" w:rsidRDefault="002B24BA" w14:paraId="453E4872" w14:textId="12BBA0B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19Z">
              <w:pPr/>
            </w:pPrChange>
          </w:pPr>
          <w:hyperlink w:anchor="_Toc648283503">
            <w:r w:rsidRPr="292E8E6C" w:rsidR="292E8E6C">
              <w:rPr>
                <w:rStyle w:val="Hiperligao"/>
              </w:rPr>
              <w:t>Procedimento em caso de agressão</w:t>
            </w:r>
            <w:r>
              <w:tab/>
            </w:r>
            <w:r>
              <w:fldChar w:fldCharType="begin"/>
            </w:r>
            <w:r>
              <w:instrText xml:space="preserve">PAGEREF _Toc648283503 \h</w:instrText>
            </w:r>
            <w:r>
              <w:fldChar w:fldCharType="separate"/>
            </w:r>
            <w:r w:rsidRPr="292E8E6C" w:rsidR="292E8E6C">
              <w:rPr>
                <w:rStyle w:val="Hiperligao"/>
              </w:rPr>
              <w:t>109</w:t>
            </w:r>
            <w:r>
              <w:fldChar w:fldCharType="end"/>
            </w:r>
          </w:hyperlink>
        </w:p>
        <w:p w:rsidR="002B24BA" w:rsidP="292E8E6C" w:rsidRDefault="002B24BA" w14:paraId="016E0D4B" w14:textId="7FE3BDF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21Z">
              <w:pPr/>
            </w:pPrChange>
          </w:pPr>
          <w:hyperlink w:anchor="_Toc1688796148">
            <w:r w:rsidRPr="292E8E6C" w:rsidR="292E8E6C">
              <w:rPr>
                <w:rStyle w:val="Hiperligao"/>
              </w:rPr>
              <w:t>Artigo 122.º</w:t>
            </w:r>
            <w:r>
              <w:tab/>
            </w:r>
            <w:r>
              <w:fldChar w:fldCharType="begin"/>
            </w:r>
            <w:r>
              <w:instrText xml:space="preserve">PAGEREF _Toc1688796148 \h</w:instrText>
            </w:r>
            <w:r>
              <w:fldChar w:fldCharType="separate"/>
            </w:r>
            <w:r w:rsidRPr="292E8E6C" w:rsidR="292E8E6C">
              <w:rPr>
                <w:rStyle w:val="Hiperligao"/>
              </w:rPr>
              <w:t>109</w:t>
            </w:r>
            <w:r>
              <w:fldChar w:fldCharType="end"/>
            </w:r>
          </w:hyperlink>
        </w:p>
        <w:p w:rsidR="002B24BA" w:rsidP="292E8E6C" w:rsidRDefault="002B24BA" w14:paraId="76009B7C" w14:textId="4C4FA58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23Z">
              <w:pPr/>
            </w:pPrChange>
          </w:pPr>
          <w:hyperlink w:anchor="_Toc1341151376">
            <w:r w:rsidRPr="292E8E6C" w:rsidR="292E8E6C">
              <w:rPr>
                <w:rStyle w:val="Hiperligao"/>
              </w:rPr>
              <w:t>Destino de animais agressores</w:t>
            </w:r>
            <w:r>
              <w:tab/>
            </w:r>
            <w:r>
              <w:fldChar w:fldCharType="begin"/>
            </w:r>
            <w:r>
              <w:instrText xml:space="preserve">PAGEREF _Toc1341151376 \h</w:instrText>
            </w:r>
            <w:r>
              <w:fldChar w:fldCharType="separate"/>
            </w:r>
            <w:r w:rsidRPr="292E8E6C" w:rsidR="292E8E6C">
              <w:rPr>
                <w:rStyle w:val="Hiperligao"/>
              </w:rPr>
              <w:t>110</w:t>
            </w:r>
            <w:r>
              <w:fldChar w:fldCharType="end"/>
            </w:r>
          </w:hyperlink>
        </w:p>
        <w:p w:rsidR="002B24BA" w:rsidP="292E8E6C" w:rsidRDefault="002B24BA" w14:paraId="1059C875" w14:textId="2F6255B3">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25Z">
              <w:pPr/>
            </w:pPrChange>
          </w:pPr>
          <w:hyperlink w:anchor="_Toc435768470">
            <w:r w:rsidRPr="292E8E6C" w:rsidR="292E8E6C">
              <w:rPr>
                <w:rStyle w:val="Hiperligao"/>
              </w:rPr>
              <w:t>SECÇÃO II</w:t>
            </w:r>
            <w:r>
              <w:tab/>
            </w:r>
            <w:r>
              <w:fldChar w:fldCharType="begin"/>
            </w:r>
            <w:r>
              <w:instrText xml:space="preserve">PAGEREF _Toc435768470 \h</w:instrText>
            </w:r>
            <w:r>
              <w:fldChar w:fldCharType="separate"/>
            </w:r>
            <w:r w:rsidRPr="292E8E6C" w:rsidR="292E8E6C">
              <w:rPr>
                <w:rStyle w:val="Hiperligao"/>
              </w:rPr>
              <w:t>111</w:t>
            </w:r>
            <w:r>
              <w:fldChar w:fldCharType="end"/>
            </w:r>
          </w:hyperlink>
        </w:p>
        <w:p w:rsidR="002B24BA" w:rsidP="292E8E6C" w:rsidRDefault="002B24BA" w14:paraId="5F6BD870" w14:textId="096A9157">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28Z">
              <w:pPr/>
            </w:pPrChange>
          </w:pPr>
          <w:hyperlink w:anchor="_Toc1991444316">
            <w:r w:rsidRPr="292E8E6C" w:rsidR="292E8E6C">
              <w:rPr>
                <w:rStyle w:val="Hiperligao"/>
              </w:rPr>
              <w:t>Entrada, criação, reprodução e comercialização de cães potencialmente perigosos</w:t>
            </w:r>
            <w:r>
              <w:tab/>
            </w:r>
            <w:r>
              <w:fldChar w:fldCharType="begin"/>
            </w:r>
            <w:r>
              <w:instrText xml:space="preserve">PAGEREF _Toc1991444316 \h</w:instrText>
            </w:r>
            <w:r>
              <w:fldChar w:fldCharType="separate"/>
            </w:r>
            <w:r w:rsidRPr="292E8E6C" w:rsidR="292E8E6C">
              <w:rPr>
                <w:rStyle w:val="Hiperligao"/>
              </w:rPr>
              <w:t>111</w:t>
            </w:r>
            <w:r>
              <w:fldChar w:fldCharType="end"/>
            </w:r>
          </w:hyperlink>
        </w:p>
        <w:p w:rsidR="002B24BA" w:rsidP="292E8E6C" w:rsidRDefault="002B24BA" w14:paraId="475B39C6" w14:textId="22A06F80">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34Z">
              <w:pPr/>
            </w:pPrChange>
          </w:pPr>
          <w:hyperlink w:anchor="_Toc359161272">
            <w:r w:rsidRPr="292E8E6C" w:rsidR="292E8E6C">
              <w:rPr>
                <w:rStyle w:val="Hiperligao"/>
              </w:rPr>
              <w:t>Artigo 123.º</w:t>
            </w:r>
            <w:r>
              <w:tab/>
            </w:r>
            <w:r>
              <w:fldChar w:fldCharType="begin"/>
            </w:r>
            <w:r>
              <w:instrText xml:space="preserve">PAGEREF _Toc359161272 \h</w:instrText>
            </w:r>
            <w:r>
              <w:fldChar w:fldCharType="separate"/>
            </w:r>
            <w:r w:rsidRPr="292E8E6C" w:rsidR="292E8E6C">
              <w:rPr>
                <w:rStyle w:val="Hiperligao"/>
              </w:rPr>
              <w:t>111</w:t>
            </w:r>
            <w:r>
              <w:fldChar w:fldCharType="end"/>
            </w:r>
          </w:hyperlink>
        </w:p>
        <w:p w:rsidR="002B24BA" w:rsidP="292E8E6C" w:rsidRDefault="002B24BA" w14:paraId="11C428CA" w14:textId="5BBFA7A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37Z">
              <w:pPr/>
            </w:pPrChange>
          </w:pPr>
          <w:hyperlink w:anchor="_Toc523715953">
            <w:r w:rsidRPr="292E8E6C" w:rsidR="292E8E6C">
              <w:rPr>
                <w:rStyle w:val="Hiperligao"/>
              </w:rPr>
              <w:t>Entrada no território nacional</w:t>
            </w:r>
            <w:r>
              <w:tab/>
            </w:r>
            <w:r>
              <w:fldChar w:fldCharType="begin"/>
            </w:r>
            <w:r>
              <w:instrText xml:space="preserve">PAGEREF _Toc523715953 \h</w:instrText>
            </w:r>
            <w:r>
              <w:fldChar w:fldCharType="separate"/>
            </w:r>
            <w:r w:rsidRPr="292E8E6C" w:rsidR="292E8E6C">
              <w:rPr>
                <w:rStyle w:val="Hiperligao"/>
              </w:rPr>
              <w:t>111</w:t>
            </w:r>
            <w:r>
              <w:fldChar w:fldCharType="end"/>
            </w:r>
          </w:hyperlink>
        </w:p>
        <w:p w:rsidR="002B24BA" w:rsidP="292E8E6C" w:rsidRDefault="002B24BA" w14:paraId="2D5D8847" w14:textId="11F1812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39Z">
              <w:pPr/>
            </w:pPrChange>
          </w:pPr>
          <w:hyperlink w:anchor="_Toc1574528657">
            <w:r w:rsidRPr="292E8E6C" w:rsidR="292E8E6C">
              <w:rPr>
                <w:rStyle w:val="Hiperligao"/>
              </w:rPr>
              <w:t>Artigo 124.º</w:t>
            </w:r>
            <w:r>
              <w:tab/>
            </w:r>
            <w:r>
              <w:fldChar w:fldCharType="begin"/>
            </w:r>
            <w:r>
              <w:instrText xml:space="preserve">PAGEREF _Toc1574528657 \h</w:instrText>
            </w:r>
            <w:r>
              <w:fldChar w:fldCharType="separate"/>
            </w:r>
            <w:r w:rsidRPr="292E8E6C" w:rsidR="292E8E6C">
              <w:rPr>
                <w:rStyle w:val="Hiperligao"/>
              </w:rPr>
              <w:t>112</w:t>
            </w:r>
            <w:r>
              <w:fldChar w:fldCharType="end"/>
            </w:r>
          </w:hyperlink>
        </w:p>
        <w:p w:rsidR="002B24BA" w:rsidP="292E8E6C" w:rsidRDefault="002B24BA" w14:paraId="7841DCCA" w14:textId="38B7125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41Z">
              <w:pPr/>
            </w:pPrChange>
          </w:pPr>
          <w:hyperlink w:anchor="_Toc220076755">
            <w:r w:rsidRPr="292E8E6C" w:rsidR="292E8E6C">
              <w:rPr>
                <w:rStyle w:val="Hiperligao"/>
              </w:rPr>
              <w:t>Locais destinados à criação e reprodução</w:t>
            </w:r>
            <w:r>
              <w:tab/>
            </w:r>
            <w:r>
              <w:fldChar w:fldCharType="begin"/>
            </w:r>
            <w:r>
              <w:instrText xml:space="preserve">PAGEREF _Toc220076755 \h</w:instrText>
            </w:r>
            <w:r>
              <w:fldChar w:fldCharType="separate"/>
            </w:r>
            <w:r w:rsidRPr="292E8E6C" w:rsidR="292E8E6C">
              <w:rPr>
                <w:rStyle w:val="Hiperligao"/>
              </w:rPr>
              <w:t>112</w:t>
            </w:r>
            <w:r>
              <w:fldChar w:fldCharType="end"/>
            </w:r>
          </w:hyperlink>
        </w:p>
        <w:p w:rsidR="002B24BA" w:rsidP="292E8E6C" w:rsidRDefault="002B24BA" w14:paraId="11C018C9" w14:textId="20C2860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42Z">
              <w:pPr/>
            </w:pPrChange>
          </w:pPr>
          <w:hyperlink w:anchor="_Toc1162503155">
            <w:r w:rsidRPr="292E8E6C" w:rsidR="292E8E6C">
              <w:rPr>
                <w:rStyle w:val="Hiperligao"/>
              </w:rPr>
              <w:t>Artigo 125.º</w:t>
            </w:r>
            <w:r>
              <w:tab/>
            </w:r>
            <w:r>
              <w:fldChar w:fldCharType="begin"/>
            </w:r>
            <w:r>
              <w:instrText xml:space="preserve">PAGEREF _Toc1162503155 \h</w:instrText>
            </w:r>
            <w:r>
              <w:fldChar w:fldCharType="separate"/>
            </w:r>
            <w:r w:rsidRPr="292E8E6C" w:rsidR="292E8E6C">
              <w:rPr>
                <w:rStyle w:val="Hiperligao"/>
              </w:rPr>
              <w:t>113</w:t>
            </w:r>
            <w:r>
              <w:fldChar w:fldCharType="end"/>
            </w:r>
          </w:hyperlink>
        </w:p>
        <w:p w:rsidR="002B24BA" w:rsidP="292E8E6C" w:rsidRDefault="002B24BA" w14:paraId="1183A3F9" w14:textId="08C1672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44Z">
              <w:pPr/>
            </w:pPrChange>
          </w:pPr>
          <w:hyperlink w:anchor="_Toc1258518518">
            <w:r w:rsidRPr="292E8E6C" w:rsidR="292E8E6C">
              <w:rPr>
                <w:rStyle w:val="Hiperligao"/>
              </w:rPr>
              <w:t>Condições para a criação e reprodução</w:t>
            </w:r>
            <w:r>
              <w:tab/>
            </w:r>
            <w:r>
              <w:fldChar w:fldCharType="begin"/>
            </w:r>
            <w:r>
              <w:instrText xml:space="preserve">PAGEREF _Toc1258518518 \h</w:instrText>
            </w:r>
            <w:r>
              <w:fldChar w:fldCharType="separate"/>
            </w:r>
            <w:r w:rsidRPr="292E8E6C" w:rsidR="292E8E6C">
              <w:rPr>
                <w:rStyle w:val="Hiperligao"/>
              </w:rPr>
              <w:t>113</w:t>
            </w:r>
            <w:r>
              <w:fldChar w:fldCharType="end"/>
            </w:r>
          </w:hyperlink>
        </w:p>
        <w:p w:rsidR="002B24BA" w:rsidP="292E8E6C" w:rsidRDefault="002B24BA" w14:paraId="02364FD8" w14:textId="2D4C57A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46Z">
              <w:pPr/>
            </w:pPrChange>
          </w:pPr>
          <w:hyperlink w:anchor="_Toc1350604654">
            <w:r w:rsidRPr="292E8E6C" w:rsidR="292E8E6C">
              <w:rPr>
                <w:rStyle w:val="Hiperligao"/>
              </w:rPr>
              <w:t>Artigo 126.º</w:t>
            </w:r>
            <w:r>
              <w:tab/>
            </w:r>
            <w:r>
              <w:fldChar w:fldCharType="begin"/>
            </w:r>
            <w:r>
              <w:instrText xml:space="preserve">PAGEREF _Toc1350604654 \h</w:instrText>
            </w:r>
            <w:r>
              <w:fldChar w:fldCharType="separate"/>
            </w:r>
            <w:r w:rsidRPr="292E8E6C" w:rsidR="292E8E6C">
              <w:rPr>
                <w:rStyle w:val="Hiperligao"/>
              </w:rPr>
              <w:t>113</w:t>
            </w:r>
            <w:r>
              <w:fldChar w:fldCharType="end"/>
            </w:r>
          </w:hyperlink>
        </w:p>
        <w:p w:rsidR="002B24BA" w:rsidP="292E8E6C" w:rsidRDefault="002B24BA" w14:paraId="78A1B069" w14:textId="54F5E59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48Z">
              <w:pPr/>
            </w:pPrChange>
          </w:pPr>
          <w:hyperlink w:anchor="_Toc1138705262">
            <w:r w:rsidRPr="292E8E6C" w:rsidR="292E8E6C">
              <w:rPr>
                <w:rStyle w:val="Hiperligao"/>
              </w:rPr>
              <w:t>Proibição de reprodução</w:t>
            </w:r>
            <w:r>
              <w:tab/>
            </w:r>
            <w:r>
              <w:fldChar w:fldCharType="begin"/>
            </w:r>
            <w:r>
              <w:instrText xml:space="preserve">PAGEREF _Toc1138705262 \h</w:instrText>
            </w:r>
            <w:r>
              <w:fldChar w:fldCharType="separate"/>
            </w:r>
            <w:r w:rsidRPr="292E8E6C" w:rsidR="292E8E6C">
              <w:rPr>
                <w:rStyle w:val="Hiperligao"/>
              </w:rPr>
              <w:t>113</w:t>
            </w:r>
            <w:r>
              <w:fldChar w:fldCharType="end"/>
            </w:r>
          </w:hyperlink>
        </w:p>
        <w:p w:rsidR="002B24BA" w:rsidP="292E8E6C" w:rsidRDefault="002B24BA" w14:paraId="6DF9AD05" w14:textId="35CFAB4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49Z">
              <w:pPr/>
            </w:pPrChange>
          </w:pPr>
          <w:hyperlink w:anchor="_Toc1287437865">
            <w:r w:rsidRPr="292E8E6C" w:rsidR="292E8E6C">
              <w:rPr>
                <w:rStyle w:val="Hiperligao"/>
              </w:rPr>
              <w:t>Artigo 127.º</w:t>
            </w:r>
            <w:r>
              <w:tab/>
            </w:r>
            <w:r>
              <w:fldChar w:fldCharType="begin"/>
            </w:r>
            <w:r>
              <w:instrText xml:space="preserve">PAGEREF _Toc1287437865 \h</w:instrText>
            </w:r>
            <w:r>
              <w:fldChar w:fldCharType="separate"/>
            </w:r>
            <w:r w:rsidRPr="292E8E6C" w:rsidR="292E8E6C">
              <w:rPr>
                <w:rStyle w:val="Hiperligao"/>
              </w:rPr>
              <w:t>114</w:t>
            </w:r>
            <w:r>
              <w:fldChar w:fldCharType="end"/>
            </w:r>
          </w:hyperlink>
        </w:p>
        <w:p w:rsidR="002B24BA" w:rsidP="292E8E6C" w:rsidRDefault="002B24BA" w14:paraId="1E6F99EC" w14:textId="2B6D43B0">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51Z">
              <w:pPr/>
            </w:pPrChange>
          </w:pPr>
          <w:hyperlink w:anchor="_Toc494132490">
            <w:r w:rsidRPr="292E8E6C" w:rsidR="292E8E6C">
              <w:rPr>
                <w:rStyle w:val="Hiperligao"/>
              </w:rPr>
              <w:t>Colocação no mercado de animais potencialmente perigosos</w:t>
            </w:r>
            <w:r>
              <w:tab/>
            </w:r>
            <w:r>
              <w:fldChar w:fldCharType="begin"/>
            </w:r>
            <w:r>
              <w:instrText xml:space="preserve">PAGEREF _Toc494132490 \h</w:instrText>
            </w:r>
            <w:r>
              <w:fldChar w:fldCharType="separate"/>
            </w:r>
            <w:r w:rsidRPr="292E8E6C" w:rsidR="292E8E6C">
              <w:rPr>
                <w:rStyle w:val="Hiperligao"/>
              </w:rPr>
              <w:t>114</w:t>
            </w:r>
            <w:r>
              <w:fldChar w:fldCharType="end"/>
            </w:r>
          </w:hyperlink>
        </w:p>
        <w:p w:rsidR="002B24BA" w:rsidP="292E8E6C" w:rsidRDefault="002B24BA" w14:paraId="3A70A503" w14:textId="6CD8F51D">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53Z">
              <w:pPr/>
            </w:pPrChange>
          </w:pPr>
          <w:hyperlink w:anchor="_Toc999760836">
            <w:r w:rsidRPr="292E8E6C" w:rsidR="292E8E6C">
              <w:rPr>
                <w:rStyle w:val="Hiperligao"/>
              </w:rPr>
              <w:t>SECCÇÃO III</w:t>
            </w:r>
            <w:r>
              <w:tab/>
            </w:r>
            <w:r>
              <w:fldChar w:fldCharType="begin"/>
            </w:r>
            <w:r>
              <w:instrText xml:space="preserve">PAGEREF _Toc999760836 \h</w:instrText>
            </w:r>
            <w:r>
              <w:fldChar w:fldCharType="separate"/>
            </w:r>
            <w:r w:rsidRPr="292E8E6C" w:rsidR="292E8E6C">
              <w:rPr>
                <w:rStyle w:val="Hiperligao"/>
              </w:rPr>
              <w:t>114</w:t>
            </w:r>
            <w:r>
              <w:fldChar w:fldCharType="end"/>
            </w:r>
          </w:hyperlink>
        </w:p>
        <w:p w:rsidR="002B24BA" w:rsidP="292E8E6C" w:rsidRDefault="002B24BA" w14:paraId="0E77395D" w14:textId="00A10434">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55Z">
              <w:pPr/>
            </w:pPrChange>
          </w:pPr>
          <w:hyperlink w:anchor="_Toc1079812189">
            <w:r w:rsidRPr="292E8E6C" w:rsidR="292E8E6C">
              <w:rPr>
                <w:rStyle w:val="Hiperligao"/>
              </w:rPr>
              <w:t>Treino de cães perigosos ou potencialmente perigosos</w:t>
            </w:r>
            <w:r>
              <w:tab/>
            </w:r>
            <w:r>
              <w:fldChar w:fldCharType="begin"/>
            </w:r>
            <w:r>
              <w:instrText xml:space="preserve">PAGEREF _Toc1079812189 \h</w:instrText>
            </w:r>
            <w:r>
              <w:fldChar w:fldCharType="separate"/>
            </w:r>
            <w:r w:rsidRPr="292E8E6C" w:rsidR="292E8E6C">
              <w:rPr>
                <w:rStyle w:val="Hiperligao"/>
              </w:rPr>
              <w:t>114</w:t>
            </w:r>
            <w:r>
              <w:fldChar w:fldCharType="end"/>
            </w:r>
          </w:hyperlink>
        </w:p>
        <w:p w:rsidR="002B24BA" w:rsidP="292E8E6C" w:rsidRDefault="002B24BA" w14:paraId="0EE04D06" w14:textId="582BB4C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57Z">
              <w:pPr/>
            </w:pPrChange>
          </w:pPr>
          <w:hyperlink w:anchor="_Toc168585936">
            <w:r w:rsidRPr="292E8E6C" w:rsidR="292E8E6C">
              <w:rPr>
                <w:rStyle w:val="Hiperligao"/>
              </w:rPr>
              <w:t>Artigo 128.º</w:t>
            </w:r>
            <w:r>
              <w:tab/>
            </w:r>
            <w:r>
              <w:fldChar w:fldCharType="begin"/>
            </w:r>
            <w:r>
              <w:instrText xml:space="preserve">PAGEREF _Toc168585936 \h</w:instrText>
            </w:r>
            <w:r>
              <w:fldChar w:fldCharType="separate"/>
            </w:r>
            <w:r w:rsidRPr="292E8E6C" w:rsidR="292E8E6C">
              <w:rPr>
                <w:rStyle w:val="Hiperligao"/>
              </w:rPr>
              <w:t>114</w:t>
            </w:r>
            <w:r>
              <w:fldChar w:fldCharType="end"/>
            </w:r>
          </w:hyperlink>
        </w:p>
        <w:p w:rsidR="002B24BA" w:rsidP="292E8E6C" w:rsidRDefault="002B24BA" w14:paraId="4DF7A769" w14:textId="3DB5B5F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6Z">
              <w:pPr/>
            </w:pPrChange>
          </w:pPr>
          <w:hyperlink w:anchor="_Toc2048449382">
            <w:r w:rsidRPr="292E8E6C" w:rsidR="292E8E6C">
              <w:rPr>
                <w:rStyle w:val="Hiperligao"/>
              </w:rPr>
              <w:t>Obrigatoriedade de treino</w:t>
            </w:r>
            <w:r>
              <w:tab/>
            </w:r>
            <w:r>
              <w:fldChar w:fldCharType="begin"/>
            </w:r>
            <w:r>
              <w:instrText xml:space="preserve">PAGEREF _Toc2048449382 \h</w:instrText>
            </w:r>
            <w:r>
              <w:fldChar w:fldCharType="separate"/>
            </w:r>
            <w:r w:rsidRPr="292E8E6C" w:rsidR="292E8E6C">
              <w:rPr>
                <w:rStyle w:val="Hiperligao"/>
              </w:rPr>
              <w:t>115</w:t>
            </w:r>
            <w:r>
              <w:fldChar w:fldCharType="end"/>
            </w:r>
          </w:hyperlink>
        </w:p>
        <w:p w:rsidR="002B24BA" w:rsidP="292E8E6C" w:rsidRDefault="002B24BA" w14:paraId="30DE44E2" w14:textId="5FA63C8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62Z">
              <w:pPr/>
            </w:pPrChange>
          </w:pPr>
          <w:hyperlink w:anchor="_Toc674644199">
            <w:r w:rsidRPr="292E8E6C" w:rsidR="292E8E6C">
              <w:rPr>
                <w:rStyle w:val="Hiperligao"/>
              </w:rPr>
              <w:t>Artigo 129.º</w:t>
            </w:r>
            <w:r>
              <w:tab/>
            </w:r>
            <w:r>
              <w:fldChar w:fldCharType="begin"/>
            </w:r>
            <w:r>
              <w:instrText xml:space="preserve">PAGEREF _Toc674644199 \h</w:instrText>
            </w:r>
            <w:r>
              <w:fldChar w:fldCharType="separate"/>
            </w:r>
            <w:r w:rsidRPr="292E8E6C" w:rsidR="292E8E6C">
              <w:rPr>
                <w:rStyle w:val="Hiperligao"/>
              </w:rPr>
              <w:t>115</w:t>
            </w:r>
            <w:r>
              <w:fldChar w:fldCharType="end"/>
            </w:r>
          </w:hyperlink>
        </w:p>
        <w:p w:rsidR="002B24BA" w:rsidP="292E8E6C" w:rsidRDefault="002B24BA" w14:paraId="5A054E7E" w14:textId="1FD2866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64Z">
              <w:pPr/>
            </w:pPrChange>
          </w:pPr>
          <w:hyperlink w:anchor="_Toc1897654782">
            <w:r w:rsidRPr="292E8E6C" w:rsidR="292E8E6C">
              <w:rPr>
                <w:rStyle w:val="Hiperligao"/>
              </w:rPr>
              <w:t>Regime de exceção</w:t>
            </w:r>
            <w:r>
              <w:tab/>
            </w:r>
            <w:r>
              <w:fldChar w:fldCharType="begin"/>
            </w:r>
            <w:r>
              <w:instrText xml:space="preserve">PAGEREF _Toc1897654782 \h</w:instrText>
            </w:r>
            <w:r>
              <w:fldChar w:fldCharType="separate"/>
            </w:r>
            <w:r w:rsidRPr="292E8E6C" w:rsidR="292E8E6C">
              <w:rPr>
                <w:rStyle w:val="Hiperligao"/>
              </w:rPr>
              <w:t>115</w:t>
            </w:r>
            <w:r>
              <w:fldChar w:fldCharType="end"/>
            </w:r>
          </w:hyperlink>
        </w:p>
        <w:p w:rsidR="002B24BA" w:rsidP="292E8E6C" w:rsidRDefault="002B24BA" w14:paraId="18A1210D" w14:textId="58869F9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66Z">
              <w:pPr/>
            </w:pPrChange>
          </w:pPr>
          <w:hyperlink w:anchor="_Toc1913060990">
            <w:r w:rsidRPr="292E8E6C" w:rsidR="292E8E6C">
              <w:rPr>
                <w:rStyle w:val="Hiperligao"/>
              </w:rPr>
              <w:t>Artigo 130.º</w:t>
            </w:r>
            <w:r>
              <w:tab/>
            </w:r>
            <w:r>
              <w:fldChar w:fldCharType="begin"/>
            </w:r>
            <w:r>
              <w:instrText xml:space="preserve">PAGEREF _Toc1913060990 \h</w:instrText>
            </w:r>
            <w:r>
              <w:fldChar w:fldCharType="separate"/>
            </w:r>
            <w:r w:rsidRPr="292E8E6C" w:rsidR="292E8E6C">
              <w:rPr>
                <w:rStyle w:val="Hiperligao"/>
              </w:rPr>
              <w:t>115</w:t>
            </w:r>
            <w:r>
              <w:fldChar w:fldCharType="end"/>
            </w:r>
          </w:hyperlink>
        </w:p>
        <w:p w:rsidR="002B24BA" w:rsidP="292E8E6C" w:rsidRDefault="002B24BA" w14:paraId="787DAB10" w14:textId="485EE7D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68Z">
              <w:pPr/>
            </w:pPrChange>
          </w:pPr>
          <w:hyperlink w:anchor="_Toc1351710351">
            <w:r w:rsidRPr="292E8E6C" w:rsidR="292E8E6C">
              <w:rPr>
                <w:rStyle w:val="Hiperligao"/>
              </w:rPr>
              <w:t>Locais destinados ao treino</w:t>
            </w:r>
            <w:r>
              <w:tab/>
            </w:r>
            <w:r>
              <w:fldChar w:fldCharType="begin"/>
            </w:r>
            <w:r>
              <w:instrText xml:space="preserve">PAGEREF _Toc1351710351 \h</w:instrText>
            </w:r>
            <w:r>
              <w:fldChar w:fldCharType="separate"/>
            </w:r>
            <w:r w:rsidRPr="292E8E6C" w:rsidR="292E8E6C">
              <w:rPr>
                <w:rStyle w:val="Hiperligao"/>
              </w:rPr>
              <w:t>115</w:t>
            </w:r>
            <w:r>
              <w:fldChar w:fldCharType="end"/>
            </w:r>
          </w:hyperlink>
        </w:p>
        <w:p w:rsidR="002B24BA" w:rsidP="292E8E6C" w:rsidRDefault="002B24BA" w14:paraId="08187FA0" w14:textId="5ADA56F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7Z">
              <w:pPr/>
            </w:pPrChange>
          </w:pPr>
          <w:hyperlink w:anchor="_Toc152000472">
            <w:r w:rsidRPr="292E8E6C" w:rsidR="292E8E6C">
              <w:rPr>
                <w:rStyle w:val="Hiperligao"/>
              </w:rPr>
              <w:t>Artigo 131.º</w:t>
            </w:r>
            <w:r>
              <w:tab/>
            </w:r>
            <w:r>
              <w:fldChar w:fldCharType="begin"/>
            </w:r>
            <w:r>
              <w:instrText xml:space="preserve">PAGEREF _Toc152000472 \h</w:instrText>
            </w:r>
            <w:r>
              <w:fldChar w:fldCharType="separate"/>
            </w:r>
            <w:r w:rsidRPr="292E8E6C" w:rsidR="292E8E6C">
              <w:rPr>
                <w:rStyle w:val="Hiperligao"/>
              </w:rPr>
              <w:t>115</w:t>
            </w:r>
            <w:r>
              <w:fldChar w:fldCharType="end"/>
            </w:r>
          </w:hyperlink>
        </w:p>
        <w:p w:rsidR="002B24BA" w:rsidP="292E8E6C" w:rsidRDefault="002B24BA" w14:paraId="2EE4C583" w14:textId="491246F9">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72Z">
              <w:pPr/>
            </w:pPrChange>
          </w:pPr>
          <w:hyperlink w:anchor="_Toc2118094262">
            <w:r w:rsidRPr="292E8E6C" w:rsidR="292E8E6C">
              <w:rPr>
                <w:rStyle w:val="Hiperligao"/>
              </w:rPr>
              <w:t>Reserva de atividade de treinadores de cães perigosos e potencialmente perigosos</w:t>
            </w:r>
            <w:r>
              <w:tab/>
            </w:r>
            <w:r>
              <w:fldChar w:fldCharType="begin"/>
            </w:r>
            <w:r>
              <w:instrText xml:space="preserve">PAGEREF _Toc2118094262 \h</w:instrText>
            </w:r>
            <w:r>
              <w:fldChar w:fldCharType="separate"/>
            </w:r>
            <w:r w:rsidRPr="292E8E6C" w:rsidR="292E8E6C">
              <w:rPr>
                <w:rStyle w:val="Hiperligao"/>
              </w:rPr>
              <w:t>115</w:t>
            </w:r>
            <w:r>
              <w:fldChar w:fldCharType="end"/>
            </w:r>
          </w:hyperlink>
        </w:p>
        <w:p w:rsidR="002B24BA" w:rsidP="292E8E6C" w:rsidRDefault="002B24BA" w14:paraId="197A08C3" w14:textId="14D2637C">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74Z">
              <w:pPr/>
            </w:pPrChange>
          </w:pPr>
          <w:hyperlink w:anchor="_Toc1813674188">
            <w:r w:rsidRPr="292E8E6C" w:rsidR="292E8E6C">
              <w:rPr>
                <w:rStyle w:val="Hiperligao"/>
              </w:rPr>
              <w:t>Artigo 132.º</w:t>
            </w:r>
            <w:r>
              <w:tab/>
            </w:r>
            <w:r>
              <w:fldChar w:fldCharType="begin"/>
            </w:r>
            <w:r>
              <w:instrText xml:space="preserve">PAGEREF _Toc1813674188 \h</w:instrText>
            </w:r>
            <w:r>
              <w:fldChar w:fldCharType="separate"/>
            </w:r>
            <w:r w:rsidRPr="292E8E6C" w:rsidR="292E8E6C">
              <w:rPr>
                <w:rStyle w:val="Hiperligao"/>
              </w:rPr>
              <w:t>116</w:t>
            </w:r>
            <w:r>
              <w:fldChar w:fldCharType="end"/>
            </w:r>
          </w:hyperlink>
        </w:p>
        <w:p w:rsidR="002B24BA" w:rsidP="292E8E6C" w:rsidRDefault="002B24BA" w14:paraId="79AECFF7" w14:textId="2CF2F43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76Z">
              <w:pPr/>
            </w:pPrChange>
          </w:pPr>
          <w:hyperlink w:anchor="_Toc2002856204">
            <w:r w:rsidRPr="292E8E6C" w:rsidR="292E8E6C">
              <w:rPr>
                <w:rStyle w:val="Hiperligao"/>
              </w:rPr>
              <w:t>Título profissional de treinador de cães perigosos e potencialmente perigosos</w:t>
            </w:r>
            <w:r>
              <w:tab/>
            </w:r>
            <w:r>
              <w:fldChar w:fldCharType="begin"/>
            </w:r>
            <w:r>
              <w:instrText xml:space="preserve">PAGEREF _Toc2002856204 \h</w:instrText>
            </w:r>
            <w:r>
              <w:fldChar w:fldCharType="separate"/>
            </w:r>
            <w:r w:rsidRPr="292E8E6C" w:rsidR="292E8E6C">
              <w:rPr>
                <w:rStyle w:val="Hiperligao"/>
              </w:rPr>
              <w:t>116</w:t>
            </w:r>
            <w:r>
              <w:fldChar w:fldCharType="end"/>
            </w:r>
          </w:hyperlink>
        </w:p>
        <w:p w:rsidR="002B24BA" w:rsidP="292E8E6C" w:rsidRDefault="002B24BA" w14:paraId="426D4099" w14:textId="1C8B682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77Z">
              <w:pPr/>
            </w:pPrChange>
          </w:pPr>
          <w:hyperlink w:anchor="_Toc47828485">
            <w:r w:rsidRPr="292E8E6C" w:rsidR="292E8E6C">
              <w:rPr>
                <w:rStyle w:val="Hiperligao"/>
              </w:rPr>
              <w:t>Artigo 133.º</w:t>
            </w:r>
            <w:r>
              <w:tab/>
            </w:r>
            <w:r>
              <w:fldChar w:fldCharType="begin"/>
            </w:r>
            <w:r>
              <w:instrText xml:space="preserve">PAGEREF _Toc47828485 \h</w:instrText>
            </w:r>
            <w:r>
              <w:fldChar w:fldCharType="separate"/>
            </w:r>
            <w:r w:rsidRPr="292E8E6C" w:rsidR="292E8E6C">
              <w:rPr>
                <w:rStyle w:val="Hiperligao"/>
              </w:rPr>
              <w:t>117</w:t>
            </w:r>
            <w:r>
              <w:fldChar w:fldCharType="end"/>
            </w:r>
          </w:hyperlink>
        </w:p>
        <w:p w:rsidR="002B24BA" w:rsidP="292E8E6C" w:rsidRDefault="002B24BA" w14:paraId="74540FCF" w14:textId="3E5FE0A4">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79Z">
              <w:pPr/>
            </w:pPrChange>
          </w:pPr>
          <w:hyperlink w:anchor="_Toc1934123683">
            <w:r w:rsidRPr="292E8E6C" w:rsidR="292E8E6C">
              <w:rPr>
                <w:rStyle w:val="Hiperligao"/>
              </w:rPr>
              <w:t>Certificado de qualificações</w:t>
            </w:r>
            <w:r>
              <w:tab/>
            </w:r>
            <w:r>
              <w:fldChar w:fldCharType="begin"/>
            </w:r>
            <w:r>
              <w:instrText xml:space="preserve">PAGEREF _Toc1934123683 \h</w:instrText>
            </w:r>
            <w:r>
              <w:fldChar w:fldCharType="separate"/>
            </w:r>
            <w:r w:rsidRPr="292E8E6C" w:rsidR="292E8E6C">
              <w:rPr>
                <w:rStyle w:val="Hiperligao"/>
              </w:rPr>
              <w:t>117</w:t>
            </w:r>
            <w:r>
              <w:fldChar w:fldCharType="end"/>
            </w:r>
          </w:hyperlink>
        </w:p>
        <w:p w:rsidR="002B24BA" w:rsidP="292E8E6C" w:rsidRDefault="002B24BA" w14:paraId="57EF7D6C" w14:textId="66DA087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81Z">
              <w:pPr/>
            </w:pPrChange>
          </w:pPr>
          <w:hyperlink w:anchor="_Toc1162290745">
            <w:r w:rsidRPr="292E8E6C" w:rsidR="292E8E6C">
              <w:rPr>
                <w:rStyle w:val="Hiperligao"/>
              </w:rPr>
              <w:t>Artigo 134.º</w:t>
            </w:r>
            <w:r>
              <w:tab/>
            </w:r>
            <w:r>
              <w:fldChar w:fldCharType="begin"/>
            </w:r>
            <w:r>
              <w:instrText xml:space="preserve">PAGEREF _Toc1162290745 \h</w:instrText>
            </w:r>
            <w:r>
              <w:fldChar w:fldCharType="separate"/>
            </w:r>
            <w:r w:rsidRPr="292E8E6C" w:rsidR="292E8E6C">
              <w:rPr>
                <w:rStyle w:val="Hiperligao"/>
              </w:rPr>
              <w:t>117</w:t>
            </w:r>
            <w:r>
              <w:fldChar w:fldCharType="end"/>
            </w:r>
          </w:hyperlink>
        </w:p>
        <w:p w:rsidR="002B24BA" w:rsidP="292E8E6C" w:rsidRDefault="002B24BA" w14:paraId="19AB7094" w14:textId="25DBEFC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83Z">
              <w:pPr/>
            </w:pPrChange>
          </w:pPr>
          <w:hyperlink w:anchor="_Toc1575583099">
            <w:r w:rsidRPr="292E8E6C" w:rsidR="292E8E6C">
              <w:rPr>
                <w:rStyle w:val="Hiperligao"/>
              </w:rPr>
              <w:t>Lista de treinadores de cães perigosos e potencialmente perigosos</w:t>
            </w:r>
            <w:r>
              <w:tab/>
            </w:r>
            <w:r>
              <w:fldChar w:fldCharType="begin"/>
            </w:r>
            <w:r>
              <w:instrText xml:space="preserve">PAGEREF _Toc1575583099 \h</w:instrText>
            </w:r>
            <w:r>
              <w:fldChar w:fldCharType="separate"/>
            </w:r>
            <w:r w:rsidRPr="292E8E6C" w:rsidR="292E8E6C">
              <w:rPr>
                <w:rStyle w:val="Hiperligao"/>
              </w:rPr>
              <w:t>117</w:t>
            </w:r>
            <w:r>
              <w:fldChar w:fldCharType="end"/>
            </w:r>
          </w:hyperlink>
        </w:p>
        <w:p w:rsidR="002B24BA" w:rsidP="292E8E6C" w:rsidRDefault="002B24BA" w14:paraId="610A9729" w14:textId="12CBE58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84Z">
              <w:pPr/>
            </w:pPrChange>
          </w:pPr>
          <w:hyperlink w:anchor="_Toc358567623">
            <w:r w:rsidRPr="292E8E6C" w:rsidR="292E8E6C">
              <w:rPr>
                <w:rStyle w:val="Hiperligao"/>
              </w:rPr>
              <w:t>Artigo 135.º</w:t>
            </w:r>
            <w:r>
              <w:tab/>
            </w:r>
            <w:r>
              <w:fldChar w:fldCharType="begin"/>
            </w:r>
            <w:r>
              <w:instrText xml:space="preserve">PAGEREF _Toc358567623 \h</w:instrText>
            </w:r>
            <w:r>
              <w:fldChar w:fldCharType="separate"/>
            </w:r>
            <w:r w:rsidRPr="292E8E6C" w:rsidR="292E8E6C">
              <w:rPr>
                <w:rStyle w:val="Hiperligao"/>
              </w:rPr>
              <w:t>117</w:t>
            </w:r>
            <w:r>
              <w:fldChar w:fldCharType="end"/>
            </w:r>
          </w:hyperlink>
        </w:p>
        <w:p w:rsidR="002B24BA" w:rsidP="292E8E6C" w:rsidRDefault="002B24BA" w14:paraId="6E55DEFA" w14:textId="21B1AB2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86Z">
              <w:pPr/>
            </w:pPrChange>
          </w:pPr>
          <w:hyperlink w:anchor="_Toc1806670013">
            <w:r w:rsidRPr="292E8E6C" w:rsidR="292E8E6C">
              <w:rPr>
                <w:rStyle w:val="Hiperligao"/>
              </w:rPr>
              <w:t>Obrigações dos treinadores</w:t>
            </w:r>
            <w:r>
              <w:tab/>
            </w:r>
            <w:r>
              <w:fldChar w:fldCharType="begin"/>
            </w:r>
            <w:r>
              <w:instrText xml:space="preserve">PAGEREF _Toc1806670013 \h</w:instrText>
            </w:r>
            <w:r>
              <w:fldChar w:fldCharType="separate"/>
            </w:r>
            <w:r w:rsidRPr="292E8E6C" w:rsidR="292E8E6C">
              <w:rPr>
                <w:rStyle w:val="Hiperligao"/>
              </w:rPr>
              <w:t>118</w:t>
            </w:r>
            <w:r>
              <w:fldChar w:fldCharType="end"/>
            </w:r>
          </w:hyperlink>
        </w:p>
        <w:p w:rsidR="002B24BA" w:rsidP="292E8E6C" w:rsidRDefault="002B24BA" w14:paraId="6F5809EA" w14:textId="36D90887">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88Z">
              <w:pPr/>
            </w:pPrChange>
          </w:pPr>
          <w:hyperlink w:anchor="_Toc682064614">
            <w:r w:rsidRPr="292E8E6C" w:rsidR="292E8E6C">
              <w:rPr>
                <w:rStyle w:val="Hiperligao"/>
              </w:rPr>
              <w:t>Artigo 136.º</w:t>
            </w:r>
            <w:r>
              <w:tab/>
            </w:r>
            <w:r>
              <w:fldChar w:fldCharType="begin"/>
            </w:r>
            <w:r>
              <w:instrText xml:space="preserve">PAGEREF _Toc682064614 \h</w:instrText>
            </w:r>
            <w:r>
              <w:fldChar w:fldCharType="separate"/>
            </w:r>
            <w:r w:rsidRPr="292E8E6C" w:rsidR="292E8E6C">
              <w:rPr>
                <w:rStyle w:val="Hiperligao"/>
              </w:rPr>
              <w:t>118</w:t>
            </w:r>
            <w:r>
              <w:fldChar w:fldCharType="end"/>
            </w:r>
          </w:hyperlink>
        </w:p>
        <w:p w:rsidR="002B24BA" w:rsidP="292E8E6C" w:rsidRDefault="002B24BA" w14:paraId="1F8141D5" w14:textId="6630DC3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9Z">
              <w:pPr/>
            </w:pPrChange>
          </w:pPr>
          <w:hyperlink w:anchor="_Toc759134110">
            <w:r w:rsidRPr="292E8E6C" w:rsidR="292E8E6C">
              <w:rPr>
                <w:rStyle w:val="Hiperligao"/>
              </w:rPr>
              <w:t>Suspensão ou cassação do título profissional</w:t>
            </w:r>
            <w:r>
              <w:tab/>
            </w:r>
            <w:r>
              <w:fldChar w:fldCharType="begin"/>
            </w:r>
            <w:r>
              <w:instrText xml:space="preserve">PAGEREF _Toc759134110 \h</w:instrText>
            </w:r>
            <w:r>
              <w:fldChar w:fldCharType="separate"/>
            </w:r>
            <w:r w:rsidRPr="292E8E6C" w:rsidR="292E8E6C">
              <w:rPr>
                <w:rStyle w:val="Hiperligao"/>
              </w:rPr>
              <w:t>118</w:t>
            </w:r>
            <w:r>
              <w:fldChar w:fldCharType="end"/>
            </w:r>
          </w:hyperlink>
        </w:p>
        <w:p w:rsidR="002B24BA" w:rsidP="292E8E6C" w:rsidRDefault="002B24BA" w14:paraId="3CC74A8B" w14:textId="108B2DAD">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92Z">
              <w:pPr/>
            </w:pPrChange>
          </w:pPr>
          <w:hyperlink w:anchor="_Toc1601594758">
            <w:r w:rsidRPr="292E8E6C" w:rsidR="292E8E6C">
              <w:rPr>
                <w:rStyle w:val="Hiperligao"/>
              </w:rPr>
              <w:t>CAPÍTULO XV</w:t>
            </w:r>
            <w:r>
              <w:tab/>
            </w:r>
            <w:r>
              <w:fldChar w:fldCharType="begin"/>
            </w:r>
            <w:r>
              <w:instrText xml:space="preserve">PAGEREF _Toc1601594758 \h</w:instrText>
            </w:r>
            <w:r>
              <w:fldChar w:fldCharType="separate"/>
            </w:r>
            <w:r w:rsidRPr="292E8E6C" w:rsidR="292E8E6C">
              <w:rPr>
                <w:rStyle w:val="Hiperligao"/>
              </w:rPr>
              <w:t>118</w:t>
            </w:r>
            <w:r>
              <w:fldChar w:fldCharType="end"/>
            </w:r>
          </w:hyperlink>
        </w:p>
        <w:p w:rsidR="002B24BA" w:rsidP="292E8E6C" w:rsidRDefault="002B24BA" w14:paraId="448378E2" w14:textId="09D9C033">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94Z">
              <w:pPr/>
            </w:pPrChange>
          </w:pPr>
          <w:hyperlink w:anchor="_Toc1501218078">
            <w:r w:rsidRPr="292E8E6C" w:rsidR="292E8E6C">
              <w:rPr>
                <w:rStyle w:val="Hiperligao"/>
              </w:rPr>
              <w:t>Medidas administrativas, fiscalização e contraordenações</w:t>
            </w:r>
            <w:r>
              <w:tab/>
            </w:r>
            <w:r>
              <w:fldChar w:fldCharType="begin"/>
            </w:r>
            <w:r>
              <w:instrText xml:space="preserve">PAGEREF _Toc1501218078 \h</w:instrText>
            </w:r>
            <w:r>
              <w:fldChar w:fldCharType="separate"/>
            </w:r>
            <w:r w:rsidRPr="292E8E6C" w:rsidR="292E8E6C">
              <w:rPr>
                <w:rStyle w:val="Hiperligao"/>
              </w:rPr>
              <w:t>119</w:t>
            </w:r>
            <w:r>
              <w:fldChar w:fldCharType="end"/>
            </w:r>
          </w:hyperlink>
        </w:p>
        <w:p w:rsidR="002B24BA" w:rsidP="292E8E6C" w:rsidRDefault="002B24BA" w14:paraId="02C14D66" w14:textId="16854745">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96Z">
              <w:pPr/>
            </w:pPrChange>
          </w:pPr>
          <w:hyperlink w:anchor="_Toc617635478">
            <w:r w:rsidRPr="292E8E6C" w:rsidR="292E8E6C">
              <w:rPr>
                <w:rStyle w:val="Hiperligao"/>
              </w:rPr>
              <w:t>SECÇÃO I</w:t>
            </w:r>
            <w:r>
              <w:tab/>
            </w:r>
            <w:r>
              <w:fldChar w:fldCharType="begin"/>
            </w:r>
            <w:r>
              <w:instrText xml:space="preserve">PAGEREF _Toc617635478 \h</w:instrText>
            </w:r>
            <w:r>
              <w:fldChar w:fldCharType="separate"/>
            </w:r>
            <w:r w:rsidRPr="292E8E6C" w:rsidR="292E8E6C">
              <w:rPr>
                <w:rStyle w:val="Hiperligao"/>
              </w:rPr>
              <w:t>119</w:t>
            </w:r>
            <w:r>
              <w:fldChar w:fldCharType="end"/>
            </w:r>
          </w:hyperlink>
        </w:p>
        <w:p w:rsidR="002B24BA" w:rsidP="292E8E6C" w:rsidRDefault="002B24BA" w14:paraId="4CC2E69F" w14:textId="3E09EA86">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498Z">
              <w:pPr/>
            </w:pPrChange>
          </w:pPr>
          <w:hyperlink w:anchor="_Toc1106267165">
            <w:r w:rsidRPr="292E8E6C" w:rsidR="292E8E6C">
              <w:rPr>
                <w:rStyle w:val="Hiperligao"/>
              </w:rPr>
              <w:t>Das medidas administrativas e da fiscalização</w:t>
            </w:r>
            <w:r>
              <w:tab/>
            </w:r>
            <w:r>
              <w:fldChar w:fldCharType="begin"/>
            </w:r>
            <w:r>
              <w:instrText xml:space="preserve">PAGEREF _Toc1106267165 \h</w:instrText>
            </w:r>
            <w:r>
              <w:fldChar w:fldCharType="separate"/>
            </w:r>
            <w:r w:rsidRPr="292E8E6C" w:rsidR="292E8E6C">
              <w:rPr>
                <w:rStyle w:val="Hiperligao"/>
              </w:rPr>
              <w:t>119</w:t>
            </w:r>
            <w:r>
              <w:fldChar w:fldCharType="end"/>
            </w:r>
          </w:hyperlink>
        </w:p>
        <w:p w:rsidR="002B24BA" w:rsidP="292E8E6C" w:rsidRDefault="002B24BA" w14:paraId="6C162DD0" w14:textId="435F66F5">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Z">
              <w:pPr/>
            </w:pPrChange>
          </w:pPr>
          <w:hyperlink w:anchor="_Toc1341602041">
            <w:r w:rsidRPr="292E8E6C" w:rsidR="292E8E6C">
              <w:rPr>
                <w:rStyle w:val="Hiperligao"/>
              </w:rPr>
              <w:t>Artigo 137.º</w:t>
            </w:r>
            <w:r>
              <w:tab/>
            </w:r>
            <w:r>
              <w:fldChar w:fldCharType="begin"/>
            </w:r>
            <w:r>
              <w:instrText xml:space="preserve">PAGEREF _Toc1341602041 \h</w:instrText>
            </w:r>
            <w:r>
              <w:fldChar w:fldCharType="separate"/>
            </w:r>
            <w:r w:rsidRPr="292E8E6C" w:rsidR="292E8E6C">
              <w:rPr>
                <w:rStyle w:val="Hiperligao"/>
              </w:rPr>
              <w:t>119</w:t>
            </w:r>
            <w:r>
              <w:fldChar w:fldCharType="end"/>
            </w:r>
          </w:hyperlink>
        </w:p>
        <w:p w:rsidR="002B24BA" w:rsidP="292E8E6C" w:rsidRDefault="002B24BA" w14:paraId="29E8836B" w14:textId="713FC5B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02Z">
              <w:pPr/>
            </w:pPrChange>
          </w:pPr>
          <w:hyperlink w:anchor="_Toc1171211071">
            <w:r w:rsidRPr="292E8E6C" w:rsidR="292E8E6C">
              <w:rPr>
                <w:rStyle w:val="Hiperligao"/>
              </w:rPr>
              <w:t>Medidas administrativas</w:t>
            </w:r>
            <w:r>
              <w:tab/>
            </w:r>
            <w:r>
              <w:fldChar w:fldCharType="begin"/>
            </w:r>
            <w:r>
              <w:instrText xml:space="preserve">PAGEREF _Toc1171211071 \h</w:instrText>
            </w:r>
            <w:r>
              <w:fldChar w:fldCharType="separate"/>
            </w:r>
            <w:r w:rsidRPr="292E8E6C" w:rsidR="292E8E6C">
              <w:rPr>
                <w:rStyle w:val="Hiperligao"/>
              </w:rPr>
              <w:t>119</w:t>
            </w:r>
            <w:r>
              <w:fldChar w:fldCharType="end"/>
            </w:r>
          </w:hyperlink>
        </w:p>
        <w:p w:rsidR="002B24BA" w:rsidP="292E8E6C" w:rsidRDefault="002B24BA" w14:paraId="58066747" w14:textId="22C22F1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03Z">
              <w:pPr/>
            </w:pPrChange>
          </w:pPr>
          <w:hyperlink w:anchor="_Toc1278724227">
            <w:r w:rsidRPr="292E8E6C" w:rsidR="292E8E6C">
              <w:rPr>
                <w:rStyle w:val="Hiperligao"/>
              </w:rPr>
              <w:t>Artigo 138.º</w:t>
            </w:r>
            <w:r>
              <w:tab/>
            </w:r>
            <w:r>
              <w:fldChar w:fldCharType="begin"/>
            </w:r>
            <w:r>
              <w:instrText xml:space="preserve">PAGEREF _Toc1278724227 \h</w:instrText>
            </w:r>
            <w:r>
              <w:fldChar w:fldCharType="separate"/>
            </w:r>
            <w:r w:rsidRPr="292E8E6C" w:rsidR="292E8E6C">
              <w:rPr>
                <w:rStyle w:val="Hiperligao"/>
              </w:rPr>
              <w:t>119</w:t>
            </w:r>
            <w:r>
              <w:fldChar w:fldCharType="end"/>
            </w:r>
          </w:hyperlink>
        </w:p>
        <w:p w:rsidR="002B24BA" w:rsidP="292E8E6C" w:rsidRDefault="002B24BA" w14:paraId="08B4EC9B" w14:textId="459B6831">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05Z">
              <w:pPr/>
            </w:pPrChange>
          </w:pPr>
          <w:hyperlink w:anchor="_Toc915039219">
            <w:r w:rsidRPr="292E8E6C" w:rsidR="292E8E6C">
              <w:rPr>
                <w:rStyle w:val="Hiperligao"/>
              </w:rPr>
              <w:t>Fiscalização</w:t>
            </w:r>
            <w:r>
              <w:tab/>
            </w:r>
            <w:r>
              <w:fldChar w:fldCharType="begin"/>
            </w:r>
            <w:r>
              <w:instrText xml:space="preserve">PAGEREF _Toc915039219 \h</w:instrText>
            </w:r>
            <w:r>
              <w:fldChar w:fldCharType="separate"/>
            </w:r>
            <w:r w:rsidRPr="292E8E6C" w:rsidR="292E8E6C">
              <w:rPr>
                <w:rStyle w:val="Hiperligao"/>
              </w:rPr>
              <w:t>119</w:t>
            </w:r>
            <w:r>
              <w:fldChar w:fldCharType="end"/>
            </w:r>
          </w:hyperlink>
        </w:p>
        <w:p w:rsidR="002B24BA" w:rsidP="292E8E6C" w:rsidRDefault="002B24BA" w14:paraId="1FE5B9AC" w14:textId="328F840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08Z">
              <w:pPr/>
            </w:pPrChange>
          </w:pPr>
          <w:hyperlink w:anchor="_Toc1825732572">
            <w:r w:rsidRPr="292E8E6C" w:rsidR="292E8E6C">
              <w:rPr>
                <w:rStyle w:val="Hiperligao"/>
              </w:rPr>
              <w:t>Artigo 139.º</w:t>
            </w:r>
            <w:r>
              <w:tab/>
            </w:r>
            <w:r>
              <w:fldChar w:fldCharType="begin"/>
            </w:r>
            <w:r>
              <w:instrText xml:space="preserve">PAGEREF _Toc1825732572 \h</w:instrText>
            </w:r>
            <w:r>
              <w:fldChar w:fldCharType="separate"/>
            </w:r>
            <w:r w:rsidRPr="292E8E6C" w:rsidR="292E8E6C">
              <w:rPr>
                <w:rStyle w:val="Hiperligao"/>
              </w:rPr>
              <w:t>120</w:t>
            </w:r>
            <w:r>
              <w:fldChar w:fldCharType="end"/>
            </w:r>
          </w:hyperlink>
        </w:p>
        <w:p w:rsidR="002B24BA" w:rsidP="292E8E6C" w:rsidRDefault="002B24BA" w14:paraId="4B10BA46" w14:textId="08DDF734">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1Z">
              <w:pPr/>
            </w:pPrChange>
          </w:pPr>
          <w:hyperlink w:anchor="_Toc1297290069">
            <w:r w:rsidRPr="292E8E6C" w:rsidR="292E8E6C">
              <w:rPr>
                <w:rStyle w:val="Hiperligao"/>
              </w:rPr>
              <w:t>Medidas preventivas</w:t>
            </w:r>
            <w:r>
              <w:tab/>
            </w:r>
            <w:r>
              <w:fldChar w:fldCharType="begin"/>
            </w:r>
            <w:r>
              <w:instrText xml:space="preserve">PAGEREF _Toc1297290069 \h</w:instrText>
            </w:r>
            <w:r>
              <w:fldChar w:fldCharType="separate"/>
            </w:r>
            <w:r w:rsidRPr="292E8E6C" w:rsidR="292E8E6C">
              <w:rPr>
                <w:rStyle w:val="Hiperligao"/>
              </w:rPr>
              <w:t>120</w:t>
            </w:r>
            <w:r>
              <w:fldChar w:fldCharType="end"/>
            </w:r>
          </w:hyperlink>
        </w:p>
        <w:p w:rsidR="002B24BA" w:rsidP="292E8E6C" w:rsidRDefault="002B24BA" w14:paraId="5BC6F182" w14:textId="2975CC7A">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11Z">
              <w:pPr/>
            </w:pPrChange>
          </w:pPr>
          <w:hyperlink w:anchor="_Toc709663788">
            <w:r w:rsidRPr="292E8E6C" w:rsidR="292E8E6C">
              <w:rPr>
                <w:rStyle w:val="Hiperligao"/>
              </w:rPr>
              <w:t>SECÇÃO II</w:t>
            </w:r>
            <w:r>
              <w:tab/>
            </w:r>
            <w:r>
              <w:fldChar w:fldCharType="begin"/>
            </w:r>
            <w:r>
              <w:instrText xml:space="preserve">PAGEREF _Toc709663788 \h</w:instrText>
            </w:r>
            <w:r>
              <w:fldChar w:fldCharType="separate"/>
            </w:r>
            <w:r w:rsidRPr="292E8E6C" w:rsidR="292E8E6C">
              <w:rPr>
                <w:rStyle w:val="Hiperligao"/>
              </w:rPr>
              <w:t>121</w:t>
            </w:r>
            <w:r>
              <w:fldChar w:fldCharType="end"/>
            </w:r>
          </w:hyperlink>
        </w:p>
        <w:p w:rsidR="002B24BA" w:rsidP="292E8E6C" w:rsidRDefault="002B24BA" w14:paraId="7A2BFF82" w14:textId="18BB31B1">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13Z">
              <w:pPr/>
            </w:pPrChange>
          </w:pPr>
          <w:hyperlink w:anchor="_Toc257838783">
            <w:r w:rsidRPr="292E8E6C" w:rsidR="292E8E6C">
              <w:rPr>
                <w:rStyle w:val="Hiperligao"/>
              </w:rPr>
              <w:t>Das contraordenações</w:t>
            </w:r>
            <w:r>
              <w:tab/>
            </w:r>
            <w:r>
              <w:fldChar w:fldCharType="begin"/>
            </w:r>
            <w:r>
              <w:instrText xml:space="preserve">PAGEREF _Toc257838783 \h</w:instrText>
            </w:r>
            <w:r>
              <w:fldChar w:fldCharType="separate"/>
            </w:r>
            <w:r w:rsidRPr="292E8E6C" w:rsidR="292E8E6C">
              <w:rPr>
                <w:rStyle w:val="Hiperligao"/>
              </w:rPr>
              <w:t>121</w:t>
            </w:r>
            <w:r>
              <w:fldChar w:fldCharType="end"/>
            </w:r>
          </w:hyperlink>
        </w:p>
        <w:p w:rsidR="002B24BA" w:rsidP="292E8E6C" w:rsidRDefault="002B24BA" w14:paraId="04F62507" w14:textId="335D110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15Z">
              <w:pPr/>
            </w:pPrChange>
          </w:pPr>
          <w:hyperlink w:anchor="_Toc1471304877">
            <w:r w:rsidRPr="292E8E6C" w:rsidR="292E8E6C">
              <w:rPr>
                <w:rStyle w:val="Hiperligao"/>
              </w:rPr>
              <w:t>Artigo 140.º</w:t>
            </w:r>
            <w:r>
              <w:tab/>
            </w:r>
            <w:r>
              <w:fldChar w:fldCharType="begin"/>
            </w:r>
            <w:r>
              <w:instrText xml:space="preserve">PAGEREF _Toc1471304877 \h</w:instrText>
            </w:r>
            <w:r>
              <w:fldChar w:fldCharType="separate"/>
            </w:r>
            <w:r w:rsidRPr="292E8E6C" w:rsidR="292E8E6C">
              <w:rPr>
                <w:rStyle w:val="Hiperligao"/>
              </w:rPr>
              <w:t>121</w:t>
            </w:r>
            <w:r>
              <w:fldChar w:fldCharType="end"/>
            </w:r>
          </w:hyperlink>
        </w:p>
        <w:p w:rsidR="002B24BA" w:rsidP="292E8E6C" w:rsidRDefault="002B24BA" w14:paraId="71F72853" w14:textId="5050E4D8">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17Z">
              <w:pPr/>
            </w:pPrChange>
          </w:pPr>
          <w:hyperlink w:anchor="_Toc721751025">
            <w:r w:rsidRPr="292E8E6C" w:rsidR="292E8E6C">
              <w:rPr>
                <w:rStyle w:val="Hiperligao"/>
              </w:rPr>
              <w:t>Contraordenações</w:t>
            </w:r>
            <w:r>
              <w:tab/>
            </w:r>
            <w:r>
              <w:fldChar w:fldCharType="begin"/>
            </w:r>
            <w:r>
              <w:instrText xml:space="preserve">PAGEREF _Toc721751025 \h</w:instrText>
            </w:r>
            <w:r>
              <w:fldChar w:fldCharType="separate"/>
            </w:r>
            <w:r w:rsidRPr="292E8E6C" w:rsidR="292E8E6C">
              <w:rPr>
                <w:rStyle w:val="Hiperligao"/>
              </w:rPr>
              <w:t>121</w:t>
            </w:r>
            <w:r>
              <w:fldChar w:fldCharType="end"/>
            </w:r>
          </w:hyperlink>
        </w:p>
        <w:p w:rsidR="002B24BA" w:rsidP="292E8E6C" w:rsidRDefault="002B24BA" w14:paraId="31D2ED7E" w14:textId="5763BBD7">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18Z">
              <w:pPr/>
            </w:pPrChange>
          </w:pPr>
          <w:hyperlink w:anchor="_Toc784896183">
            <w:r w:rsidRPr="292E8E6C" w:rsidR="292E8E6C">
              <w:rPr>
                <w:rStyle w:val="Hiperligao"/>
              </w:rPr>
              <w:t>Artigo 141.º</w:t>
            </w:r>
            <w:r>
              <w:tab/>
            </w:r>
            <w:r>
              <w:fldChar w:fldCharType="begin"/>
            </w:r>
            <w:r>
              <w:instrText xml:space="preserve">PAGEREF _Toc784896183 \h</w:instrText>
            </w:r>
            <w:r>
              <w:fldChar w:fldCharType="separate"/>
            </w:r>
            <w:r w:rsidRPr="292E8E6C" w:rsidR="292E8E6C">
              <w:rPr>
                <w:rStyle w:val="Hiperligao"/>
              </w:rPr>
              <w:t>123</w:t>
            </w:r>
            <w:r>
              <w:fldChar w:fldCharType="end"/>
            </w:r>
          </w:hyperlink>
        </w:p>
        <w:p w:rsidR="002B24BA" w:rsidP="292E8E6C" w:rsidRDefault="002B24BA" w14:paraId="03EDBFA3" w14:textId="71A1F200">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2Z">
              <w:pPr/>
            </w:pPrChange>
          </w:pPr>
          <w:hyperlink w:anchor="_Toc1117180882">
            <w:r w:rsidRPr="292E8E6C" w:rsidR="292E8E6C">
              <w:rPr>
                <w:rStyle w:val="Hiperligao"/>
              </w:rPr>
              <w:t>Sanções acessórias</w:t>
            </w:r>
            <w:r>
              <w:tab/>
            </w:r>
            <w:r>
              <w:fldChar w:fldCharType="begin"/>
            </w:r>
            <w:r>
              <w:instrText xml:space="preserve">PAGEREF _Toc1117180882 \h</w:instrText>
            </w:r>
            <w:r>
              <w:fldChar w:fldCharType="separate"/>
            </w:r>
            <w:r w:rsidRPr="292E8E6C" w:rsidR="292E8E6C">
              <w:rPr>
                <w:rStyle w:val="Hiperligao"/>
              </w:rPr>
              <w:t>123</w:t>
            </w:r>
            <w:r>
              <w:fldChar w:fldCharType="end"/>
            </w:r>
          </w:hyperlink>
        </w:p>
        <w:p w:rsidR="002B24BA" w:rsidP="292E8E6C" w:rsidRDefault="002B24BA" w14:paraId="52DD80EB" w14:textId="53F2815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23Z">
              <w:pPr/>
            </w:pPrChange>
          </w:pPr>
          <w:hyperlink w:anchor="_Toc857235707">
            <w:r w:rsidRPr="292E8E6C" w:rsidR="292E8E6C">
              <w:rPr>
                <w:rStyle w:val="Hiperligao"/>
              </w:rPr>
              <w:t>Artigo 142.º</w:t>
            </w:r>
            <w:r>
              <w:tab/>
            </w:r>
            <w:r>
              <w:fldChar w:fldCharType="begin"/>
            </w:r>
            <w:r>
              <w:instrText xml:space="preserve">PAGEREF _Toc857235707 \h</w:instrText>
            </w:r>
            <w:r>
              <w:fldChar w:fldCharType="separate"/>
            </w:r>
            <w:r w:rsidRPr="292E8E6C" w:rsidR="292E8E6C">
              <w:rPr>
                <w:rStyle w:val="Hiperligao"/>
              </w:rPr>
              <w:t>124</w:t>
            </w:r>
            <w:r>
              <w:fldChar w:fldCharType="end"/>
            </w:r>
          </w:hyperlink>
        </w:p>
        <w:p w:rsidR="002B24BA" w:rsidP="292E8E6C" w:rsidRDefault="002B24BA" w14:paraId="16A793C3" w14:textId="2FAEB346">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25Z">
              <w:pPr/>
            </w:pPrChange>
          </w:pPr>
          <w:hyperlink w:anchor="_Toc1031122253">
            <w:r w:rsidRPr="292E8E6C" w:rsidR="292E8E6C">
              <w:rPr>
                <w:rStyle w:val="Hiperligao"/>
              </w:rPr>
              <w:t>Instrução e decisão</w:t>
            </w:r>
            <w:r>
              <w:tab/>
            </w:r>
            <w:r>
              <w:fldChar w:fldCharType="begin"/>
            </w:r>
            <w:r>
              <w:instrText xml:space="preserve">PAGEREF _Toc1031122253 \h</w:instrText>
            </w:r>
            <w:r>
              <w:fldChar w:fldCharType="separate"/>
            </w:r>
            <w:r w:rsidRPr="292E8E6C" w:rsidR="292E8E6C">
              <w:rPr>
                <w:rStyle w:val="Hiperligao"/>
              </w:rPr>
              <w:t>124</w:t>
            </w:r>
            <w:r>
              <w:fldChar w:fldCharType="end"/>
            </w:r>
          </w:hyperlink>
        </w:p>
        <w:p w:rsidR="002B24BA" w:rsidP="292E8E6C" w:rsidRDefault="002B24BA" w14:paraId="35DC51E5" w14:textId="30CB09E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27Z">
              <w:pPr/>
            </w:pPrChange>
          </w:pPr>
          <w:hyperlink w:anchor="_Toc1562775969">
            <w:r w:rsidRPr="292E8E6C" w:rsidR="292E8E6C">
              <w:rPr>
                <w:rStyle w:val="Hiperligao"/>
              </w:rPr>
              <w:t>Artigo 143.º</w:t>
            </w:r>
            <w:r>
              <w:tab/>
            </w:r>
            <w:r>
              <w:fldChar w:fldCharType="begin"/>
            </w:r>
            <w:r>
              <w:instrText xml:space="preserve">PAGEREF _Toc1562775969 \h</w:instrText>
            </w:r>
            <w:r>
              <w:fldChar w:fldCharType="separate"/>
            </w:r>
            <w:r w:rsidRPr="292E8E6C" w:rsidR="292E8E6C">
              <w:rPr>
                <w:rStyle w:val="Hiperligao"/>
              </w:rPr>
              <w:t>124</w:t>
            </w:r>
            <w:r>
              <w:fldChar w:fldCharType="end"/>
            </w:r>
          </w:hyperlink>
        </w:p>
        <w:p w:rsidR="002B24BA" w:rsidP="292E8E6C" w:rsidRDefault="002B24BA" w14:paraId="603E7E8E" w14:textId="0AC4753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29Z">
              <w:pPr/>
            </w:pPrChange>
          </w:pPr>
          <w:hyperlink w:anchor="_Toc668331430">
            <w:r w:rsidRPr="292E8E6C" w:rsidR="292E8E6C">
              <w:rPr>
                <w:rStyle w:val="Hiperligao"/>
              </w:rPr>
              <w:t>Distribuição do produto das coimas</w:t>
            </w:r>
            <w:r>
              <w:tab/>
            </w:r>
            <w:r>
              <w:fldChar w:fldCharType="begin"/>
            </w:r>
            <w:r>
              <w:instrText xml:space="preserve">PAGEREF _Toc668331430 \h</w:instrText>
            </w:r>
            <w:r>
              <w:fldChar w:fldCharType="separate"/>
            </w:r>
            <w:r w:rsidRPr="292E8E6C" w:rsidR="292E8E6C">
              <w:rPr>
                <w:rStyle w:val="Hiperligao"/>
              </w:rPr>
              <w:t>124</w:t>
            </w:r>
            <w:r>
              <w:fldChar w:fldCharType="end"/>
            </w:r>
          </w:hyperlink>
        </w:p>
        <w:p w:rsidR="002B24BA" w:rsidP="292E8E6C" w:rsidRDefault="002B24BA" w14:paraId="5889E88C" w14:textId="16F3EFB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31Z">
              <w:pPr/>
            </w:pPrChange>
          </w:pPr>
          <w:hyperlink w:anchor="_Toc1039458538">
            <w:r w:rsidRPr="292E8E6C" w:rsidR="292E8E6C">
              <w:rPr>
                <w:rStyle w:val="Hiperligao"/>
              </w:rPr>
              <w:t>Artigo 144.º</w:t>
            </w:r>
            <w:r>
              <w:tab/>
            </w:r>
            <w:r>
              <w:fldChar w:fldCharType="begin"/>
            </w:r>
            <w:r>
              <w:instrText xml:space="preserve">PAGEREF _Toc1039458538 \h</w:instrText>
            </w:r>
            <w:r>
              <w:fldChar w:fldCharType="separate"/>
            </w:r>
            <w:r w:rsidRPr="292E8E6C" w:rsidR="292E8E6C">
              <w:rPr>
                <w:rStyle w:val="Hiperligao"/>
              </w:rPr>
              <w:t>124</w:t>
            </w:r>
            <w:r>
              <w:fldChar w:fldCharType="end"/>
            </w:r>
          </w:hyperlink>
        </w:p>
        <w:p w:rsidR="002B24BA" w:rsidP="292E8E6C" w:rsidRDefault="002B24BA" w14:paraId="3DAB3054" w14:textId="26FF90D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33Z">
              <w:pPr/>
            </w:pPrChange>
          </w:pPr>
          <w:hyperlink w:anchor="_Toc1315923146">
            <w:r w:rsidRPr="292E8E6C" w:rsidR="292E8E6C">
              <w:rPr>
                <w:rStyle w:val="Hiperligao"/>
              </w:rPr>
              <w:t>Direito subsidiário</w:t>
            </w:r>
            <w:r>
              <w:tab/>
            </w:r>
            <w:r>
              <w:fldChar w:fldCharType="begin"/>
            </w:r>
            <w:r>
              <w:instrText xml:space="preserve">PAGEREF _Toc1315923146 \h</w:instrText>
            </w:r>
            <w:r>
              <w:fldChar w:fldCharType="separate"/>
            </w:r>
            <w:r w:rsidRPr="292E8E6C" w:rsidR="292E8E6C">
              <w:rPr>
                <w:rStyle w:val="Hiperligao"/>
              </w:rPr>
              <w:t>125</w:t>
            </w:r>
            <w:r>
              <w:fldChar w:fldCharType="end"/>
            </w:r>
          </w:hyperlink>
        </w:p>
        <w:p w:rsidR="002B24BA" w:rsidP="292E8E6C" w:rsidRDefault="002B24BA" w14:paraId="6B69EED0" w14:textId="090CED1F">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35Z">
              <w:pPr/>
            </w:pPrChange>
          </w:pPr>
          <w:hyperlink w:anchor="_Toc730216109">
            <w:r w:rsidRPr="292E8E6C" w:rsidR="292E8E6C">
              <w:rPr>
                <w:rStyle w:val="Hiperligao"/>
              </w:rPr>
              <w:t>CAPÍTULO XVI</w:t>
            </w:r>
            <w:r>
              <w:tab/>
            </w:r>
            <w:r>
              <w:fldChar w:fldCharType="begin"/>
            </w:r>
            <w:r>
              <w:instrText xml:space="preserve">PAGEREF _Toc730216109 \h</w:instrText>
            </w:r>
            <w:r>
              <w:fldChar w:fldCharType="separate"/>
            </w:r>
            <w:r w:rsidRPr="292E8E6C" w:rsidR="292E8E6C">
              <w:rPr>
                <w:rStyle w:val="Hiperligao"/>
              </w:rPr>
              <w:t>125</w:t>
            </w:r>
            <w:r>
              <w:fldChar w:fldCharType="end"/>
            </w:r>
          </w:hyperlink>
        </w:p>
        <w:p w:rsidR="002B24BA" w:rsidP="292E8E6C" w:rsidRDefault="002B24BA" w14:paraId="59FB9BC5" w14:textId="54F901DB">
          <w:pPr>
            <w:pStyle w:val="ndice2"/>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37Z">
              <w:pPr/>
            </w:pPrChange>
          </w:pPr>
          <w:hyperlink w:anchor="_Toc350479781">
            <w:r w:rsidRPr="292E8E6C" w:rsidR="292E8E6C">
              <w:rPr>
                <w:rStyle w:val="Hiperligao"/>
              </w:rPr>
              <w:t>Disposições complementares, finais e transitórias</w:t>
            </w:r>
            <w:r>
              <w:tab/>
            </w:r>
            <w:r>
              <w:fldChar w:fldCharType="begin"/>
            </w:r>
            <w:r>
              <w:instrText xml:space="preserve">PAGEREF _Toc350479781 \h</w:instrText>
            </w:r>
            <w:r>
              <w:fldChar w:fldCharType="separate"/>
            </w:r>
            <w:r w:rsidRPr="292E8E6C" w:rsidR="292E8E6C">
              <w:rPr>
                <w:rStyle w:val="Hiperligao"/>
              </w:rPr>
              <w:t>125</w:t>
            </w:r>
            <w:r>
              <w:fldChar w:fldCharType="end"/>
            </w:r>
          </w:hyperlink>
        </w:p>
        <w:p w:rsidR="002B24BA" w:rsidP="292E8E6C" w:rsidRDefault="002B24BA" w14:paraId="2493B84C" w14:textId="66C904EE">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38Z">
              <w:pPr/>
            </w:pPrChange>
          </w:pPr>
          <w:hyperlink w:anchor="_Toc1414673992">
            <w:r w:rsidRPr="292E8E6C" w:rsidR="292E8E6C">
              <w:rPr>
                <w:rStyle w:val="Hiperligao"/>
              </w:rPr>
              <w:t>Artigo 145.º</w:t>
            </w:r>
            <w:r>
              <w:tab/>
            </w:r>
            <w:r>
              <w:fldChar w:fldCharType="begin"/>
            </w:r>
            <w:r>
              <w:instrText xml:space="preserve">PAGEREF _Toc1414673992 \h</w:instrText>
            </w:r>
            <w:r>
              <w:fldChar w:fldCharType="separate"/>
            </w:r>
            <w:r w:rsidRPr="292E8E6C" w:rsidR="292E8E6C">
              <w:rPr>
                <w:rStyle w:val="Hiperligao"/>
              </w:rPr>
              <w:t>125</w:t>
            </w:r>
            <w:r>
              <w:fldChar w:fldCharType="end"/>
            </w:r>
          </w:hyperlink>
        </w:p>
        <w:p w:rsidR="002B24BA" w:rsidP="292E8E6C" w:rsidRDefault="002B24BA" w14:paraId="52120C62" w14:textId="2B8F623D">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4Z">
              <w:pPr/>
            </w:pPrChange>
          </w:pPr>
          <w:hyperlink w:anchor="_Toc358532746">
            <w:r w:rsidRPr="292E8E6C" w:rsidR="292E8E6C">
              <w:rPr>
                <w:rStyle w:val="Hiperligao"/>
              </w:rPr>
              <w:t>Formulários e publicitação</w:t>
            </w:r>
            <w:r>
              <w:tab/>
            </w:r>
            <w:r>
              <w:fldChar w:fldCharType="begin"/>
            </w:r>
            <w:r>
              <w:instrText xml:space="preserve">PAGEREF _Toc358532746 \h</w:instrText>
            </w:r>
            <w:r>
              <w:fldChar w:fldCharType="separate"/>
            </w:r>
            <w:r w:rsidRPr="292E8E6C" w:rsidR="292E8E6C">
              <w:rPr>
                <w:rStyle w:val="Hiperligao"/>
              </w:rPr>
              <w:t>125</w:t>
            </w:r>
            <w:r>
              <w:fldChar w:fldCharType="end"/>
            </w:r>
          </w:hyperlink>
        </w:p>
        <w:p w:rsidR="002B24BA" w:rsidP="292E8E6C" w:rsidRDefault="002B24BA" w14:paraId="1971DE1A" w14:textId="6547B593">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42Z">
              <w:pPr/>
            </w:pPrChange>
          </w:pPr>
          <w:hyperlink w:anchor="_Toc1366951431">
            <w:r w:rsidRPr="292E8E6C" w:rsidR="292E8E6C">
              <w:rPr>
                <w:rStyle w:val="Hiperligao"/>
              </w:rPr>
              <w:t>Artigo 146.º</w:t>
            </w:r>
            <w:r>
              <w:tab/>
            </w:r>
            <w:r>
              <w:fldChar w:fldCharType="begin"/>
            </w:r>
            <w:r>
              <w:instrText xml:space="preserve">PAGEREF _Toc1366951431 \h</w:instrText>
            </w:r>
            <w:r>
              <w:fldChar w:fldCharType="separate"/>
            </w:r>
            <w:r w:rsidRPr="292E8E6C" w:rsidR="292E8E6C">
              <w:rPr>
                <w:rStyle w:val="Hiperligao"/>
              </w:rPr>
              <w:t>125</w:t>
            </w:r>
            <w:r>
              <w:fldChar w:fldCharType="end"/>
            </w:r>
          </w:hyperlink>
        </w:p>
        <w:p w:rsidR="002B24BA" w:rsidP="292E8E6C" w:rsidRDefault="002B24BA" w14:paraId="40623E66" w14:textId="635E7002">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43Z">
              <w:pPr/>
            </w:pPrChange>
          </w:pPr>
          <w:hyperlink w:anchor="_Toc977448195">
            <w:r w:rsidRPr="292E8E6C" w:rsidR="292E8E6C">
              <w:rPr>
                <w:rStyle w:val="Hiperligao"/>
              </w:rPr>
              <w:t>Desmaterialização de atos e procedimentos</w:t>
            </w:r>
            <w:r>
              <w:tab/>
            </w:r>
            <w:r>
              <w:fldChar w:fldCharType="begin"/>
            </w:r>
            <w:r>
              <w:instrText xml:space="preserve">PAGEREF _Toc977448195 \h</w:instrText>
            </w:r>
            <w:r>
              <w:fldChar w:fldCharType="separate"/>
            </w:r>
            <w:r w:rsidRPr="292E8E6C" w:rsidR="292E8E6C">
              <w:rPr>
                <w:rStyle w:val="Hiperligao"/>
              </w:rPr>
              <w:t>125</w:t>
            </w:r>
            <w:r>
              <w:fldChar w:fldCharType="end"/>
            </w:r>
          </w:hyperlink>
        </w:p>
        <w:p w:rsidR="002B24BA" w:rsidP="292E8E6C" w:rsidRDefault="002B24BA" w14:paraId="14009651" w14:textId="52576ABA">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45Z">
              <w:pPr/>
            </w:pPrChange>
          </w:pPr>
          <w:hyperlink w:anchor="_Toc1785680782">
            <w:r w:rsidRPr="292E8E6C" w:rsidR="292E8E6C">
              <w:rPr>
                <w:rStyle w:val="Hiperligao"/>
              </w:rPr>
              <w:t>Artigo 147.º</w:t>
            </w:r>
            <w:r>
              <w:tab/>
            </w:r>
            <w:r>
              <w:fldChar w:fldCharType="begin"/>
            </w:r>
            <w:r>
              <w:instrText xml:space="preserve">PAGEREF _Toc1785680782 \h</w:instrText>
            </w:r>
            <w:r>
              <w:fldChar w:fldCharType="separate"/>
            </w:r>
            <w:r w:rsidRPr="292E8E6C" w:rsidR="292E8E6C">
              <w:rPr>
                <w:rStyle w:val="Hiperligao"/>
              </w:rPr>
              <w:t>126</w:t>
            </w:r>
            <w:r>
              <w:fldChar w:fldCharType="end"/>
            </w:r>
          </w:hyperlink>
        </w:p>
        <w:p w:rsidR="002B24BA" w:rsidP="292E8E6C" w:rsidRDefault="002B24BA" w14:paraId="75934AEF" w14:textId="6099B1F9">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47Z">
              <w:pPr/>
            </w:pPrChange>
          </w:pPr>
          <w:hyperlink w:anchor="_Toc2129399607">
            <w:r w:rsidRPr="292E8E6C" w:rsidR="292E8E6C">
              <w:rPr>
                <w:rStyle w:val="Hiperligao"/>
              </w:rPr>
              <w:t>Cooperação administrativa</w:t>
            </w:r>
            <w:r>
              <w:tab/>
            </w:r>
            <w:r>
              <w:fldChar w:fldCharType="begin"/>
            </w:r>
            <w:r>
              <w:instrText xml:space="preserve">PAGEREF _Toc2129399607 \h</w:instrText>
            </w:r>
            <w:r>
              <w:fldChar w:fldCharType="separate"/>
            </w:r>
            <w:r w:rsidRPr="292E8E6C" w:rsidR="292E8E6C">
              <w:rPr>
                <w:rStyle w:val="Hiperligao"/>
              </w:rPr>
              <w:t>126</w:t>
            </w:r>
            <w:r>
              <w:fldChar w:fldCharType="end"/>
            </w:r>
          </w:hyperlink>
        </w:p>
        <w:p w:rsidR="002B24BA" w:rsidP="292E8E6C" w:rsidRDefault="002B24BA" w14:paraId="2EAEA4CB" w14:textId="3008941B">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48Z">
              <w:pPr/>
            </w:pPrChange>
          </w:pPr>
          <w:hyperlink w:anchor="_Toc723546620">
            <w:r w:rsidRPr="292E8E6C" w:rsidR="292E8E6C">
              <w:rPr>
                <w:rStyle w:val="Hiperligao"/>
              </w:rPr>
              <w:t>Artigo 148.º</w:t>
            </w:r>
            <w:r>
              <w:tab/>
            </w:r>
            <w:r>
              <w:fldChar w:fldCharType="begin"/>
            </w:r>
            <w:r>
              <w:instrText xml:space="preserve">PAGEREF _Toc723546620 \h</w:instrText>
            </w:r>
            <w:r>
              <w:fldChar w:fldCharType="separate"/>
            </w:r>
            <w:r w:rsidRPr="292E8E6C" w:rsidR="292E8E6C">
              <w:rPr>
                <w:rStyle w:val="Hiperligao"/>
              </w:rPr>
              <w:t>126</w:t>
            </w:r>
            <w:r>
              <w:fldChar w:fldCharType="end"/>
            </w:r>
          </w:hyperlink>
        </w:p>
        <w:p w:rsidR="002B24BA" w:rsidP="292E8E6C" w:rsidRDefault="002B24BA" w14:paraId="7CF4BDDC" w14:textId="164A719F">
          <w:pPr>
            <w:pStyle w:val="ndice3"/>
            <w:tabs>
              <w:tab w:val="right" w:leader="dot" w:pos="8775"/>
            </w:tabs>
            <w:rPr>
              <w:rFonts w:ascii="Aptos" w:hAnsi="Aptos" w:eastAsia="游明朝" w:cs="Arial" w:asciiTheme="minorAscii" w:hAnsiTheme="minorAscii" w:eastAsiaTheme="minorEastAsia" w:cstheme="minorBidi"/>
              <w:noProof/>
              <w:color w:val="auto"/>
            </w:rPr>
            <w:pPrChange w:author="Rui André Vidal" w:date="2026-07-07T10:05:05.55Z">
              <w:pPr/>
            </w:pPrChange>
          </w:pPr>
          <w:hyperlink w:anchor="_Toc1154384740">
            <w:r w:rsidRPr="292E8E6C" w:rsidR="292E8E6C">
              <w:rPr>
                <w:rStyle w:val="Hiperligao"/>
              </w:rPr>
              <w:t>Regiões Autónomas</w:t>
            </w:r>
            <w:r>
              <w:tab/>
            </w:r>
            <w:r>
              <w:fldChar w:fldCharType="begin"/>
            </w:r>
            <w:r>
              <w:instrText xml:space="preserve">PAGEREF _Toc1154384740 \h</w:instrText>
            </w:r>
            <w:r>
              <w:fldChar w:fldCharType="separate"/>
            </w:r>
            <w:r w:rsidRPr="292E8E6C" w:rsidR="292E8E6C">
              <w:rPr>
                <w:rStyle w:val="Hiperligao"/>
              </w:rPr>
              <w:t>126</w:t>
            </w:r>
            <w:r>
              <w:fldChar w:fldCharType="end"/>
            </w:r>
          </w:hyperlink>
        </w:p>
        <w:p w:rsidR="292E8E6C" w:rsidP="292E8E6C" w:rsidRDefault="292E8E6C" w14:paraId="2B8090B4" w14:textId="5E4DECA6">
          <w:pPr>
            <w:pStyle w:val="ndice3"/>
            <w:tabs>
              <w:tab w:val="right" w:leader="dot" w:pos="8775"/>
            </w:tabs>
            <w:pPrChange w:author="Rui André Vidal" w:date="2026-07-07T10:05:05.554Z">
              <w:pPr/>
            </w:pPrChange>
          </w:pPr>
          <w:hyperlink w:anchor="_Toc220290573">
            <w:r w:rsidRPr="292E8E6C" w:rsidR="292E8E6C">
              <w:rPr>
                <w:rStyle w:val="Hiperligao"/>
              </w:rPr>
              <w:t>Artigo 149.º</w:t>
            </w:r>
            <w:r>
              <w:tab/>
            </w:r>
            <w:r>
              <w:fldChar w:fldCharType="begin"/>
            </w:r>
            <w:r>
              <w:instrText xml:space="preserve">PAGEREF _Toc220290573 \h</w:instrText>
            </w:r>
            <w:r>
              <w:fldChar w:fldCharType="separate"/>
            </w:r>
            <w:r w:rsidRPr="292E8E6C" w:rsidR="292E8E6C">
              <w:rPr>
                <w:rStyle w:val="Hiperligao"/>
              </w:rPr>
              <w:t>126</w:t>
            </w:r>
            <w:r>
              <w:fldChar w:fldCharType="end"/>
            </w:r>
          </w:hyperlink>
        </w:p>
        <w:p w:rsidR="292E8E6C" w:rsidP="292E8E6C" w:rsidRDefault="292E8E6C" w14:paraId="01177648" w14:textId="76F8A371">
          <w:pPr>
            <w:pStyle w:val="ndice3"/>
            <w:tabs>
              <w:tab w:val="right" w:leader="dot" w:pos="8775"/>
            </w:tabs>
            <w:pPrChange w:author="Rui André Vidal" w:date="2026-07-07T10:05:05.557Z">
              <w:pPr/>
            </w:pPrChange>
          </w:pPr>
          <w:hyperlink w:anchor="_Toc1609064305">
            <w:r w:rsidRPr="292E8E6C" w:rsidR="292E8E6C">
              <w:rPr>
                <w:rStyle w:val="Hiperligao"/>
              </w:rPr>
              <w:t>Norma revogatória</w:t>
            </w:r>
            <w:r>
              <w:tab/>
            </w:r>
            <w:r>
              <w:fldChar w:fldCharType="begin"/>
            </w:r>
            <w:r>
              <w:instrText xml:space="preserve">PAGEREF _Toc1609064305 \h</w:instrText>
            </w:r>
            <w:r>
              <w:fldChar w:fldCharType="separate"/>
            </w:r>
            <w:r w:rsidRPr="292E8E6C" w:rsidR="292E8E6C">
              <w:rPr>
                <w:rStyle w:val="Hiperligao"/>
              </w:rPr>
              <w:t>126</w:t>
            </w:r>
            <w:r>
              <w:fldChar w:fldCharType="end"/>
            </w:r>
          </w:hyperlink>
        </w:p>
        <w:p w:rsidR="292E8E6C" w:rsidP="292E8E6C" w:rsidRDefault="292E8E6C" w14:paraId="5E82AED9" w14:textId="187CBCEC">
          <w:pPr>
            <w:pStyle w:val="ndice3"/>
            <w:tabs>
              <w:tab w:val="right" w:leader="dot" w:pos="8775"/>
            </w:tabs>
            <w:pPrChange w:author="Rui André Vidal" w:date="2026-07-07T10:05:05.559Z">
              <w:pPr/>
            </w:pPrChange>
          </w:pPr>
          <w:hyperlink w:anchor="_Toc790048531">
            <w:r w:rsidRPr="292E8E6C" w:rsidR="292E8E6C">
              <w:rPr>
                <w:rStyle w:val="Hiperligao"/>
              </w:rPr>
              <w:t>Artigo 150.º</w:t>
            </w:r>
            <w:r>
              <w:tab/>
            </w:r>
            <w:r>
              <w:fldChar w:fldCharType="begin"/>
            </w:r>
            <w:r>
              <w:instrText xml:space="preserve">PAGEREF _Toc790048531 \h</w:instrText>
            </w:r>
            <w:r>
              <w:fldChar w:fldCharType="separate"/>
            </w:r>
            <w:r w:rsidRPr="292E8E6C" w:rsidR="292E8E6C">
              <w:rPr>
                <w:rStyle w:val="Hiperligao"/>
              </w:rPr>
              <w:t>127</w:t>
            </w:r>
            <w:r>
              <w:fldChar w:fldCharType="end"/>
            </w:r>
          </w:hyperlink>
        </w:p>
        <w:p w:rsidR="292E8E6C" w:rsidP="292E8E6C" w:rsidRDefault="292E8E6C" w14:paraId="75801981" w14:textId="209B95C6">
          <w:pPr>
            <w:pStyle w:val="ndice3"/>
            <w:tabs>
              <w:tab w:val="right" w:leader="dot" w:pos="8775"/>
            </w:tabs>
            <w:pPrChange w:author="Rui André Vidal" w:date="2026-07-07T10:05:05.561Z">
              <w:pPr/>
            </w:pPrChange>
          </w:pPr>
          <w:hyperlink w:anchor="_Toc536168236">
            <w:r w:rsidRPr="292E8E6C" w:rsidR="292E8E6C">
              <w:rPr>
                <w:rStyle w:val="Hiperligao"/>
              </w:rPr>
              <w:t>Entrada em vigor</w:t>
            </w:r>
            <w:r>
              <w:tab/>
            </w:r>
            <w:r>
              <w:fldChar w:fldCharType="begin"/>
            </w:r>
            <w:r>
              <w:instrText xml:space="preserve">PAGEREF _Toc536168236 \h</w:instrText>
            </w:r>
            <w:r>
              <w:fldChar w:fldCharType="separate"/>
            </w:r>
            <w:r w:rsidRPr="292E8E6C" w:rsidR="292E8E6C">
              <w:rPr>
                <w:rStyle w:val="Hiperligao"/>
              </w:rPr>
              <w:t>127</w:t>
            </w:r>
            <w:r>
              <w:fldChar w:fldCharType="end"/>
            </w:r>
          </w:hyperlink>
        </w:p>
        <w:p w:rsidR="002B24BA" w:rsidRDefault="002B24BA" w14:paraId="308E3845" w14:textId="06E7C0B8">
          <w:pPr>
            <w:rPr>
              <w:ins w:author="Gui Jorge Machado Sarmento" w:date="2026-06-30T03:34:00Z" w16du:dateUtc="2026-06-30T02:34:00Z" w:id="18"/>
            </w:rPr>
          </w:pPr>
          <w:r>
            <w:rPr>
              <w:b/>
              <w:bCs/>
            </w:rPr>
            <w:fldChar w:fldCharType="end"/>
          </w:r>
        </w:p>
      </w:sdtContent>
    </w:sdt>
    <w:p w:rsidRPr="00B4660B" w:rsidR="002B24BA" w:rsidP="002B24BA" w:rsidRDefault="002B24BA" w14:paraId="0E9D249F" w14:textId="32B36F68">
      <w:pPr>
        <w:tabs>
          <w:tab w:val="left" w:pos="816"/>
        </w:tabs>
        <w:ind w:left="0" w:firstLine="0"/>
        <w:sectPr w:rsidRPr="00B4660B" w:rsidR="002B24BA" w:rsidSect="005E68AA">
          <w:footerReference w:type="first" r:id="rId11"/>
          <w:pgSz w:w="11904" w:h="16840" w:orient="portrait"/>
          <w:pgMar w:top="1713" w:right="1555" w:bottom="1443" w:left="1560" w:header="709" w:footer="709" w:gutter="0"/>
          <w:pgNumType w:start="1"/>
          <w:cols w:space="720"/>
          <w:titlePg/>
          <w:docGrid w:linePitch="326"/>
        </w:sectPr>
        <w:pPrChange w:author="Gui Jorge Machado Sarmento" w:date="2026-06-30T03:33:00Z" w16du:dateUtc="2026-06-30T02:33:00Z" w:id="21">
          <w:pPr>
            <w:tabs>
              <w:tab w:val="left" w:pos="816"/>
            </w:tabs>
            <w:jc w:val="right"/>
          </w:pPr>
        </w:pPrChange>
      </w:pPr>
    </w:p>
    <w:p w:rsidRPr="005E2D3C" w:rsidR="005101CF" w:rsidP="00B4660B" w:rsidRDefault="27245FA9" w14:paraId="516A2ECB" w14:textId="6DE8372C">
      <w:pPr>
        <w:jc w:val="center"/>
      </w:pPr>
      <w:bookmarkStart w:name="_Toc223954385" w:id="22"/>
      <w:r>
        <w:t>D</w:t>
      </w:r>
      <w:r w:rsidR="003131B5">
        <w:t>ecreto-Lei n.º</w:t>
      </w:r>
      <w:r>
        <w:t xml:space="preserve"> -------/2026</w:t>
      </w:r>
    </w:p>
    <w:p w:rsidRPr="005E2D3C" w:rsidR="18407EC0" w:rsidP="00B4660B" w:rsidRDefault="18407EC0" w14:paraId="314A7AA3" w14:textId="6BEC0E58">
      <w:pPr>
        <w:jc w:val="center"/>
      </w:pPr>
      <w:r>
        <w:t>__/__</w:t>
      </w:r>
      <w:r w:rsidR="003131B5">
        <w:t xml:space="preserve"> /</w:t>
      </w:r>
      <w:r>
        <w:t>2026</w:t>
      </w:r>
    </w:p>
    <w:bookmarkEnd w:id="22"/>
    <w:p w:rsidRPr="005E2D3C" w:rsidR="005101CF" w:rsidP="00B4660B" w:rsidRDefault="0B861554" w14:paraId="537F8216" w14:textId="36446632">
      <w:r>
        <w:t xml:space="preserve"> </w:t>
      </w:r>
    </w:p>
    <w:p w:rsidRPr="00F95DCA" w:rsidR="00ED5AF8" w:rsidP="292E8E6C" w:rsidRDefault="00ED5AF8" w14:paraId="7073810A" w14:textId="77777777">
      <w:pPr>
        <w:pStyle w:val="Ttulo1"/>
        <w:ind w:right="0"/>
        <w:rPr>
          <w:highlight w:val="yellow"/>
        </w:rPr>
      </w:pPr>
      <w:commentRangeStart w:id="24"/>
      <w:bookmarkStart w:name="_Toc1109858446" w:id="1927948730"/>
      <w:r w:rsidRPr="292E8E6C" w:rsidR="1C7C6BEE">
        <w:rPr>
          <w:highlight w:val="yellow"/>
        </w:rPr>
        <w:t>PREÂMBULO</w:t>
      </w:r>
      <w:commentRangeEnd w:id="24"/>
      <w:r>
        <w:rPr>
          <w:rStyle w:val="CommentReference"/>
        </w:rPr>
        <w:commentReference w:id="24"/>
      </w:r>
      <w:bookmarkEnd w:id="1927948730"/>
    </w:p>
    <w:p w:rsidR="00ED5AF8" w:rsidP="00F95DCA" w:rsidRDefault="00ED5AF8" w14:paraId="1A2A41CA" w14:textId="77777777">
      <w:pPr>
        <w:ind w:left="142" w:firstLine="0"/>
      </w:pPr>
      <w:r>
        <w:t>A relação entre as pessoas e os animais de companhia transformou-se profundamente nas últimas décadas. A presença crescente dos animais de companhia nos agregados familiares portugueses, e o estatuto jurídico próprio que lhes é reconhecido pela Lei n.º 8/2017, de 3 de março, exigem um quadro normativo à altura dessa realidade. A promoção de uma detenção responsável de animais de companhia constitui um objetivo determinante do XXV Governo Constitucional, enquanto medida destinada a contrariar o número elevado e crescente de abandono de animais e as suas consequências para a saúde e a segurança das pessoas e para o bem-estar dos animais.</w:t>
      </w:r>
    </w:p>
    <w:p w:rsidR="00ED5AF8" w:rsidP="00F95DCA" w:rsidRDefault="00ED5AF8" w14:paraId="622A9E40" w14:textId="77777777">
      <w:pPr>
        <w:ind w:left="142" w:firstLine="0"/>
      </w:pPr>
      <w:r>
        <w:t>O regime jurídico em vigor encontra-se disperso por um conjunto de diplomas aprovados ao longo de três décadas, o mais antigo dos quais remonta a 1995. A Lei n.º 92/95, de 12 de setembro, o Decreto-Lei n.º 276/2001, de 17 de outubro, o Decreto-Lei n.º 314/2003, de 17 de dezembro, o Decreto-Lei n.º 315/2009, de 29 de outubro, a Lei n.º 27/2016, de 23 de agosto, e o Decreto-Lei n.º 82/2019, de 27 de junho, entre outros, formam um edifício normativo sucessivamente alterado e sobreposto, de difícil apreensão tanto pelos detentores como pelas autoridades responsáveis pela sua aplicação. A dispersão das normas dificulta o conhecimento dos deveres por quem detém animais e onera a tarefa de fiscalização.</w:t>
      </w:r>
    </w:p>
    <w:p w:rsidR="00ED5AF8" w:rsidP="00F95DCA" w:rsidRDefault="00ED5AF8" w14:paraId="1805DC1D" w14:textId="02429E61">
      <w:pPr>
        <w:ind w:left="142" w:firstLine="0"/>
      </w:pPr>
      <w:r>
        <w:t xml:space="preserve">A revisão deste quadro é hoje uma exigência incontornável. A União Europeia aprovou, pela primeira vez, normas mínimas harmonizadas em matéria de bem-estar, criação, identificação e rastreabilidade de cães e gatos, em texto aprovado pelo Parlamento Europeu em 28 de abril de 2026 e adotado pelo Conselho em 22 de maio de 2026, a aguardar publicação no Jornal Oficial da União Europeia </w:t>
      </w:r>
      <w:r w:rsidR="00F92B4C">
        <w:rPr>
          <w:highlight w:val="cyan"/>
        </w:rPr>
        <w:t>(</w:t>
      </w:r>
      <w:r w:rsidRPr="00F95DCA">
        <w:rPr>
          <w:highlight w:val="cyan"/>
        </w:rPr>
        <w:t>VERIFICAR e fechar citação: número, data e referência do regulamento quando publicado</w:t>
      </w:r>
      <w:r w:rsidR="00F92B4C">
        <w:t>)</w:t>
      </w:r>
      <w:r>
        <w:t>. Aquele regulamento estabelece, designadamente, a identificação e o registo obrigatórios de todos os cães e gatos em bases de dados nacionais interoperáveis, requisitos de bem-estar aplicáveis a criadores, vendedores e centros de acolhimento e instrumentos de combate ao comércio ilegal e às vendas em linha. A sua aplicação direta na ordem interna, conjugada com a necessária articulação com o direito nacional, faz deste o momento próprio para rever, de forma integrada, todo o regime aplicável aos animais de companhia.</w:t>
      </w:r>
    </w:p>
    <w:p w:rsidR="00ED5AF8" w:rsidP="00F95DCA" w:rsidRDefault="00ED5AF8" w14:paraId="33D9F65D" w14:textId="77777777">
      <w:pPr>
        <w:ind w:left="142" w:firstLine="0"/>
      </w:pPr>
      <w:r>
        <w:t>Esta revisão soma-se ao quadro fixado pelo Regulamento (UE) 2016/429 do Parlamento Europeu e do Conselho, de 9 de março de 2016 (Lei da Saúde Animal), e respetiva regulamentação delegada, com o qual o presente decreto-lei se harmoniza. Visa, ainda, a atualização dos vários diplomas nacionais à luz de novos conhecimentos científicos, da experiência adquirida na aplicação da legislação a rever e da evolução da relação da sociedade com os animais de companhia.</w:t>
      </w:r>
    </w:p>
    <w:p w:rsidR="00ED5AF8" w:rsidP="00F95DCA" w:rsidRDefault="00ED5AF8" w14:paraId="4BCD1F9B" w14:textId="77777777">
      <w:pPr>
        <w:ind w:left="142" w:firstLine="0"/>
      </w:pPr>
      <w:r>
        <w:t>A presente revisão inscreve-se na estratégia do XXV Governo Constitucional para os animais de companhia, que coloca a responsabilização dos detentores no centro da política pública. Em 2025 foi mobilizado o maior pacote de apoio de sempre neste domínio, no valor de 14,5 milhões de euros, dirigido ao investimento em infraestruturas, cuidados veterinários, identificação eletrónica, esterilização, apoio social às famílias e sensibilização. Esta política, conduzida pela Direção-Geral de Alimentação e Veterinária em articulação com as autarquias locais e as demais entidades competentes, assenta na visão de Uma Só Saúde e elege o reforço da identificação eletrónica, a expansão dos programas de esterilização e a promoção da adoção responsável como pilares do combate ao abandono.</w:t>
      </w:r>
    </w:p>
    <w:p w:rsidR="00ED5AF8" w:rsidP="00F95DCA" w:rsidRDefault="00ED5AF8" w14:paraId="174264A3" w14:textId="77777777">
      <w:pPr>
        <w:ind w:left="142" w:firstLine="0"/>
      </w:pPr>
      <w:r>
        <w:t>É neste contexto que o presente decreto-lei intervém. Cria um sistema de identificação eletrónica de todos os cães e gatos, com registo no Sistema de Informação de Animais de Companhia (SIAC), base de dados oficial de identificação e registo, que permite a ligação efetiva do animal ao seu detentor e a responsabilização deste pelo cumprimento dos parâmetros sanitários e de bem-estar animal e por eventuais danos causados a terceiros pelo animal. O reforço do uso da identificação eletrónica é prosseguido, igualmente, através do Documento de Identificação de Animal de Companhia (DIAC), em formato digital, que aproxima os cidadãos, os médicos veterinários e as entidades públicas, simplifica procedimentos e facilita o cumprimento das obrigações de registo.</w:t>
      </w:r>
    </w:p>
    <w:p w:rsidR="00ED5AF8" w:rsidP="00F95DCA" w:rsidRDefault="00ED5AF8" w14:paraId="691B8732" w14:textId="77777777">
      <w:pPr>
        <w:ind w:left="142" w:firstLine="0"/>
      </w:pPr>
      <w:r>
        <w:t>A prevenção do abandono passa, em primeiro lugar, por evitar a criação não planeada e indiscriminada de animais, uma das principais causas de abandono e de cuidados insuficientes ou inapropriados. Passa, também, por incentivar a aquisição de animais em locais autorizados para a respetiva venda, devendo os detentores estar cientes das consequências da aquisição fora desses locais, designadamente quanto às garantias conferidas em matéria de raça e de saúde do animal.</w:t>
      </w:r>
    </w:p>
    <w:p w:rsidR="00ED5AF8" w:rsidP="00F95DCA" w:rsidRDefault="00ED5AF8" w14:paraId="601E7C07" w14:textId="77777777">
      <w:pPr>
        <w:ind w:left="142" w:firstLine="0"/>
      </w:pPr>
      <w:r>
        <w:t xml:space="preserve">Em resposta ao elevado número de colónias de gatos, é criado um programa de captura, esterilização e devolução ao local de origem, devidamente monitorizado pelas câmaras </w:t>
      </w:r>
      <w:r>
        <w:t>municipais, como instrumento de controlo das populações. São igualmente estabelecidas regras de atuação das associações de proteção animal legalmente constituídas, com vista a um controlo sanitário mais efetivo das populações.</w:t>
      </w:r>
    </w:p>
    <w:p w:rsidR="00ED5AF8" w:rsidP="00F95DCA" w:rsidRDefault="00ED5AF8" w14:paraId="0C8903D8" w14:textId="77777777">
      <w:pPr>
        <w:ind w:left="142" w:firstLine="0"/>
      </w:pPr>
      <w:r>
        <w:t>O presente decreto-lei mantém as ações destinadas a preservar a indemnidade do País relativamente à raiva e a desenvolver estudos epidemiológicos e medidas de controlo de outras zoonoses transmissíveis ao homem pelos animais de companhia, designadamente a equinococose/hidatidose, a leishmaniose, a sarna e a dermatofitose. A entrada em território nacional de animais de companhia fica sujeita às regras sanitárias e de bem-estar animal nacionais e da União Europeia. Procede-se, ainda, à atualização do quadro contraordenacional decorrente do incumprimento dos normativos e dos montantes das coimas aplicáveis.</w:t>
      </w:r>
    </w:p>
    <w:p w:rsidR="00ED5AF8" w:rsidP="00F95DCA" w:rsidRDefault="00ED5AF8" w14:paraId="7F652D23" w14:textId="77777777">
      <w:pPr>
        <w:ind w:left="142" w:firstLine="0"/>
      </w:pPr>
      <w:r>
        <w:t>Entende-se, assim, adequado e oportuno reunir num único diploma todas as regras em matéria de reprodução, criação, detenção, maneio e comércio de animais de companhia. A consolidação destas matérias promove e facilita o respetivo conhecimento pelos titulares e detentores, que passam a identificar de forma mais explícita e simples os seus deveres, e simplifica a tarefa das autoridades incumbidas de fazer cumprir as normas em apreço.</w:t>
      </w:r>
    </w:p>
    <w:p w:rsidR="00ED5AF8" w:rsidP="00F95DCA" w:rsidRDefault="00ED5AF8" w14:paraId="67819657" w14:textId="5A701A89">
      <w:pPr>
        <w:ind w:left="142" w:firstLine="0"/>
      </w:pPr>
      <w:r>
        <w:t xml:space="preserve">Em coerência com este objetivo de consolidação, são revogados a Lei n.º 92/95, de 12 de setembro, o Decreto-Lei n.º 276/2001, de 17 de outubro, o Decreto-Lei n.º 314/2003, de 17 de dezembro, o Decreto-Lei n.º 74/2007, de 27 de março, o Decreto-Lei n.º 315/2009, de 29 de outubro, a Lei n.º 27/2016, de 23 de agosto, a Lei n.º 15/2018, de 27 de março, e o Decreto-Lei n.º 82/2019, de 27 de junho </w:t>
      </w:r>
      <w:r>
        <w:rPr>
          <w:highlight w:val="cyan"/>
        </w:rPr>
        <w:t>(a confirmar</w:t>
      </w:r>
      <w:r w:rsidRPr="00F95DCA">
        <w:rPr>
          <w:highlight w:val="cyan"/>
        </w:rPr>
        <w:t xml:space="preserve"> o alcance da revogação</w:t>
      </w:r>
      <w:r>
        <w:t>).</w:t>
      </w:r>
    </w:p>
    <w:p w:rsidR="000B1C05" w:rsidP="0024310E" w:rsidRDefault="000B1C05" w14:paraId="24EF38B4" w14:textId="17741FFE">
      <w:pPr>
        <w:ind w:left="142" w:firstLine="0"/>
      </w:pPr>
      <w:r w:rsidRPr="000B1C05">
        <w:t>O presente decreto-lei estabelece as normas complementares da Convenção Europeia para a Proteção dos Animais de Companhia, aprovada pelo Decreto n.º 13/93, de 13 de abril, que se mantém em vigor, e assegura a execução, na ordem jurídica interna, do regulamento da União Europeia relativo ao bem-estar e à rastreabilidade de cães e gatos referido no presente preâmbulo, sem prejuízo dos respetivos prazos de aplicação</w:t>
      </w:r>
      <w:r>
        <w:t>.</w:t>
      </w:r>
    </w:p>
    <w:p w:rsidRPr="005A37E6" w:rsidR="00B4660B" w:rsidP="0024310E" w:rsidRDefault="00A626AB" w14:paraId="2EB5046F" w14:textId="28B777E3">
      <w:pPr>
        <w:ind w:left="142" w:firstLine="0"/>
      </w:pPr>
      <w:r w:rsidRPr="00F95DCA">
        <w:t>Foram ouvidos a Associação Nacional de Municípios Portugueses, a Associação Nacional de Freguesias e os órgãos de governo próprios das Regiões Autónomas.</w:t>
      </w:r>
      <w:r w:rsidRPr="00F95DCA">
        <w:rPr>
          <w:i/>
        </w:rPr>
        <w:t xml:space="preserve"> </w:t>
      </w:r>
    </w:p>
    <w:p w:rsidRPr="005E2D3C" w:rsidR="005101CF" w:rsidP="00B4660B" w:rsidRDefault="00A626AB" w14:paraId="26BCDE41" w14:textId="77777777">
      <w:r>
        <w:t xml:space="preserve">Assim: </w:t>
      </w:r>
    </w:p>
    <w:p w:rsidRPr="005E2D3C" w:rsidR="005E68AA" w:rsidP="00B4660B" w:rsidRDefault="005E68AA" w14:paraId="1E12657A" w14:textId="15DDBCAB">
      <w:pPr>
        <w:ind w:left="142" w:firstLine="0"/>
      </w:pPr>
      <w:r>
        <w:t xml:space="preserve">Nos termos da alínea </w:t>
      </w:r>
      <w:r>
        <w:rPr>
          <w:i/>
          <w:iCs/>
        </w:rPr>
        <w:t>a)</w:t>
      </w:r>
      <w:r>
        <w:t xml:space="preserve"> do n.º 1 do artigo 198.º da Constituição, o Governo decreta o seguinte: </w:t>
      </w:r>
      <w:r>
        <w:br/>
      </w:r>
    </w:p>
    <w:p w:rsidR="00D73F82" w:rsidP="00F95DCA" w:rsidRDefault="00A626AB" w14:paraId="79C9F04D" w14:textId="77777777">
      <w:pPr>
        <w:pStyle w:val="Ttulo1"/>
        <w:ind w:right="0"/>
      </w:pPr>
      <w:bookmarkStart w:name="_Toc223954386" w:id="25"/>
      <w:bookmarkStart w:name="_Toc1559918935" w:id="1955959782"/>
      <w:r w:rsidR="6F5E8D5D">
        <w:rPr/>
        <w:t>CAPÍTULO I</w:t>
      </w:r>
      <w:bookmarkEnd w:id="1955959782"/>
    </w:p>
    <w:p w:rsidRPr="00B4660B" w:rsidR="006D4559" w:rsidP="00F95DCA" w:rsidRDefault="00A626AB" w14:paraId="3A4EFB9A" w14:textId="2A27D06A">
      <w:pPr>
        <w:pStyle w:val="Ttulo1"/>
        <w:ind w:right="0"/>
      </w:pPr>
      <w:bookmarkStart w:name="_Toc535866385" w:id="1016652382"/>
      <w:r w:rsidR="6F5E8D5D">
        <w:rPr/>
        <w:t>Disposições Gerais</w:t>
      </w:r>
      <w:bookmarkEnd w:id="25"/>
      <w:bookmarkEnd w:id="1016652382"/>
    </w:p>
    <w:p w:rsidRPr="00B4660B" w:rsidR="009E7E58" w:rsidP="00B4660B" w:rsidRDefault="009E7E58" w14:paraId="42B83903" w14:textId="77777777">
      <w:pPr>
        <w:jc w:val="center"/>
        <w:rPr>
          <w:b/>
          <w:bCs/>
        </w:rPr>
      </w:pPr>
    </w:p>
    <w:p w:rsidRPr="00B4660B" w:rsidR="005101CF" w:rsidP="00F95DCA" w:rsidRDefault="00A626AB" w14:paraId="0B6B5805" w14:textId="439830F2">
      <w:pPr>
        <w:pStyle w:val="Ttulo3"/>
      </w:pPr>
      <w:bookmarkStart w:name="_Toc223954387" w:id="28"/>
      <w:bookmarkStart w:name="_Toc514303756" w:id="1733633783"/>
      <w:r w:rsidR="6F5E8D5D">
        <w:rPr/>
        <w:t>Artigo 1.º</w:t>
      </w:r>
      <w:bookmarkEnd w:id="1733633783"/>
    </w:p>
    <w:p w:rsidRPr="00B4660B" w:rsidR="005101CF" w:rsidP="00F95DCA" w:rsidRDefault="00A626AB" w14:paraId="6F9696D5" w14:textId="270C6FC6">
      <w:pPr>
        <w:pStyle w:val="Ttulo3"/>
      </w:pPr>
      <w:bookmarkStart w:name="_Toc120283773" w:id="1938005303"/>
      <w:r w:rsidR="6F5E8D5D">
        <w:rPr/>
        <w:t>Objeto</w:t>
      </w:r>
      <w:bookmarkEnd w:id="28"/>
      <w:bookmarkEnd w:id="1938005303"/>
    </w:p>
    <w:p w:rsidR="004818B6" w:rsidP="00B4660B" w:rsidRDefault="23D08FF2" w14:paraId="76A110DE" w14:textId="42FDF22E">
      <w:pPr>
        <w:ind w:left="142" w:firstLine="0"/>
      </w:pPr>
      <w:r>
        <w:rPr>
          <w:color w:val="auto"/>
        </w:rPr>
        <w:t>O presente decreto-lei estabelece o regime geral aplicável aos animais de companhia, designado por «Regime Geral do Animal de Companhia» (RGAC).</w:t>
      </w:r>
    </w:p>
    <w:p w:rsidRPr="005E2D3C" w:rsidR="00EF4F1B" w:rsidP="00B4660B" w:rsidRDefault="00EF4F1B" w14:paraId="0502090A" w14:textId="77777777"/>
    <w:p w:rsidRPr="00B4660B" w:rsidR="005101CF" w:rsidP="00F95DCA" w:rsidRDefault="00A626AB" w14:paraId="707D9AED" w14:textId="378E7643">
      <w:pPr>
        <w:pStyle w:val="Ttulo3"/>
      </w:pPr>
      <w:bookmarkStart w:name="_Toc223954388" w:id="31"/>
      <w:bookmarkStart w:name="_Toc267485385" w:id="1130281074"/>
      <w:r w:rsidR="6F5E8D5D">
        <w:rPr/>
        <w:t>Artigo 2.º</w:t>
      </w:r>
      <w:bookmarkEnd w:id="1130281074"/>
    </w:p>
    <w:p w:rsidRPr="00B4660B" w:rsidR="005101CF" w:rsidP="00F95DCA" w:rsidRDefault="00A626AB" w14:paraId="30307792" w14:textId="051607FD">
      <w:pPr>
        <w:pStyle w:val="Ttulo3"/>
      </w:pPr>
      <w:bookmarkStart w:name="_Toc1765306502" w:id="1729243260"/>
      <w:r w:rsidR="6F5E8D5D">
        <w:rPr/>
        <w:t>Âmbito</w:t>
      </w:r>
      <w:bookmarkEnd w:id="31"/>
      <w:r w:rsidR="6F5E8D5D">
        <w:rPr/>
        <w:t xml:space="preserve"> Objetivo</w:t>
      </w:r>
      <w:bookmarkEnd w:id="1729243260"/>
    </w:p>
    <w:p w:rsidRPr="005E2D3C" w:rsidR="00FA14DA" w:rsidP="00B4660B" w:rsidRDefault="00EF4F1B" w14:paraId="5DD40EC4" w14:textId="59543341">
      <w:pPr>
        <w:ind w:left="142" w:firstLine="0"/>
      </w:pPr>
      <w:r w:rsidRPr="292E8E6C" w:rsidR="7053E623">
        <w:rPr>
          <w:color w:val="auto"/>
        </w:rPr>
        <w:t>1 - O presente decreto-lei estabelece as normas a que obedecem a reprodução, a criação, a detenção, o maneio, a circulação e o comércio de animais de companhia, bem como o respetivo controlo sanitário, designadamente a prevenção e a vigilância epidemiológica da raiva e de outras zoonoses do</w:t>
      </w:r>
      <w:ins w:author="Rui André Vidal" w:date="2026-07-07T09:27:31.565Z" w16du:dateUtc="2026-07-07T09:27:31.565Z" w:id="2043664875">
        <w:r w:rsidRPr="292E8E6C" w:rsidR="1ED5BF67">
          <w:rPr>
            <w:color w:val="auto"/>
          </w:rPr>
          <w:t>s animais de companhia.</w:t>
        </w:r>
      </w:ins>
      <w:del w:author="Rui André Vidal" w:date="2026-07-07T09:27:24.622Z" w16du:dateUtc="2026-07-07T09:27:24.622Z" w:id="1734130005">
        <w:r w:rsidRPr="292E8E6C" w:rsidDel="7053E623">
          <w:rPr>
            <w:color w:val="auto"/>
          </w:rPr>
          <w:delText xml:space="preserve"> cão e do gato.</w:delText>
        </w:r>
      </w:del>
    </w:p>
    <w:p w:rsidR="00885E45" w:rsidP="00B4660B" w:rsidRDefault="005D7EEC" w14:paraId="47C2AE46" w14:textId="77777777">
      <w:pPr>
        <w:ind w:left="142" w:firstLine="0"/>
        <w:rPr>
          <w:color w:val="auto"/>
        </w:rPr>
      </w:pPr>
      <w:commentRangeStart w:id="34"/>
      <w:commentRangeStart w:id="655114122"/>
      <w:r>
        <w:rPr>
          <w:color w:val="auto"/>
        </w:rPr>
        <w:t>2 - Para efeitos do presente decreto-lei, são animais de companhia os animais das espécies constantes da Parte A do Anexo I do Regulamento (UE) 2016/429 do Parlamento Europeu e do Conselho, de 9 de março de 2016, e, quando detidos para fins de companhia, os das espécies constantes da Parte B do mesmo anexo.</w:t>
      </w:r>
      <w:commentRangeEnd w:id="34"/>
      <w:r w:rsidR="002251E2">
        <w:rPr>
          <w:rStyle w:val="Refdecomentrio"/>
          <w:color w:val="auto"/>
          <w:sz w:val="24"/>
          <w:szCs w:val="24"/>
        </w:rPr>
        <w:commentReference w:id="34"/>
      </w:r>
      <w:commentRangeEnd w:id="655114122"/>
      <w:r>
        <w:rPr>
          <w:rStyle w:val="CommentReference"/>
        </w:rPr>
        <w:commentReference w:id="655114122"/>
      </w:r>
    </w:p>
    <w:p w:rsidRPr="005E2D3C" w:rsidR="006C02E9" w:rsidP="292E8E6C" w:rsidRDefault="006C02E9" w14:paraId="59D97974" w14:textId="728D3D63">
      <w:pPr>
        <w:ind w:left="142" w:firstLine="0"/>
        <w:rPr>
          <w:color w:val="auto"/>
        </w:rPr>
      </w:pPr>
      <w:commentRangeStart w:id="1772720769"/>
      <w:r w:rsidRPr="292E8E6C" w:rsidR="0E111FA8">
        <w:rPr>
          <w:color w:val="auto"/>
        </w:rPr>
        <w:t>3 - O presente decreto-lei assegura, no plano nacional, a execução do Regulamento Delegado (UE) 2026/131 da Comissão, de 20 de janeiro de 2026, relativo aos requisitos de saúde animal aplicáveis à circulação sem caráter comercial de animais de companhia, e do Regulamento Delegado (UE) 2026/132 da Comissão, de 20 de janeiro de 2026, relativo à rastreabilidade de cães, gatos e furões, bem como a aplicação do regime contraordenacional por incumprimento das obrigações neles previstas.</w:t>
      </w:r>
      <w:commentRangeEnd w:id="1772720769"/>
      <w:r>
        <w:rPr>
          <w:rStyle w:val="CommentReference"/>
        </w:rPr>
        <w:commentReference w:id="1772720769"/>
      </w:r>
    </w:p>
    <w:p w:rsidRPr="005E2D3C" w:rsidR="006C02E9" w:rsidP="00B4660B" w:rsidRDefault="006C02E9" w14:paraId="07153BA0" w14:textId="2F78E205">
      <w:pPr>
        <w:ind w:left="142" w:firstLine="0"/>
      </w:pPr>
      <w:r>
        <w:rPr>
          <w:color w:val="auto"/>
        </w:rPr>
        <w:t>4 - O presente decreto-lei assegura igualmente a execução do regulamento do Parlamento Europeu e do Conselho relativo ao bem-estar do cão e do gato e à respetiva rastreabilidade, a publicar no Jornal Oficial da União Europeia.</w:t>
      </w:r>
    </w:p>
    <w:p w:rsidRPr="005E2D3C" w:rsidR="006C02E9" w:rsidP="00B4660B" w:rsidRDefault="006C02E9" w14:paraId="549D0C7D" w14:textId="4B83B8C0">
      <w:pPr>
        <w:ind w:left="142" w:firstLine="0"/>
      </w:pPr>
      <w:r>
        <w:rPr>
          <w:color w:val="auto"/>
        </w:rPr>
        <w:t>5 - A entrada em território nacional de animais de companhia de espécies não abrangidas pelo Regulamento Delegado (UE) 2026/131, provenientes de países terceiros, carece de autorização prévia da Direção-Geral de Alimentação e Veterinária (DGAV).</w:t>
      </w:r>
    </w:p>
    <w:p w:rsidRPr="005E2D3C" w:rsidR="006C02E9" w:rsidP="00B4660B" w:rsidRDefault="006C02E9" w14:paraId="27F50D6D" w14:textId="54733D6F">
      <w:pPr>
        <w:ind w:left="142" w:firstLine="0"/>
      </w:pPr>
      <w:r w:rsidRPr="292E8E6C" w:rsidR="0E111FA8">
        <w:rPr>
          <w:color w:val="auto"/>
        </w:rPr>
        <w:t xml:space="preserve">6 - A entrada em território nacional de furões, a título de animal de companhia ou para fins comerciais, provenientes de países terceiros, carece igualmente de autorização </w:t>
      </w:r>
      <w:bookmarkStart w:name="_Int_IAFYLMte" w:id="839446869"/>
      <w:r w:rsidRPr="292E8E6C" w:rsidR="0E111FA8">
        <w:rPr>
          <w:color w:val="auto"/>
        </w:rPr>
        <w:t>do Instituto</w:t>
      </w:r>
      <w:r w:rsidRPr="292E8E6C" w:rsidR="3D52B7B0">
        <w:rPr>
          <w:color w:val="auto"/>
        </w:rPr>
        <w:t xml:space="preserve"> </w:t>
      </w:r>
      <w:r w:rsidRPr="292E8E6C" w:rsidR="0E111FA8">
        <w:rPr>
          <w:color w:val="auto"/>
        </w:rPr>
        <w:t>da Conservação da Natureza e das Florestas</w:t>
      </w:r>
      <w:bookmarkEnd w:id="839446869"/>
      <w:r w:rsidRPr="292E8E6C" w:rsidR="0E111FA8">
        <w:rPr>
          <w:color w:val="auto"/>
        </w:rPr>
        <w:t>, I. P. (ICNF, I. P.), nos termos da legislação aplicável.</w:t>
      </w:r>
    </w:p>
    <w:p w:rsidR="00885E45" w:rsidP="00B4660B" w:rsidRDefault="005D7EEC" w14:paraId="4EA6D7E9" w14:textId="77777777">
      <w:pPr>
        <w:ind w:left="142" w:firstLine="0"/>
        <w:rPr>
          <w:color w:val="auto"/>
        </w:rPr>
      </w:pPr>
      <w:r>
        <w:rPr>
          <w:color w:val="auto"/>
        </w:rPr>
        <w:t>7 - Por razões de saúde pública ou de sanidade animal, a DGAV pode restringir ou condicionar a detenção ou a circulação de animais de companhia de determinadas espécies.</w:t>
      </w:r>
    </w:p>
    <w:p w:rsidRPr="005E2D3C" w:rsidR="006C02E9" w:rsidP="00B4660B" w:rsidRDefault="006C02E9" w14:paraId="7F10C54B" w14:textId="78EBC458">
      <w:pPr>
        <w:ind w:left="142" w:firstLine="0"/>
      </w:pPr>
      <w:r>
        <w:rPr>
          <w:color w:val="auto"/>
        </w:rPr>
        <w:t>8 - O presente decreto-lei não prejudica a aplicação do Decreto-Lei n.º 74/2007, de 27 de março, relativo ao direito de acessibilidade das pessoas com deficiência acompanhadas de cães de assistência.</w:t>
      </w:r>
    </w:p>
    <w:p w:rsidRPr="005E2D3C" w:rsidR="00FA14DA" w:rsidP="00B4660B" w:rsidRDefault="006C02E9" w14:paraId="2B475124" w14:textId="07D84BAC">
      <w:pPr>
        <w:ind w:left="142" w:firstLine="0"/>
      </w:pPr>
      <w:r>
        <w:rPr>
          <w:color w:val="auto"/>
        </w:rPr>
        <w:t>9 - Ficam excluídas do âmbito de aplicação do presente decreto-lei as espécies da fauna selvagem autóctone e exótica e os seus descendentes criados em cativeiro, bem como os touros de lide, objeto de regulamentação específica.</w:t>
      </w:r>
    </w:p>
    <w:p w:rsidRPr="005E2D3C" w:rsidR="002B5462" w:rsidP="00B4660B" w:rsidRDefault="002B5462" w14:paraId="091C4F7F" w14:textId="77777777"/>
    <w:p w:rsidRPr="00B4660B" w:rsidR="005101CF" w:rsidP="00F95DCA" w:rsidRDefault="6F6E9877" w14:paraId="067F7560" w14:textId="36829F6B">
      <w:pPr>
        <w:pStyle w:val="Ttulo3"/>
      </w:pPr>
      <w:bookmarkStart w:name="_Toc223954389" w:id="35"/>
      <w:bookmarkStart w:name="_Toc1784251355" w:id="188736272"/>
      <w:r w:rsidR="0BCE1A39">
        <w:rPr/>
        <w:t>Artigo 3.º</w:t>
      </w:r>
      <w:bookmarkEnd w:id="188736272"/>
    </w:p>
    <w:p w:rsidRPr="00B4660B" w:rsidR="005101CF" w:rsidP="00F95DCA" w:rsidRDefault="00D36507" w14:paraId="0F8D6604" w14:textId="2D227A7E">
      <w:pPr>
        <w:pStyle w:val="Ttulo3"/>
      </w:pPr>
      <w:commentRangeStart w:id="38"/>
      <w:bookmarkStart w:name="_Toc1248185291" w:id="1708338630"/>
      <w:r w:rsidR="4602F004">
        <w:rPr/>
        <w:t>Definições</w:t>
      </w:r>
      <w:bookmarkEnd w:id="35"/>
      <w:commentRangeEnd w:id="38"/>
      <w:r>
        <w:rPr>
          <w:rStyle w:val="CommentReference"/>
        </w:rPr>
        <w:commentReference w:id="38"/>
      </w:r>
      <w:bookmarkEnd w:id="1708338630"/>
    </w:p>
    <w:p w:rsidRPr="005E2D3C" w:rsidR="12B3BE50" w:rsidP="00B4660B" w:rsidRDefault="350E168B" w14:paraId="233BBF5B" w14:textId="4793F253">
      <w:r w:rsidRPr="00B4660B">
        <w:t>1 -</w:t>
      </w:r>
      <w:r w:rsidRPr="00B4660B">
        <w:rPr>
          <w:rFonts w:eastAsia="Arial"/>
        </w:rPr>
        <w:t xml:space="preserve"> </w:t>
      </w:r>
      <w:r w:rsidRPr="00B4660B">
        <w:t>Para</w:t>
      </w:r>
      <w:r>
        <w:t xml:space="preserve"> efeito do presente diploma, entende-se por:</w:t>
      </w:r>
    </w:p>
    <w:p w:rsidRPr="005E2D3C" w:rsidR="10E1C5B3" w:rsidP="00B4660B" w:rsidRDefault="3D881C68" w14:paraId="4A66B0E2" w14:textId="698A30C7">
      <w:pPr>
        <w:ind w:left="142" w:firstLine="0"/>
      </w:pPr>
      <w:r w:rsidRPr="292E8E6C" w:rsidR="7A71A822">
        <w:rPr>
          <w:color w:val="auto"/>
        </w:rPr>
        <w:t xml:space="preserve">«Abandono», a não prestação de cuidados a animal de companhia no </w:t>
      </w:r>
      <w:commentRangeStart w:id="1560507389"/>
      <w:del w:author="Rui André Vidal" w:date="2026-07-07T09:48:12.833Z" w16du:dateUtc="2026-07-07T09:48:12.833Z" w:id="267727170">
        <w:r w:rsidRPr="292E8E6C" w:rsidDel="7A71A822">
          <w:rPr>
            <w:color w:val="auto"/>
          </w:rPr>
          <w:delText>estabelecimento</w:delText>
        </w:r>
      </w:del>
      <w:ins w:author="Rui André Vidal" w:date="2026-07-07T09:48:17.153Z" w16du:dateUtc="2026-07-07T09:48:17.153Z" w:id="226371478">
        <w:r w:rsidRPr="292E8E6C" w:rsidR="07DDCA0D">
          <w:rPr>
            <w:color w:val="auto"/>
          </w:rPr>
          <w:t>alojamento</w:t>
        </w:r>
      </w:ins>
      <w:commentRangeEnd w:id="1560507389"/>
      <w:r>
        <w:rPr>
          <w:rStyle w:val="CommentReference"/>
        </w:rPr>
        <w:commentReference w:id="1560507389"/>
      </w:r>
      <w:r w:rsidRPr="292E8E6C" w:rsidR="7A71A822">
        <w:rPr>
          <w:color w:val="auto"/>
        </w:rPr>
        <w:t>, bem como a sua remoção pelo detentor ou titular para fora do domicílio ou dos locais onde costuma estar mantido, com vista a pôr termo à sua detenção, sem comprovativo da transmissão da sua guarda e responsabilidade para outra pessoa, para o município ou para associação zoófila;</w:t>
      </w:r>
    </w:p>
    <w:p w:rsidRPr="005E2D3C" w:rsidR="4E09FC06" w:rsidP="292E8E6C" w:rsidRDefault="185F1CEA" w14:paraId="45D7C83B" w14:textId="75022EB4">
      <w:pPr>
        <w:ind w:left="142" w:firstLine="0"/>
        <w:rPr>
          <w:color w:val="auto"/>
        </w:rPr>
      </w:pPr>
      <w:commentRangeStart w:id="1785081690"/>
      <w:r w:rsidRPr="292E8E6C" w:rsidR="1A03AF3E">
        <w:rPr>
          <w:color w:val="auto"/>
        </w:rPr>
        <w:t xml:space="preserve">«Abrigo», a instalação ou estrutura de associação zoófila </w:t>
      </w:r>
      <w:del w:author="Rui André Vidal" w:date="2026-07-07T10:03:42.625Z" w16du:dateUtc="2026-07-07T10:03:42.625Z" w:id="1805635955">
        <w:r w:rsidRPr="292E8E6C" w:rsidDel="1A03AF3E">
          <w:rPr>
            <w:color w:val="auto"/>
          </w:rPr>
          <w:delText>(</w:delText>
        </w:r>
        <w:r w:rsidRPr="292E8E6C" w:rsidDel="1A03AF3E">
          <w:rPr>
            <w:color w:val="auto"/>
          </w:rPr>
          <w:delText>IAZ</w:delText>
        </w:r>
        <w:r w:rsidRPr="292E8E6C" w:rsidDel="1A03AF3E">
          <w:rPr>
            <w:color w:val="auto"/>
          </w:rPr>
          <w:delText xml:space="preserve">) </w:delText>
        </w:r>
      </w:del>
      <w:r w:rsidRPr="292E8E6C" w:rsidR="1A03AF3E">
        <w:rPr>
          <w:color w:val="auto"/>
        </w:rPr>
        <w:t xml:space="preserve">onde são detidos </w:t>
      </w:r>
      <w:ins w:author="Rui André Vidal" w:date="2026-07-07T09:50:24.291Z" w16du:dateUtc="2026-07-07T09:50:24.291Z" w:id="986928630">
        <w:r w:rsidRPr="292E8E6C" w:rsidR="54841A30">
          <w:rPr>
            <w:color w:val="auto"/>
          </w:rPr>
          <w:t xml:space="preserve">animais de companhia, designadamente </w:t>
        </w:r>
      </w:ins>
      <w:r w:rsidRPr="292E8E6C" w:rsidR="1A03AF3E">
        <w:rPr>
          <w:color w:val="auto"/>
        </w:rPr>
        <w:t>cães ou gatos</w:t>
      </w:r>
      <w:ins w:author="Rui André Vidal" w:date="2026-07-07T09:50:29.947Z" w16du:dateUtc="2026-07-07T09:50:29.947Z" w:id="381391388">
        <w:r w:rsidRPr="292E8E6C" w:rsidR="62981C11">
          <w:rPr>
            <w:color w:val="auto"/>
          </w:rPr>
          <w:t>,</w:t>
        </w:r>
      </w:ins>
      <w:r w:rsidRPr="292E8E6C" w:rsidR="1A03AF3E">
        <w:rPr>
          <w:color w:val="auto"/>
        </w:rPr>
        <w:t xml:space="preserve"> não desejados, abandonados, perdidos, confiscados ou anteriormente errantes, para efeitos de colocação no mercado;</w:t>
      </w:r>
      <w:commentRangeEnd w:id="1785081690"/>
      <w:r>
        <w:rPr>
          <w:rStyle w:val="CommentReference"/>
        </w:rPr>
        <w:commentReference w:id="1785081690"/>
      </w:r>
    </w:p>
    <w:p w:rsidRPr="004451A7" w:rsidR="0AF2E4AB" w:rsidP="00B4660B" w:rsidRDefault="00A626AB" w14:paraId="4EBD1434" w14:textId="75731E27">
      <w:pPr>
        <w:ind w:left="142" w:firstLine="0"/>
      </w:pPr>
      <w:r w:rsidRPr="292E8E6C" w:rsidR="6F5E8D5D">
        <w:rPr>
          <w:color w:val="auto"/>
        </w:rPr>
        <w:t xml:space="preserve">«Açaimo funcional», o utensílio que, aplicado ao animal sem lhe dificultar a função respiratória, não lhe permite </w:t>
      </w:r>
      <w:del w:author="Rui André Vidal" w:date="2026-07-07T10:07:13.351Z" w16du:dateUtc="2026-07-07T10:07:13.351Z" w:id="1451755025">
        <w:r w:rsidRPr="292E8E6C" w:rsidDel="6F5E8D5D">
          <w:rPr>
            <w:color w:val="auto"/>
          </w:rPr>
          <w:delText xml:space="preserve">comer nem </w:delText>
        </w:r>
      </w:del>
      <w:r w:rsidRPr="292E8E6C" w:rsidR="6F5E8D5D">
        <w:rPr>
          <w:color w:val="auto"/>
        </w:rPr>
        <w:t>morder;</w:t>
      </w:r>
    </w:p>
    <w:p w:rsidRPr="005E2D3C" w:rsidR="047B255F" w:rsidP="00B4660B" w:rsidRDefault="16CF1D88" w14:paraId="1E08E158" w14:textId="590F506F">
      <w:pPr>
        <w:ind w:left="142" w:firstLine="0"/>
      </w:pPr>
      <w:r w:rsidRPr="292E8E6C" w:rsidR="55A233AD">
        <w:rPr>
          <w:color w:val="auto"/>
        </w:rPr>
        <w:t>«</w:t>
      </w:r>
      <w:r w:rsidRPr="292E8E6C" w:rsidR="55A233AD">
        <w:rPr>
          <w:color w:val="auto"/>
        </w:rPr>
        <w:t>Alojamento</w:t>
      </w:r>
      <w:r w:rsidRPr="292E8E6C" w:rsidR="55A233AD">
        <w:rPr>
          <w:color w:val="auto"/>
        </w:rPr>
        <w:t>», o edifício ou espaço exterior delimitado</w:t>
      </w:r>
      <w:r w:rsidRPr="292E8E6C" w:rsidR="55A233AD">
        <w:rPr>
          <w:strike w:val="1"/>
          <w:color w:val="auto"/>
          <w:rPrChange w:author="Rui André Vidal" w:date="2026-07-07T10:13:08.327Z" w16du:dateUtc="2026-07-07T10:13:08.327Z" w:id="1168374683">
            <w:rPr>
              <w:color w:val="auto"/>
            </w:rPr>
          </w:rPrChange>
        </w:rPr>
        <w:t>,</w:t>
      </w:r>
      <w:commentRangeStart w:id="1161667849"/>
      <w:r w:rsidRPr="292E8E6C" w:rsidR="55A233AD">
        <w:rPr>
          <w:strike w:val="1"/>
          <w:color w:val="auto"/>
          <w:rPrChange w:author="Rui André Vidal" w:date="2026-07-07T10:13:08.327Z" w16du:dateUtc="2026-07-07T10:13:08.327Z" w:id="1016150365">
            <w:rPr>
              <w:color w:val="auto"/>
            </w:rPr>
          </w:rPrChange>
        </w:rPr>
        <w:t xml:space="preserve"> em estabelecimento</w:t>
      </w:r>
      <w:commentRangeEnd w:id="1161667849"/>
      <w:r>
        <w:rPr>
          <w:rStyle w:val="CommentReference"/>
        </w:rPr>
        <w:commentReference w:id="1161667849"/>
      </w:r>
      <w:ins w:author="Rui André Vidal" w:date="2026-07-07T10:07:32.019Z" w16du:dateUtc="2026-07-07T10:07:32.019Z" w:id="1159352396">
        <w:r w:rsidRPr="292E8E6C" w:rsidR="5002DF3A">
          <w:rPr>
            <w:strike w:val="1"/>
            <w:color w:val="auto"/>
            <w:rPrChange w:author="Rui André Vidal" w:date="2026-07-07T10:13:08.327Z" w16du:dateUtc="2026-07-07T10:13:08.327Z" w:id="284677684">
              <w:rPr>
                <w:color w:val="auto"/>
              </w:rPr>
            </w:rPrChange>
          </w:rPr>
          <w:t>,</w:t>
        </w:r>
      </w:ins>
      <w:r w:rsidRPr="292E8E6C" w:rsidR="55A233AD">
        <w:rPr>
          <w:color w:val="auto"/>
        </w:rPr>
        <w:t xml:space="preserve"> onde é detido animal de companhia de forma temporária ou permanente;</w:t>
      </w:r>
    </w:p>
    <w:p w:rsidRPr="005E2D3C" w:rsidR="00B4660B" w:rsidP="00B4660B" w:rsidRDefault="59105552" w14:paraId="5AA2021E" w14:textId="7826D140">
      <w:pPr>
        <w:ind w:left="142" w:firstLine="0"/>
        <w:rPr>
          <w:color w:val="auto"/>
        </w:rPr>
      </w:pPr>
      <w:r>
        <w:rPr>
          <w:color w:val="auto"/>
        </w:rPr>
        <w:t>«</w:t>
      </w:r>
      <w:commentRangeStart w:id="39"/>
      <w:r>
        <w:rPr>
          <w:color w:val="auto"/>
        </w:rPr>
        <w:t xml:space="preserve">Altura da gaiola», a </w:t>
      </w:r>
      <w:commentRangeEnd w:id="39"/>
      <w:r w:rsidR="002251E2">
        <w:rPr>
          <w:rStyle w:val="Refdecomentrio"/>
          <w:color w:val="auto"/>
          <w:sz w:val="24"/>
          <w:szCs w:val="24"/>
        </w:rPr>
        <w:commentReference w:id="39"/>
      </w:r>
      <w:r>
        <w:rPr>
          <w:color w:val="auto"/>
        </w:rPr>
        <w:t xml:space="preserve">distância vertical entre o chão e a parte horizontal superior da cobertura da gaiola; </w:t>
      </w:r>
    </w:p>
    <w:p w:rsidRPr="005E2D3C" w:rsidR="10E1C5B3" w:rsidP="00B4660B" w:rsidRDefault="3AE80327" w14:paraId="6302D80F" w14:textId="043683C8">
      <w:pPr>
        <w:ind w:left="142" w:firstLine="0"/>
      </w:pPr>
      <w:r>
        <w:rPr>
          <w:color w:val="auto"/>
        </w:rPr>
        <w:t>«Amarrar», o ato de prender um cão ou gato a um ponto fixo ou a um objeto para o manter numa zona desejada ou para restringir o seu movimento;</w:t>
      </w:r>
    </w:p>
    <w:p w:rsidRPr="005E2D3C" w:rsidR="005101CF" w:rsidP="00B4660B" w:rsidRDefault="343A9C9E" w14:paraId="26F73FBD" w14:textId="73922B7C">
      <w:pPr>
        <w:ind w:left="142" w:firstLine="0"/>
      </w:pPr>
      <w:r>
        <w:rPr>
          <w:color w:val="auto"/>
        </w:rPr>
        <w:t>«Animal de companhia», o animal das espécies referidas no n.º 2 do artigo 2.º, detido ou destinado a ser detido pelo homem, designadamente no seu lar, para seu entretenimento e companhia;</w:t>
      </w:r>
    </w:p>
    <w:p w:rsidRPr="005E2D3C" w:rsidR="4CCB09DA" w:rsidP="00B4660B" w:rsidRDefault="790B2655" w14:paraId="5E70B198" w14:textId="499B18FA">
      <w:pPr>
        <w:ind w:left="142" w:firstLine="0"/>
      </w:pPr>
      <w:r>
        <w:rPr>
          <w:color w:val="auto"/>
        </w:rPr>
        <w:t>«Animal errante», o animal que se encontre na via pública ou em outro lugar público, fora do controlo e da guarda do respetivo detentor, ou relativamente ao qual existam fortes indícios de que foi abandonado, ou que não tem detentor ou não se encontra identificado;</w:t>
      </w:r>
    </w:p>
    <w:p w:rsidRPr="005E2D3C" w:rsidR="00FF79A7" w:rsidP="00B4660B" w:rsidRDefault="03CB4080" w14:paraId="434CE969" w14:textId="5E19FC12">
      <w:pPr>
        <w:ind w:left="142" w:firstLine="0"/>
      </w:pPr>
      <w:r>
        <w:rPr>
          <w:color w:val="auto"/>
        </w:rPr>
        <w:t>«Animal para fins militares ou policiais», o animal detido pelas Forças Armadas e pelas forças e serviços de emergência e de segurança do Estado, destinado aos fins específicos destas entidades;</w:t>
      </w:r>
    </w:p>
    <w:p w:rsidRPr="005E2D3C" w:rsidR="000A031E" w:rsidP="00B4660B" w:rsidRDefault="000A031E" w14:paraId="117BDFCE" w14:textId="25E822CC">
      <w:pPr>
        <w:ind w:left="0" w:firstLine="0"/>
      </w:pPr>
      <w:r>
        <w:rPr>
          <w:color w:val="auto"/>
        </w:rPr>
        <w:t>«Animal perigoso», o animal classificado como tal nos termos do Capítulo XIV;</w:t>
      </w:r>
    </w:p>
    <w:p w:rsidRPr="005E2D3C" w:rsidR="00B4660B" w:rsidP="00B4660B" w:rsidRDefault="0B9F37A2" w14:paraId="5F058ACE" w14:textId="3E63E383">
      <w:pPr>
        <w:ind w:left="142" w:firstLine="0"/>
      </w:pPr>
      <w:r w:rsidRPr="292E8E6C" w:rsidR="7049ED2B">
        <w:rPr>
          <w:color w:val="auto"/>
        </w:rPr>
        <w:t xml:space="preserve">«Animal potencialmente perigoso», o animal que, pelas características da espécie, pelo comportamento agressivo, pelo tamanho ou pela potência da mandíbula, possa causar lesão ou morte a pessoa ou a outro animal, nomeadamente o cão pertencente às raças definidas como potencialmente perigosas </w:t>
      </w:r>
      <w:commentRangeStart w:id="1831632796"/>
      <w:r w:rsidRPr="292E8E6C" w:rsidR="7049ED2B">
        <w:rPr>
          <w:color w:val="auto"/>
        </w:rPr>
        <w:t xml:space="preserve">em </w:t>
      </w:r>
      <w:r w:rsidRPr="292E8E6C" w:rsidR="34A640D5">
        <w:rPr>
          <w:color w:val="auto"/>
        </w:rPr>
        <w:t>Portaria</w:t>
      </w:r>
      <w:commentRangeEnd w:id="1831632796"/>
      <w:r>
        <w:rPr>
          <w:rStyle w:val="CommentReference"/>
        </w:rPr>
        <w:commentReference w:id="1831632796"/>
      </w:r>
      <w:r w:rsidRPr="292E8E6C" w:rsidR="7049ED2B">
        <w:rPr>
          <w:color w:val="auto"/>
        </w:rPr>
        <w:t xml:space="preserve"> do membro do Governo responsável pela área da agricultura, bem como os cruzamentos de primeira geração destas, os cruzamentos destas entre si ou com outras raças de que resulte tipologia semelhante a alguma das raças referidas naquela </w:t>
      </w:r>
      <w:r w:rsidRPr="292E8E6C" w:rsidR="34A640D5">
        <w:rPr>
          <w:color w:val="auto"/>
        </w:rPr>
        <w:t>Portaria</w:t>
      </w:r>
      <w:r w:rsidRPr="292E8E6C" w:rsidR="7049ED2B">
        <w:rPr>
          <w:color w:val="auto"/>
        </w:rPr>
        <w:t>;</w:t>
      </w:r>
    </w:p>
    <w:p w:rsidRPr="005E2D3C" w:rsidR="29EECFC6" w:rsidP="00B4660B" w:rsidRDefault="29B3ADC2" w14:paraId="4E711280" w14:textId="3DF58F30">
      <w:pPr>
        <w:ind w:left="142" w:firstLine="0"/>
      </w:pPr>
      <w:r>
        <w:rPr>
          <w:color w:val="auto"/>
        </w:rPr>
        <w:t>«Animal de raça pura», o animal registado em livro de origens oficialmente reconhecido;</w:t>
      </w:r>
    </w:p>
    <w:p w:rsidRPr="005E2D3C" w:rsidR="004451A7" w:rsidP="00B4660B" w:rsidRDefault="00A626AB" w14:paraId="4A9770B8" w14:textId="055D304A">
      <w:pPr>
        <w:ind w:left="142" w:firstLine="0"/>
      </w:pPr>
      <w:r w:rsidRPr="292E8E6C" w:rsidR="6F5E8D5D">
        <w:rPr>
          <w:color w:val="auto"/>
        </w:rPr>
        <w:t>«Animal suspeito de raiva», o animal suscetível que, por sinais</w:t>
      </w:r>
      <w:ins w:author="Rui André Vidal" w:date="2026-07-07T10:31:33.525Z" w16du:dateUtc="2026-07-07T10:31:33.525Z" w:id="129177602">
        <w:r w:rsidRPr="292E8E6C" w:rsidR="7E4803FE">
          <w:rPr>
            <w:color w:val="auto"/>
          </w:rPr>
          <w:t xml:space="preserve"> clínicos</w:t>
        </w:r>
      </w:ins>
      <w:r w:rsidRPr="292E8E6C" w:rsidR="6F5E8D5D">
        <w:rPr>
          <w:color w:val="auto"/>
        </w:rPr>
        <w:t xml:space="preserve"> ou alterações de comportamento, seja considerado como tal por médico-veterinário;</w:t>
      </w:r>
    </w:p>
    <w:p w:rsidRPr="005E2D3C" w:rsidR="00B4660B" w:rsidP="00B4660B" w:rsidRDefault="446047B4" w14:paraId="0795643F" w14:textId="380F6379">
      <w:pPr>
        <w:ind w:left="142" w:firstLine="0"/>
      </w:pPr>
      <w:r>
        <w:rPr>
          <w:color w:val="auto"/>
        </w:rPr>
        <w:t xml:space="preserve">«Autoridade competente», a Direção-Geral de Alimentação e Veterinária (DGAV), o médico-veterinário municipal (MVM), o médico-veterinário ao serviço do município, a câmara municipal, a junta de freguesia, o Instituto da Conservação da Natureza e das </w:t>
      </w:r>
      <w:r>
        <w:rPr>
          <w:color w:val="auto"/>
        </w:rPr>
        <w:t>Florestas, I. P. (ICNF, I. P.), a Guarda Nacional Republicana (GNR), a Polícia de Segurança Pública (PSP), a Polícia Municipal (PM) e a Polícia Marítima;</w:t>
      </w:r>
    </w:p>
    <w:p w:rsidR="00B4660B" w:rsidP="00B4660B" w:rsidRDefault="00A626AB" w14:paraId="559F7147" w14:textId="6244509B">
      <w:pPr>
        <w:ind w:left="142" w:firstLine="0"/>
      </w:pPr>
      <w:commentRangeStart w:id="1192277440"/>
      <w:r w:rsidRPr="292E8E6C" w:rsidR="6F5E8D5D">
        <w:rPr>
          <w:color w:val="auto"/>
        </w:rPr>
        <w:t>«Ave de médio porte»,</w:t>
      </w:r>
      <w:commentRangeEnd w:id="1192277440"/>
      <w:r>
        <w:rPr>
          <w:rStyle w:val="CommentReference"/>
        </w:rPr>
        <w:commentReference w:id="1192277440"/>
      </w:r>
      <w:r w:rsidRPr="292E8E6C" w:rsidR="6F5E8D5D">
        <w:rPr>
          <w:color w:val="auto"/>
        </w:rPr>
        <w:t xml:space="preserve"> o animal adulto desta classe cuja altura seja igual ou superior a 50 cm, contada a partir da extremidade superior da cabeça até à extremidade inferior das patas, com o animal assente em superfície plana e horizontal e na sua posição natural, considerando-se igual comprimento para as asas quando em plena extensão;</w:t>
      </w:r>
    </w:p>
    <w:p w:rsidR="00B4660B" w:rsidP="00B4660B" w:rsidRDefault="7AF93251" w14:paraId="49682FE4" w14:textId="79321C9E">
      <w:pPr>
        <w:ind w:left="142" w:firstLine="0"/>
      </w:pPr>
      <w:r>
        <w:rPr>
          <w:color w:val="auto"/>
        </w:rPr>
        <w:t>«Bem-estar animal», o estado físico e mental do animal de companhia que recebe alimentação adequada, é detido num ambiente adequado, está de boa saúde, apresenta um comportamento adequado e, no geral, tem uma experiência mental positiva da vida;</w:t>
      </w:r>
    </w:p>
    <w:p w:rsidRPr="005E2D3C" w:rsidR="005101CF" w:rsidP="00B4660B" w:rsidRDefault="631C5062" w14:paraId="097B55B0" w14:textId="5357AAFC">
      <w:pPr>
        <w:ind w:left="142" w:firstLine="0"/>
        <w:rPr>
          <w:color w:val="auto"/>
        </w:rPr>
      </w:pPr>
      <w:r w:rsidRPr="292E8E6C" w:rsidR="477F61EB">
        <w:rPr>
          <w:rFonts w:eastAsia="Times New Roman"/>
          <w:color w:val="auto"/>
        </w:rPr>
        <w:t xml:space="preserve">«Canil», a estrutura física que contém um ou mais </w:t>
      </w:r>
      <w:del w:author="Rui André Vidal" w:date="2026-07-07T11:41:06.455Z" w16du:dateUtc="2026-07-07T11:41:06.455Z" w:id="2019372459">
        <w:r w:rsidRPr="292E8E6C" w:rsidDel="477F61EB">
          <w:rPr>
            <w:rFonts w:eastAsia="Times New Roman"/>
            <w:color w:val="auto"/>
          </w:rPr>
          <w:delText xml:space="preserve">compartimentos </w:delText>
        </w:r>
      </w:del>
      <w:ins w:author="Rui André Vidal" w:date="2026-07-07T11:41:08.119Z" w16du:dateUtc="2026-07-07T11:41:08.119Z" w:id="1818262362">
        <w:r w:rsidRPr="292E8E6C" w:rsidR="5C33F5F0">
          <w:rPr>
            <w:rFonts w:eastAsia="Times New Roman"/>
            <w:color w:val="auto"/>
          </w:rPr>
          <w:t xml:space="preserve">recintos </w:t>
        </w:r>
      </w:ins>
      <w:r w:rsidRPr="292E8E6C" w:rsidR="477F61EB">
        <w:rPr>
          <w:rFonts w:eastAsia="Times New Roman"/>
          <w:color w:val="auto"/>
        </w:rPr>
        <w:t>para alojar cães;</w:t>
      </w:r>
    </w:p>
    <w:p w:rsidRPr="005E2D3C" w:rsidR="00FF79A7" w:rsidP="00B4660B" w:rsidRDefault="2EDD86FF" w14:paraId="570CF5D6" w14:textId="77777777">
      <w:pPr>
        <w:ind w:left="142" w:firstLine="0"/>
        <w:rPr>
          <w:color w:val="auto"/>
        </w:rPr>
      </w:pPr>
      <w:r>
        <w:rPr>
          <w:rFonts w:eastAsia="Times New Roman"/>
          <w:color w:val="auto"/>
        </w:rPr>
        <w:t>«Cadela reprodutora», a fêmea do cão, desde o primeiro acasalamento ou inseminação até ao desmame da sua última ninhada;</w:t>
      </w:r>
    </w:p>
    <w:p w:rsidRPr="005E2D3C" w:rsidR="4BCB11F9" w:rsidP="00B4660B" w:rsidRDefault="1A789A11" w14:paraId="05DCB60D" w14:textId="5FE7C2C5">
      <w:pPr>
        <w:rPr>
          <w:color w:val="auto"/>
        </w:rPr>
      </w:pPr>
      <w:r>
        <w:rPr>
          <w:rFonts w:eastAsia="Times New Roman"/>
          <w:color w:val="auto"/>
        </w:rPr>
        <w:t xml:space="preserve">«Cão», um animal da espécie </w:t>
      </w:r>
      <w:r>
        <w:rPr>
          <w:rFonts w:eastAsia="Times New Roman"/>
          <w:i/>
          <w:iCs/>
          <w:color w:val="auto"/>
        </w:rPr>
        <w:t>Canis lupus familiaris</w:t>
      </w:r>
      <w:r>
        <w:rPr>
          <w:rFonts w:eastAsia="Times New Roman"/>
          <w:color w:val="auto"/>
        </w:rPr>
        <w:t>;</w:t>
      </w:r>
    </w:p>
    <w:p w:rsidRPr="005E2D3C" w:rsidR="005101CF" w:rsidP="001A4910" w:rsidRDefault="08F96F30" w14:paraId="36074EDB" w14:textId="70D5E0F8">
      <w:r>
        <w:rPr>
          <w:color w:val="auto"/>
        </w:rPr>
        <w:t>«Cão assilvestrado», o cão doméstico que regressou ao estado selvagem e não depende diretamente do homem;</w:t>
      </w:r>
    </w:p>
    <w:p w:rsidRPr="005E2D3C" w:rsidR="005101CF" w:rsidP="00B4660B" w:rsidRDefault="50EF05B6" w14:paraId="40BE61E3" w14:textId="5CABF625">
      <w:pPr>
        <w:ind w:left="142" w:firstLine="0"/>
        <w:rPr>
          <w:ins w:author="Rui André Vidal" w:date="2026-07-07T11:44:35.973Z" w16du:dateUtc="2026-07-07T11:44:35.973Z" w:id="2078260243"/>
          <w:color w:val="auto"/>
        </w:rPr>
      </w:pPr>
      <w:commentRangeStart w:id="40"/>
      <w:r w:rsidRPr="292E8E6C" w:rsidR="1B2C0DEB">
        <w:rPr>
          <w:color w:val="auto"/>
        </w:rPr>
        <w:t>«Cão de caça», o cão declarado como tal pelo seu titular, ou cujo titular seja indivíduo habilitado com carta de caçador atualizada, com exceção dos casos previstos no artigo 22.º da Lei n.º 173/99, de 21 de setembro;</w:t>
      </w:r>
      <w:commentRangeEnd w:id="40"/>
      <w:r>
        <w:rPr>
          <w:rStyle w:val="CommentReference"/>
        </w:rPr>
        <w:commentReference w:id="40"/>
      </w:r>
    </w:p>
    <w:p w:rsidR="1C565AC0" w:rsidP="292E8E6C" w:rsidRDefault="1C565AC0" w14:paraId="59A60B59" w14:textId="33DAFCE1">
      <w:pPr>
        <w:ind w:left="142" w:firstLine="0"/>
        <w:rPr>
          <w:color w:val="auto"/>
          <w:sz w:val="32"/>
          <w:szCs w:val="32"/>
          <w:rPrChange w:author="Rui André Vidal" w:date="2026-07-07T11:45:18.527Z" w:id="91001408">
            <w:rPr>
              <w:color w:val="auto"/>
            </w:rPr>
          </w:rPrChange>
        </w:rPr>
      </w:pPr>
      <w:ins w:author="Rui André Vidal" w:date="2026-07-07T11:44:48.442Z" w16du:dateUtc="2026-07-07T11:44:48.442Z" w:id="1276565759">
        <w:r w:rsidRPr="292E8E6C" w:rsidR="1C565AC0">
          <w:rPr>
            <w:color w:val="auto"/>
            <w:sz w:val="32"/>
            <w:szCs w:val="32"/>
            <w:rPrChange w:author="Rui André Vidal" w:date="2026-07-07T11:45:18.526Z" w16du:dateUtc="2026-07-07T11:45:18.526Z" w:id="235026639">
              <w:rPr>
                <w:color w:val="auto"/>
              </w:rPr>
            </w:rPrChange>
          </w:rPr>
          <w:t xml:space="preserve">PRÓXIMA REUNIÃO </w:t>
        </w:r>
      </w:ins>
      <w:ins w:author="Rui André Vidal" w:date="2026-07-07T11:45:12.106Z" w16du:dateUtc="2026-07-07T11:45:12.106Z" w:id="640408484">
        <w:r w:rsidRPr="292E8E6C" w:rsidR="1C565AC0">
          <w:rPr>
            <w:color w:val="auto"/>
            <w:sz w:val="32"/>
            <w:szCs w:val="32"/>
            <w:rPrChange w:author="Rui André Vidal" w:date="2026-07-07T11:45:18.361Z" w16du:dateUtc="2026-07-07T11:45:18.361Z" w:id="100827721">
              <w:rPr>
                <w:color w:val="auto"/>
              </w:rPr>
            </w:rPrChange>
          </w:rPr>
          <w:t>09/07/2026</w:t>
        </w:r>
      </w:ins>
    </w:p>
    <w:p w:rsidRPr="005E2D3C" w:rsidR="118D12E6" w:rsidP="4C651409" w:rsidRDefault="118D12E6" w14:paraId="2C997228" w14:textId="56DF0AB1">
      <w:pPr>
        <w:ind w:left="142" w:firstLine="0"/>
        <w:rPr>
          <w:color w:val="auto"/>
        </w:rPr>
      </w:pPr>
      <w:commentRangeStart w:id="1192083663"/>
      <w:r w:rsidRPr="4C651409" w:rsidR="318D5E7D">
        <w:rPr>
          <w:color w:val="auto"/>
        </w:rPr>
        <w:t>«Cão de proteção de gado», o cão detido ou educado principalmente para proteger o gado de predadores, em contextos agrícolas ou pastoris, incluindo explorações agrícolas, zonas de pastoreio ou durante as movimentações do gado;</w:t>
      </w:r>
      <w:commentRangeEnd w:id="1192083663"/>
      <w:r>
        <w:rPr>
          <w:rStyle w:val="CommentReference"/>
        </w:rPr>
        <w:commentReference w:id="1192083663"/>
      </w:r>
    </w:p>
    <w:p w:rsidRPr="005E2D3C" w:rsidR="65B7C82B" w:rsidP="00B4660B" w:rsidRDefault="75614414" w14:paraId="683E2038" w14:textId="57F5AF39">
      <w:pPr>
        <w:ind w:left="142" w:firstLine="0"/>
      </w:pPr>
      <w:r>
        <w:rPr>
          <w:color w:val="auto"/>
        </w:rPr>
        <w:t>«Cão de pastoreio», o cão detido ou educado principalmente para guiar, movimentar ou, de outro modo, controlar o gado em contextos agrícolas ou pastoris, incluindo explorações agrícolas, zonas de pastoreio ou durante a transumância;</w:t>
      </w:r>
    </w:p>
    <w:p w:rsidRPr="005E2D3C" w:rsidR="261A0E2E" w:rsidP="00B4660B" w:rsidRDefault="00FA4673" w14:paraId="3F3FC918" w14:textId="075002DD">
      <w:pPr>
        <w:ind w:left="142" w:firstLine="0"/>
        <w:rPr>
          <w:rFonts w:eastAsia="Times New Roman"/>
          <w:color w:val="auto"/>
          <w:highlight w:val="yellow"/>
        </w:rPr>
      </w:pPr>
      <w:commentRangeStart w:id="41"/>
      <w:r>
        <w:rPr>
          <w:color w:val="0A0A0A"/>
        </w:rPr>
        <w:t>«Cedência», a transmissão, a título gratuito, da propriedade, da guarda ou da responsabilidade sobre um animal de companhia, designadamente por adoção;</w:t>
      </w:r>
      <w:commentRangeEnd w:id="41"/>
      <w:r w:rsidRPr="005E2D3C" w:rsidR="002251E2">
        <w:rPr>
          <w:rStyle w:val="Refdecomentrio"/>
          <w:rFonts w:eastAsia="Times New Roman"/>
          <w:color w:val="auto"/>
          <w:sz w:val="24"/>
          <w:szCs w:val="24"/>
          <w:highlight w:val="yellow"/>
        </w:rPr>
        <w:commentReference w:id="41"/>
      </w:r>
    </w:p>
    <w:p w:rsidRPr="005E2D3C" w:rsidR="005101CF" w:rsidP="7EE2669A" w:rsidRDefault="44215CD7" w14:paraId="62BE1B9A" w14:textId="75AF830F">
      <w:pPr>
        <w:ind w:left="142" w:firstLine="0"/>
        <w:rPr>
          <w:color w:val="auto"/>
        </w:rPr>
      </w:pPr>
      <w:r w:rsidRPr="7EE2669A" w:rsidR="44215CD7">
        <w:rPr>
          <w:color w:val="auto"/>
        </w:rPr>
        <w:t>«</w:t>
      </w:r>
      <w:commentRangeStart w:id="506387928"/>
      <w:r w:rsidRPr="7EE2669A" w:rsidR="44215CD7">
        <w:rPr>
          <w:color w:val="auto"/>
        </w:rPr>
        <w:t>Centro de recolha oficial» (CRO), o estabelecimento oficial onde o animal é hospedado por período determinado pela autoridade competente, nomeadamente os canis e gatis municipais;</w:t>
      </w:r>
      <w:commentRangeEnd w:id="506387928"/>
      <w:r>
        <w:rPr>
          <w:rStyle w:val="CommentReference"/>
        </w:rPr>
        <w:commentReference w:id="506387928"/>
      </w:r>
    </w:p>
    <w:p w:rsidRPr="005E2D3C" w:rsidR="12C12A5C" w:rsidP="00B4660B" w:rsidRDefault="5BAE5D1F" w14:paraId="02604A17" w14:textId="142E13A9">
      <w:pPr>
        <w:ind w:left="142" w:firstLine="0"/>
      </w:pPr>
      <w:r w:rsidRPr="292E8E6C" w:rsidR="246BD1F9">
        <w:rPr>
          <w:color w:val="auto"/>
        </w:rPr>
        <w:t>«</w:t>
      </w:r>
      <w:commentRangeStart w:id="1081920865"/>
      <w:commentRangeStart w:id="747475912"/>
      <w:del w:author="Rui André Vidal" w:date="2026-07-07T10:49:26.088Z" w16du:dateUtc="2026-07-07T10:49:26.088Z" w:id="1955161811">
        <w:r w:rsidRPr="292E8E6C" w:rsidDel="246BD1F9">
          <w:rPr>
            <w:color w:val="auto"/>
          </w:rPr>
          <w:delText>Compartimento</w:delText>
        </w:r>
      </w:del>
      <w:ins w:author="Rui André Vidal" w:date="2026-07-07T10:49:29.897Z" w16du:dateUtc="2026-07-07T10:49:29.897Z" w:id="1690859594">
        <w:r w:rsidRPr="292E8E6C" w:rsidR="6C3C940B">
          <w:rPr>
            <w:color w:val="auto"/>
          </w:rPr>
          <w:t>Recinto</w:t>
        </w:r>
      </w:ins>
      <w:commentRangeEnd w:id="1081920865"/>
      <w:r>
        <w:rPr>
          <w:rStyle w:val="CommentReference"/>
        </w:rPr>
        <w:commentReference w:id="1081920865"/>
      </w:r>
      <w:commentRangeEnd w:id="747475912"/>
      <w:r>
        <w:rPr>
          <w:rStyle w:val="CommentReference"/>
        </w:rPr>
        <w:commentReference w:id="747475912"/>
      </w:r>
      <w:r w:rsidRPr="292E8E6C" w:rsidR="246BD1F9">
        <w:rPr>
          <w:color w:val="auto"/>
        </w:rPr>
        <w:t>», a unidade individual ou coletiva de alojamento de animais, integrada num canil, gatil ou outra instalação equivalente em função da espécie, como terrários, aquários ou gaiolas, onde o animal repousa, se alimenta e permanece a maior parte do tempo, com dimensão e características que lhe permitam mover-se livremente e exibir o seu comportamento natural;</w:t>
      </w:r>
    </w:p>
    <w:p w:rsidRPr="005E2D3C" w:rsidR="1F75639D" w:rsidP="00B4660B" w:rsidRDefault="1DC46BD8" w14:paraId="6B1198BE" w14:textId="553E0043">
      <w:pPr>
        <w:ind w:left="142" w:firstLine="0"/>
      </w:pPr>
      <w:r w:rsidRPr="292E8E6C" w:rsidR="1BDACFA3">
        <w:rPr>
          <w:color w:val="auto"/>
        </w:rPr>
        <w:t xml:space="preserve">«Contentor», a grade, caixa, recetáculo ou outra estrutura móvel utilizada para confinar temporariamente ou transportar </w:t>
      </w:r>
      <w:del w:author="Rui André Vidal" w:date="2026-07-07T10:53:04.589Z" w16du:dateUtc="2026-07-07T10:53:04.589Z" w:id="1954111533">
        <w:r w:rsidRPr="292E8E6C" w:rsidDel="1BDACFA3">
          <w:rPr>
            <w:color w:val="auto"/>
          </w:rPr>
          <w:delText>cães ou gatos</w:delText>
        </w:r>
      </w:del>
      <w:ins w:author="Rui André Vidal" w:date="2026-07-07T10:53:14.971Z" w16du:dateUtc="2026-07-07T10:53:14.971Z" w:id="563914624">
        <w:r w:rsidRPr="292E8E6C" w:rsidR="762A4FC1">
          <w:rPr>
            <w:color w:val="auto"/>
          </w:rPr>
          <w:t>animais de companhia, designadamente cães e gatos</w:t>
        </w:r>
      </w:ins>
      <w:r w:rsidRPr="292E8E6C" w:rsidR="1BDACFA3">
        <w:rPr>
          <w:color w:val="auto"/>
        </w:rPr>
        <w:t>;</w:t>
      </w:r>
    </w:p>
    <w:p w:rsidRPr="005E2D3C" w:rsidR="420E2B96" w:rsidP="292E8E6C" w:rsidRDefault="0060B530" w14:paraId="31AF7021" w14:textId="3D18018E">
      <w:pPr>
        <w:ind w:left="142" w:firstLine="0"/>
        <w:rPr>
          <w:color w:val="auto"/>
        </w:rPr>
      </w:pPr>
      <w:r w:rsidRPr="292E8E6C" w:rsidR="7FA8EBFB">
        <w:rPr>
          <w:color w:val="auto"/>
        </w:rPr>
        <w:t xml:space="preserve">«Colocação no mercado», a venda, a oferta para venda, a distribuição ou qualquer outra forma de transferência da propriedade ou da responsabilidade relativa a cães, gatos ou outros animais de companhia, a título oneroso ou gratuito, bem como a publicidade </w:t>
      </w:r>
      <w:r w:rsidRPr="292E8E6C" w:rsidR="7FA8EBFB">
        <w:rPr>
          <w:strike w:val="1"/>
          <w:color w:val="auto"/>
          <w:rPrChange w:author="Rui André Vidal" w:date="2026-07-07T10:55:58.88Z" w16du:dateUtc="2026-07-07T10:55:58.88Z" w:id="1072382000">
            <w:rPr>
              <w:color w:val="auto"/>
            </w:rPr>
          </w:rPrChange>
        </w:rPr>
        <w:t xml:space="preserve">de cães, gatos e furões </w:t>
      </w:r>
      <w:r w:rsidRPr="292E8E6C" w:rsidR="7FA8EBFB">
        <w:rPr>
          <w:color w:val="auto"/>
        </w:rPr>
        <w:t xml:space="preserve">para esses fins, </w:t>
      </w:r>
      <w:commentRangeStart w:id="2060967424"/>
      <w:r w:rsidRPr="292E8E6C" w:rsidR="7FA8EBFB">
        <w:rPr>
          <w:color w:val="auto"/>
        </w:rPr>
        <w:t xml:space="preserve">com exceção das doações ocasionais, a intervalos irregulares, feitas por pessoas singulares que não sejam operadores, sem </w:t>
      </w:r>
      <w:ins w:author="Rui André Vidal" w:date="2026-07-07T10:58:26.523Z" w16du:dateUtc="2026-07-07T10:58:26.523Z" w:id="1570452616">
        <w:r w:rsidRPr="292E8E6C" w:rsidR="326A75CA">
          <w:rPr>
            <w:color w:val="auto"/>
          </w:rPr>
          <w:t xml:space="preserve">recurso a </w:t>
        </w:r>
      </w:ins>
      <w:r w:rsidRPr="292E8E6C" w:rsidR="7FA8EBFB">
        <w:rPr>
          <w:color w:val="auto"/>
        </w:rPr>
        <w:t>publicidade em linha;</w:t>
      </w:r>
      <w:commentRangeEnd w:id="2060967424"/>
      <w:r>
        <w:rPr>
          <w:rStyle w:val="CommentReference"/>
        </w:rPr>
        <w:commentReference w:id="2060967424"/>
      </w:r>
    </w:p>
    <w:p w:rsidRPr="005E2D3C" w:rsidR="005101CF" w:rsidP="00B4660B" w:rsidRDefault="23D08FF2" w14:paraId="1DFBBD4A" w14:textId="5866A429">
      <w:pPr>
        <w:ind w:left="142" w:firstLine="0"/>
      </w:pPr>
      <w:r w:rsidRPr="292E8E6C" w:rsidR="5340CDE1">
        <w:rPr>
          <w:color w:val="auto"/>
        </w:rPr>
        <w:t>«Criador», a pessoa singular ou coletiva que se dedica à reprodução</w:t>
      </w:r>
      <w:ins w:author="Rui André Vidal" w:date="2026-07-07T11:21:52.675Z" w16du:dateUtc="2026-07-07T11:21:52.675Z" w:id="1104478994">
        <w:r w:rsidRPr="292E8E6C" w:rsidR="02506E60">
          <w:rPr>
            <w:color w:val="auto"/>
          </w:rPr>
          <w:t xml:space="preserve"> e ou</w:t>
        </w:r>
      </w:ins>
      <w:del w:author="Rui André Vidal" w:date="2026-07-07T11:21:49.717Z" w16du:dateUtc="2026-07-07T11:21:49.717Z" w:id="1442218807">
        <w:r w:rsidRPr="292E8E6C" w:rsidDel="5340CDE1">
          <w:rPr>
            <w:color w:val="auto"/>
          </w:rPr>
          <w:delText xml:space="preserve"> </w:delText>
        </w:r>
      </w:del>
      <w:ins w:author="Rui André Vidal" w:date="2026-07-07T11:22:24.896Z" w16du:dateUtc="2026-07-07T11:22:24.896Z" w:id="122297137">
        <w:r w:rsidRPr="292E8E6C" w:rsidR="4E544963">
          <w:rPr>
            <w:color w:val="auto"/>
          </w:rPr>
          <w:t xml:space="preserve">à </w:t>
        </w:r>
      </w:ins>
      <w:r w:rsidRPr="292E8E6C" w:rsidR="5340CDE1">
        <w:rPr>
          <w:color w:val="auto"/>
        </w:rPr>
        <w:t>criação de animais</w:t>
      </w:r>
      <w:ins w:author="Rui André Vidal" w:date="2026-07-07T11:21:06.363Z" w16du:dateUtc="2026-07-07T11:21:06.363Z" w:id="506184818">
        <w:r w:rsidRPr="292E8E6C" w:rsidR="1AFD003E">
          <w:rPr>
            <w:color w:val="auto"/>
          </w:rPr>
          <w:t>, designadamente</w:t>
        </w:r>
      </w:ins>
      <w:r w:rsidRPr="292E8E6C" w:rsidR="5340CDE1">
        <w:rPr>
          <w:color w:val="auto"/>
        </w:rPr>
        <w:t xml:space="preserve"> com vista ao melhoramento da raça, à participação em provas ou concursos ou como atividade comercial;</w:t>
      </w:r>
    </w:p>
    <w:p w:rsidRPr="005E2D3C" w:rsidR="005101CF" w:rsidP="292E8E6C" w:rsidRDefault="000A031E" w14:paraId="3235D07E" w14:textId="0DA5B827">
      <w:pPr>
        <w:ind w:left="142" w:firstLine="0"/>
        <w:rPr>
          <w:strike w:val="1"/>
          <w:color w:val="auto"/>
          <w:rPrChange w:author="Rui André Vidal" w:date="2026-07-07T11:25:09.379Z" w:id="1777853786"/>
        </w:rPr>
      </w:pPr>
      <w:commentRangeStart w:id="1467569818"/>
      <w:r w:rsidRPr="292E8E6C" w:rsidR="4C09E443">
        <w:rPr>
          <w:strike w:val="1"/>
          <w:color w:val="auto"/>
          <w:rPrChange w:author="Rui André Vidal" w:date="2026-07-07T11:25:09.379Z" w16du:dateUtc="2026-07-07T11:25:09.379Z" w:id="611360622">
            <w:rPr>
              <w:color w:val="auto"/>
            </w:rPr>
          </w:rPrChange>
        </w:rPr>
        <w:t>«Criação comercial de animais de companhia», a atividade que consiste em possuir uma ou mais fêmeas reprodutoras cujas crias se destinam ao comércio;</w:t>
      </w:r>
      <w:commentRangeEnd w:id="1467569818"/>
      <w:r>
        <w:rPr>
          <w:rStyle w:val="CommentReference"/>
        </w:rPr>
        <w:commentReference w:id="1467569818"/>
      </w:r>
    </w:p>
    <w:p w:rsidRPr="005E2D3C" w:rsidR="4CCB09DA" w:rsidP="00B4660B" w:rsidRDefault="790B2655" w14:paraId="43E6B92C" w14:textId="299659D4">
      <w:pPr>
        <w:ind w:left="142" w:firstLine="0"/>
      </w:pPr>
      <w:commentRangeStart w:id="42"/>
      <w:commentRangeStart w:id="1334484166"/>
      <w:r>
        <w:rPr>
          <w:color w:val="auto"/>
        </w:rPr>
        <w:t>«Detentor», a pessoa singular ou coletiva que, encontrando-se na situação de possuidor precário de animal de companhia nos termos do artigo 1253.º do Código Civil, é responsável, enquanto se mantiver como tal, pela sua guarda, acomodação ou utilização e pelo seu bem-estar e cuidados de saúde, com ou sem fins comerciais;</w:t>
      </w:r>
      <w:commentRangeEnd w:id="42"/>
      <w:r w:rsidRPr="005E2D3C" w:rsidR="002251E2">
        <w:rPr>
          <w:rStyle w:val="Refdecomentrio"/>
          <w:sz w:val="24"/>
          <w:szCs w:val="24"/>
        </w:rPr>
        <w:commentReference w:id="42"/>
      </w:r>
      <w:commentRangeEnd w:id="1334484166"/>
      <w:r>
        <w:rPr>
          <w:rStyle w:val="CommentReference"/>
        </w:rPr>
        <w:commentReference w:id="1334484166"/>
      </w:r>
    </w:p>
    <w:p w:rsidRPr="005E2D3C" w:rsidR="00B4660B" w:rsidP="00B4660B" w:rsidRDefault="7342D30E" w14:paraId="48FF10B4" w14:textId="7104D610">
      <w:pPr>
        <w:ind w:left="142" w:firstLine="0"/>
      </w:pPr>
      <w:r>
        <w:rPr>
          <w:color w:val="auto"/>
        </w:rPr>
        <w:t>«Documento de Identificação do Animal de Companhia» (DIAC), o documento de identificação dos animais sujeitos a identificação e registo obrigatórios, para efeitos de circulação no território nacional, emitido através da base de dados oficial;</w:t>
      </w:r>
    </w:p>
    <w:p w:rsidR="00B4660B" w:rsidP="00B4660B" w:rsidRDefault="60E6CFB0" w14:paraId="43352022" w14:textId="0FCC7992">
      <w:pPr>
        <w:ind w:left="142" w:firstLine="0"/>
      </w:pPr>
      <w:r>
        <w:rPr>
          <w:color w:val="auto"/>
        </w:rPr>
        <w:t>«Enriquecimento ambiental», o conjunto de técnicas de maneio e de conceção dos estabelecimentos que visam aumentar a diversidade do ambiente, potenciando comportamentos variáveis no animal;</w:t>
      </w:r>
    </w:p>
    <w:p w:rsidRPr="005E2D3C" w:rsidR="41A6AD5F" w:rsidP="00B4660B" w:rsidRDefault="41A6AD5F" w14:paraId="1650DAE7" w14:textId="3260A22B">
      <w:pPr>
        <w:ind w:left="142" w:firstLine="0"/>
      </w:pPr>
      <w:r>
        <w:rPr>
          <w:color w:val="auto"/>
        </w:rPr>
        <w:t>«Entidade promotora», o município responsável pela promoção do programa CED;</w:t>
      </w:r>
    </w:p>
    <w:p w:rsidRPr="005E2D3C" w:rsidR="522F17A1" w:rsidP="00B4660B" w:rsidRDefault="522F17A1" w14:paraId="0727D8C5" w14:textId="403A2B14">
      <w:pPr>
        <w:ind w:left="142" w:firstLine="0"/>
      </w:pPr>
      <w:r>
        <w:rPr>
          <w:color w:val="auto"/>
        </w:rPr>
        <w:t>«Entidade responsável», o município, a associação zoófila legalmente constituída ou a pessoa singular ou coletiva responsável pela execução do protocolo do programa CED;</w:t>
      </w:r>
    </w:p>
    <w:p w:rsidRPr="005E2D3C" w:rsidR="005101CF" w:rsidP="00B4660B" w:rsidRDefault="000A031E" w14:paraId="0A6EF35B" w14:textId="129387D8">
      <w:pPr>
        <w:ind w:left="142" w:firstLine="0"/>
      </w:pPr>
      <w:r>
        <w:rPr>
          <w:color w:val="auto"/>
        </w:rPr>
        <w:t>«Envergadura de uma ave», a largura medida da extremidade de uma asa à outra, com ambas em plena extensão;</w:t>
      </w:r>
    </w:p>
    <w:p w:rsidRPr="005E2D3C" w:rsidR="1DE90B50" w:rsidP="00B4660B" w:rsidRDefault="4AA687AF" w14:paraId="26E1AE98" w14:textId="28DCE53B">
      <w:pPr>
        <w:ind w:left="142" w:firstLine="0"/>
      </w:pPr>
      <w:r>
        <w:rPr>
          <w:rFonts w:eastAsia="Times New Roman"/>
          <w:color w:val="auto"/>
        </w:rPr>
        <w:t xml:space="preserve">«Estabelecimento», </w:t>
      </w:r>
      <w:commentRangeStart w:id="43"/>
      <w:r>
        <w:rPr>
          <w:rFonts w:eastAsia="Times New Roman"/>
          <w:color w:val="auto"/>
        </w:rPr>
        <w:t>para efeitos do presente decreto-lei, o estabelecimento de criação, de venda ou de manutenção, o centro de recolha oficial, o abrigo e o lar de acolhimento, sem prejuízo do conceito de «estabelecimento» do regulamento europeu;</w:t>
      </w:r>
      <w:commentRangeEnd w:id="43"/>
      <w:r w:rsidRPr="005E2D3C" w:rsidR="002251E2">
        <w:rPr>
          <w:rStyle w:val="Refdecomentrio"/>
          <w:sz w:val="24"/>
          <w:szCs w:val="24"/>
        </w:rPr>
        <w:commentReference w:id="43"/>
      </w:r>
    </w:p>
    <w:p w:rsidRPr="005E2D3C" w:rsidR="1DE90B50" w:rsidP="00B4660B" w:rsidRDefault="63785481" w14:paraId="2E435D0A" w14:textId="3D52DC5B">
      <w:pPr>
        <w:ind w:left="142" w:firstLine="0"/>
      </w:pPr>
      <w:r>
        <w:rPr>
          <w:color w:val="auto"/>
        </w:rPr>
        <w:t>«Estabelecimento de criação», a instalação ou estrutura onde são mantidos cães ou gatos para fins de reprodução, com vista à colocação da sua descendência no mercado;</w:t>
      </w:r>
    </w:p>
    <w:p w:rsidRPr="005E2D3C" w:rsidR="10E1C5B3" w:rsidP="00B4660B" w:rsidRDefault="39857C28" w14:paraId="5CDA2573" w14:textId="4C049CFF">
      <w:pPr>
        <w:ind w:left="142" w:firstLine="0"/>
        <w:rPr>
          <w:rFonts w:eastAsia="Times New Roman"/>
          <w:color w:val="auto"/>
        </w:rPr>
      </w:pPr>
      <w:r>
        <w:rPr>
          <w:rFonts w:eastAsia="Times New Roman"/>
          <w:color w:val="auto"/>
        </w:rPr>
        <w:t xml:space="preserve">«Estabelecimento de venda», qualquer instalação ou estrutura onde </w:t>
      </w:r>
      <w:commentRangeStart w:id="44"/>
      <w:commentRangeStart w:id="45"/>
      <w:r>
        <w:rPr>
          <w:rFonts w:eastAsia="Times New Roman"/>
          <w:color w:val="auto"/>
        </w:rPr>
        <w:t xml:space="preserve">os animais de companhia, com exclusão de cães e gatos, são </w:t>
      </w:r>
      <w:commentRangeEnd w:id="44"/>
      <w:r w:rsidR="002251E2">
        <w:rPr>
          <w:rStyle w:val="Refdecomentrio"/>
          <w:rFonts w:eastAsia="Times New Roman"/>
          <w:color w:val="auto"/>
          <w:sz w:val="24"/>
          <w:szCs w:val="24"/>
        </w:rPr>
        <w:commentReference w:id="44"/>
      </w:r>
      <w:commentRangeEnd w:id="45"/>
      <w:r>
        <w:rPr>
          <w:rStyle w:val="CommentReference"/>
        </w:rPr>
        <w:commentReference w:id="45"/>
      </w:r>
      <w:r>
        <w:rPr>
          <w:rFonts w:eastAsia="Times New Roman"/>
          <w:color w:val="auto"/>
        </w:rPr>
        <w:t xml:space="preserve">detidos para venda sem aí terem nascido, incluindo lojas de animais de companhia, bem como quaisquer instalações ou estruturas destinadas a operações de agrupamento nas quais sejam agrupados cães ou gatos a partir de mais do que um estabelecimento. </w:t>
      </w:r>
    </w:p>
    <w:p w:rsidRPr="005E2D3C" w:rsidR="00CF1434" w:rsidP="00B4660B" w:rsidRDefault="492DAAFD" w14:paraId="0BCC56DD" w14:textId="2EDC5352">
      <w:pPr>
        <w:ind w:left="142" w:firstLine="0"/>
      </w:pPr>
      <w:r>
        <w:rPr>
          <w:rFonts w:eastAsia="Times New Roman"/>
          <w:color w:val="auto"/>
        </w:rPr>
        <w:t xml:space="preserve">«Estabelecimento de manutenção», </w:t>
      </w:r>
      <w:commentRangeStart w:id="46"/>
      <w:r>
        <w:rPr>
          <w:rFonts w:eastAsia="Times New Roman"/>
          <w:color w:val="auto"/>
        </w:rPr>
        <w:t>a instalação ou estrutura onde são detidos animais de companhia para alojamento temporário, sem transferência de propriedade, designadamente hotéis para animais, centros de treino com alojamento, creches caninas e estabelecimentos de tempos livres (ATL) para animais, bem como os estabelecimentos destinados a cães de caça;</w:t>
      </w:r>
      <w:commentRangeEnd w:id="46"/>
      <w:r w:rsidRPr="005E2D3C" w:rsidR="002251E2">
        <w:rPr>
          <w:rStyle w:val="Refdecomentrio"/>
          <w:sz w:val="24"/>
          <w:szCs w:val="24"/>
        </w:rPr>
        <w:commentReference w:id="46"/>
      </w:r>
    </w:p>
    <w:p w:rsidRPr="005E2D3C" w:rsidR="00CF1434" w:rsidP="00B4660B" w:rsidRDefault="492DAAFD" w14:paraId="077048F4" w14:textId="77777777">
      <w:pPr>
        <w:ind w:left="142" w:firstLine="0"/>
      </w:pPr>
      <w:r>
        <w:rPr>
          <w:color w:val="auto"/>
        </w:rPr>
        <w:t>«Esterilização», o procedimento cirúrgico que impede de forma definitiva a reprodução do animal, consistindo na orquiectomia dos machos e na ovariectomia ou ovario-histerectomia das fêmeas;</w:t>
      </w:r>
    </w:p>
    <w:p w:rsidRPr="005E2D3C" w:rsidR="10E1C5B3" w:rsidP="00B4660B" w:rsidRDefault="62FF0A71" w14:paraId="6842009F" w14:textId="55753679">
      <w:pPr>
        <w:ind w:left="142" w:firstLine="0"/>
      </w:pPr>
      <w:r>
        <w:rPr>
          <w:color w:val="auto"/>
        </w:rPr>
        <w:t>«Estratégia de criação», o conjunto de ações sistemáticas, incluindo o registo, a seleção, a reprodução e o cruzamento de cães ou gatos reprodutores e dos respetivos produtos germinais, concebidas e aplicadas com vista a preservar ou reforçar as características fenotípicas ou genotípicas pretendidas da população reprodutora alvo;</w:t>
      </w:r>
    </w:p>
    <w:p w:rsidRPr="005E2D3C" w:rsidR="00B4660B" w:rsidP="00B4660B" w:rsidRDefault="3C0EBAB9" w14:paraId="1BF11B90" w14:textId="24BCDA18">
      <w:pPr>
        <w:ind w:left="142" w:firstLine="0"/>
      </w:pPr>
      <w:r>
        <w:rPr>
          <w:color w:val="auto"/>
        </w:rPr>
        <w:t>«Eutanásia», o ato de induzir a morte através de um método que provoca a perda de consciência rápida e irreversível, com um mínimo de dor e de angústia, pondo termo à vida do animal;</w:t>
      </w:r>
    </w:p>
    <w:p w:rsidR="00885E45" w:rsidP="00B4660B" w:rsidRDefault="005D7EEC" w14:paraId="15598F74" w14:textId="77777777">
      <w:pPr>
        <w:ind w:left="142" w:firstLine="0"/>
        <w:rPr>
          <w:color w:val="auto"/>
        </w:rPr>
      </w:pPr>
      <w:commentRangeStart w:id="47"/>
      <w:r>
        <w:rPr>
          <w:color w:val="auto"/>
        </w:rPr>
        <w:t xml:space="preserve">«Furão», o animal da espécie </w:t>
      </w:r>
      <w:r>
        <w:rPr>
          <w:i/>
          <w:iCs/>
          <w:color w:val="auto"/>
        </w:rPr>
        <w:t>Mustela putorius furo</w:t>
      </w:r>
      <w:r>
        <w:rPr>
          <w:color w:val="auto"/>
        </w:rPr>
        <w:t>;</w:t>
      </w:r>
      <w:commentRangeEnd w:id="47"/>
      <w:r w:rsidR="002251E2">
        <w:rPr>
          <w:rStyle w:val="Refdecomentrio"/>
          <w:color w:val="auto"/>
          <w:sz w:val="24"/>
          <w:szCs w:val="24"/>
        </w:rPr>
        <w:commentReference w:id="47"/>
      </w:r>
    </w:p>
    <w:p w:rsidRPr="005E2D3C" w:rsidR="30861A77" w:rsidP="00B4660B" w:rsidRDefault="7D659979" w14:paraId="00CA347D" w14:textId="191BE8FE">
      <w:pPr>
        <w:ind w:left="142" w:firstLine="0"/>
      </w:pPr>
      <w:r>
        <w:rPr>
          <w:color w:val="auto"/>
        </w:rPr>
        <w:t xml:space="preserve">«Gaiola», a caixa fixa ou móvel, fechada por grades ou rede, na qual são mantidos ou transportados animais, em particular aves, com a liberdade de movimentos limitada em função da sua dimensão e do </w:t>
      </w:r>
      <w:r w:rsidR="00BE60E5">
        <w:rPr>
          <w:color w:val="auto"/>
        </w:rPr>
        <w:t>n.º</w:t>
      </w:r>
      <w:r>
        <w:rPr>
          <w:color w:val="auto"/>
        </w:rPr>
        <w:t xml:space="preserve"> de animais mantidos;</w:t>
      </w:r>
    </w:p>
    <w:p w:rsidRPr="005E2D3C" w:rsidR="30861A77" w:rsidP="00B4660B" w:rsidRDefault="41157ADB" w14:paraId="44ABFB34" w14:textId="4BEA9780">
      <w:pPr>
        <w:ind w:left="142" w:firstLine="0"/>
      </w:pPr>
      <w:r>
        <w:rPr>
          <w:color w:val="auto"/>
        </w:rPr>
        <w:t>«Gata reprodutora», a fêmea do gato, desde o primeiro acasalamento ou inseminação até ao desmame da sua última ninhada;</w:t>
      </w:r>
    </w:p>
    <w:p w:rsidRPr="005E2D3C" w:rsidR="2224612E" w:rsidP="001A4910" w:rsidRDefault="7498712E" w14:paraId="4A07C119" w14:textId="01C2EB6F">
      <w:r>
        <w:rPr>
          <w:color w:val="auto"/>
        </w:rPr>
        <w:t>«Gatil», a estrutura física que contém um ou mais compartimentos para alojar gatos;</w:t>
      </w:r>
    </w:p>
    <w:p w:rsidRPr="005E2D3C" w:rsidR="00FF79A7" w:rsidP="001A4910" w:rsidRDefault="2263C8E8" w14:paraId="760934DD" w14:textId="2DCEC450">
      <w:r>
        <w:rPr>
          <w:color w:val="auto"/>
        </w:rPr>
        <w:t xml:space="preserve">«Gato», o animal da espécie </w:t>
      </w:r>
      <w:r>
        <w:rPr>
          <w:i/>
          <w:iCs/>
          <w:color w:val="auto"/>
        </w:rPr>
        <w:t>Felis silvestris catus</w:t>
      </w:r>
      <w:r>
        <w:rPr>
          <w:color w:val="auto"/>
        </w:rPr>
        <w:t>;</w:t>
      </w:r>
    </w:p>
    <w:p w:rsidRPr="005E2D3C" w:rsidR="5363E89D" w:rsidP="00B4660B" w:rsidRDefault="7154F88D" w14:paraId="1E672F48" w14:textId="704DF360">
      <w:pPr>
        <w:ind w:left="142" w:firstLine="0"/>
      </w:pPr>
      <w:commentRangeStart w:id="48"/>
      <w:r>
        <w:rPr>
          <w:color w:val="auto"/>
        </w:rPr>
        <w:t>«Historial clínico e sanitário do animal», o conjunto de informações escritas, elaboradas por médico-veterinário, relativas à situação do animal em matéria de vacinação, a problemas de saúde ou predisposição para doenças, incluindo alergias, e aos resultados de testes de diagnóstico do cão ou gato;</w:t>
      </w:r>
      <w:commentRangeEnd w:id="48"/>
      <w:r w:rsidRPr="005E2D3C" w:rsidR="002251E2">
        <w:rPr>
          <w:rStyle w:val="Refdecomentrio"/>
          <w:sz w:val="24"/>
          <w:szCs w:val="24"/>
        </w:rPr>
        <w:commentReference w:id="48"/>
      </w:r>
    </w:p>
    <w:p w:rsidRPr="005E2D3C" w:rsidR="12231D79" w:rsidP="00B4660B" w:rsidRDefault="17365FFB" w14:paraId="37D100D9" w14:textId="037666D4">
      <w:pPr>
        <w:ind w:left="142" w:firstLine="0"/>
      </w:pPr>
      <w:r>
        <w:rPr>
          <w:color w:val="auto"/>
        </w:rPr>
        <w:t xml:space="preserve">«Identificação de animal de companhia», a marcação do animal por implantação de um </w:t>
      </w:r>
      <w:r>
        <w:rPr>
          <w:i/>
          <w:iCs/>
          <w:color w:val="auto"/>
        </w:rPr>
        <w:t>transponder</w:t>
      </w:r>
      <w:r>
        <w:rPr>
          <w:color w:val="auto"/>
        </w:rPr>
        <w:t xml:space="preserve"> ou de outro dispositivo autorizado para a espécie em causa;</w:t>
      </w:r>
    </w:p>
    <w:p w:rsidRPr="005E2D3C" w:rsidR="00CF1434" w:rsidP="00B4660B" w:rsidRDefault="0B0F5B1A" w14:paraId="248EF694" w14:textId="4CA6A09D">
      <w:pPr>
        <w:ind w:left="142" w:firstLine="0"/>
      </w:pPr>
      <w:commentRangeStart w:id="49"/>
      <w:r>
        <w:rPr>
          <w:color w:val="auto"/>
        </w:rPr>
        <w:t>«Lar de acolhimento», a casa particular onde cães ou gatos não desejados, abandonados, perdidos, confiscados ou anteriormente errantes são mantidos temporariamente, em nome de um operador responsável, para efeitos de colocação no mercado;</w:t>
      </w:r>
      <w:commentRangeEnd w:id="49"/>
      <w:r w:rsidRPr="005E2D3C" w:rsidR="002251E2">
        <w:rPr>
          <w:rStyle w:val="Refdecomentrio"/>
          <w:sz w:val="24"/>
          <w:szCs w:val="24"/>
        </w:rPr>
        <w:commentReference w:id="49"/>
      </w:r>
    </w:p>
    <w:p w:rsidRPr="005E2D3C" w:rsidR="00CF1434" w:rsidP="001A4910" w:rsidRDefault="0B0F5B1A" w14:paraId="2054E738" w14:textId="77777777">
      <w:r>
        <w:rPr>
          <w:color w:val="auto"/>
        </w:rPr>
        <w:t xml:space="preserve">«Leitor», o aparelho destinado à leitura e visualização do código constante do </w:t>
      </w:r>
      <w:r>
        <w:rPr>
          <w:i/>
          <w:iCs/>
          <w:color w:val="auto"/>
        </w:rPr>
        <w:t>transponder</w:t>
      </w:r>
      <w:r>
        <w:rPr>
          <w:color w:val="auto"/>
        </w:rPr>
        <w:t>;</w:t>
      </w:r>
    </w:p>
    <w:p w:rsidRPr="005E2D3C" w:rsidR="679F1546" w:rsidP="00B4660B" w:rsidRDefault="0C15CD2F" w14:paraId="3E92DA38" w14:textId="741F537A">
      <w:pPr>
        <w:rPr>
          <w:color w:val="auto"/>
        </w:rPr>
      </w:pPr>
      <w:r>
        <w:rPr>
          <w:color w:val="auto"/>
        </w:rPr>
        <w:t>«Luz», a luz natural, complementada, sempre que necessário, por luz artificial;</w:t>
      </w:r>
    </w:p>
    <w:p w:rsidRPr="005E2D3C" w:rsidR="00CF1434" w:rsidP="00B4660B" w:rsidRDefault="63833F54" w14:paraId="714C596E" w14:textId="229F1371">
      <w:pPr>
        <w:ind w:left="142" w:firstLine="0"/>
        <w:rPr>
          <w:color w:val="auto"/>
        </w:rPr>
      </w:pPr>
      <w:r>
        <w:rPr>
          <w:rFonts w:eastAsia="Times New Roman"/>
          <w:color w:val="auto"/>
        </w:rPr>
        <w:t>«Mamífero, peixe e réptil de médio porte», qualquer animal adulto destas classes que apresente comprimento igual ou superior a 50 cm, contado a partir da extremidade próxima da cabeça até à extremidade distal da coluna;</w:t>
      </w:r>
    </w:p>
    <w:p w:rsidRPr="005E2D3C" w:rsidR="79D65A6C" w:rsidP="00B4660B" w:rsidRDefault="5911EC21" w14:paraId="45EC5F3A" w14:textId="70D25CA3">
      <w:pPr>
        <w:ind w:left="142" w:firstLine="0"/>
      </w:pPr>
      <w:r>
        <w:rPr>
          <w:color w:val="auto"/>
        </w:rPr>
        <w:t xml:space="preserve">«Marcação», a aplicação, por médico-veterinário, de um </w:t>
      </w:r>
      <w:r>
        <w:rPr>
          <w:i/>
          <w:iCs/>
          <w:color w:val="auto"/>
        </w:rPr>
        <w:t>transponder</w:t>
      </w:r>
      <w:r>
        <w:rPr>
          <w:color w:val="auto"/>
        </w:rPr>
        <w:t xml:space="preserve"> ou de outro dispositivo adequado à espécie em causa;</w:t>
      </w:r>
    </w:p>
    <w:p w:rsidRPr="005E2D3C" w:rsidR="10823914" w:rsidP="00B4660B" w:rsidRDefault="10823914" w14:paraId="73BD3E87" w14:textId="5138DA04">
      <w:pPr>
        <w:ind w:left="142" w:firstLine="0"/>
      </w:pPr>
      <w:r>
        <w:rPr>
          <w:color w:val="auto"/>
        </w:rPr>
        <w:t>«Médico-Veterinário ao Serviço do Município», o médico-veterinário indicado pelo município;</w:t>
      </w:r>
    </w:p>
    <w:p w:rsidRPr="005E2D3C" w:rsidR="10823914" w:rsidP="00B4660B" w:rsidRDefault="10823914" w14:paraId="65CC54BF" w14:textId="0D10AE96">
      <w:pPr>
        <w:ind w:left="142" w:firstLine="0"/>
      </w:pPr>
      <w:commentRangeStart w:id="50"/>
      <w:r>
        <w:rPr>
          <w:color w:val="auto"/>
        </w:rPr>
        <w:t>«Médico-Veterinário Municipal» (MVM), a autoridade veterinária sanitária concelhia designada pela autoridade sanitária veterinária nacional, nos termos do Decreto-Lei n.º 116/98, de 5 de maio;</w:t>
      </w:r>
      <w:commentRangeEnd w:id="50"/>
      <w:r w:rsidRPr="005E2D3C" w:rsidR="002251E2">
        <w:rPr>
          <w:rStyle w:val="Refdecomentrio"/>
          <w:sz w:val="24"/>
          <w:szCs w:val="24"/>
        </w:rPr>
        <w:commentReference w:id="50"/>
      </w:r>
    </w:p>
    <w:p w:rsidRPr="005E2D3C" w:rsidR="4CCB09DA" w:rsidP="00B4660B" w:rsidRDefault="4D34EC09" w14:paraId="2DB89DC5" w14:textId="54066FE1">
      <w:pPr>
        <w:ind w:left="142" w:firstLine="0"/>
      </w:pPr>
      <w:r>
        <w:rPr>
          <w:color w:val="auto"/>
        </w:rPr>
        <w:t xml:space="preserve">«Mutilação», uma intervenção, incluindo uma intervenção cirúrgica, realizada por razões que não sejam terapêuticas ou de diagnóstico, exceto a esterilização ou a implantação de um </w:t>
      </w:r>
      <w:r>
        <w:rPr>
          <w:i/>
          <w:iCs/>
          <w:color w:val="auto"/>
        </w:rPr>
        <w:t>transponder</w:t>
      </w:r>
      <w:r>
        <w:rPr>
          <w:color w:val="auto"/>
        </w:rPr>
        <w:t>, que provoca danos ou perda de uma parte sensível do corpo, ou a alteração da estrutura óssea, dos animais de companhia;</w:t>
      </w:r>
    </w:p>
    <w:p w:rsidRPr="005E2D3C" w:rsidR="004A4E89" w:rsidP="00B4660B" w:rsidRDefault="10AA5617" w14:paraId="1ABC7743" w14:textId="7D784CED">
      <w:pPr>
        <w:ind w:left="142" w:firstLine="0"/>
      </w:pPr>
      <w:r w:rsidRPr="292E8E6C" w:rsidR="21284EEF">
        <w:rPr>
          <w:color w:val="auto"/>
        </w:rPr>
        <w:t xml:space="preserve">«Operador», qualquer pessoa singular ou coletiva que coloca animais de companhia no mercado e é responsável por um estabelecimento de criação, por um estabelecimento de </w:t>
      </w:r>
      <w:r w:rsidRPr="292E8E6C" w:rsidR="21284EEF">
        <w:rPr>
          <w:color w:val="auto"/>
        </w:rPr>
        <w:t xml:space="preserve">venda </w:t>
      </w:r>
      <w:ins w:author="Maria Cristina Tavares Briosa" w:date="2026-07-06T16:04:54.552Z" w16du:dateUtc="2026-07-06T16:04:54.552Z" w:id="1873367289">
        <w:r w:rsidRPr="292E8E6C" w:rsidR="3AE3EF8C">
          <w:rPr>
            <w:color w:val="auto"/>
          </w:rPr>
          <w:t>,</w:t>
        </w:r>
        <w:r w:rsidRPr="292E8E6C" w:rsidR="3AE3EF8C">
          <w:rPr>
            <w:color w:val="auto"/>
          </w:rPr>
          <w:t xml:space="preserve"> por um CRO </w:t>
        </w:r>
      </w:ins>
      <w:r w:rsidRPr="292E8E6C" w:rsidR="21284EEF">
        <w:rPr>
          <w:color w:val="auto"/>
        </w:rPr>
        <w:t>ou por um abrigo e pelos cães ou gatos aí detidos, ou que coloca animais de companhia num lar de acolhimento e é responsável pelos animais aí mantidos;</w:t>
      </w:r>
    </w:p>
    <w:p w:rsidRPr="005E2D3C" w:rsidR="292D5D19" w:rsidP="00B4660B" w:rsidRDefault="292D5D19" w14:paraId="0F8DF065" w14:textId="726AE735">
      <w:pPr>
        <w:ind w:left="142" w:firstLine="0"/>
      </w:pPr>
      <w:r>
        <w:rPr>
          <w:color w:val="auto"/>
        </w:rPr>
        <w:t>«Passaporte de Animal de Companhia» (PAC), o documento de identificação exigido para a circulação de cão, gato e furão entre Estados-Membros, em conformidade com o modelo estabelecido por legislação da União Europeia;</w:t>
      </w:r>
    </w:p>
    <w:p w:rsidRPr="005E2D3C" w:rsidR="5EB46249" w:rsidP="00B4660B" w:rsidRDefault="025AF0E3" w14:paraId="0D34CF4B" w14:textId="0A34BFB0">
      <w:pPr>
        <w:ind w:left="142" w:firstLine="0"/>
      </w:pPr>
      <w:r>
        <w:rPr>
          <w:color w:val="auto"/>
        </w:rPr>
        <w:t>«Pessoa acreditada perante a base de dados oficial», a pessoa singular que, no âmbito de uma pessoa coletiva, desenvolva atividades ligadas aos animais de companhia, com um perfil de acesso determinado pela Direção-Geral de Alimentação e Veterinária (DGAV);</w:t>
      </w:r>
    </w:p>
    <w:p w:rsidRPr="005E2D3C" w:rsidR="00CF1434" w:rsidP="00B4660B" w:rsidRDefault="2865470E" w14:paraId="2C4C745B" w14:textId="7FC645B2">
      <w:pPr>
        <w:ind w:left="142" w:firstLine="0"/>
        <w:rPr>
          <w:color w:val="auto"/>
        </w:rPr>
      </w:pPr>
      <w:r>
        <w:rPr>
          <w:color w:val="auto"/>
        </w:rPr>
        <w:t xml:space="preserve">«Pessoa competente», qualquer pessoa que possua os conhecimentos e a experiência prática para prestar cuidados aos animais, nomeadamente proceder à sua occisão ou eutanásia; </w:t>
      </w:r>
    </w:p>
    <w:p w:rsidRPr="005E2D3C" w:rsidR="10E1C5B3" w:rsidP="00B4660B" w:rsidRDefault="2562696C" w14:paraId="4B253C06" w14:textId="064A3532">
      <w:pPr>
        <w:ind w:left="142" w:firstLine="0"/>
        <w:rPr>
          <w:color w:val="auto"/>
        </w:rPr>
      </w:pPr>
      <w:r>
        <w:rPr>
          <w:rFonts w:eastAsia="Times New Roman"/>
          <w:color w:val="auto"/>
        </w:rPr>
        <w:t xml:space="preserve">«Plataforma em linha», uma plataforma em linha na aceção do artigo 3.º, alínea i), do Regulamento (UE) 2022/2065, do </w:t>
      </w:r>
      <w:commentRangeStart w:id="51"/>
      <w:r>
        <w:rPr>
          <w:rFonts w:eastAsia="Times New Roman"/>
          <w:color w:val="auto"/>
        </w:rPr>
        <w:t>Parlamento Europeu e do Conselho</w:t>
      </w:r>
      <w:commentRangeEnd w:id="51"/>
      <w:r w:rsidR="002251E2">
        <w:rPr>
          <w:rStyle w:val="Refdecomentrio"/>
          <w:sz w:val="24"/>
          <w:szCs w:val="24"/>
        </w:rPr>
        <w:commentReference w:id="51"/>
      </w:r>
      <w:hyperlink w:anchor="_ftn1" r:id="rId16">
        <w:r>
          <w:rPr>
            <w:rStyle w:val="Hiperligao"/>
            <w:rFonts w:eastAsia="Times New Roman"/>
            <w:color w:val="auto"/>
            <w:vertAlign w:val="superscript"/>
          </w:rPr>
          <w:t>[1]</w:t>
        </w:r>
      </w:hyperlink>
      <w:r>
        <w:rPr>
          <w:rFonts w:eastAsia="Times New Roman"/>
          <w:color w:val="auto"/>
        </w:rPr>
        <w:t>, que intermedeia a colocação no mercado de cães, gatos</w:t>
      </w:r>
      <w:r>
        <w:rPr>
          <w:color w:val="auto"/>
        </w:rPr>
        <w:t xml:space="preserve"> e furões;</w:t>
      </w:r>
    </w:p>
    <w:p w:rsidR="00885E45" w:rsidP="00B4660B" w:rsidRDefault="005D7EEC" w14:paraId="1BF5902A" w14:textId="77777777">
      <w:pPr>
        <w:ind w:left="142" w:firstLine="0"/>
        <w:rPr>
          <w:color w:val="auto"/>
        </w:rPr>
      </w:pPr>
      <w:commentRangeStart w:id="52"/>
      <w:r>
        <w:rPr>
          <w:color w:val="auto"/>
        </w:rPr>
        <w:t>«Programa CED», o programa de captura, esterilização e devolução ao local de origem de gatos sem detentor, promovido pelo município;</w:t>
      </w:r>
      <w:commentRangeEnd w:id="52"/>
      <w:r w:rsidR="002251E2">
        <w:rPr>
          <w:rStyle w:val="Refdecomentrio"/>
          <w:color w:val="auto"/>
          <w:sz w:val="24"/>
          <w:szCs w:val="24"/>
        </w:rPr>
        <w:commentReference w:id="52"/>
      </w:r>
    </w:p>
    <w:p w:rsidRPr="005E2D3C" w:rsidR="19B04003" w:rsidP="00B4660B" w:rsidRDefault="19B04003" w14:paraId="154F4ADD" w14:textId="0CB34845">
      <w:pPr>
        <w:ind w:left="142" w:firstLine="0"/>
        <w:rPr>
          <w:color w:val="auto"/>
        </w:rPr>
      </w:pPr>
      <w:r>
        <w:rPr>
          <w:rFonts w:eastAsia="Times New Roman"/>
          <w:color w:val="auto"/>
        </w:rPr>
        <w:t>«Propriedade responsável», conjunto de comportamentos de um proprietário ou futuro proprietário de um cão ou gato coerentes com o compromisso de desempenhar várias funções centradas na satisfação das necessidades de saúde, comportamentais, ambientais e físicas do cão ou do gato e de minimizar os riscos que o cão ou gato pode representar para a comunidade, para outros animais ou para o ambiente;</w:t>
      </w:r>
    </w:p>
    <w:p w:rsidRPr="005E2D3C" w:rsidR="62CB2754" w:rsidP="00B4660B" w:rsidRDefault="16C61E85" w14:paraId="219B0071" w14:textId="01E185F5">
      <w:pPr>
        <w:ind w:left="142" w:firstLine="0"/>
        <w:rPr>
          <w:rFonts w:eastAsia="Times New Roman"/>
          <w:color w:val="auto"/>
        </w:rPr>
      </w:pPr>
      <w:r>
        <w:rPr>
          <w:rFonts w:eastAsia="Times New Roman"/>
          <w:color w:val="auto"/>
        </w:rPr>
        <w:t>«Publicidade», qualquer forma de comunicação com o público, ou com uma parte deste, que tenha o efeito direto ou indireto de promover um</w:t>
      </w:r>
      <w:r w:rsidR="00EF5D47">
        <w:rPr>
          <w:rFonts w:eastAsia="Times New Roman"/>
          <w:color w:val="auto"/>
        </w:rPr>
        <w:t xml:space="preserve"> animal de companhia, </w:t>
      </w:r>
      <w:r>
        <w:rPr>
          <w:rFonts w:eastAsia="Times New Roman"/>
          <w:color w:val="auto"/>
        </w:rPr>
        <w:t>uma ou mais das suas características físicas, ou uma raça, com o intuito de despertar interesse, de provocar o contacto ou de atrair vendas;</w:t>
      </w:r>
    </w:p>
    <w:p w:rsidRPr="005E2D3C" w:rsidR="00CF1434" w:rsidP="00B4660B" w:rsidRDefault="705CEC2D" w14:paraId="238EBB05" w14:textId="3C599979">
      <w:pPr>
        <w:ind w:left="142" w:firstLine="0"/>
        <w:rPr>
          <w:color w:val="auto"/>
        </w:rPr>
      </w:pPr>
      <w:r>
        <w:rPr>
          <w:color w:val="auto"/>
        </w:rPr>
        <w:t xml:space="preserve">«Recinto fechado coberto», a superfície cercada por paredes, grades ou redes metálicas, na qual são mantidos um ou vários animais, sendo a sua liberdade de movimentos, em regra, menos limitada do que numa gaiola; </w:t>
      </w:r>
    </w:p>
    <w:p w:rsidRPr="005E2D3C" w:rsidR="00FF79A7" w:rsidP="00B4660B" w:rsidRDefault="705CEC2D" w14:paraId="644456FA" w14:textId="28B15CBC">
      <w:pPr>
        <w:ind w:left="142" w:firstLine="0"/>
        <w:rPr>
          <w:color w:val="auto"/>
        </w:rPr>
      </w:pPr>
      <w:r w:rsidRPr="292E8E6C" w:rsidR="7CAE7DC1">
        <w:rPr>
          <w:color w:val="auto"/>
        </w:rPr>
        <w:t xml:space="preserve">«Recinto fechado exterior», a superfície cercada por uma vedação, paredes, grades ou redes metálicas, frequentemente situada no exterior de uma construção fixa, à qual os animais mantidos em </w:t>
      </w:r>
      <w:commentRangeStart w:id="682716378"/>
      <w:r w:rsidRPr="292E8E6C" w:rsidR="7CAE7DC1">
        <w:rPr>
          <w:color w:val="auto"/>
        </w:rPr>
        <w:t xml:space="preserve">gaiolas ou jaula </w:t>
      </w:r>
      <w:commentRangeEnd w:id="682716378"/>
      <w:r>
        <w:rPr>
          <w:rStyle w:val="CommentReference"/>
        </w:rPr>
        <w:commentReference w:id="682716378"/>
      </w:r>
      <w:r w:rsidRPr="292E8E6C" w:rsidR="7CAE7DC1">
        <w:rPr>
          <w:color w:val="auto"/>
        </w:rPr>
        <w:t xml:space="preserve">ou recinto fechado têm acesso, podendo movimentar-se livremente durante determinados períodos, segundo as suas necessidades etológicas e fisiológicas, como, por exemplo, a de fazerem exercício; </w:t>
      </w:r>
    </w:p>
    <w:p w:rsidRPr="005E2D3C" w:rsidR="5C417271" w:rsidP="00B4660B" w:rsidRDefault="0E7C3951" w14:paraId="1F9EA1B5" w14:textId="6E2AFD04">
      <w:pPr>
        <w:ind w:left="142" w:firstLine="0"/>
      </w:pPr>
      <w:r>
        <w:rPr>
          <w:color w:val="auto"/>
        </w:rPr>
        <w:t xml:space="preserve">«Registo Animal», o conjunto de informação coligida numa base de dados oficial, com os elementos relativos ao </w:t>
      </w:r>
      <w:r w:rsidR="00BE60E5">
        <w:rPr>
          <w:color w:val="auto"/>
        </w:rPr>
        <w:t>n.º</w:t>
      </w:r>
      <w:r>
        <w:rPr>
          <w:color w:val="auto"/>
        </w:rPr>
        <w:t xml:space="preserve"> de transponder, aos elementos da resenha do animal (espécie, raça, data de nascimento, sexo, pelagem, identificação da mãe quando conhecida, bem como outras particularidades ou características), à identificação do titular, do detentor ou do lar de acolhimento e respetivos dados de contacto, ao médico-veterinário que procede ao registo, às medidas sanitárias obrigatórias e preventivas, ao </w:t>
      </w:r>
      <w:r w:rsidR="00BE60E5">
        <w:rPr>
          <w:color w:val="auto"/>
        </w:rPr>
        <w:t>n.º</w:t>
      </w:r>
      <w:r>
        <w:rPr>
          <w:color w:val="auto"/>
        </w:rPr>
        <w:t xml:space="preserve"> de passaporte ou boletim sanitário e a outras informações relevantes;</w:t>
      </w:r>
    </w:p>
    <w:p w:rsidRPr="005E2D3C" w:rsidR="10E1C5B3" w:rsidP="00B4660B" w:rsidRDefault="08F96F30" w14:paraId="299C7A36" w14:textId="35C39688">
      <w:pPr>
        <w:ind w:left="142" w:firstLine="0"/>
        <w:rPr>
          <w:color w:val="auto"/>
        </w:rPr>
      </w:pPr>
      <w:commentRangeStart w:id="53"/>
      <w:r>
        <w:rPr>
          <w:color w:val="auto"/>
        </w:rPr>
        <w:t>«Reprodutor», o macho ou a fêmea, com aptidão reconhecida, com a finalidade de produzir descendência;</w:t>
      </w:r>
      <w:commentRangeEnd w:id="53"/>
      <w:r w:rsidRPr="005E2D3C" w:rsidR="002251E2">
        <w:rPr>
          <w:rStyle w:val="Refdecomentrio"/>
          <w:color w:val="auto"/>
          <w:sz w:val="24"/>
          <w:szCs w:val="24"/>
        </w:rPr>
        <w:commentReference w:id="53"/>
      </w:r>
    </w:p>
    <w:p w:rsidRPr="005E2D3C" w:rsidR="00CF1434" w:rsidP="00B4660B" w:rsidRDefault="725C3F1B" w14:paraId="0FBFBFEC" w14:textId="05CC9242">
      <w:pPr>
        <w:ind w:left="142" w:firstLine="0"/>
        <w:rPr>
          <w:color w:val="auto"/>
        </w:rPr>
      </w:pPr>
      <w:r>
        <w:rPr>
          <w:color w:val="auto"/>
        </w:rPr>
        <w:t xml:space="preserve">«Sequestro», a ação compulsiva de isolamento de animais, por motivos sanitários, por um período a definir caso a caso; </w:t>
      </w:r>
    </w:p>
    <w:p w:rsidRPr="005E2D3C" w:rsidR="535C1408" w:rsidP="00B4660B" w:rsidRDefault="03750450" w14:paraId="55874799" w14:textId="01AE0DEB">
      <w:pPr>
        <w:ind w:left="142" w:firstLine="0"/>
      </w:pPr>
      <w:r>
        <w:rPr>
          <w:color w:val="auto"/>
        </w:rPr>
        <w:t>«Sistema de Informação de Animais de Companhia» (SIAC), o sistema oficial de registo e gestão de dados que reúne a informação relativa à identificação dos animais de companhia, à sua titularidade ou detenção e à informação sanitária obrigatória, bem como outra informação determinada como obrigatória;</w:t>
      </w:r>
    </w:p>
    <w:p w:rsidRPr="005E2D3C" w:rsidR="4CCB09DA" w:rsidP="00B4660B" w:rsidRDefault="28091D50" w14:paraId="4AB0B34F" w14:textId="0D589FBB">
      <w:pPr>
        <w:ind w:left="142" w:firstLine="0"/>
      </w:pPr>
      <w:r>
        <w:rPr>
          <w:color w:val="auto"/>
        </w:rPr>
        <w:t>«Sofrimento», um estado físico ou mental desagradável e indesejado, resultante da exposição de um animal de companhia a estímulos nocivos ou à ausência continuada de estímulos positivos importantes;</w:t>
      </w:r>
    </w:p>
    <w:p w:rsidRPr="005E2D3C" w:rsidR="00FF79A7" w:rsidP="00B4660B" w:rsidRDefault="0A596ADF" w14:paraId="7A85A92D" w14:textId="1BF4749F">
      <w:pPr>
        <w:ind w:left="142" w:firstLine="0"/>
      </w:pPr>
      <w:commentRangeStart w:id="54"/>
      <w:commentRangeStart w:id="631775184"/>
      <w:r>
        <w:rPr>
          <w:color w:val="auto"/>
        </w:rPr>
        <w:t>«Titular», a pessoa singular ou coletiva que figura, na base de dados oficial, como proprietário do animal de companhia ou, no caso dos animais sob a sua responsabilidade, como operador;</w:t>
      </w:r>
      <w:commentRangeEnd w:id="54"/>
      <w:r w:rsidRPr="005E2D3C" w:rsidR="002251E2">
        <w:rPr>
          <w:rStyle w:val="Refdecomentrio"/>
          <w:sz w:val="24"/>
          <w:szCs w:val="24"/>
        </w:rPr>
        <w:commentReference w:id="54"/>
      </w:r>
      <w:commentRangeEnd w:id="631775184"/>
      <w:r>
        <w:rPr>
          <w:rStyle w:val="CommentReference"/>
        </w:rPr>
        <w:commentReference w:id="631775184"/>
      </w:r>
    </w:p>
    <w:p w:rsidRPr="005E2D3C" w:rsidR="46253D18" w:rsidP="00B4660B" w:rsidRDefault="5CE194BE" w14:paraId="0106ED5C" w14:textId="0C2ABE46">
      <w:pPr>
        <w:ind w:left="142" w:firstLine="0"/>
      </w:pPr>
      <w:r>
        <w:rPr>
          <w:color w:val="auto"/>
        </w:rPr>
        <w:t>«Tratador de animais», uma pessoa que trata dos animais de companhia criados ou detidos num estabelecimento, incluindo voluntários, estagiários e trabalhadores a tempo parcial, sob a responsabilidade de um operador;</w:t>
      </w:r>
    </w:p>
    <w:p w:rsidRPr="005E2D3C" w:rsidR="41E4C4F7" w:rsidP="00B4660B" w:rsidRDefault="00FF79A7" w14:paraId="36986ABC" w14:textId="469000BD">
      <w:pPr>
        <w:ind w:left="142" w:firstLine="0"/>
        <w:rPr>
          <w:color w:val="auto"/>
        </w:rPr>
      </w:pPr>
      <w:r>
        <w:rPr>
          <w:color w:val="auto"/>
        </w:rPr>
        <w:t>«Venda de animal de companhia», a transmissão a título oneroso de um animal de companhia;</w:t>
      </w:r>
    </w:p>
    <w:p w:rsidRPr="005E2D3C" w:rsidR="00FF79A7" w:rsidP="00B4660B" w:rsidRDefault="0B0F5B1A" w14:paraId="57012D9B" w14:textId="5ED233FB">
      <w:pPr>
        <w:ind w:left="142" w:firstLine="0"/>
      </w:pPr>
      <w:r>
        <w:rPr>
          <w:color w:val="auto"/>
        </w:rPr>
        <w:t>«Vendedor de animal de companhia», qualquer pessoa que, sendo proprietário ou mero detentor autorizado, exerce a atividade de venda de animais de companhia;</w:t>
      </w:r>
    </w:p>
    <w:p w:rsidRPr="005E2D3C" w:rsidR="005101CF" w:rsidP="00B4660B" w:rsidRDefault="60FB3F33" w14:paraId="1960767F" w14:textId="3866F86F">
      <w:pPr>
        <w:ind w:left="142" w:firstLine="0"/>
        <w:rPr>
          <w:color w:val="auto"/>
        </w:rPr>
      </w:pPr>
      <w:r>
        <w:rPr>
          <w:color w:val="auto"/>
        </w:rPr>
        <w:t>«Zoonose», qualquer doença que pode ser transmitida pelos animais ao homem;</w:t>
      </w:r>
    </w:p>
    <w:p w:rsidRPr="005E2D3C" w:rsidR="005101CF" w:rsidP="00B4660B" w:rsidRDefault="006D4559" w14:paraId="24AEA8FA" w14:textId="02396E34">
      <w:pPr>
        <w:ind w:left="142" w:firstLine="0"/>
        <w:rPr>
          <w:color w:val="auto"/>
        </w:rPr>
      </w:pPr>
      <w:r>
        <w:rPr>
          <w:color w:val="auto"/>
        </w:rPr>
        <w:t>2</w:t>
      </w:r>
      <w:r w:rsidR="687EBD6C">
        <w:rPr>
          <w:color w:val="auto"/>
        </w:rPr>
        <w:t xml:space="preserve"> - Para efeito do disposto na alínea ii) do n.º 1, nos estabelecimentos destinados à reprodução e criação só é permitida a reprodução, criação ou outra atividade conexa de animais pertencentes ao operador responsável pelo estabelecimento, sem prejuízo do disposto no </w:t>
      </w:r>
      <w:r w:rsidR="00BE60E5">
        <w:rPr>
          <w:color w:val="auto"/>
        </w:rPr>
        <w:t>n.º</w:t>
      </w:r>
      <w:r w:rsidR="687EBD6C">
        <w:rPr>
          <w:color w:val="auto"/>
        </w:rPr>
        <w:t xml:space="preserve"> seguinte. </w:t>
      </w:r>
    </w:p>
    <w:p w:rsidRPr="005E2D3C" w:rsidR="005101CF" w:rsidP="00B4660B" w:rsidRDefault="006D4559" w14:paraId="31D75945" w14:textId="34B8FE60">
      <w:pPr>
        <w:ind w:left="142" w:firstLine="0"/>
      </w:pPr>
      <w:r>
        <w:t>3</w:t>
      </w:r>
      <w:r w:rsidR="687EBD6C">
        <w:t xml:space="preserve"> - Excetua-se do disposto no </w:t>
      </w:r>
      <w:r w:rsidR="008C56A9">
        <w:t>número anterior</w:t>
      </w:r>
      <w:r w:rsidR="687EBD6C">
        <w:t xml:space="preserve"> o acolhimento temporário de animais não pertencentes ao </w:t>
      </w:r>
      <w:r w:rsidR="687EBD6C">
        <w:rPr>
          <w:color w:val="auto"/>
        </w:rPr>
        <w:t>operador responsável pelo</w:t>
      </w:r>
      <w:r w:rsidR="687EBD6C">
        <w:t xml:space="preserve"> do estabelecimento, quando tenha por fim o acasalamento com animal aí alojado. </w:t>
      </w:r>
    </w:p>
    <w:p w:rsidRPr="00EF5D47" w:rsidR="005101CF" w:rsidP="00D97ABB" w:rsidRDefault="005101CF" w14:paraId="3E6EDCB8" w14:textId="570CA34E">
      <w:pPr>
        <w:rPr>
          <w:b/>
          <w:bCs/>
          <w:color w:val="000000" w:themeColor="text1"/>
        </w:rPr>
      </w:pPr>
    </w:p>
    <w:p w:rsidRPr="003F0492" w:rsidR="00A83E2A" w:rsidP="00F95DCA" w:rsidRDefault="00A83E2A" w14:paraId="6892CAD5" w14:textId="38036C63">
      <w:pPr>
        <w:pStyle w:val="Ttulo3"/>
      </w:pPr>
      <w:bookmarkStart w:name="_Toc1455826330" w:id="1679802598"/>
      <w:r w:rsidR="5691D447">
        <w:rPr/>
        <w:t xml:space="preserve">Artigo </w:t>
      </w:r>
      <w:r w:rsidR="59A50F2C">
        <w:rPr/>
        <w:t>4</w:t>
      </w:r>
      <w:r w:rsidR="5691D447">
        <w:rPr/>
        <w:t>.º</w:t>
      </w:r>
      <w:bookmarkEnd w:id="1679802598"/>
    </w:p>
    <w:p w:rsidRPr="003F0492" w:rsidR="00A83E2A" w:rsidP="00F95DCA" w:rsidRDefault="00A83E2A" w14:paraId="627C2F15" w14:textId="77777777">
      <w:pPr>
        <w:pStyle w:val="Ttulo3"/>
      </w:pPr>
      <w:bookmarkStart w:name="_Toc692712280" w:id="1652641340"/>
      <w:r w:rsidR="5691D447">
        <w:rPr/>
        <w:t>Animais de companhia</w:t>
      </w:r>
      <w:bookmarkEnd w:id="1652641340"/>
    </w:p>
    <w:p w:rsidRPr="003F0492" w:rsidR="00A83E2A" w:rsidP="003F0492" w:rsidRDefault="000F645F" w14:paraId="51273370" w14:textId="347B926C">
      <w:pPr>
        <w:ind w:left="142" w:firstLine="0"/>
      </w:pPr>
      <w:r w:rsidRPr="003F0492">
        <w:t>1 - Para efeitos do presente diploma, são animais de companhia os animais das espécies constantes da parte A do Anexo I do Regulamento (UE) n.º 2016/429, do Parlamento Europeu e do Conselho, de 9 de março de 2016.</w:t>
      </w:r>
    </w:p>
    <w:p w:rsidRPr="003F0492" w:rsidR="00CD34D3" w:rsidP="00CD34D3" w:rsidRDefault="1D6C621C" w14:paraId="15E83E0D" w14:textId="2416BCC0">
      <w:pPr>
        <w:ind w:left="142" w:firstLine="0"/>
        <w:rPr>
          <w:ins w:author="Rui André Vidal" w:date="2026-07-07T09:30:14.803Z" w16du:dateUtc="2026-07-07T09:30:14.803Z" w:id="1106815597"/>
        </w:rPr>
      </w:pPr>
      <w:r w:rsidR="2338E720">
        <w:rPr/>
        <w:t xml:space="preserve">2 - </w:t>
      </w:r>
      <w:r w:rsidR="2338E720">
        <w:rPr/>
        <w:t>São também considerados animais de companhia os animais das espécies constantes da parte B do Anexo I do Regulamento (UE) n.º 2016/429, do Parlamento Europeu e do Conselho, de 9 de março de 2016</w:t>
      </w:r>
      <w:ins w:author="Rui André Vidal" w:date="2026-07-07T09:30:14.418Z" w16du:dateUtc="2026-07-07T09:30:14.418Z" w:id="1283096434">
        <w:r w:rsidR="67ACD43B">
          <w:t>.</w:t>
        </w:r>
      </w:ins>
    </w:p>
    <w:p w:rsidRPr="003F0492" w:rsidR="00CD34D3" w:rsidP="00CD34D3" w:rsidRDefault="1D6C621C" w14:paraId="20BBCA45" w14:textId="51C57F8B">
      <w:pPr>
        <w:ind w:left="142" w:firstLine="0"/>
      </w:pPr>
      <w:r w:rsidRPr="292E8E6C" w:rsidR="5FCB5069">
        <w:rPr>
          <w:color w:val="auto"/>
        </w:rPr>
        <w:t xml:space="preserve">3 - </w:t>
      </w:r>
      <w:r w:rsidRPr="292E8E6C" w:rsidR="5FCB5069">
        <w:rPr>
          <w:color w:val="auto"/>
        </w:rPr>
        <w:t xml:space="preserve">Sem prejuízo do disposto nos </w:t>
      </w:r>
      <w:r w:rsidRPr="292E8E6C" w:rsidR="7BCD562F">
        <w:rPr>
          <w:color w:val="auto"/>
        </w:rPr>
        <w:t>n.º</w:t>
      </w:r>
      <w:r w:rsidRPr="292E8E6C" w:rsidR="5FCB5069">
        <w:rPr>
          <w:color w:val="auto"/>
        </w:rPr>
        <w:t xml:space="preserve">s anteriores, serão considerados animais de companhia aqueles que vierem a integrar a </w:t>
      </w:r>
      <w:r w:rsidRPr="292E8E6C" w:rsidR="5FCB5069">
        <w:rPr>
          <w:color w:val="auto"/>
        </w:rPr>
        <w:t>lista</w:t>
      </w:r>
      <w:r w:rsidRPr="292E8E6C" w:rsidR="5FCB5069">
        <w:rPr>
          <w:color w:val="auto"/>
        </w:rPr>
        <w:t xml:space="preserve"> </w:t>
      </w:r>
      <w:r w:rsidRPr="292E8E6C" w:rsidR="5FCB5069">
        <w:rPr>
          <w:color w:val="auto"/>
          <w:highlight w:val="yellow"/>
        </w:rPr>
        <w:t>positiva</w:t>
      </w:r>
      <w:r w:rsidRPr="292E8E6C" w:rsidR="5FCB5069">
        <w:rPr>
          <w:color w:val="auto"/>
        </w:rPr>
        <w:t xml:space="preserve"> de animais de companhia (ou </w:t>
      </w:r>
      <w:r w:rsidRPr="292E8E6C" w:rsidR="5FCB5069">
        <w:rPr>
          <w:color w:val="auto"/>
        </w:rPr>
        <w:t>lista</w:t>
      </w:r>
      <w:r w:rsidRPr="292E8E6C" w:rsidR="5FCB5069">
        <w:rPr>
          <w:color w:val="auto"/>
        </w:rPr>
        <w:t xml:space="preserve"> nacional de animais de companhia), a publicar em </w:t>
      </w:r>
      <w:r w:rsidRPr="292E8E6C" w:rsidR="34A640D5">
        <w:rPr>
          <w:color w:val="auto"/>
        </w:rPr>
        <w:t>Portaria</w:t>
      </w:r>
      <w:r w:rsidRPr="292E8E6C" w:rsidR="5FCB5069">
        <w:rPr>
          <w:color w:val="auto"/>
        </w:rPr>
        <w:t xml:space="preserve"> dos membros do Governo responsáveis </w:t>
      </w:r>
      <w:r w:rsidRPr="292E8E6C" w:rsidR="5FCB5069">
        <w:rPr>
          <w:color w:val="272B30"/>
        </w:rPr>
        <w:t>pelas áreas da agricultura e do ambiente.</w:t>
      </w:r>
    </w:p>
    <w:p w:rsidRPr="003F0492" w:rsidR="00CD34D3" w:rsidP="00CD34D3" w:rsidRDefault="00CD34D3" w14:paraId="5F4B6B0B" w14:textId="77777777">
      <w:pPr>
        <w:ind w:left="142" w:firstLine="0"/>
        <w:rPr>
          <w:color w:val="272B30"/>
        </w:rPr>
      </w:pPr>
      <w:r w:rsidRPr="003F0492">
        <w:rPr>
          <w:color w:val="272B30"/>
        </w:rPr>
        <w:t>4- Excetuam-se do disposto no presente artigo os espécimes das espécies de fauna selvagem indígena e não indígena e seus descendentes criados em cativeiro, objeto de regulamentação específica, bem como as que integrem a L</w:t>
      </w:r>
      <w:r w:rsidRPr="003F0492">
        <w:t xml:space="preserve">ista Nacional de Espécies Invasoras, as inscritas na </w:t>
      </w:r>
      <w:r w:rsidRPr="00CD34D3">
        <w:t xml:space="preserve">Convenção sobre o Comércio Internacional de Espécies da Fauna e da Flora Selvagens Ameaçadas de Extinção </w:t>
      </w:r>
      <w:r>
        <w:t>(</w:t>
      </w:r>
      <w:r w:rsidRPr="003F0492">
        <w:t>CITES</w:t>
      </w:r>
      <w:r>
        <w:t>)</w:t>
      </w:r>
      <w:r w:rsidRPr="003F0492">
        <w:t xml:space="preserve">, as </w:t>
      </w:r>
      <w:r w:rsidRPr="003F0492">
        <w:rPr>
          <w:color w:val="272B30"/>
        </w:rPr>
        <w:t>perigosas e exóticas incluídas em legislação</w:t>
      </w:r>
      <w:r>
        <w:rPr>
          <w:color w:val="272B30"/>
        </w:rPr>
        <w:t xml:space="preserve"> especial.</w:t>
      </w:r>
    </w:p>
    <w:p w:rsidRPr="003F0492" w:rsidR="00CD34D3" w:rsidP="00CD34D3" w:rsidRDefault="00CD34D3" w14:paraId="6B5664C1" w14:textId="77777777">
      <w:pPr>
        <w:ind w:left="142" w:firstLine="0"/>
        <w:rPr>
          <w:color w:val="auto"/>
        </w:rPr>
      </w:pPr>
      <w:r>
        <w:rPr>
          <w:color w:val="auto"/>
        </w:rPr>
        <w:t>5</w:t>
      </w:r>
      <w:commentRangeStart w:id="57"/>
      <w:commentRangeStart w:id="58"/>
      <w:commentRangeStart w:id="59"/>
      <w:r w:rsidRPr="003F0492">
        <w:rPr>
          <w:color w:val="auto"/>
        </w:rPr>
        <w:t xml:space="preserve"> - Quando razões de saúde pública, segurança, bem-estar animal ou proteção do ambiente o justifiquem, a DGAV pode determinar a exclusão cautelar imediata de uma espécie da Lista Nacional, seguida de audiência prévia dos interessados nos termos do Código do Procedimento Administrativo.</w:t>
      </w:r>
      <w:commentRangeEnd w:id="58"/>
      <w:r w:rsidRPr="003F0492">
        <w:rPr>
          <w:rStyle w:val="Refdecomentrio"/>
          <w:color w:val="auto"/>
          <w:sz w:val="24"/>
          <w:szCs w:val="24"/>
        </w:rPr>
        <w:commentReference w:id="58"/>
      </w:r>
      <w:commentRangeEnd w:id="59"/>
      <w:r>
        <w:rPr>
          <w:rStyle w:val="CommentReference"/>
        </w:rPr>
        <w:commentReference w:id="59"/>
      </w:r>
      <w:commentRangeEnd w:id="57"/>
      <w:r w:rsidRPr="003F0492">
        <w:rPr>
          <w:rStyle w:val="Refdecomentrio"/>
          <w:color w:val="auto"/>
          <w:sz w:val="24"/>
          <w:szCs w:val="24"/>
        </w:rPr>
        <w:commentReference w:id="57"/>
      </w:r>
    </w:p>
    <w:p w:rsidRPr="00555CFD" w:rsidR="00CD34D3" w:rsidP="00555CFD" w:rsidRDefault="00CD34D3" w14:paraId="7A0C2140" w14:textId="77777777">
      <w:pPr>
        <w:jc w:val="center"/>
        <w:rPr>
          <w:b/>
          <w:bCs/>
          <w:color w:val="auto"/>
        </w:rPr>
      </w:pPr>
    </w:p>
    <w:p w:rsidRPr="00555CFD" w:rsidR="001C6305" w:rsidP="00F95DCA" w:rsidRDefault="001C6305" w14:paraId="1E476B92" w14:textId="40CA6A62">
      <w:pPr>
        <w:pStyle w:val="Ttulo3"/>
      </w:pPr>
      <w:bookmarkStart w:name="_Toc2101666183" w:id="738225127"/>
      <w:r w:rsidR="798786D6">
        <w:rPr/>
        <w:t xml:space="preserve">Artigo </w:t>
      </w:r>
      <w:r w:rsidR="59A50F2C">
        <w:rPr/>
        <w:t>5</w:t>
      </w:r>
      <w:r w:rsidR="798786D6">
        <w:rPr/>
        <w:t>.º</w:t>
      </w:r>
      <w:bookmarkEnd w:id="738225127"/>
    </w:p>
    <w:p w:rsidRPr="00555CFD" w:rsidR="001C6305" w:rsidP="00F95DCA" w:rsidRDefault="001C6305" w14:paraId="3D88F210" w14:textId="77777777">
      <w:pPr>
        <w:pStyle w:val="Ttulo3"/>
      </w:pPr>
      <w:bookmarkStart w:name="_Toc517752416" w:id="1193144027"/>
      <w:r w:rsidR="798786D6">
        <w:rPr/>
        <w:t>Sistema de Informação de Animais de Companhia</w:t>
      </w:r>
      <w:bookmarkEnd w:id="1193144027"/>
    </w:p>
    <w:p w:rsidRPr="003F0492" w:rsidR="002D7F8D" w:rsidP="00555CFD" w:rsidRDefault="002D7F8D" w14:paraId="02CAEA42" w14:textId="30601B50">
      <w:pPr>
        <w:ind w:left="142" w:firstLine="0"/>
        <w:rPr>
          <w:color w:val="auto"/>
        </w:rPr>
      </w:pPr>
      <w:r w:rsidRPr="003F0492">
        <w:rPr>
          <w:color w:val="auto"/>
        </w:rPr>
        <w:t>1 - O Sistema de Informação de Animais de Companhia, abreviadamente designado SIAC, é a base de dados oficial de identificação e registo dos animais de companhia, do RNAZ, dos estabelecimentos, registo das colónias CED, e dos registos submetidos pelos CRO no âmbito do relatório anual da sua atividade para efeitos do presente diploma.</w:t>
      </w:r>
    </w:p>
    <w:p w:rsidR="00DC0293" w:rsidP="00CD34D3" w:rsidRDefault="00DC0293" w14:paraId="2E1448D3" w14:textId="77777777">
      <w:pPr>
        <w:ind w:left="142" w:firstLine="0"/>
        <w:rPr>
          <w:color w:val="auto"/>
        </w:rPr>
      </w:pPr>
      <w:r w:rsidRPr="00DC0293">
        <w:rPr>
          <w:color w:val="auto"/>
        </w:rPr>
        <w:t>2 - A DGAV é a entidade responsável pelo SIAC, competindo-lhe assegurar o seu funcionamento e o tratamento dos dados nele reunidos.</w:t>
      </w:r>
    </w:p>
    <w:p w:rsidR="00DC0293" w:rsidP="00CD34D3" w:rsidRDefault="00DC0293" w14:paraId="53F9426E" w14:textId="77777777">
      <w:pPr>
        <w:ind w:left="142" w:firstLine="0"/>
        <w:rPr>
          <w:color w:val="auto"/>
        </w:rPr>
      </w:pPr>
      <w:r w:rsidRPr="00DC0293">
        <w:rPr>
          <w:color w:val="auto"/>
        </w:rPr>
        <w:t>3 - A DGAV pode atribuir a gestão do SIAC a outras entidades, mediante a celebração de protocolo e sob sua supervisão, observado o regime de subcontratação de tratamento de dados pessoais.</w:t>
      </w:r>
    </w:p>
    <w:p w:rsidR="00DC0293" w:rsidP="00CD34D3" w:rsidRDefault="00DC0293" w14:paraId="71DE56F8" w14:textId="77777777">
      <w:pPr>
        <w:ind w:left="142" w:firstLine="0"/>
        <w:rPr>
          <w:color w:val="auto"/>
        </w:rPr>
      </w:pPr>
      <w:r w:rsidRPr="00DC0293">
        <w:rPr>
          <w:color w:val="auto"/>
        </w:rPr>
        <w:t>4 - As normas e procedimentos relativos ao funcionamento do SIAC, bem como a gestão das entidades com acesso e respetivos perfis de acesso, são aprovados pelo diretor-geral de Alimentação e Veterinária e devem constar de um Manual de Procedimentos SIAC.</w:t>
      </w:r>
    </w:p>
    <w:p w:rsidR="00DC0293" w:rsidP="00CD34D3" w:rsidRDefault="00DC0293" w14:paraId="425CA65D" w14:textId="236204F1">
      <w:pPr>
        <w:ind w:left="142" w:firstLine="0"/>
        <w:rPr>
          <w:color w:val="auto"/>
        </w:rPr>
      </w:pPr>
      <w:r w:rsidRPr="4C651409" w:rsidR="0A9BE6B2">
        <w:rPr>
          <w:color w:val="auto"/>
        </w:rPr>
        <w:t xml:space="preserve">5 - O diretor-geral de Alimentação e Veterinária pode determinar, por decisão fundamentada, a suspensão provisória e cautelar do acesso ao SIAC a uma entidade, médico veterinário, ou titular de animais de companhia, sempre que sejam identificados incumprimentos graves das normas prevista no Manual de Procedimentos SIAC, até à decisão que aplique a pertinente contraordenação, designadamente as previstas no </w:t>
      </w:r>
      <w:r w:rsidRPr="4C651409" w:rsidR="0A9BE6B2">
        <w:rPr>
          <w:b w:val="1"/>
          <w:bCs w:val="1"/>
          <w:color w:val="D86DCB" w:themeColor="accent5" w:themeTint="99" w:themeShade="FF"/>
          <w:rPrChange w:author="Rui André Vidal" w:date="2026-06-30T09:46:17.863Z" w16du:dateUtc="2026-06-30T09:46:17.863Z" w:id="517806967">
            <w:rPr>
              <w:color w:val="auto"/>
              <w:highlight w:val="yellow"/>
            </w:rPr>
          </w:rPrChange>
        </w:rPr>
        <w:t xml:space="preserve">artigo </w:t>
      </w:r>
      <w:r w:rsidRPr="4C651409" w:rsidR="75B7FAD7">
        <w:rPr>
          <w:b w:val="1"/>
          <w:bCs w:val="1"/>
          <w:color w:val="D86DCB" w:themeColor="accent5" w:themeTint="99" w:themeShade="FF"/>
          <w:rPrChange w:author="Rui André Vidal" w:date="2026-06-30T09:09:31.179Z" w16du:dateUtc="2026-06-30T09:09:31.179Z" w:id="513308741">
            <w:rPr>
              <w:color w:val="auto"/>
              <w:highlight w:val="yellow"/>
            </w:rPr>
          </w:rPrChange>
        </w:rPr>
        <w:t>140</w:t>
      </w:r>
      <w:r w:rsidRPr="4C651409" w:rsidR="0A9BE6B2">
        <w:rPr>
          <w:b w:val="1"/>
          <w:bCs w:val="1"/>
          <w:color w:val="D86DCB" w:themeColor="accent5" w:themeTint="99" w:themeShade="FF"/>
          <w:rPrChange w:author="Rui André Vidal" w:date="2026-06-30T09:09:45.626Z" w16du:dateUtc="2026-06-30T09:09:45.626Z" w:id="488405740">
            <w:rPr>
              <w:color w:val="auto"/>
            </w:rPr>
          </w:rPrChange>
        </w:rPr>
        <w:t>.</w:t>
      </w:r>
      <w:r w:rsidRPr="4C651409" w:rsidR="0A9BE6B2">
        <w:rPr>
          <w:b w:val="1"/>
          <w:bCs w:val="1"/>
          <w:color w:val="D86DCB" w:themeColor="accent5" w:themeTint="99" w:themeShade="FF"/>
          <w:rPrChange w:author="Rui André Vidal" w:date="2026-06-30T09:09:45.627Z" w16du:dateUtc="2026-06-30T09:09:45.627Z" w:id="836184279">
            <w:rPr>
              <w:color w:val="auto"/>
            </w:rPr>
          </w:rPrChange>
        </w:rPr>
        <w:t>º</w:t>
      </w:r>
      <w:r w:rsidRPr="4C651409" w:rsidR="0A9BE6B2">
        <w:rPr>
          <w:color w:val="auto"/>
        </w:rPr>
        <w:t xml:space="preserve"> do presente decreto-lei.</w:t>
      </w:r>
    </w:p>
    <w:p w:rsidR="00DC0293" w:rsidP="00CD34D3" w:rsidRDefault="00DC0293" w14:paraId="2D3BBD9B" w14:textId="306017E1">
      <w:pPr>
        <w:ind w:left="142" w:firstLine="0"/>
        <w:rPr>
          <w:color w:val="auto"/>
        </w:rPr>
      </w:pPr>
      <w:r w:rsidRPr="00DC0293">
        <w:rPr>
          <w:color w:val="auto"/>
        </w:rPr>
        <w:t xml:space="preserve">6 - Sempre que se mostre necessário à operacionalização do SIAC ou ao cumprimento das suas finalidades, deve promover-se a transmissão de dados entre sistemas de informação através da Plataforma de Interoperabilidade da Administração Pública (iAP), nos termos do Decreto-Lei n.º 135/99, de 22 de abril, na sua redação atual, e da Resolução do Conselho de </w:t>
      </w:r>
      <w:r w:rsidRPr="00DC0293">
        <w:rPr>
          <w:color w:val="auto"/>
        </w:rPr>
        <w:t xml:space="preserve">Ministros n.º 42/2015, de 19 de junho, mediante </w:t>
      </w:r>
      <w:r w:rsidR="0052508A">
        <w:rPr>
          <w:color w:val="auto"/>
        </w:rPr>
        <w:t>Portaria</w:t>
      </w:r>
      <w:r w:rsidRPr="00DC0293">
        <w:rPr>
          <w:color w:val="auto"/>
        </w:rPr>
        <w:t xml:space="preserve"> do membro do Governo responsável pela área da agricultura, que tipifique as situações em que pode justificar-se a transmissão de dados pessoais e as bases de dados entre as quais pode ocorrer tal transmissão.</w:t>
      </w:r>
    </w:p>
    <w:p w:rsidR="00DC0293" w:rsidP="00CD34D3" w:rsidRDefault="00DC0293" w14:paraId="7A9D1F87" w14:textId="77777777">
      <w:pPr>
        <w:ind w:left="142" w:firstLine="0"/>
        <w:rPr>
          <w:color w:val="auto"/>
        </w:rPr>
      </w:pPr>
      <w:r w:rsidRPr="00DC0293">
        <w:rPr>
          <w:color w:val="auto"/>
        </w:rPr>
        <w:t>7 - Nas regras e procedimentos de segurança, para acesso e tratamento de informação no SIAC, deve ser obrigatoriamente prevista a utilização de mecanismos de autenticação eletrónica através do Cartão de Cidadão e Chave Móvel Digital.</w:t>
      </w:r>
    </w:p>
    <w:p w:rsidRPr="003F0492" w:rsidR="00DC0293" w:rsidP="00555CFD" w:rsidRDefault="00DC0293" w14:paraId="31118180" w14:textId="228162E6">
      <w:pPr>
        <w:ind w:left="142" w:firstLine="0"/>
        <w:rPr>
          <w:color w:val="auto"/>
        </w:rPr>
      </w:pPr>
      <w:r w:rsidRPr="00DC0293">
        <w:rPr>
          <w:color w:val="auto"/>
        </w:rPr>
        <w:t>8 - 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rsidR="002D7F8D" w:rsidP="00CD34D3" w:rsidRDefault="00DC0293" w14:paraId="63E4BC66" w14:textId="7180EA40">
      <w:pPr>
        <w:ind w:left="142" w:firstLine="0"/>
        <w:rPr>
          <w:color w:val="auto"/>
        </w:rPr>
      </w:pPr>
      <w:r>
        <w:rPr>
          <w:color w:val="auto"/>
        </w:rPr>
        <w:t>9</w:t>
      </w:r>
      <w:r w:rsidRPr="003F0492">
        <w:rPr>
          <w:color w:val="auto"/>
        </w:rPr>
        <w:t xml:space="preserve"> </w:t>
      </w:r>
      <w:r w:rsidRPr="003F0492" w:rsidR="2F3B807E">
        <w:rPr>
          <w:color w:val="auto"/>
        </w:rPr>
        <w:t xml:space="preserve">- O registo no SIAC é obrigatório para todos os animais de companhia </w:t>
      </w:r>
      <w:r w:rsidR="00AF2BD3">
        <w:rPr>
          <w:color w:val="auto"/>
        </w:rPr>
        <w:t>para as</w:t>
      </w:r>
      <w:r w:rsidRPr="003F0492" w:rsidR="00AF2BD3">
        <w:rPr>
          <w:color w:val="auto"/>
        </w:rPr>
        <w:t xml:space="preserve"> </w:t>
      </w:r>
      <w:r w:rsidRPr="003F0492" w:rsidR="2F3B807E">
        <w:rPr>
          <w:color w:val="auto"/>
        </w:rPr>
        <w:t xml:space="preserve">espécies </w:t>
      </w:r>
      <w:r w:rsidR="00AF2BD3">
        <w:rPr>
          <w:color w:val="auto"/>
        </w:rPr>
        <w:t xml:space="preserve">constantes nos </w:t>
      </w:r>
      <w:r w:rsidR="00BE60E5">
        <w:rPr>
          <w:color w:val="auto"/>
        </w:rPr>
        <w:t>n.º</w:t>
      </w:r>
      <w:r w:rsidR="00AF2BD3">
        <w:rPr>
          <w:color w:val="auto"/>
        </w:rPr>
        <w:t xml:space="preserve">s 1 e do artigo </w:t>
      </w:r>
      <w:r w:rsidR="00B54403">
        <w:rPr>
          <w:color w:val="auto"/>
        </w:rPr>
        <w:t>3.º</w:t>
      </w:r>
      <w:r w:rsidRPr="003F0492" w:rsidR="2F3B807E">
        <w:rPr>
          <w:color w:val="auto"/>
        </w:rPr>
        <w:t>, nos termos e prazos previstos no presente diploma.</w:t>
      </w:r>
    </w:p>
    <w:p w:rsidRPr="003F0492" w:rsidR="00DC0293" w:rsidP="00555CFD" w:rsidRDefault="00DC0293" w14:paraId="43E6326B" w14:textId="77777777">
      <w:pPr>
        <w:ind w:left="142" w:firstLine="0"/>
        <w:rPr>
          <w:color w:val="auto"/>
        </w:rPr>
      </w:pPr>
    </w:p>
    <w:p w:rsidRPr="00B54403" w:rsidR="005101CF" w:rsidP="00F95DCA" w:rsidRDefault="00A626AB" w14:paraId="176A4B5C" w14:textId="294E2575">
      <w:pPr>
        <w:pStyle w:val="Ttulo2"/>
        <w:ind w:right="0"/>
      </w:pPr>
      <w:bookmarkStart w:name="_Toc223954390" w:id="62"/>
      <w:bookmarkStart w:name="_Toc1866302546" w:id="1587694033"/>
      <w:r w:rsidR="6F5E8D5D">
        <w:rPr/>
        <w:t>CAPÍTULO II</w:t>
      </w:r>
      <w:bookmarkEnd w:id="1587694033"/>
    </w:p>
    <w:p w:rsidRPr="00B54403" w:rsidR="005101CF" w:rsidP="00F95DCA" w:rsidRDefault="00A626AB" w14:paraId="131B3C16" w14:textId="21F99ED3">
      <w:pPr>
        <w:pStyle w:val="Ttulo2"/>
        <w:ind w:right="0"/>
      </w:pPr>
      <w:bookmarkStart w:name="_Toc832000381" w:id="2072359028"/>
      <w:r w:rsidR="6F5E8D5D">
        <w:rPr/>
        <w:t>Princípios Gerais</w:t>
      </w:r>
      <w:bookmarkEnd w:id="62"/>
      <w:bookmarkEnd w:id="2072359028"/>
    </w:p>
    <w:p w:rsidRPr="005E2D3C" w:rsidR="63EE49F9" w:rsidP="00B54403" w:rsidRDefault="63EE49F9" w14:paraId="19755056" w14:textId="108C9F80">
      <w:pPr>
        <w:jc w:val="center"/>
      </w:pPr>
    </w:p>
    <w:p w:rsidRPr="00400879" w:rsidR="005101CF" w:rsidP="00F95DCA" w:rsidRDefault="00A626AB" w14:paraId="20C8B5AC" w14:textId="3E19EDD5">
      <w:pPr>
        <w:pStyle w:val="Ttulo3"/>
      </w:pPr>
      <w:bookmarkStart w:name="_Toc223954391" w:id="65"/>
      <w:bookmarkStart w:name="_Toc596433019" w:id="970159597"/>
      <w:r w:rsidR="6F5E8D5D">
        <w:rPr/>
        <w:t xml:space="preserve">Artigo </w:t>
      </w:r>
      <w:r w:rsidR="59A50F2C">
        <w:rPr/>
        <w:t>6</w:t>
      </w:r>
      <w:r w:rsidR="6F5E8D5D">
        <w:rPr/>
        <w:t>.º</w:t>
      </w:r>
      <w:bookmarkEnd w:id="970159597"/>
    </w:p>
    <w:p w:rsidRPr="00400879" w:rsidR="005101CF" w:rsidP="00F95DCA" w:rsidRDefault="3162816A" w14:paraId="2F934AF9" w14:textId="35B4025A">
      <w:pPr>
        <w:pStyle w:val="Ttulo3"/>
      </w:pPr>
      <w:bookmarkStart w:name="_Toc101694690" w:id="1626809558"/>
      <w:r w:rsidR="7C1DB0C8">
        <w:rPr/>
        <w:t>Detenção responsável</w:t>
      </w:r>
      <w:bookmarkEnd w:id="65"/>
      <w:bookmarkEnd w:id="1626809558"/>
    </w:p>
    <w:p w:rsidRPr="005E2D3C" w:rsidR="00030161" w:rsidP="00F95DCA" w:rsidRDefault="1E9F9992" w14:paraId="2CB8D005" w14:textId="2D3C4A04">
      <w:pPr>
        <w:ind w:left="142" w:firstLine="0"/>
      </w:pPr>
      <w:r>
        <w:rPr>
          <w:color w:val="auto"/>
        </w:rPr>
        <w:t>Cabe ao titular ou ao detentor do animal de companhia assegurar a</w:t>
      </w:r>
      <w:r w:rsidR="00B54403">
        <w:rPr>
          <w:color w:val="auto"/>
        </w:rPr>
        <w:t xml:space="preserve"> satisfação das </w:t>
      </w:r>
      <w:r>
        <w:rPr>
          <w:color w:val="auto"/>
        </w:rPr>
        <w:t>suas necessidades básicas de bem-estar, garantir o controlo da sua reprodução, salvaguardar a saúde e prevenir os riscos de transmissão de doenças a pessoas e a outros animais, bem como zelar pela segurança e tranquilidade das pessoas e pela salubridade dos locais.</w:t>
      </w:r>
    </w:p>
    <w:p w:rsidRPr="005E2D3C" w:rsidR="7706BE61" w:rsidP="00F95DCA" w:rsidRDefault="7706BE61" w14:paraId="3500F161" w14:textId="6BD3A39B"/>
    <w:p w:rsidRPr="005E2D3C" w:rsidR="005101CF" w:rsidP="00F95DCA" w:rsidRDefault="5A2E8871" w14:paraId="58B9994F" w14:textId="7CF0457B">
      <w:pPr>
        <w:pStyle w:val="Ttulo3"/>
      </w:pPr>
      <w:bookmarkStart w:name="_Toc223954392" w:id="68"/>
      <w:bookmarkStart w:name="_Toc1707365094" w:id="1664417723"/>
      <w:r w:rsidR="7F41D1BB">
        <w:rPr/>
        <w:t xml:space="preserve">Artigo </w:t>
      </w:r>
      <w:r w:rsidR="59A50F2C">
        <w:rPr/>
        <w:t>7</w:t>
      </w:r>
      <w:r w:rsidR="7F41D1BB">
        <w:rPr/>
        <w:t>.º</w:t>
      </w:r>
      <w:bookmarkEnd w:id="1664417723"/>
    </w:p>
    <w:p w:rsidRPr="005E2D3C" w:rsidR="005101CF" w:rsidP="00F95DCA" w:rsidRDefault="5A2E8871" w14:paraId="4DBC1D5B" w14:textId="0B1101C5">
      <w:pPr>
        <w:pStyle w:val="Ttulo3"/>
      </w:pPr>
      <w:bookmarkStart w:name="_Toc1770282168" w:id="775961936"/>
      <w:r w:rsidR="7F41D1BB">
        <w:rPr/>
        <w:t>Princípios básicos para o bem-estar dos animais</w:t>
      </w:r>
      <w:bookmarkEnd w:id="68"/>
      <w:bookmarkEnd w:id="775961936"/>
    </w:p>
    <w:p w:rsidRPr="005E2D3C" w:rsidR="005101CF" w:rsidP="00F95DCA" w:rsidRDefault="0670FB87" w14:paraId="44BF102A" w14:textId="28A66B35">
      <w:pPr>
        <w:ind w:left="142" w:firstLine="0"/>
      </w:pPr>
      <w:commentRangeStart w:id="71"/>
      <w:r>
        <w:rPr>
          <w:color w:val="auto"/>
        </w:rPr>
        <w:t xml:space="preserve">1 - As condições de detenção e de alojamento para </w:t>
      </w:r>
      <w:r w:rsidR="00392D94">
        <w:rPr>
          <w:color w:val="auto"/>
        </w:rPr>
        <w:t xml:space="preserve">a manutenção, </w:t>
      </w:r>
      <w:r>
        <w:rPr>
          <w:color w:val="auto"/>
        </w:rPr>
        <w:t>a reprodução</w:t>
      </w:r>
      <w:r w:rsidR="00392D94">
        <w:rPr>
          <w:color w:val="auto"/>
        </w:rPr>
        <w:t xml:space="preserve"> e</w:t>
      </w:r>
      <w:r>
        <w:rPr>
          <w:color w:val="auto"/>
        </w:rPr>
        <w:t xml:space="preserve"> a criação dos animais de companhia devem salvaguardar os respetivos parâmetros de bem-estar.</w:t>
      </w:r>
    </w:p>
    <w:p w:rsidRPr="005E2D3C" w:rsidR="679F1546" w:rsidP="00F95DCA" w:rsidRDefault="002251E2" w14:paraId="4E5E1FC7" w14:textId="136B9CE9">
      <w:pPr>
        <w:ind w:left="142" w:firstLine="0"/>
      </w:pPr>
      <w:commentRangeEnd w:id="71"/>
      <w:r>
        <w:rPr>
          <w:rStyle w:val="Refdecomentrio"/>
          <w:color w:val="auto"/>
          <w:sz w:val="24"/>
          <w:szCs w:val="24"/>
        </w:rPr>
        <w:commentReference w:id="71"/>
      </w:r>
      <w:r w:rsidR="08753BD8">
        <w:rPr>
          <w:color w:val="auto"/>
        </w:rPr>
        <w:t>2 - Os operadores são responsáveis pelo bem-estar dos animais de companhia detidos em estabelecimentos sob a sua responsabilidade e controlo, bem como pela minimização de quaisquer riscos para esse bem-estar.</w:t>
      </w:r>
    </w:p>
    <w:p w:rsidRPr="005E2D3C" w:rsidR="0F933D09" w:rsidP="00F95DCA" w:rsidRDefault="7BB8FE83" w14:paraId="3199398E" w14:textId="226F4327">
      <w:pPr>
        <w:ind w:left="142" w:firstLine="0"/>
      </w:pPr>
      <w:r>
        <w:rPr>
          <w:color w:val="auto"/>
        </w:rPr>
        <w:t>3 - Os operadores, titulares e detentores de animais de companhia devem aplicar os seguintes princípios gerais de bem-estar na criação ou manutenção dos animais:</w:t>
      </w:r>
    </w:p>
    <w:p w:rsidRPr="005E2D3C" w:rsidR="0F933D09" w:rsidP="00FB7854" w:rsidRDefault="1EA6087A" w14:paraId="483877DC" w14:textId="217004F7">
      <w:r>
        <w:rPr>
          <w:color w:val="auto"/>
        </w:rPr>
        <w:t>a) Os animais recebem água e alimentos de qualidade e em quantidade que lhes proporcione alimentação e abeberamento adequados;</w:t>
      </w:r>
    </w:p>
    <w:p w:rsidRPr="005E2D3C" w:rsidR="0F933D09" w:rsidP="00FB7854" w:rsidRDefault="1EA6087A" w14:paraId="0C3D32BB" w14:textId="46BF011A">
      <w:r>
        <w:rPr>
          <w:color w:val="auto"/>
        </w:rPr>
        <w:t>b) Os animais são mantidos num ambiente físico adequado e limpo com regularidade, seguro e confortável, em especial quanto a espaço, qualidade do ar, temperatura, luz e proteção contra condições climáticas adversas, e suficientemente espaçoso para prevenir a sobrelotação e proporcionar facilidade de movimento e circulação;</w:t>
      </w:r>
    </w:p>
    <w:p w:rsidRPr="005E2D3C" w:rsidR="0F933D09" w:rsidP="00FB7854" w:rsidRDefault="1EA6087A" w14:paraId="4E5040A9" w14:textId="289A0ECD">
      <w:r>
        <w:rPr>
          <w:color w:val="auto"/>
        </w:rPr>
        <w:t>c) Os animais são detidos em segurança, limpos e em boa saúde, prevenindo-se as doenças, lesões e dores resultantes, em especial, da gestão, das práticas de manuseamento e das práticas de criação;</w:t>
      </w:r>
    </w:p>
    <w:p w:rsidRPr="005E2D3C" w:rsidR="0F933D09" w:rsidP="00FB7854" w:rsidRDefault="0F933D09" w14:paraId="1AD38A50" w14:textId="39368579">
      <w:r>
        <w:rPr>
          <w:color w:val="auto"/>
        </w:rPr>
        <w:t>d) Os animais são detidos num ambiente que lhes permite exibir comportamentos específicos da espécie e sociais não nocivos e estabelecer uma relação positiva com os seres humanos;</w:t>
      </w:r>
    </w:p>
    <w:p w:rsidRPr="005E2D3C" w:rsidR="55CC9BA4" w:rsidP="00FB7854" w:rsidRDefault="1EA6087A" w14:paraId="3BE64D7A" w14:textId="71CB6C86">
      <w:r>
        <w:rPr>
          <w:color w:val="auto"/>
        </w:rPr>
        <w:t>e) Os animais são detidos de forma a otimizar o seu estado mental, prevenindo ou reduzindo os estímulos negativos e maximizando as oportunidades de estímulos positivos, de modo a prevenir o desenvolvimento de comportamentos repetitivos anormais (estereotipias) ou de outros indicadores de deficiente bem-estar, tendo em conta as necessidades individuais de cada animal nos domínios referidos nas alíneas a) a d), quando aplicável.</w:t>
      </w:r>
    </w:p>
    <w:p w:rsidRPr="005E2D3C" w:rsidR="00CB60B6" w:rsidP="00FB7854" w:rsidRDefault="311765C4" w14:paraId="452B817C" w14:textId="57676AA5">
      <w:r w:rsidRPr="4C651409" w:rsidR="1166E34A">
        <w:rPr>
          <w:color w:val="auto"/>
        </w:rPr>
        <w:t>4 - Nenhum animal pode ser detido</w:t>
      </w:r>
      <w:r w:rsidRPr="4C651409" w:rsidR="447A85AD">
        <w:rPr>
          <w:color w:val="auto"/>
        </w:rPr>
        <w:t>,</w:t>
      </w:r>
      <w:r w:rsidRPr="4C651409" w:rsidR="1166E34A">
        <w:rPr>
          <w:color w:val="auto"/>
        </w:rPr>
        <w:t xml:space="preserve"> como animal de </w:t>
      </w:r>
      <w:r w:rsidRPr="4C651409" w:rsidR="1166E34A">
        <w:rPr>
          <w:color w:val="D86DCB" w:themeColor="accent5" w:themeTint="99" w:themeShade="FF"/>
          <w:rPrChange w:author="Rui André Vidal" w:date="2026-06-30T09:10:38.903Z" w16du:dateUtc="2026-06-30T09:10:38.903Z" w:id="509238367">
            <w:rPr>
              <w:color w:val="auto"/>
            </w:rPr>
          </w:rPrChange>
        </w:rPr>
        <w:t>companhi</w:t>
      </w:r>
      <w:r w:rsidRPr="4C651409" w:rsidR="1166E34A">
        <w:rPr>
          <w:color w:val="D86DCB" w:themeColor="accent5" w:themeTint="99" w:themeShade="FF"/>
          <w:rPrChange w:author="Rui André Vidal" w:date="2026-06-30T09:10:38.903Z" w16du:dateUtc="2026-06-30T09:10:38.903Z" w:id="790482708">
            <w:rPr>
              <w:color w:val="auto"/>
            </w:rPr>
          </w:rPrChange>
        </w:rPr>
        <w:t>a</w:t>
      </w:r>
      <w:r w:rsidRPr="4C651409" w:rsidR="1166E34A">
        <w:rPr>
          <w:color w:val="D86DCB" w:themeColor="accent5" w:themeTint="99" w:themeShade="FF"/>
          <w:rPrChange w:author="Rui André Vidal" w:date="2026-06-30T09:10:38.903Z" w16du:dateUtc="2026-06-30T09:10:38.903Z" w:id="1511166834">
            <w:rPr>
              <w:color w:val="auto"/>
            </w:rPr>
          </w:rPrChange>
        </w:rPr>
        <w:t xml:space="preserve"> </w:t>
      </w:r>
      <w:r w:rsidRPr="4C651409" w:rsidR="1166E34A">
        <w:rPr>
          <w:color w:val="auto"/>
        </w:rPr>
        <w:t xml:space="preserve">se não estiverem asseguradas as condições referidas no </w:t>
      </w:r>
      <w:r w:rsidRPr="4C651409" w:rsidR="55E7EF87">
        <w:rPr>
          <w:color w:val="auto"/>
        </w:rPr>
        <w:t>número anterior</w:t>
      </w:r>
      <w:r w:rsidRPr="4C651409" w:rsidR="1166E34A">
        <w:rPr>
          <w:color w:val="auto"/>
        </w:rPr>
        <w:t xml:space="preserve"> ou se não se adaptar ao cativeiro.</w:t>
      </w:r>
    </w:p>
    <w:p w:rsidRPr="005E2D3C" w:rsidR="7F7CCA47" w:rsidP="00F95DCA" w:rsidRDefault="53D7BD21" w14:paraId="699228BB" w14:textId="09F597DF">
      <w:r>
        <w:rPr>
          <w:color w:val="auto"/>
        </w:rPr>
        <w:t>5 - Sempre que não seja possível recuperar um cão ou gato cujo bem-estar esteja gravemente comprometido e que sinta dor ou sofrimento intensos, deve ser consultado, sem demora injustificada, um médico-veterinário, que decide sobre a eutanásia e, sendo caso disso, a realiza com recurso a anestesia e analgesia.</w:t>
      </w:r>
    </w:p>
    <w:p w:rsidRPr="005E2D3C" w:rsidR="00035FBE" w:rsidP="00F95DCA" w:rsidRDefault="00035FBE" w14:paraId="6A100001" w14:textId="0E8E8752">
      <w:pPr>
        <w:pStyle w:val="Ttulo3"/>
      </w:pPr>
      <w:bookmarkStart w:name="_Toc1873911138" w:id="413254350"/>
      <w:r w:rsidR="597AC64A">
        <w:rPr/>
        <w:t xml:space="preserve">Artigo </w:t>
      </w:r>
      <w:r w:rsidR="6AE456DD">
        <w:rPr/>
        <w:t>8</w:t>
      </w:r>
      <w:r w:rsidR="597AC64A">
        <w:rPr/>
        <w:t>.º</w:t>
      </w:r>
      <w:bookmarkEnd w:id="413254350"/>
    </w:p>
    <w:p w:rsidRPr="005E2D3C" w:rsidR="00035FBE" w:rsidP="00F95DCA" w:rsidRDefault="00035FBE" w14:paraId="6A100002" w14:textId="6A100002">
      <w:pPr>
        <w:pStyle w:val="Ttulo3"/>
      </w:pPr>
      <w:commentRangeStart w:id="74"/>
      <w:bookmarkStart w:name="_Toc524812981" w:id="508609623"/>
      <w:r w:rsidR="597AC64A">
        <w:rPr/>
        <w:t>Proibição de violência e maus-tratos</w:t>
      </w:r>
      <w:commentRangeEnd w:id="74"/>
      <w:r>
        <w:rPr>
          <w:rStyle w:val="CommentReference"/>
        </w:rPr>
        <w:commentReference w:id="74"/>
      </w:r>
      <w:bookmarkEnd w:id="508609623"/>
    </w:p>
    <w:p w:rsidRPr="005E2D3C" w:rsidR="00035FBE" w:rsidP="00F95DCA" w:rsidRDefault="00035FBE" w14:paraId="6A100003" w14:textId="07CF2FF5">
      <w:pPr>
        <w:ind w:left="142" w:firstLine="0"/>
      </w:pPr>
      <w:r>
        <w:t>1</w:t>
      </w:r>
      <w:r w:rsidR="00EF5D47">
        <w:t xml:space="preserve"> -</w:t>
      </w:r>
      <w:r>
        <w:t xml:space="preserve"> É proibido todo o ato de violência ou maus-tratos sobre animais de companhia, considerando-se como tal os atos que, sem motivo legítimo, lhes inflijam a morte, dor, sofrimento, abuso ou lesões.</w:t>
      </w:r>
    </w:p>
    <w:p w:rsidRPr="005E2D3C" w:rsidR="00035FBE" w:rsidP="00F95DCA" w:rsidRDefault="00035FBE" w14:paraId="6A100004" w14:textId="1AADC97D">
      <w:pPr>
        <w:ind w:left="142" w:firstLine="0"/>
      </w:pPr>
      <w:r>
        <w:t xml:space="preserve">2 </w:t>
      </w:r>
      <w:r w:rsidR="00EF5D47">
        <w:t>-</w:t>
      </w:r>
      <w:r>
        <w:t xml:space="preserve"> É proibido aos titulares e detentores sujeitar os animais de companhia a crueldade, abuso ou maus-tratos, designadamente:</w:t>
      </w:r>
    </w:p>
    <w:p w:rsidRPr="005E2D3C" w:rsidR="00035FBE" w:rsidP="00F95DCA" w:rsidRDefault="00035FBE" w14:paraId="6A100005" w14:textId="6A100005">
      <w:commentRangeStart w:id="75"/>
      <w:r>
        <w:t>a) Agredir o animal, nomeadamente mediante o uso de chicotes, estimulantes elétricos ou objetos contundentes ou perfurantes;</w:t>
      </w:r>
      <w:commentRangeEnd w:id="75"/>
      <w:r w:rsidRPr="005E2D3C" w:rsidR="002251E2">
        <w:rPr>
          <w:rStyle w:val="Refdecomentrio"/>
          <w:sz w:val="24"/>
          <w:szCs w:val="24"/>
        </w:rPr>
        <w:commentReference w:id="75"/>
      </w:r>
    </w:p>
    <w:p w:rsidRPr="005E2D3C" w:rsidR="00035FBE" w:rsidP="00F95DCA" w:rsidRDefault="00035FBE" w14:paraId="6A100006" w14:textId="6A100006">
      <w:r>
        <w:t>b) Incitar, realizar ou promover lutas entre animais de companhia de que possa resultar sofrimento, lesões ou morte;</w:t>
      </w:r>
    </w:p>
    <w:p w:rsidRPr="005E2D3C" w:rsidR="00035FBE" w:rsidP="00F95DCA" w:rsidRDefault="00035FBE" w14:paraId="6A100007" w14:textId="6A100007">
      <w:r>
        <w:t>c) Criar cães e gatos para consumo, utilização ou comércio da sua carne, pele, pelo ou de qualquer outra parte do seu corpo, salvo as utilizações autorizadas para fins experimentais ou científicos nos termos da lei;</w:t>
      </w:r>
    </w:p>
    <w:p w:rsidRPr="005E2D3C" w:rsidR="00035FBE" w:rsidP="00F95DCA" w:rsidRDefault="00035FBE" w14:paraId="6A100008" w14:textId="6A100008">
      <w:r>
        <w:t>d) Promover ou concretizar o sacrifício ritual de animais de companhia.</w:t>
      </w:r>
    </w:p>
    <w:p w:rsidRPr="005E2D3C" w:rsidR="00035FBE" w:rsidP="00F95DCA" w:rsidRDefault="00035FBE" w14:paraId="6A100009" w14:textId="7E3288F5">
      <w:pPr>
        <w:ind w:left="142" w:firstLine="0"/>
      </w:pPr>
      <w:r>
        <w:t xml:space="preserve">3 </w:t>
      </w:r>
      <w:r w:rsidR="00EF5D47">
        <w:t>-</w:t>
      </w:r>
      <w:r>
        <w:t xml:space="preserve"> A proibição estabelecida no presente artigo não prejudica a responsabilidade criminal a que houver lugar, nomeadamente nos termos do artigo 387.º do Código Penal.</w:t>
      </w:r>
    </w:p>
    <w:p w:rsidRPr="005E2D3C" w:rsidR="00035FBE" w:rsidP="00F95DCA" w:rsidRDefault="00035FBE" w14:paraId="6A10000A" w14:textId="6A10000A"/>
    <w:p w:rsidRPr="005E2D3C" w:rsidR="00035FBE" w:rsidP="00F95DCA" w:rsidRDefault="00035FBE" w14:paraId="7A100001" w14:textId="480BD635">
      <w:pPr>
        <w:pStyle w:val="Ttulo3"/>
      </w:pPr>
      <w:bookmarkStart w:name="_Toc1415067102" w:id="550437082"/>
      <w:r w:rsidR="597AC64A">
        <w:rPr/>
        <w:t xml:space="preserve">Artigo </w:t>
      </w:r>
      <w:r w:rsidR="6AE456DD">
        <w:rPr/>
        <w:t>9</w:t>
      </w:r>
      <w:r w:rsidR="597AC64A">
        <w:rPr/>
        <w:t>.º</w:t>
      </w:r>
      <w:bookmarkEnd w:id="550437082"/>
    </w:p>
    <w:p w:rsidRPr="005E2D3C" w:rsidR="00035FBE" w:rsidP="00F95DCA" w:rsidRDefault="00035FBE" w14:paraId="7A100002" w14:textId="7A100002">
      <w:pPr>
        <w:pStyle w:val="Ttulo3"/>
      </w:pPr>
      <w:commentRangeStart w:id="78"/>
      <w:commentRangeStart w:id="2103045369"/>
      <w:bookmarkStart w:name="_Toc43816076" w:id="333649555"/>
      <w:r w:rsidR="597AC64A">
        <w:rPr/>
        <w:t>Práticas de maneio e contenção proibidas</w:t>
      </w:r>
      <w:commentRangeEnd w:id="78"/>
      <w:r>
        <w:rPr>
          <w:rStyle w:val="CommentReference"/>
        </w:rPr>
        <w:commentReference w:id="78"/>
      </w:r>
      <w:commentRangeEnd w:id="2103045369"/>
      <w:r>
        <w:rPr>
          <w:rStyle w:val="CommentReference"/>
        </w:rPr>
        <w:commentReference w:id="2103045369"/>
      </w:r>
      <w:bookmarkEnd w:id="333649555"/>
    </w:p>
    <w:p w:rsidRPr="005E2D3C" w:rsidR="00035FBE" w:rsidP="00F95DCA" w:rsidRDefault="00035FBE" w14:paraId="7A100003" w14:textId="5BE3662E">
      <w:pPr>
        <w:ind w:left="142" w:firstLine="0"/>
      </w:pPr>
      <w:r>
        <w:t xml:space="preserve">1 </w:t>
      </w:r>
      <w:r w:rsidR="00EF5D47">
        <w:t>-</w:t>
      </w:r>
      <w:r>
        <w:t xml:space="preserve"> Os titulares e detentores asseguram que não são realizadas práticas de manuseamento nem utilizados equipamentos de maneio, contenção ou treino que causem dor ou sofrimento ao animal, sendo proibido, designadamente:</w:t>
      </w:r>
    </w:p>
    <w:p w:rsidRPr="005E2D3C" w:rsidR="00035FBE" w:rsidP="4C651409" w:rsidRDefault="00035FBE" w14:paraId="7A100004" w14:textId="4A3E08C5">
      <w:pPr>
        <w:pStyle w:val="Normal"/>
      </w:pPr>
      <w:r w:rsidR="3136F1B3">
        <w:rPr/>
        <w:t>a) Atar partes do corpo do animal</w:t>
      </w:r>
      <w:r w:rsidR="6EF04EA0">
        <w:rPr/>
        <w:t>,</w:t>
      </w:r>
      <w:r w:rsidRPr="4C651409" w:rsidR="6EF04EA0">
        <w:rPr>
          <w:rFonts w:ascii="Garamond" w:hAnsi="Garamond" w:eastAsia="Garamond" w:cs="Garamond"/>
          <w:b w:val="1"/>
          <w:bCs w:val="1"/>
          <w:i w:val="1"/>
          <w:iCs w:val="1"/>
          <w:noProof w:val="0"/>
          <w:color w:val="D86DCB" w:themeColor="accent5" w:themeTint="99" w:themeShade="FF"/>
          <w:sz w:val="24"/>
          <w:szCs w:val="24"/>
          <w:lang w:val="pt"/>
          <w:rPrChange w:author="Rui André Vidal" w:date="2026-06-30T09:45:56.457Z" w16du:dateUtc="2026-06-30T09:45:56.457Z" w:id="1884520606">
            <w:rPr>
              <w:rFonts w:ascii="Garamond" w:hAnsi="Garamond" w:eastAsia="Garamond" w:cs="Garamond"/>
              <w:b w:val="1"/>
              <w:bCs w:val="1"/>
              <w:i w:val="1"/>
              <w:iCs w:val="1"/>
              <w:noProof w:val="0"/>
              <w:sz w:val="24"/>
              <w:szCs w:val="24"/>
              <w:lang w:val="pt"/>
            </w:rPr>
          </w:rPrChange>
        </w:rPr>
        <w:t xml:space="preserve"> </w:t>
      </w:r>
      <w:r w:rsidRPr="4C651409" w:rsidR="6EF04EA0">
        <w:rPr>
          <w:rFonts w:ascii="Garamond" w:hAnsi="Garamond" w:eastAsia="Garamond" w:cs="Garamond"/>
          <w:b w:val="1"/>
          <w:bCs w:val="1"/>
          <w:i w:val="0"/>
          <w:iCs w:val="0"/>
          <w:noProof w:val="0"/>
          <w:color w:val="D86DCB" w:themeColor="accent5" w:themeTint="99" w:themeShade="FF"/>
          <w:sz w:val="24"/>
          <w:szCs w:val="24"/>
          <w:lang w:val="pt"/>
          <w:rPrChange w:author="Rui André Vidal" w:date="2026-06-30T09:38:38.468Z" w16du:dateUtc="2026-06-30T09:38:38.468Z" w:id="1214384531">
            <w:rPr>
              <w:rFonts w:ascii="Garamond" w:hAnsi="Garamond" w:eastAsia="Garamond" w:cs="Garamond"/>
              <w:b w:val="1"/>
              <w:bCs w:val="1"/>
              <w:i w:val="1"/>
              <w:iCs w:val="1"/>
              <w:noProof w:val="0"/>
              <w:sz w:val="24"/>
              <w:szCs w:val="24"/>
              <w:lang w:val="pt"/>
            </w:rPr>
          </w:rPrChange>
        </w:rPr>
        <w:t>a menos que tal seja exigido por razões médicas e limitado ao período mínimo necessário</w:t>
      </w:r>
      <w:r w:rsidRPr="4C651409" w:rsidR="3136F1B3">
        <w:rPr>
          <w:i w:val="0"/>
          <w:iCs w:val="0"/>
          <w:color w:val="D86DCB" w:themeColor="accent5" w:themeTint="99" w:themeShade="FF"/>
          <w:rPrChange w:author="Rui André Vidal" w:date="2026-06-30T09:45:56.458Z" w16du:dateUtc="2026-06-30T09:45:56.458Z" w:id="292833972">
            <w:rPr>
              <w:i w:val="0"/>
              <w:iCs w:val="0"/>
            </w:rPr>
          </w:rPrChange>
        </w:rPr>
        <w:t>;</w:t>
      </w:r>
    </w:p>
    <w:p w:rsidRPr="005E2D3C" w:rsidR="00035FBE" w:rsidP="00F95DCA" w:rsidRDefault="00035FBE" w14:paraId="7A100005" w14:textId="7A100005">
      <w:r>
        <w:t>b) Pontapear, bater, arrastar, lançar ou apertar o animal;</w:t>
      </w:r>
    </w:p>
    <w:p w:rsidRPr="005E2D3C" w:rsidR="00035FBE" w:rsidP="00F95DCA" w:rsidRDefault="00035FBE" w14:paraId="7A100006" w14:textId="7A100006">
      <w:r>
        <w:t>c) Aplicar corrente elétrica ao animal, salvo por motivos médicos;</w:t>
      </w:r>
    </w:p>
    <w:p w:rsidRPr="005E2D3C" w:rsidR="00035FBE" w:rsidP="00F95DCA" w:rsidRDefault="00035FBE" w14:paraId="7A100007" w14:textId="7A100007">
      <w:r>
        <w:t>d) Utilizar açaimes, salvo quando exigido por razões médicas ou de segurança do animal ou das pessoas, caso em que o seu uso é limitado ao período mínimo necessário e sob supervisão;</w:t>
      </w:r>
    </w:p>
    <w:p w:rsidRPr="005E2D3C" w:rsidR="00035FBE" w:rsidP="00F95DCA" w:rsidRDefault="00035FBE" w14:paraId="7A100008" w14:textId="7A100008">
      <w:r>
        <w:t>e) Utilizar coleiras de picos;</w:t>
      </w:r>
    </w:p>
    <w:p w:rsidRPr="005E2D3C" w:rsidR="00035FBE" w:rsidP="00F95DCA" w:rsidRDefault="00035FBE" w14:paraId="7A100009" w14:textId="7A100009">
      <w:r>
        <w:t>f) Utilizar coleiras estranguladoras sem travão de segurança;</w:t>
      </w:r>
    </w:p>
    <w:p w:rsidRPr="005E2D3C" w:rsidR="00035FBE" w:rsidP="00F95DCA" w:rsidRDefault="00035FBE" w14:paraId="7A10000A" w14:textId="7A10000A">
      <w:r>
        <w:t>g) Utilizar coleiras de treino com estimulação elétrica («coleiras de choque»);</w:t>
      </w:r>
    </w:p>
    <w:p w:rsidRPr="005E2D3C" w:rsidR="00035FBE" w:rsidP="00F95DCA" w:rsidRDefault="00035FBE" w14:paraId="7A10000B" w14:textId="40A3C0AA">
      <w:r w:rsidR="3136F1B3">
        <w:rPr/>
        <w:t xml:space="preserve">h) Levantar o cão ou o gato pelos membros, cabeça, orelhas, cauda ou pelo, ou levantar </w:t>
      </w:r>
      <w:ins w:author="Rui André Vidal" w:date="2026-06-30T09:23:14.891Z" w16du:dateUtc="2026-06-30T09:23:14.891Z" w:id="1521105114">
        <w:r w:rsidRPr="4C651409" w:rsidR="6D754254">
          <w:rPr>
            <w:color w:val="D86DCB" w:themeColor="accent5" w:themeTint="99" w:themeShade="FF"/>
            <w:rPrChange w:author="Rui André Vidal" w:date="2026-06-30T09:23:20.743Z" w16du:dateUtc="2026-06-30T09:23:20.743Z" w:id="900424969"/>
          </w:rPr>
          <w:t xml:space="preserve">cães ou </w:t>
        </w:r>
      </w:ins>
      <w:r w:rsidR="3136F1B3">
        <w:rPr/>
        <w:t>gatos adultos pela pele;</w:t>
      </w:r>
    </w:p>
    <w:p w:rsidRPr="005E2D3C" w:rsidR="00035FBE" w:rsidP="00F95DCA" w:rsidRDefault="00035FBE" w14:paraId="7A10000C" w14:textId="7A10000C">
      <w:r>
        <w:t>i) Restringir a liberdade de movimentos do animal de tal forma que fique impedido de se levantar, deitar ou virar sobre si próprio.</w:t>
      </w:r>
    </w:p>
    <w:p w:rsidRPr="005E2D3C" w:rsidR="00035FBE" w:rsidP="4C651409" w:rsidRDefault="00035FBE" w14:paraId="7A10000D" w14:textId="7F854D03">
      <w:pPr>
        <w:ind w:left="142" w:firstLine="0"/>
        <w:rPr>
          <w:strike w:val="1"/>
          <w:rPrChange w:author="Rui André Vidal" w:date="2026-06-30T09:40:11.071Z" w:id="2130280860"/>
        </w:rPr>
      </w:pPr>
      <w:r w:rsidRPr="4C651409" w:rsidR="3136F1B3">
        <w:rPr>
          <w:strike w:val="1"/>
          <w:rPrChange w:author="Rui André Vidal" w:date="2026-06-30T09:40:11.066Z" w16du:dateUtc="2026-06-30T09:40:11.066Z" w:id="1323795285"/>
        </w:rPr>
        <w:t xml:space="preserve">2 </w:t>
      </w:r>
      <w:r w:rsidRPr="4C651409" w:rsidR="56A29F98">
        <w:rPr>
          <w:strike w:val="1"/>
          <w:rPrChange w:author="Rui André Vidal" w:date="2026-06-30T09:40:11.066Z" w16du:dateUtc="2026-06-30T09:40:11.066Z" w:id="1010887306"/>
        </w:rPr>
        <w:t>-</w:t>
      </w:r>
      <w:r w:rsidRPr="4C651409" w:rsidR="3136F1B3">
        <w:rPr>
          <w:strike w:val="1"/>
          <w:rPrChange w:author="Rui André Vidal" w:date="2026-06-30T09:40:11.066Z" w16du:dateUtc="2026-06-30T09:40:11.066Z" w:id="746695752"/>
        </w:rPr>
        <w:t xml:space="preserve"> </w:t>
      </w:r>
      <w:commentRangeStart w:id="79"/>
      <w:commentRangeStart w:id="131169153"/>
      <w:r w:rsidRPr="4C651409" w:rsidR="3136F1B3">
        <w:rPr>
          <w:strike w:val="1"/>
          <w:rPrChange w:author="Rui André Vidal" w:date="2026-06-30T09:40:11.067Z" w16du:dateUtc="2026-06-30T09:40:11.067Z" w:id="486168507"/>
        </w:rPr>
        <w:t xml:space="preserve">Podem ser concedidas isenções </w:t>
      </w:r>
      <w:commentRangeEnd w:id="79"/>
      <w:r>
        <w:rPr>
          <w:rStyle w:val="CommentReference"/>
        </w:rPr>
        <w:commentReference w:id="79"/>
      </w:r>
      <w:commentRangeEnd w:id="131169153"/>
      <w:r>
        <w:rPr>
          <w:rStyle w:val="CommentReference"/>
        </w:rPr>
        <w:commentReference w:id="131169153"/>
      </w:r>
      <w:r w:rsidRPr="4C651409" w:rsidR="3136F1B3">
        <w:rPr>
          <w:strike w:val="1"/>
          <w:rPrChange w:author="Rui André Vidal" w:date="2026-06-30T09:40:11.067Z" w16du:dateUtc="2026-06-30T09:40:11.067Z" w:id="1782226957"/>
        </w:rPr>
        <w:t xml:space="preserve">ao disposto no </w:t>
      </w:r>
      <w:r w:rsidRPr="4C651409" w:rsidR="55E7EF87">
        <w:rPr>
          <w:strike w:val="1"/>
          <w:rPrChange w:author="Rui André Vidal" w:date="2026-06-30T09:40:11.067Z" w16du:dateUtc="2026-06-30T09:40:11.067Z" w:id="553140381"/>
        </w:rPr>
        <w:t>número anterior</w:t>
      </w:r>
      <w:r w:rsidRPr="4C651409" w:rsidR="3136F1B3">
        <w:rPr>
          <w:strike w:val="1"/>
          <w:rPrChange w:author="Rui André Vidal" w:date="2026-06-30T09:40:11.067Z" w16du:dateUtc="2026-06-30T09:40:11.067Z" w:id="504097707"/>
        </w:rPr>
        <w:t xml:space="preserve"> </w:t>
      </w:r>
      <w:r w:rsidRPr="4C651409" w:rsidR="5B5150FB">
        <w:rPr>
          <w:strike w:val="1"/>
          <w:rPrChange w:author="Rui André Vidal" w:date="2026-06-30T09:40:11.067Z" w16du:dateUtc="2026-06-30T09:40:11.067Z" w:id="253318151"/>
        </w:rPr>
        <w:t>quando tal foi exigido por razões médicas e no caso de</w:t>
      </w:r>
      <w:r w:rsidRPr="4C651409" w:rsidR="3136F1B3">
        <w:rPr>
          <w:strike w:val="1"/>
          <w:rPrChange w:author="Rui André Vidal" w:date="2026-06-30T09:40:11.068Z" w16du:dateUtc="2026-06-30T09:40:11.068Z" w:id="16531051"/>
        </w:rPr>
        <w:t xml:space="preserve"> </w:t>
      </w:r>
      <w:r w:rsidRPr="4C651409" w:rsidR="5B5150FB">
        <w:rPr>
          <w:strike w:val="1"/>
          <w:rPrChange w:author="Rui André Vidal" w:date="2026-06-30T09:40:11.068Z" w16du:dateUtc="2026-06-30T09:40:11.068Z" w:id="1044382850"/>
        </w:rPr>
        <w:t xml:space="preserve">treino de </w:t>
      </w:r>
      <w:r w:rsidRPr="4C651409" w:rsidR="3136F1B3">
        <w:rPr>
          <w:strike w:val="1"/>
          <w:rPrChange w:author="Rui André Vidal" w:date="2026-06-30T09:40:11.068Z" w16du:dateUtc="2026-06-30T09:40:11.068Z" w:id="1567088873"/>
        </w:rPr>
        <w:t xml:space="preserve">cães destinados aos serviços militares, policiais ou aduaneiros, </w:t>
      </w:r>
      <w:r w:rsidRPr="4C651409" w:rsidR="5B5150FB">
        <w:rPr>
          <w:strike w:val="1"/>
          <w:rPrChange w:author="Rui André Vidal" w:date="2026-06-30T09:40:11.069Z" w16du:dateUtc="2026-06-30T09:40:11.069Z" w:id="1101327483"/>
        </w:rPr>
        <w:t xml:space="preserve">sendo </w:t>
      </w:r>
      <w:r w:rsidRPr="4C651409" w:rsidR="3136F1B3">
        <w:rPr>
          <w:strike w:val="1"/>
          <w:rPrChange w:author="Rui André Vidal" w:date="2026-06-30T09:40:11.069Z" w16du:dateUtc="2026-06-30T09:40:11.069Z" w:id="2108211652"/>
        </w:rPr>
        <w:t>limitada</w:t>
      </w:r>
      <w:r w:rsidRPr="4C651409" w:rsidR="5B5150FB">
        <w:rPr>
          <w:strike w:val="1"/>
          <w:rPrChange w:author="Rui André Vidal" w:date="2026-06-30T09:40:11.069Z" w16du:dateUtc="2026-06-30T09:40:11.069Z" w:id="373544142"/>
        </w:rPr>
        <w:t>s</w:t>
      </w:r>
      <w:r w:rsidRPr="4C651409" w:rsidR="3136F1B3">
        <w:rPr>
          <w:strike w:val="1"/>
          <w:rPrChange w:author="Rui André Vidal" w:date="2026-06-30T09:40:11.069Z" w16du:dateUtc="2026-06-30T09:40:11.069Z" w:id="147081070"/>
        </w:rPr>
        <w:t xml:space="preserve"> ao</w:t>
      </w:r>
      <w:r w:rsidRPr="4C651409" w:rsidR="5B5150FB">
        <w:rPr>
          <w:strike w:val="1"/>
          <w:rPrChange w:author="Rui André Vidal" w:date="2026-06-30T09:40:11.07Z" w16du:dateUtc="2026-06-30T09:40:11.07Z" w:id="1958383505"/>
        </w:rPr>
        <w:t xml:space="preserve"> tempo</w:t>
      </w:r>
      <w:r w:rsidRPr="4C651409" w:rsidR="3136F1B3">
        <w:rPr>
          <w:strike w:val="1"/>
          <w:rPrChange w:author="Rui André Vidal" w:date="2026-06-30T09:40:11.07Z" w16du:dateUtc="2026-06-30T09:40:11.07Z" w:id="1408672051"/>
        </w:rPr>
        <w:t xml:space="preserve"> estritamente necessário, não sendo em caso algum admitidos maus-tratos.</w:t>
      </w:r>
    </w:p>
    <w:p w:rsidRPr="005E2D3C" w:rsidR="00035FBE" w:rsidP="00F95DCA" w:rsidRDefault="00035FBE" w14:paraId="7A10000E" w14:textId="3016AEAB">
      <w:pPr>
        <w:ind w:left="142" w:firstLine="0"/>
      </w:pPr>
      <w:commentRangeStart w:id="80"/>
      <w:commentRangeStart w:id="144484347"/>
      <w:r>
        <w:t xml:space="preserve">3 </w:t>
      </w:r>
      <w:r w:rsidR="00EF5D47">
        <w:t>-</w:t>
      </w:r>
      <w:r>
        <w:t xml:space="preserve"> A alínea e) do n.º 1 não se aplica à coleira de proteção utilizada pelo cão de proteção de gado, tal como definido no Decreto-Lei n.º 54/2016, de 25 de agosto, na sua redação atual, durante o exercício da função de proteção do gado contra ataques de predadores.</w:t>
      </w:r>
      <w:commentRangeEnd w:id="80"/>
      <w:r w:rsidRPr="005E2D3C" w:rsidR="002251E2">
        <w:rPr>
          <w:rStyle w:val="Refdecomentrio"/>
          <w:sz w:val="24"/>
          <w:szCs w:val="24"/>
        </w:rPr>
        <w:commentReference w:id="80"/>
      </w:r>
      <w:commentRangeEnd w:id="144484347"/>
      <w:r>
        <w:rPr>
          <w:rStyle w:val="CommentReference"/>
        </w:rPr>
        <w:commentReference w:id="144484347"/>
      </w:r>
    </w:p>
    <w:p w:rsidRPr="005E2D3C" w:rsidR="00035FBE" w:rsidP="00F95DCA" w:rsidRDefault="00035FBE" w14:paraId="7A10000F" w14:textId="7A10000F"/>
    <w:p w:rsidRPr="005E2D3C" w:rsidR="00035FBE" w:rsidP="00F95DCA" w:rsidRDefault="00035FBE" w14:paraId="7A100100" w14:textId="7E1358F8">
      <w:pPr>
        <w:pStyle w:val="Ttulo3"/>
      </w:pPr>
      <w:bookmarkStart w:name="_Toc730081823" w:id="473691145"/>
      <w:r w:rsidR="597AC64A">
        <w:rPr/>
        <w:t xml:space="preserve">Artigo </w:t>
      </w:r>
      <w:r w:rsidR="6AE456DD">
        <w:rPr/>
        <w:t>10</w:t>
      </w:r>
      <w:r w:rsidR="597AC64A">
        <w:rPr/>
        <w:t>.º</w:t>
      </w:r>
      <w:bookmarkEnd w:id="473691145"/>
    </w:p>
    <w:p w:rsidRPr="005E2D3C" w:rsidR="00035FBE" w:rsidP="00F95DCA" w:rsidRDefault="00035FBE" w14:paraId="7A100101" w14:textId="7A100101">
      <w:pPr>
        <w:pStyle w:val="Ttulo3"/>
      </w:pPr>
      <w:commentRangeStart w:id="83"/>
      <w:bookmarkStart w:name="_Toc1129506538" w:id="1941177977"/>
      <w:r w:rsidR="597AC64A">
        <w:rPr/>
        <w:t>Proibição de abandono</w:t>
      </w:r>
      <w:commentRangeEnd w:id="83"/>
      <w:r>
        <w:rPr>
          <w:rStyle w:val="CommentReference"/>
        </w:rPr>
        <w:commentReference w:id="83"/>
      </w:r>
      <w:bookmarkEnd w:id="1941177977"/>
    </w:p>
    <w:p w:rsidRPr="005E2D3C" w:rsidR="00035FBE" w:rsidP="00F95DCA" w:rsidRDefault="00035FBE" w14:paraId="7A100102" w14:textId="7A100102">
      <w:pPr>
        <w:ind w:left="142" w:firstLine="0"/>
      </w:pPr>
      <w:r>
        <w:t>É proibido o abandono de animais de companhia, sem prejuízo da responsabilidade criminal a que houver lugar nos termos do artigo 388.º do Código Penal.</w:t>
      </w:r>
    </w:p>
    <w:p w:rsidRPr="005E2D3C" w:rsidR="00035FBE" w:rsidP="00F95DCA" w:rsidRDefault="00035FBE" w14:paraId="7A100103" w14:textId="7A100103"/>
    <w:p w:rsidRPr="005E2D3C" w:rsidR="00035FBE" w:rsidP="00F95DCA" w:rsidRDefault="00035FBE" w14:paraId="7A100104" w14:textId="47C51EFF">
      <w:pPr>
        <w:pStyle w:val="Ttulo3"/>
      </w:pPr>
      <w:bookmarkStart w:name="_Toc903874565" w:id="1473811596"/>
      <w:r w:rsidR="597AC64A">
        <w:rPr/>
        <w:t xml:space="preserve">Artigo </w:t>
      </w:r>
      <w:r w:rsidR="4072931C">
        <w:rPr/>
        <w:t>1</w:t>
      </w:r>
      <w:r w:rsidR="6AE456DD">
        <w:rPr/>
        <w:t>1</w:t>
      </w:r>
      <w:r w:rsidR="2D422173">
        <w:rPr/>
        <w:t>.º</w:t>
      </w:r>
      <w:bookmarkEnd w:id="1473811596"/>
    </w:p>
    <w:p w:rsidRPr="005E2D3C" w:rsidR="00035FBE" w:rsidP="00F95DCA" w:rsidRDefault="00035FBE" w14:paraId="7A100105" w14:textId="7A100105">
      <w:pPr>
        <w:pStyle w:val="Ttulo3"/>
      </w:pPr>
      <w:commentRangeStart w:id="86"/>
      <w:bookmarkStart w:name="_Toc1176217399" w:id="1176543856"/>
      <w:r w:rsidR="597AC64A">
        <w:rPr/>
        <w:t>Restrições à utilização e ao comércio</w:t>
      </w:r>
      <w:commentRangeEnd w:id="86"/>
      <w:r>
        <w:rPr>
          <w:rStyle w:val="CommentReference"/>
        </w:rPr>
        <w:commentReference w:id="86"/>
      </w:r>
      <w:bookmarkEnd w:id="1176543856"/>
    </w:p>
    <w:p w:rsidRPr="005E2D3C" w:rsidR="00035FBE" w:rsidP="00F95DCA" w:rsidRDefault="00035FBE" w14:paraId="7A100106" w14:textId="446146C9">
      <w:pPr>
        <w:ind w:left="142" w:firstLine="0"/>
      </w:pPr>
      <w:r>
        <w:t xml:space="preserve">1 </w:t>
      </w:r>
      <w:r w:rsidR="00CD38E0">
        <w:t>-</w:t>
      </w:r>
      <w:r>
        <w:t xml:space="preserve"> É proibida a utilização de animais de companhia para fins didáticos, lúdicos, de treino, filmagens, exibições, publicidade ou atividades similares sempre que daí resultem dor ou sofrimento consideráveis, salvo experiência científica de comprovada necessidade e devidamente justificada nos termos da lei.</w:t>
      </w:r>
    </w:p>
    <w:p w:rsidRPr="005E2D3C" w:rsidR="00035FBE" w:rsidP="00F95DCA" w:rsidRDefault="00035FBE" w14:paraId="7A100107" w14:textId="7694AC80">
      <w:pPr>
        <w:ind w:left="142" w:firstLine="0"/>
      </w:pPr>
      <w:r>
        <w:t xml:space="preserve">2 </w:t>
      </w:r>
      <w:r w:rsidR="00CD38E0">
        <w:t>-</w:t>
      </w:r>
      <w:r>
        <w:t xml:space="preserve"> É proibida a transmissão de animais de companhia fora dos locais autorizados para o efeito, nomeadamente na via pública ou no âmbito da atividade de comércio a retalho não sedentária, designadamente em feiras, mercados ou de modo ambulante, tal como definida no Decreto-Lei n.º 10/2015, de 16 de janeiro.</w:t>
      </w:r>
    </w:p>
    <w:p w:rsidRPr="005E2D3C" w:rsidR="00035FBE" w:rsidP="00F95DCA" w:rsidRDefault="00035FBE" w14:paraId="7A100108" w14:textId="1418FD30">
      <w:pPr>
        <w:ind w:left="142" w:firstLine="0"/>
      </w:pPr>
      <w:r>
        <w:t xml:space="preserve">3 </w:t>
      </w:r>
      <w:r w:rsidR="00CD38E0">
        <w:t>-</w:t>
      </w:r>
      <w:r>
        <w:t xml:space="preserve"> É proibida a publicidade ou a colocação para venda de animais de companhia cuja detenção seja proibida por legislação específica.</w:t>
      </w:r>
    </w:p>
    <w:p w:rsidRPr="005E2D3C" w:rsidR="00035FBE" w:rsidP="00F95DCA" w:rsidRDefault="00035FBE" w14:paraId="7A100109" w14:textId="7A100109">
      <w:pPr>
        <w:pStyle w:val="Ttulo3"/>
      </w:pPr>
    </w:p>
    <w:p w:rsidRPr="007F2F09" w:rsidR="13395894" w:rsidP="292E8E6C" w:rsidRDefault="27A02C03" w14:paraId="6E793BC9" w14:textId="4FBE36FC">
      <w:pPr>
        <w:pStyle w:val="Ttulo3"/>
      </w:pPr>
      <w:bookmarkStart w:name="_Toc1143133592" w:id="376595953"/>
      <w:r w:rsidR="0C806BFC">
        <w:rPr/>
        <w:t xml:space="preserve">Artigo </w:t>
      </w:r>
      <w:r w:rsidR="2D422173">
        <w:rPr/>
        <w:t>1</w:t>
      </w:r>
      <w:r w:rsidR="6AE456DD">
        <w:rPr/>
        <w:t>2</w:t>
      </w:r>
      <w:r w:rsidR="0C806BFC">
        <w:rPr/>
        <w:t>.º</w:t>
      </w:r>
      <w:bookmarkEnd w:id="376595953"/>
    </w:p>
    <w:p w:rsidRPr="005E2D3C" w:rsidR="55CC9BA4" w:rsidP="00F95DCA" w:rsidRDefault="063E660E" w14:paraId="779F960B" w14:textId="6BA5BD8D">
      <w:pPr>
        <w:pStyle w:val="Ttulo3"/>
      </w:pPr>
      <w:commentRangeStart w:id="89"/>
      <w:bookmarkStart w:name="_Toc1700497574" w:id="157994287"/>
      <w:r w:rsidR="09495FDF">
        <w:rPr/>
        <w:t>Alimentação e abeberamento</w:t>
      </w:r>
      <w:commentRangeEnd w:id="89"/>
      <w:r>
        <w:rPr>
          <w:rStyle w:val="CommentReference"/>
        </w:rPr>
        <w:commentReference w:id="89"/>
      </w:r>
      <w:bookmarkEnd w:id="157994287"/>
    </w:p>
    <w:p w:rsidRPr="00323A0B" w:rsidR="7FCD1BC7" w:rsidP="4C651409" w:rsidRDefault="00323A0B" w14:paraId="12B06CB8" w14:textId="5B636BF7">
      <w:pPr>
        <w:pStyle w:val="Normal"/>
        <w:ind w:left="142" w:firstLine="0"/>
        <w:rPr>
          <w:rFonts w:ascii="Garamond" w:hAnsi="Garamond" w:eastAsia="Garamond" w:cs="Garamond"/>
          <w:b w:val="1"/>
          <w:bCs w:val="1"/>
          <w:noProof w:val="0"/>
          <w:color w:val="D86DCB" w:themeColor="accent5" w:themeTint="99" w:themeShade="FF"/>
          <w:sz w:val="24"/>
          <w:szCs w:val="24"/>
          <w:highlight w:val="cyan"/>
          <w:lang w:val="pt-PT"/>
          <w:rPrChange w:author="Rui André Vidal" w:date="2026-06-30T10:00:22.268Z" w:id="869338436">
            <w:rPr>
              <w:strike w:val="1"/>
              <w:highlight w:val="cyan"/>
            </w:rPr>
          </w:rPrChange>
        </w:rPr>
      </w:pPr>
      <w:r w:rsidR="68C867F7">
        <w:rPr/>
        <w:t xml:space="preserve">1 - </w:t>
      </w:r>
      <w:commentRangeStart w:id="726235164"/>
      <w:r w:rsidR="276FEC21">
        <w:rPr/>
        <w:t xml:space="preserve">Os </w:t>
      </w:r>
      <w:commentRangeStart w:id="90"/>
      <w:r w:rsidR="276FEC21">
        <w:rPr/>
        <w:t>operadores</w:t>
      </w:r>
      <w:r w:rsidR="54DB9C10">
        <w:rPr/>
        <w:t xml:space="preserve">, titulares </w:t>
      </w:r>
      <w:r w:rsidR="276FEC21">
        <w:rPr/>
        <w:t>e os detentores</w:t>
      </w:r>
      <w:commentRangeEnd w:id="726235164"/>
      <w:r>
        <w:rPr>
          <w:rStyle w:val="CommentReference"/>
        </w:rPr>
        <w:commentReference w:id="726235164"/>
      </w:r>
      <w:r w:rsidR="276FEC21">
        <w:rPr/>
        <w:t xml:space="preserve"> </w:t>
      </w:r>
      <w:commentRangeEnd w:id="90"/>
      <w:r>
        <w:rPr>
          <w:rStyle w:val="CommentReference"/>
        </w:rPr>
        <w:commentReference w:id="90"/>
      </w:r>
      <w:r w:rsidR="276FEC21">
        <w:rPr/>
        <w:t xml:space="preserve">asseguram </w:t>
      </w:r>
      <w:r w:rsidRPr="4C651409" w:rsidR="276FEC21">
        <w:rPr>
          <w:strike w:val="1"/>
          <w:rPrChange w:author="Rui André Vidal" w:date="2026-06-30T10:00:01.914Z" w16du:dateUtc="2026-06-30T10:00:01.914Z" w:id="26953915"/>
        </w:rPr>
        <w:t xml:space="preserve">que os animais sejam alimentados em conformidade com os requisitos estabelecidos no </w:t>
      </w:r>
      <w:commentRangeStart w:id="91"/>
      <w:commentRangeStart w:id="92"/>
      <w:r w:rsidRPr="4C651409" w:rsidR="276FEC21">
        <w:rPr>
          <w:strike w:val="1"/>
          <w:highlight w:val="cyan"/>
          <w:rPrChange w:author="Rui André Vidal" w:date="2026-06-30T10:00:01.914Z" w16du:dateUtc="2026-06-30T10:00:01.914Z" w:id="1460939924">
            <w:rPr>
              <w:highlight w:val="cyan"/>
            </w:rPr>
          </w:rPrChange>
        </w:rPr>
        <w:t>ponto 1.1 do anexo I.</w:t>
      </w:r>
      <w:ins w:author="Rui André Vidal" w:date="2026-06-30T10:00:08.09Z" w16du:dateUtc="2026-06-30T10:00:08.09Z" w:id="1379078907">
        <w:r w:rsidRPr="4C651409" w:rsidR="39D766D0">
          <w:rPr>
            <w:b w:val="1"/>
            <w:bCs w:val="1"/>
            <w:strike w:val="0"/>
            <w:dstrike w:val="0"/>
            <w:color w:val="D86DCB" w:themeColor="accent5" w:themeTint="99" w:themeShade="FF"/>
            <w:rPrChange w:author="Rui André Vidal" w:date="2026-06-30T10:00:20.526Z" w16du:dateUtc="2026-06-30T10:00:20.526Z" w:id="1136255508">
              <w:rPr>
                <w:strike w:val="0"/>
                <w:dstrike w:val="0"/>
                <w:highlight w:val="cyan"/>
              </w:rPr>
            </w:rPrChange>
          </w:rPr>
          <w:t xml:space="preserve"> </w:t>
        </w:r>
      </w:ins>
      <w:r w:rsidRPr="4C651409" w:rsidR="39D766D0">
        <w:rPr>
          <w:b w:val="1"/>
          <w:bCs w:val="1"/>
          <w:strike w:val="0"/>
          <w:dstrike w:val="0"/>
          <w:color w:val="D86DCB" w:themeColor="accent5" w:themeTint="99" w:themeShade="FF"/>
          <w:rPrChange w:author="Rui André Vidal" w:date="2026-06-30T10:00:50.172Z" w16du:dateUtc="2026-06-30T10:00:50.172Z" w:id="781678927">
            <w:rPr>
              <w:strike w:val="0"/>
              <w:dstrike w:val="0"/>
            </w:rPr>
          </w:rPrChange>
        </w:rPr>
        <w:t>o</w:t>
      </w:r>
      <w:commentRangeEnd w:id="91"/>
      <w:r>
        <w:rPr>
          <w:rStyle w:val="CommentReference"/>
        </w:rPr>
        <w:commentReference w:id="91"/>
      </w:r>
      <w:commentRangeEnd w:id="92"/>
      <w:r>
        <w:rPr>
          <w:rStyle w:val="CommentReference"/>
        </w:rPr>
        <w:commentReference w:id="92"/>
      </w:r>
      <w:r w:rsidRPr="4C651409" w:rsidR="39D766D0">
        <w:rPr>
          <w:rFonts w:ascii="Garamond" w:hAnsi="Garamond" w:eastAsia="Garamond" w:cs="Garamond"/>
          <w:b w:val="1"/>
          <w:bCs w:val="1"/>
          <w:i w:val="0"/>
          <w:iCs w:val="0"/>
          <w:caps w:val="0"/>
          <w:smallCaps w:val="0"/>
          <w:noProof w:val="0"/>
          <w:color w:val="D86DCB" w:themeColor="accent5" w:themeTint="99" w:themeShade="FF"/>
          <w:sz w:val="24"/>
          <w:szCs w:val="24"/>
          <w:lang w:val="pt-PT"/>
          <w:rPrChange w:author="Rui André Vidal" w:date="2026-06-30T10:00:50.174Z" w16du:dateUtc="2026-06-30T10:00:50.174Z" w:id="420781252">
            <w:rPr>
              <w:rFonts w:ascii="Garamond" w:hAnsi="Garamond" w:eastAsia="Garamond" w:cs="Garamond"/>
              <w:b w:val="0"/>
              <w:bCs w:val="0"/>
              <w:i w:val="0"/>
              <w:iCs w:val="0"/>
              <w:caps w:val="0"/>
              <w:smallCaps w:val="0"/>
              <w:noProof w:val="0"/>
              <w:sz w:val="24"/>
              <w:szCs w:val="24"/>
              <w:lang w:val="pt-PT"/>
            </w:rPr>
          </w:rPrChange>
        </w:rPr>
        <w:t>s cães e gatos devem ser alimentados, pelo menos, duas vezes por dia, e que os cachorros e gatinhos são alimentados com maior frequência.</w:t>
      </w:r>
    </w:p>
    <w:p w:rsidRPr="00F95DCA" w:rsidR="55CC9BA4" w:rsidP="00F95DCA" w:rsidRDefault="00954CFD" w14:paraId="39B00F59" w14:textId="75133B07">
      <w:pPr>
        <w:ind w:left="142" w:firstLine="0"/>
      </w:pPr>
      <w:commentRangeStart w:id="538921156"/>
      <w:r w:rsidR="54DB9C10">
        <w:rPr/>
        <w:t xml:space="preserve">2 - </w:t>
      </w:r>
      <w:r w:rsidR="441F4F7C">
        <w:rPr/>
        <w:t xml:space="preserve">No entanto, </w:t>
      </w:r>
      <w:r w:rsidR="54DB9C10">
        <w:rPr/>
        <w:t xml:space="preserve">os requisitos previstos no </w:t>
      </w:r>
      <w:r w:rsidR="55E7EF87">
        <w:rPr/>
        <w:t>número anterior</w:t>
      </w:r>
      <w:r w:rsidR="441F4F7C">
        <w:rPr/>
        <w:t xml:space="preserve"> não se aplicam a cães de guarda de gado mantidos em estabelecimentos de criação</w:t>
      </w:r>
      <w:r w:rsidR="54DB9C10">
        <w:rPr/>
        <w:t>,</w:t>
      </w:r>
      <w:r w:rsidR="441F4F7C">
        <w:rPr/>
        <w:t xml:space="preserve"> </w:t>
      </w:r>
      <w:r w:rsidR="54DB9C10">
        <w:rPr/>
        <w:t>quand</w:t>
      </w:r>
      <w:r w:rsidR="441F4F7C">
        <w:rPr/>
        <w:t>o usados para fins de guarda ou de treino.</w:t>
      </w:r>
      <w:commentRangeEnd w:id="538921156"/>
      <w:r>
        <w:rPr>
          <w:rStyle w:val="CommentReference"/>
        </w:rPr>
        <w:commentReference w:id="538921156"/>
      </w:r>
    </w:p>
    <w:p w:rsidRPr="005E2D3C" w:rsidR="7FCD1BC7" w:rsidP="00F95DCA" w:rsidRDefault="00954CFD" w14:paraId="55AC5869" w14:textId="4862B9A5">
      <w:pPr>
        <w:ind w:left="142" w:firstLine="0"/>
      </w:pPr>
      <w:r>
        <w:t xml:space="preserve">3 - </w:t>
      </w:r>
      <w:r w:rsidR="6E0F1895">
        <w:t xml:space="preserve">Os </w:t>
      </w:r>
      <w:commentRangeStart w:id="93"/>
      <w:r w:rsidRPr="001C49E1">
        <w:t>operadores</w:t>
      </w:r>
      <w:r>
        <w:t xml:space="preserve">, titulares </w:t>
      </w:r>
      <w:r w:rsidRPr="001C49E1">
        <w:t xml:space="preserve">e os detentores </w:t>
      </w:r>
      <w:commentRangeEnd w:id="93"/>
      <w:r>
        <w:rPr>
          <w:rStyle w:val="Refdecomentrio"/>
          <w:sz w:val="24"/>
          <w:szCs w:val="24"/>
        </w:rPr>
        <w:commentReference w:id="93"/>
      </w:r>
      <w:r w:rsidR="6E0F1895">
        <w:t>asseguram</w:t>
      </w:r>
      <w:r>
        <w:t>, ainda,</w:t>
      </w:r>
      <w:r w:rsidR="6E0F1895">
        <w:t xml:space="preserve"> que os animais de companhia sejam alimentados e abeberados de forma adequada, fornecendo-lhes:</w:t>
      </w:r>
    </w:p>
    <w:p w:rsidRPr="005E2D3C" w:rsidR="7FCD1BC7" w:rsidP="00F95DCA" w:rsidRDefault="7FCD1BC7" w14:paraId="5BF1C465" w14:textId="4A67EE8E">
      <w:r>
        <w:t>a)</w:t>
      </w:r>
      <w:r>
        <w:tab/>
      </w:r>
      <w:r>
        <w:t xml:space="preserve">Água limpa e </w:t>
      </w:r>
      <w:r w:rsidRPr="00323A0B">
        <w:t>fresca</w:t>
      </w:r>
      <w:r w:rsidR="005042E4">
        <w:t xml:space="preserve">, </w:t>
      </w:r>
      <w:r w:rsidR="00954CFD">
        <w:t>s</w:t>
      </w:r>
      <w:r w:rsidRPr="00F95DCA">
        <w:t>em re</w:t>
      </w:r>
      <w:r w:rsidRPr="00323A0B">
        <w:t>strição;</w:t>
      </w:r>
    </w:p>
    <w:p w:rsidRPr="005E2D3C" w:rsidR="7FCD1BC7" w:rsidP="00F95DCA" w:rsidRDefault="6E0F1895" w14:paraId="570AC43F" w14:textId="526D2FF5">
      <w:r>
        <w:t>b)</w:t>
      </w:r>
      <w:r>
        <w:tab/>
      </w:r>
      <w:r>
        <w:t>Alimentos para animais em quantidade e qualidade suficientes para satisfazer as necessidades fisiológicas, nutricionais e metabólicas, no âmbito de uma dieta adaptada à espécie, idade, raça, categoria, nível de atividade, estado de saúde e reprodutivo dos animais, com o objetivo geral de atingir e manter a sua boa saúde, de acordo com a fase de evolução fisiológica em que se encontram;</w:t>
      </w:r>
    </w:p>
    <w:p w:rsidRPr="005E2D3C" w:rsidR="7FCD1BC7" w:rsidP="00F95DCA" w:rsidRDefault="7FCD1BC7" w14:paraId="114DE1AA" w14:textId="32CD4385">
      <w:r>
        <w:t>c)</w:t>
      </w:r>
      <w:r>
        <w:tab/>
      </w:r>
      <w:r>
        <w:t>Alimentos para animais isentos de substâncias suscetíveis de causar sofrimento;</w:t>
      </w:r>
    </w:p>
    <w:p w:rsidRPr="005E2D3C" w:rsidR="7FCD1BC7" w:rsidP="00F95DCA" w:rsidRDefault="7FCD1BC7" w14:paraId="53546B37" w14:textId="267EC71A">
      <w:r w:rsidR="1E5E981E">
        <w:rPr/>
        <w:t>d)</w:t>
      </w:r>
      <w:r>
        <w:tab/>
      </w:r>
      <w:r w:rsidR="1E5E981E">
        <w:rPr/>
        <w:t>Alimentos para animais proporcionados de forma que evite alterações bruscas e assegure o bom funcionamento do sistema gastrointestinal, em especial durante a fase de desmame.</w:t>
      </w:r>
      <w:commentRangeStart w:id="94"/>
      <w:commentRangeEnd w:id="94"/>
      <w:r>
        <w:rPr>
          <w:rStyle w:val="CommentReference"/>
        </w:rPr>
        <w:commentReference w:id="94"/>
      </w:r>
    </w:p>
    <w:p w:rsidRPr="005E2D3C" w:rsidR="7FCD1BC7" w:rsidP="00F95DCA" w:rsidRDefault="4E8A6528" w14:paraId="3C271088" w14:textId="40E114F3">
      <w:commentRangeStart w:id="95"/>
      <w:r>
        <w:t>3</w:t>
      </w:r>
      <w:r w:rsidR="00EF5D47">
        <w:t xml:space="preserve"> -</w:t>
      </w:r>
      <w:r>
        <w:tab/>
      </w:r>
      <w:r>
        <w:t xml:space="preserve">Os </w:t>
      </w:r>
      <w:commentRangeStart w:id="96"/>
      <w:r w:rsidRPr="001C49E1" w:rsidR="005042E4">
        <w:t>operadores</w:t>
      </w:r>
      <w:r w:rsidR="005042E4">
        <w:t xml:space="preserve">, titulares </w:t>
      </w:r>
      <w:r w:rsidRPr="001C49E1" w:rsidR="005042E4">
        <w:t xml:space="preserve">e os detentores </w:t>
      </w:r>
      <w:commentRangeEnd w:id="96"/>
      <w:r w:rsidR="005042E4">
        <w:rPr>
          <w:rStyle w:val="Refdecomentrio"/>
          <w:sz w:val="24"/>
          <w:szCs w:val="24"/>
        </w:rPr>
        <w:commentReference w:id="96"/>
      </w:r>
      <w:r>
        <w:t>asseguram que os equipamentos de alimentação e de abeberamento sejam mantidos limpos e instalados de modo a:</w:t>
      </w:r>
    </w:p>
    <w:p w:rsidRPr="005E2D3C" w:rsidR="7FCD1BC7" w:rsidP="00F95DCA" w:rsidRDefault="7FCD1BC7" w14:paraId="230E94EA" w14:textId="73E28268">
      <w:r>
        <w:t>a)</w:t>
      </w:r>
      <w:r>
        <w:tab/>
      </w:r>
      <w:r>
        <w:t>Proporcionarem igualdade de acesso a quantidades adequadas de alimentos para animais e água a todos os animais e minimizarem a disputa entre eles;</w:t>
      </w:r>
    </w:p>
    <w:p w:rsidRPr="005E2D3C" w:rsidR="7FCD1BC7" w:rsidP="00F95DCA" w:rsidRDefault="7FCD1BC7" w14:paraId="070BE602" w14:textId="5A4EFF80">
      <w:r>
        <w:t>b)</w:t>
      </w:r>
      <w:r>
        <w:tab/>
      </w:r>
      <w:r>
        <w:t>Minimizarem os derrames e evitarem a contaminação dos alimentos para animais e da água com contaminantes físicos, químicos ou biológicos;</w:t>
      </w:r>
    </w:p>
    <w:p w:rsidRPr="005E2D3C" w:rsidR="7FCD1BC7" w:rsidP="00F95DCA" w:rsidRDefault="7FCD1BC7" w14:paraId="44C0780F" w14:textId="4F8F0B87">
      <w:r>
        <w:t>c)</w:t>
      </w:r>
      <w:r>
        <w:tab/>
      </w:r>
      <w:r>
        <w:t>Prevenirem que os animais sofram lesões, afogamento ou outros danos;</w:t>
      </w:r>
    </w:p>
    <w:p w:rsidRPr="005E2D3C" w:rsidR="7FCD1BC7" w:rsidP="00F95DCA" w:rsidRDefault="7FCD1BC7" w14:paraId="18EF76F9" w14:textId="174296A5">
      <w:r>
        <w:t>d)</w:t>
      </w:r>
      <w:r>
        <w:tab/>
      </w:r>
      <w:r>
        <w:t>Serem facilmente limpas e desinfetadas, para prevenir a propagação de doenças.</w:t>
      </w:r>
    </w:p>
    <w:p w:rsidRPr="005E2D3C" w:rsidR="700581CB" w:rsidP="00F95DCA" w:rsidRDefault="700581CB" w14:paraId="7B023DDB" w14:textId="1AB30AF5">
      <w:pPr>
        <w:ind w:left="142" w:firstLine="0"/>
      </w:pPr>
      <w:r>
        <w:t>4 -</w:t>
      </w:r>
      <w:r>
        <w:rPr>
          <w:rFonts w:eastAsia="Arial"/>
        </w:rPr>
        <w:t xml:space="preserve"> </w:t>
      </w:r>
      <w:r>
        <w:t>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rsidRPr="005E2D3C" w:rsidR="05F34EA3" w:rsidP="00F95DCA" w:rsidRDefault="24336B90" w14:paraId="16963029" w14:textId="39E85F58">
      <w:pPr>
        <w:ind w:left="142" w:firstLine="0"/>
      </w:pPr>
      <w:r>
        <w:t>5 - É proibido alimentar animais com restos de comida, produtos de pastelaria e desperdícios da indústria alimentar e de restauração.</w:t>
      </w:r>
      <w:commentRangeEnd w:id="95"/>
      <w:r w:rsidRPr="005E2D3C" w:rsidR="002251E2">
        <w:rPr>
          <w:rStyle w:val="Refdecomentrio"/>
          <w:sz w:val="24"/>
          <w:szCs w:val="24"/>
        </w:rPr>
        <w:commentReference w:id="95"/>
      </w:r>
    </w:p>
    <w:p w:rsidRPr="005E2D3C" w:rsidR="2075BC90" w:rsidP="00F95DCA" w:rsidRDefault="0B71D130" w14:paraId="05239988" w14:textId="50472FB9">
      <w:pPr>
        <w:ind w:left="142" w:firstLine="0"/>
      </w:pPr>
      <w:r>
        <w:t>6 –</w:t>
      </w:r>
      <w:r w:rsidR="00EF5D47">
        <w:t xml:space="preserve"> </w:t>
      </w:r>
      <w:r>
        <w:t xml:space="preserve">Se um médico-veterinário os aconselhar por escrito nesse sentido, os operadores podem ajustar as frequências de alimentação e de abeberamento de um determinado animal. </w:t>
      </w:r>
    </w:p>
    <w:p w:rsidR="2075BC90" w:rsidP="00F95DCA" w:rsidRDefault="164A5268" w14:paraId="0DFAAF85" w14:textId="541B9D9D">
      <w:pPr>
        <w:ind w:left="142" w:firstLine="0"/>
      </w:pPr>
      <w:r>
        <w:t xml:space="preserve">7 – </w:t>
      </w:r>
      <w:commentRangeStart w:id="97"/>
      <w:r>
        <w:t xml:space="preserve">Para efeitos do </w:t>
      </w:r>
      <w:r w:rsidR="008C56A9">
        <w:t>número anterior</w:t>
      </w:r>
      <w:r>
        <w:t xml:space="preserve">, os operadores mantêm um registo atualizado de todas as recomendações do médico-veterinário. </w:t>
      </w:r>
      <w:commentRangeEnd w:id="97"/>
      <w:r w:rsidR="002251E2">
        <w:rPr>
          <w:rStyle w:val="Refdecomentrio"/>
          <w:sz w:val="24"/>
          <w:szCs w:val="24"/>
        </w:rPr>
        <w:commentReference w:id="97"/>
      </w:r>
    </w:p>
    <w:p w:rsidRPr="005E2D3C" w:rsidR="00EF5D47" w:rsidP="00F95DCA" w:rsidRDefault="00EF5D47" w14:paraId="488C5030" w14:textId="77777777"/>
    <w:p w:rsidRPr="007F2F09" w:rsidR="7DC568F0" w:rsidP="00F95DCA" w:rsidRDefault="6682BC02" w14:paraId="124022D0" w14:textId="427A70B1">
      <w:pPr>
        <w:pStyle w:val="Ttulo3"/>
      </w:pPr>
      <w:bookmarkStart w:name="_Toc439379765" w:id="1836413767"/>
      <w:r w:rsidR="4DD426B8">
        <w:rPr/>
        <w:t xml:space="preserve">Artigo </w:t>
      </w:r>
      <w:r w:rsidR="2D422173">
        <w:rPr/>
        <w:t>1</w:t>
      </w:r>
      <w:r w:rsidR="6AE456DD">
        <w:rPr/>
        <w:t>3</w:t>
      </w:r>
      <w:r w:rsidR="4DD426B8">
        <w:rPr/>
        <w:t>.º</w:t>
      </w:r>
      <w:bookmarkEnd w:id="1836413767"/>
    </w:p>
    <w:p w:rsidRPr="007F2F09" w:rsidR="7DC568F0" w:rsidP="00F95DCA" w:rsidRDefault="6682BC02" w14:paraId="224D0CC0" w14:textId="7D34143D">
      <w:pPr>
        <w:pStyle w:val="Ttulo3"/>
      </w:pPr>
      <w:bookmarkStart w:name="_Toc1902413084" w:id="1447136676"/>
      <w:r w:rsidR="4DD426B8">
        <w:rPr/>
        <w:t>Condições de detenção de animais de companhia</w:t>
      </w:r>
      <w:bookmarkEnd w:id="1447136676"/>
    </w:p>
    <w:p w:rsidRPr="005E2D3C" w:rsidR="005042E4" w:rsidP="00F95DCA" w:rsidRDefault="00EF5D47" w14:paraId="76494049" w14:textId="3508CF6E">
      <w:pPr>
        <w:ind w:left="142" w:firstLine="0"/>
      </w:pPr>
      <w:r>
        <w:t xml:space="preserve">1 </w:t>
      </w:r>
      <w:r w:rsidR="6682BC02">
        <w:t>-</w:t>
      </w:r>
      <w:r w:rsidR="6682BC02">
        <w:rPr>
          <w:rFonts w:eastAsia="Arial"/>
        </w:rPr>
        <w:t xml:space="preserve"> </w:t>
      </w:r>
      <w:r w:rsidR="6682BC02">
        <w:t xml:space="preserve">Os animais devem dispor de um espaço adequado às suas necessidades fisiológicas e etológicas, devendo o mesmo permitir: </w:t>
      </w:r>
    </w:p>
    <w:p w:rsidRPr="005E2D3C" w:rsidR="7DC568F0" w:rsidP="00F95DCA" w:rsidRDefault="6682BC02" w14:paraId="71D9135A" w14:textId="759943D5">
      <w:pPr>
        <w:pStyle w:val="PargrafodaLista"/>
        <w:numPr>
          <w:ilvl w:val="0"/>
          <w:numId w:val="256"/>
        </w:numPr>
      </w:pPr>
      <w:r>
        <w:t xml:space="preserve">A prática de exercício físico adequado; </w:t>
      </w:r>
    </w:p>
    <w:p w:rsidRPr="005E2D3C" w:rsidR="7DC568F0" w:rsidP="00F95DCA" w:rsidRDefault="6682BC02" w14:paraId="1FA44EFD" w14:textId="07270934">
      <w:pPr>
        <w:pStyle w:val="PargrafodaLista"/>
        <w:numPr>
          <w:ilvl w:val="0"/>
          <w:numId w:val="256"/>
        </w:numPr>
      </w:pPr>
      <w:r>
        <w:t xml:space="preserve">A fuga e refúgio de animais sujeitos a agressão por parte de outros. </w:t>
      </w:r>
    </w:p>
    <w:p w:rsidRPr="005E2D3C" w:rsidR="7DC568F0" w:rsidP="00F95DCA" w:rsidRDefault="00EF5D47" w14:paraId="0760FB81" w14:textId="2E0A6D3A">
      <w:pPr>
        <w:ind w:left="142" w:firstLine="0"/>
      </w:pPr>
      <w:r>
        <w:t xml:space="preserve">2 </w:t>
      </w:r>
      <w:r w:rsidR="6682BC02">
        <w:t>-</w:t>
      </w:r>
      <w:r w:rsidR="6682BC02">
        <w:rPr>
          <w:rFonts w:eastAsia="Arial"/>
        </w:rPr>
        <w:t xml:space="preserve"> </w:t>
      </w:r>
      <w:r w:rsidR="6682BC02">
        <w:t>Os animais devem dispor de esconderijos para salvaguarda das suas necessidades de proteção, sempre que o desejarem</w:t>
      </w:r>
      <w:r w:rsidR="005042E4">
        <w:t xml:space="preserve"> ou necessitarem</w:t>
      </w:r>
      <w:r w:rsidR="6682BC02">
        <w:t xml:space="preserve">. </w:t>
      </w:r>
    </w:p>
    <w:p w:rsidRPr="005E2D3C" w:rsidR="7DC568F0" w:rsidP="00F95DCA" w:rsidRDefault="00EF5D47" w14:paraId="3B358ABD" w14:textId="3C3AA9AD">
      <w:pPr>
        <w:ind w:left="142" w:firstLine="0"/>
      </w:pPr>
      <w:r>
        <w:t xml:space="preserve">3 </w:t>
      </w:r>
      <w:r w:rsidR="6682BC02">
        <w:t>-</w:t>
      </w:r>
      <w:r w:rsidR="6682BC02">
        <w:rPr>
          <w:rFonts w:eastAsia="Arial"/>
        </w:rPr>
        <w:t xml:space="preserve"> </w:t>
      </w:r>
      <w:r w:rsidR="6682BC02">
        <w:t xml:space="preserve">As fêmeas em período de incubação, de gestação ou com crias devem ser alojadas de forma a assegurarem a sua função reprodutiva natural em situação de bem-estar. </w:t>
      </w:r>
    </w:p>
    <w:p w:rsidRPr="005E2D3C" w:rsidR="7DC568F0" w:rsidP="00F95DCA" w:rsidRDefault="00EF5D47" w14:paraId="6AD24635" w14:textId="51BD80C0">
      <w:pPr>
        <w:ind w:left="142" w:firstLine="0"/>
      </w:pPr>
      <w:r>
        <w:t xml:space="preserve">4 </w:t>
      </w:r>
      <w:r w:rsidR="6682BC02">
        <w:t>-</w:t>
      </w:r>
      <w:r w:rsidR="6682BC02">
        <w:rPr>
          <w:rFonts w:eastAsia="Arial"/>
        </w:rPr>
        <w:t xml:space="preserve"> </w:t>
      </w:r>
      <w:r w:rsidR="6682BC02">
        <w:t xml:space="preserve">As estruturas físicas das instalações, todo o equipamento nelas introduzido e a vegetação, não podem representar nenhum tipo de ameaça ao bem-estar dos animais, designadamente não podem possuir objetos ou equipamentos perigosos para os animais. </w:t>
      </w:r>
    </w:p>
    <w:p w:rsidRPr="005E2D3C" w:rsidR="7DC568F0" w:rsidP="00F95DCA" w:rsidRDefault="00EF5D47" w14:paraId="32FFA7EE" w14:textId="486466D8">
      <w:pPr>
        <w:ind w:left="142" w:firstLine="0"/>
      </w:pPr>
      <w:r>
        <w:t xml:space="preserve">5 </w:t>
      </w:r>
      <w:r w:rsidR="6682BC02">
        <w:t>-</w:t>
      </w:r>
      <w:r w:rsidR="6682BC02">
        <w:rPr>
          <w:rFonts w:eastAsia="Arial"/>
        </w:rPr>
        <w:t xml:space="preserve"> </w:t>
      </w:r>
      <w:r w:rsidR="6682BC02">
        <w:t xml:space="preserve">As instalações devem ser equipadas de acordo com as necessidades específicas dos animais que albergam, com materiais e equipamento que estimulem a expressão dos comportamentos naturais, nomeadamente material para substrato, cama ou ninhos, ramos, buracos, locais para banhos e outros quaisquer adequados ao fim em vista. </w:t>
      </w:r>
    </w:p>
    <w:p w:rsidRPr="00F95DCA" w:rsidR="7DC568F0" w:rsidP="00F95DCA" w:rsidRDefault="7DC568F0" w14:paraId="3E9A3539" w14:textId="77777777">
      <w:pPr>
        <w:rPr>
          <w:b/>
          <w:bCs/>
        </w:rPr>
      </w:pPr>
    </w:p>
    <w:p w:rsidRPr="007F2F09" w:rsidR="7DC568F0" w:rsidP="00F95DCA" w:rsidRDefault="6682BC02" w14:paraId="11CB0CD3" w14:textId="610D21BC">
      <w:pPr>
        <w:pStyle w:val="Ttulo3"/>
      </w:pPr>
      <w:commentRangeStart w:id="101"/>
      <w:bookmarkStart w:name="_Toc41311423" w:id="1748016264"/>
      <w:r w:rsidR="4DD426B8">
        <w:rPr/>
        <w:t xml:space="preserve">Artigo </w:t>
      </w:r>
      <w:r w:rsidR="2D422173">
        <w:rPr/>
        <w:t>1</w:t>
      </w:r>
      <w:r w:rsidR="6AE456DD">
        <w:rPr/>
        <w:t>4</w:t>
      </w:r>
      <w:r w:rsidR="4DD426B8">
        <w:rPr/>
        <w:t>.º</w:t>
      </w:r>
      <w:bookmarkEnd w:id="1748016264"/>
    </w:p>
    <w:p w:rsidRPr="00F95DCA" w:rsidR="7DC568F0" w:rsidP="00F95DCA" w:rsidRDefault="6682BC02" w14:paraId="11309447" w14:textId="05D0F4F6">
      <w:pPr>
        <w:pStyle w:val="Ttulo3"/>
      </w:pPr>
      <w:bookmarkStart w:name="_Toc1785066485" w:id="982816945"/>
      <w:r w:rsidR="4DD426B8">
        <w:rPr/>
        <w:t>Fatores ambientais</w:t>
      </w:r>
      <w:commentRangeEnd w:id="101"/>
      <w:r>
        <w:rPr>
          <w:rStyle w:val="CommentReference"/>
        </w:rPr>
        <w:commentReference w:id="101"/>
      </w:r>
      <w:bookmarkEnd w:id="982816945"/>
    </w:p>
    <w:p w:rsidRPr="005E2D3C" w:rsidR="7DC568F0" w:rsidP="00F95DCA" w:rsidRDefault="00EF5D47" w14:paraId="5E670188" w14:textId="32C045D3">
      <w:pPr>
        <w:ind w:left="142" w:firstLine="0"/>
      </w:pPr>
      <w:r>
        <w:t xml:space="preserve">1 </w:t>
      </w:r>
      <w:r w:rsidR="6682BC02">
        <w:t>-</w:t>
      </w:r>
      <w:r w:rsidR="6682BC02">
        <w:rPr>
          <w:rFonts w:eastAsia="Arial"/>
        </w:rPr>
        <w:t xml:space="preserve"> </w:t>
      </w:r>
      <w:r w:rsidR="6682BC02">
        <w:t xml:space="preserve">A temperatura, a ventilação e a luminosidade e obscuridade das instalações devem ser as adequadas à manutenção do conforto e bem-estar das espécies que albergam. </w:t>
      </w:r>
    </w:p>
    <w:p w:rsidRPr="005E2D3C" w:rsidR="7DC568F0" w:rsidP="00F95DCA" w:rsidRDefault="00EF5D47" w14:paraId="5D38D99D" w14:textId="1685C4FD">
      <w:pPr>
        <w:ind w:left="142" w:firstLine="0"/>
      </w:pPr>
      <w:r>
        <w:t xml:space="preserve">2 </w:t>
      </w:r>
      <w:r w:rsidR="6682BC02">
        <w:t>-</w:t>
      </w:r>
      <w:r w:rsidR="6682BC02">
        <w:rPr>
          <w:rFonts w:eastAsia="Arial"/>
        </w:rPr>
        <w:t xml:space="preserve"> </w:t>
      </w:r>
      <w:r w:rsidR="6682BC02">
        <w:t xml:space="preserve">Os fatores ambientais referidos no </w:t>
      </w:r>
      <w:r w:rsidR="008C56A9">
        <w:t>número anterior</w:t>
      </w:r>
      <w:r w:rsidR="6682BC02">
        <w:t xml:space="preserve"> devem ser adequados às necessidades específicas de animais quando em fase reprodutiva, recém-nascidos ou doentes. </w:t>
      </w:r>
    </w:p>
    <w:p w:rsidRPr="005E2D3C" w:rsidR="7DC568F0" w:rsidP="00F95DCA" w:rsidRDefault="00EF5D47" w14:paraId="543707DF" w14:textId="2C2CB8DE">
      <w:pPr>
        <w:ind w:left="142" w:firstLine="0"/>
      </w:pPr>
      <w:r>
        <w:t xml:space="preserve">3 </w:t>
      </w:r>
      <w:r w:rsidR="6682BC02">
        <w:t>-</w:t>
      </w:r>
      <w:r w:rsidR="6682BC02">
        <w:rPr>
          <w:rFonts w:eastAsia="Arial"/>
        </w:rPr>
        <w:t xml:space="preserve"> </w:t>
      </w:r>
      <w:r w:rsidR="6682BC02">
        <w:t xml:space="preserve">A luz deve ser preferencialmente natural, mas quando a luz artificial for imprescindível, esta deve ser o mais próxima possível do espectro da luz solar e deve respeitar o fotoperíodo natural do local onde o animal está instalado. </w:t>
      </w:r>
    </w:p>
    <w:p w:rsidRPr="005E2D3C" w:rsidR="7DC568F0" w:rsidP="00F95DCA" w:rsidRDefault="00EF5D47" w14:paraId="0B11BAAC" w14:textId="30682FBF">
      <w:pPr>
        <w:ind w:left="142" w:firstLine="0"/>
      </w:pPr>
      <w:r>
        <w:t xml:space="preserve">4 </w:t>
      </w:r>
      <w:r w:rsidR="6682BC02">
        <w:t>-</w:t>
      </w:r>
      <w:r w:rsidR="6682BC02">
        <w:rPr>
          <w:rFonts w:eastAsia="Arial"/>
        </w:rPr>
        <w:t xml:space="preserve"> </w:t>
      </w:r>
      <w:r w:rsidR="6682BC02">
        <w:t xml:space="preserve">As instalações devem permitir uma adequada inspeção dos animais, devendo ainda existir equipamento alternativo, nomeadamente focos de luz, para o caso de falência do equipamento central. </w:t>
      </w:r>
    </w:p>
    <w:p w:rsidRPr="005E2D3C" w:rsidR="7DC568F0" w:rsidP="00F95DCA" w:rsidRDefault="00EF5D47" w14:paraId="7D3E88B4" w14:textId="1D359F6D">
      <w:pPr>
        <w:ind w:left="142" w:firstLine="0"/>
      </w:pPr>
      <w:r>
        <w:t xml:space="preserve">5 </w:t>
      </w:r>
      <w:r w:rsidR="6682BC02">
        <w:t>-</w:t>
      </w:r>
      <w:r w:rsidR="6682BC02">
        <w:rPr>
          <w:rFonts w:eastAsia="Arial"/>
        </w:rPr>
        <w:t xml:space="preserve"> </w:t>
      </w:r>
      <w:r w:rsidR="6682BC02">
        <w:t>Os tanques ou aquários devem possuir água de qualidade adequada aos animais que a utilizem, nomeadamente tratada por produtos ou substâncias que não prejudiquem a sua saúde.</w:t>
      </w:r>
      <w:commentRangeStart w:id="103"/>
      <w:commentRangeStart w:id="104"/>
      <w:commentRangeEnd w:id="103"/>
      <w:r w:rsidRPr="005E2D3C" w:rsidR="002251E2">
        <w:rPr>
          <w:rStyle w:val="Refdecomentrio"/>
          <w:sz w:val="24"/>
          <w:szCs w:val="24"/>
        </w:rPr>
        <w:commentReference w:id="103"/>
      </w:r>
      <w:commentRangeEnd w:id="104"/>
      <w:r>
        <w:rPr>
          <w:rStyle w:val="CommentReference"/>
        </w:rPr>
        <w:commentReference w:id="104"/>
      </w:r>
    </w:p>
    <w:p w:rsidRPr="005E2D3C" w:rsidR="7DC568F0" w:rsidP="00F95DCA" w:rsidRDefault="7DC568F0" w14:paraId="71EDD077" w14:textId="3A2AA6A7">
      <w:pPr>
        <w:rPr>
          <w:lang w:val="pt-BR"/>
        </w:rPr>
      </w:pPr>
    </w:p>
    <w:p w:rsidRPr="005E2D3C" w:rsidR="32798095" w:rsidP="00F95DCA" w:rsidRDefault="03C21676" w14:paraId="2C427206" w14:textId="3AADBB6D">
      <w:pPr>
        <w:pStyle w:val="Ttulo3"/>
        <w:rPr>
          <w:color w:val="FF0000"/>
          <w:lang w:val="pt-BR"/>
        </w:rPr>
      </w:pPr>
      <w:bookmarkStart w:name="_Toc1663471142" w:id="312027316"/>
      <w:r w:rsidRPr="292E8E6C" w:rsidR="753612F1">
        <w:rPr>
          <w:lang w:val="pt-BR"/>
        </w:rPr>
        <w:t>Artigo 1</w:t>
      </w:r>
      <w:r w:rsidRPr="292E8E6C" w:rsidR="6AE456DD">
        <w:rPr>
          <w:lang w:val="pt-BR"/>
        </w:rPr>
        <w:t>5</w:t>
      </w:r>
      <w:r w:rsidRPr="292E8E6C" w:rsidR="69D85FBE">
        <w:rPr>
          <w:lang w:val="pt-BR"/>
        </w:rPr>
        <w:t>.</w:t>
      </w:r>
      <w:r w:rsidRPr="292E8E6C" w:rsidR="6AE456DD">
        <w:rPr>
          <w:lang w:val="pt-BR"/>
        </w:rPr>
        <w:t>º</w:t>
      </w:r>
      <w:bookmarkEnd w:id="312027316"/>
    </w:p>
    <w:p w:rsidRPr="005E2D3C" w:rsidR="679F1546" w:rsidP="00F95DCA" w:rsidRDefault="1A5EB999" w14:paraId="0E9B1C3C" w14:textId="7E15E9D2">
      <w:pPr>
        <w:pStyle w:val="Ttulo3"/>
        <w:rPr>
          <w:lang w:val="pt"/>
        </w:rPr>
      </w:pPr>
      <w:bookmarkStart w:name="_Toc1006512630" w:id="2090791849"/>
      <w:r w:rsidRPr="292E8E6C" w:rsidR="65E64965">
        <w:rPr>
          <w:lang w:val="pt-BR"/>
        </w:rPr>
        <w:t>Condições particulares de detenção de cães e gatos</w:t>
      </w:r>
      <w:bookmarkEnd w:id="2090791849"/>
    </w:p>
    <w:p w:rsidRPr="005E2D3C" w:rsidR="52956400" w:rsidP="00F95DCA" w:rsidRDefault="6BCE241F" w14:paraId="4ACF2703" w14:textId="5C062B05">
      <w:pPr>
        <w:ind w:left="142" w:firstLine="0"/>
        <w:rPr>
          <w:lang w:val="pt"/>
        </w:rPr>
      </w:pPr>
      <w:commentRangeStart w:id="107"/>
      <w:r>
        <w:rPr>
          <w:rFonts w:eastAsia="Segoe UI"/>
          <w:color w:val="242424"/>
          <w:lang w:val="pt"/>
        </w:rPr>
        <w:t>1 - Os cães e gatos devem ser alimentados, pelo menos, duas vezes por dia</w:t>
      </w:r>
      <w:r w:rsidR="00B3197E">
        <w:rPr>
          <w:rFonts w:eastAsia="Segoe UI"/>
          <w:color w:val="242424"/>
          <w:lang w:val="pt"/>
        </w:rPr>
        <w:t xml:space="preserve">, e as suas </w:t>
      </w:r>
      <w:r>
        <w:rPr>
          <w:rFonts w:eastAsia="Segoe UI"/>
          <w:color w:val="242424"/>
          <w:lang w:val="pt"/>
        </w:rPr>
        <w:t>devem ser alimentados com maior frequência.</w:t>
      </w:r>
      <w:commentRangeEnd w:id="107"/>
      <w:r w:rsidRPr="005E2D3C" w:rsidR="002251E2">
        <w:rPr>
          <w:rStyle w:val="Refdecomentrio"/>
          <w:sz w:val="24"/>
          <w:szCs w:val="24"/>
          <w:lang w:val="pt"/>
        </w:rPr>
        <w:commentReference w:id="107"/>
      </w:r>
    </w:p>
    <w:p w:rsidR="0024490D" w:rsidP="00F95DCA" w:rsidRDefault="0024490D" w14:paraId="61466A63" w14:textId="482304A5">
      <w:pPr>
        <w:ind w:left="142" w:firstLine="0"/>
        <w:rPr>
          <w:lang w:val="pt"/>
        </w:rPr>
      </w:pPr>
      <w:r>
        <w:rPr>
          <w:lang w:val="pt"/>
        </w:rPr>
        <w:t xml:space="preserve">2 - </w:t>
      </w:r>
      <w:r w:rsidR="10DF8D08">
        <w:rPr>
          <w:lang w:val="pt"/>
        </w:rPr>
        <w:t>Os titulares ou detentores não podem manter os cães ou os gatos em contentores, nem em gaiolas.</w:t>
      </w:r>
    </w:p>
    <w:p w:rsidR="0024490D" w:rsidP="00F95DCA" w:rsidRDefault="0024490D" w14:paraId="12DF9572" w14:textId="5642218A">
      <w:pPr>
        <w:ind w:left="142" w:firstLine="0"/>
      </w:pPr>
      <w:r w:rsidRPr="292E8E6C" w:rsidR="69D85FBE">
        <w:rPr>
          <w:lang w:val="pt-BR"/>
        </w:rPr>
        <w:t xml:space="preserve">3 - </w:t>
      </w:r>
      <w:r w:rsidRPr="292E8E6C" w:rsidR="4CF2F179">
        <w:rPr>
          <w:lang w:val="pt-BR"/>
        </w:rPr>
        <w:t xml:space="preserve">Os contentores ou gaiolas podem, no entanto, ser utilizados para </w:t>
      </w:r>
      <w:commentRangeStart w:id="27020508"/>
      <w:r w:rsidRPr="292E8E6C" w:rsidR="4CF2F179">
        <w:rPr>
          <w:lang w:val="pt-BR"/>
        </w:rPr>
        <w:t>o</w:t>
      </w:r>
      <w:commentRangeEnd w:id="27020508"/>
      <w:r>
        <w:rPr>
          <w:rStyle w:val="CommentReference"/>
        </w:rPr>
        <w:commentReference w:id="27020508"/>
      </w:r>
      <w:r w:rsidRPr="292E8E6C" w:rsidR="4CF2F179">
        <w:rPr>
          <w:lang w:val="pt-BR"/>
        </w:rPr>
        <w:t xml:space="preserve"> isolamento de curta duração de determinados cães ou gatos, durante a participação em espetáculos, exposições e </w:t>
      </w:r>
      <w:r w:rsidRPr="292E8E6C" w:rsidR="4CF2F179">
        <w:rPr>
          <w:lang w:val="pt-BR"/>
        </w:rPr>
        <w:t xml:space="preserve">concursos, para </w:t>
      </w:r>
      <w:r w:rsidRPr="292E8E6C" w:rsidR="4072931C">
        <w:rPr>
          <w:lang w:val="pt-BR"/>
        </w:rPr>
        <w:t>as suas crias</w:t>
      </w:r>
      <w:r w:rsidRPr="292E8E6C" w:rsidR="7E2F15AC">
        <w:rPr>
          <w:lang w:val="pt-BR"/>
        </w:rPr>
        <w:t>, nomeadamente, nas gaiolas</w:t>
      </w:r>
      <w:r w:rsidRPr="292E8E6C" w:rsidR="4CF2F179">
        <w:rPr>
          <w:lang w:val="pt-BR"/>
        </w:rPr>
        <w:t xml:space="preserve"> com capacidade de termorregulação reduzida e </w:t>
      </w:r>
      <w:r w:rsidRPr="292E8E6C" w:rsidR="7E2F15AC">
        <w:rPr>
          <w:lang w:val="pt-BR"/>
        </w:rPr>
        <w:t xml:space="preserve">quando </w:t>
      </w:r>
      <w:r w:rsidRPr="292E8E6C" w:rsidR="4CF2F179">
        <w:rPr>
          <w:lang w:val="pt-BR"/>
        </w:rPr>
        <w:t>acompanhados das respetivas mães, desde que, para os cães ou gatos em causa, o stress seja minimizado e o sofrimento evitado, e que os animais sejam capazes de se levantar, virar e deitar numa posição natural.</w:t>
      </w:r>
    </w:p>
    <w:p w:rsidR="0024490D" w:rsidP="00F95DCA" w:rsidRDefault="0024490D" w14:paraId="628F7A35" w14:textId="2E780183">
      <w:pPr>
        <w:ind w:left="142" w:firstLine="0"/>
        <w:rPr>
          <w:lang w:val="pt-BR"/>
        </w:rPr>
      </w:pPr>
      <w:r>
        <w:t xml:space="preserve">4 - </w:t>
      </w:r>
      <w:r w:rsidR="37EE7FD0">
        <w:rPr>
          <w:lang w:val="pt-BR"/>
        </w:rPr>
        <w:t xml:space="preserve">Os titulares ou detentores não podem manter cães com mais de oito semanas exclusivamente em espaços interiores, devendo aqueles cães ter acesso diário a uma área ao ar livre, ou serem passeados diariamente, de forma que permita exercício físico, exploração e socialização. </w:t>
      </w:r>
    </w:p>
    <w:p w:rsidRPr="005E2D3C" w:rsidR="2075BC90" w:rsidP="00F95DCA" w:rsidRDefault="0024490D" w14:paraId="09C73B9C" w14:textId="4CDEBF67">
      <w:pPr>
        <w:ind w:left="142" w:firstLine="0"/>
        <w:rPr>
          <w:lang w:val="pt-BR"/>
        </w:rPr>
      </w:pPr>
      <w:r>
        <w:rPr>
          <w:lang w:val="pt-BR"/>
        </w:rPr>
        <w:t xml:space="preserve">5 - </w:t>
      </w:r>
      <w:r w:rsidR="37921B0A">
        <w:rPr>
          <w:lang w:val="pt-BR"/>
        </w:rPr>
        <w:t xml:space="preserve">A duração combinada mínima desse acesso diário ou passeio deve ser de uma hora no total. </w:t>
      </w:r>
    </w:p>
    <w:p w:rsidRPr="005E2D3C" w:rsidR="2075BC90" w:rsidP="00F95DCA" w:rsidRDefault="007A4199" w14:paraId="0967D2D4" w14:textId="2CB6C207">
      <w:pPr>
        <w:ind w:left="142" w:firstLine="0"/>
        <w:rPr>
          <w:lang w:val="pt-BR"/>
        </w:rPr>
      </w:pPr>
      <w:r>
        <w:rPr>
          <w:lang w:val="pt-BR"/>
        </w:rPr>
        <w:t xml:space="preserve">6 - </w:t>
      </w:r>
      <w:r w:rsidR="253C65E8">
        <w:rPr>
          <w:lang w:val="pt-BR"/>
        </w:rPr>
        <w:t xml:space="preserve">O titular ou detentor só pode ficar isento das exigências mencionadas no </w:t>
      </w:r>
      <w:r w:rsidR="008C56A9">
        <w:rPr>
          <w:lang w:val="pt-BR"/>
        </w:rPr>
        <w:t>número anterior</w:t>
      </w:r>
      <w:r w:rsidR="253C65E8">
        <w:rPr>
          <w:lang w:val="pt-BR"/>
        </w:rPr>
        <w:t>, com base num parecer escrito de um médico-veterinário.</w:t>
      </w:r>
    </w:p>
    <w:p w:rsidRPr="005E2D3C" w:rsidR="2075BC90" w:rsidP="00F95DCA" w:rsidRDefault="007A4199" w14:paraId="55DE4DF8" w14:textId="41F98FD5">
      <w:pPr>
        <w:ind w:left="142" w:firstLine="0"/>
        <w:rPr>
          <w:lang w:val="pt"/>
        </w:rPr>
      </w:pPr>
      <w:r>
        <w:rPr>
          <w:lang w:val="pt"/>
        </w:rPr>
        <w:t xml:space="preserve">7 - </w:t>
      </w:r>
      <w:r w:rsidR="4B7DF7DD">
        <w:rPr>
          <w:lang w:val="pt"/>
        </w:rPr>
        <w:t>Quando os gatos são mantidos em gatis, os operadores devem conceber e construir compartimentos que permitam aos gatos circular livremente e exibir o seu comportamento natural.</w:t>
      </w:r>
    </w:p>
    <w:p w:rsidRPr="005E2D3C" w:rsidR="2075BC90" w:rsidP="00F95DCA" w:rsidRDefault="007A4199" w14:paraId="03159CA2" w14:textId="5A2CA442">
      <w:pPr>
        <w:ind w:left="142" w:firstLine="0"/>
        <w:rPr>
          <w:lang w:val="pt"/>
        </w:rPr>
      </w:pPr>
      <w:r>
        <w:t xml:space="preserve">8 - </w:t>
      </w:r>
      <w:r w:rsidR="4082A18C">
        <w:rPr>
          <w:lang w:val="pt"/>
        </w:rPr>
        <w:t>Os operadores de estabelecimentos de criação asseguram que nas áreas interiores onde são detidos cães ou gatos, existe uma zona termicamente neutra adequada, que tenha em conta o seu tipo de pelagem, a idade, o tamanho, a raça e o estado de saúde.</w:t>
      </w:r>
    </w:p>
    <w:p w:rsidRPr="00F95DCA" w:rsidR="2075BC90" w:rsidP="00F95DCA" w:rsidRDefault="007A4199" w14:paraId="66FD0B80" w14:textId="068DAD05">
      <w:pPr>
        <w:ind w:left="142" w:firstLine="0"/>
        <w:rPr>
          <w:color w:val="auto"/>
          <w:lang w:val="pt"/>
        </w:rPr>
      </w:pPr>
      <w:r>
        <w:rPr>
          <w:lang w:val="pt"/>
        </w:rPr>
        <w:t xml:space="preserve">9 - </w:t>
      </w:r>
      <w:r w:rsidR="3869E250">
        <w:rPr>
          <w:lang w:val="pt"/>
        </w:rPr>
        <w:t>Os operadores asseguram que os cães ou gatos sejam expostos à luz e possam permanecer no escuro durante períodos suficientes e ininterruptos para manterem um ritmo circadiano normal.</w:t>
      </w:r>
    </w:p>
    <w:p w:rsidRPr="005E2D3C" w:rsidR="679F1546" w:rsidP="00F95DCA" w:rsidRDefault="679F1546" w14:paraId="4892AC06" w14:textId="64392C26">
      <w:pPr>
        <w:rPr>
          <w:color w:val="auto"/>
          <w:lang w:val="pt-BR"/>
        </w:rPr>
      </w:pPr>
    </w:p>
    <w:p w:rsidRPr="007F2F09" w:rsidR="005101CF" w:rsidP="00F95DCA" w:rsidRDefault="311765C4" w14:paraId="53A56D6F" w14:textId="4C767BEF">
      <w:pPr>
        <w:pStyle w:val="Ttulo3"/>
      </w:pPr>
      <w:bookmarkStart w:name="_Toc223954393" w:id="108"/>
      <w:bookmarkStart w:name="_Toc320652715" w:id="1294655214"/>
      <w:r w:rsidR="27E8415B">
        <w:rPr/>
        <w:t>Artigo 1</w:t>
      </w:r>
      <w:r w:rsidR="6AE456DD">
        <w:rPr/>
        <w:t>6</w:t>
      </w:r>
      <w:r w:rsidR="27E8415B">
        <w:rPr/>
        <w:t>.º</w:t>
      </w:r>
      <w:bookmarkEnd w:id="1294655214"/>
    </w:p>
    <w:p w:rsidRPr="005E2D3C" w:rsidR="7706BE61" w:rsidP="00F95DCA" w:rsidRDefault="2A5B120B" w14:paraId="769D72A5" w14:textId="4C7E7EC2">
      <w:pPr>
        <w:pStyle w:val="Ttulo3"/>
      </w:pPr>
      <w:bookmarkStart w:name="_Toc1783074528" w:id="868085801"/>
      <w:r w:rsidR="4B4B7DA8">
        <w:rPr/>
        <w:t>Cuidados médico-veterinários</w:t>
      </w:r>
      <w:bookmarkEnd w:id="108"/>
      <w:bookmarkEnd w:id="868085801"/>
    </w:p>
    <w:p w:rsidRPr="005E2D3C" w:rsidR="005101CF" w:rsidP="00F95DCA" w:rsidRDefault="74268A70" w14:paraId="4BDC77E0" w14:textId="5AC23639">
      <w:pPr>
        <w:ind w:left="142" w:firstLine="0"/>
      </w:pPr>
      <w:r>
        <w:t>1</w:t>
      </w:r>
      <w:r w:rsidR="007A4199">
        <w:t xml:space="preserve"> -</w:t>
      </w:r>
      <w:r>
        <w:t xml:space="preserve"> O titular ou detentor do animal devem assegurar ao animal ferido ou doente os cuidados médico-veterinários adequados.</w:t>
      </w:r>
    </w:p>
    <w:p w:rsidRPr="005E2D3C" w:rsidR="55CC9BA4" w:rsidP="00F95DCA" w:rsidRDefault="007A4199" w14:paraId="055778BC" w14:textId="0E0DDB8B">
      <w:pPr>
        <w:ind w:left="142" w:firstLine="0"/>
      </w:pPr>
      <w:r>
        <w:t xml:space="preserve">2 - </w:t>
      </w:r>
      <w:r w:rsidR="02F825DF">
        <w:t>Devem ser tomadas medidas para prevenir e controlar parasitas externos e internos e ser administradas vacinas para prevenir doenças comuns a que os animais possam estar expostos</w:t>
      </w:r>
      <w:r w:rsidR="00BE4704">
        <w:t>.</w:t>
      </w:r>
    </w:p>
    <w:p w:rsidRPr="005E2D3C" w:rsidR="55CC9BA4" w:rsidP="00F95DCA" w:rsidRDefault="55CC9BA4" w14:paraId="4BBBEBE9" w14:textId="33A4AF80"/>
    <w:p w:rsidRPr="00E75105" w:rsidR="005101CF" w:rsidP="00F95DCA" w:rsidRDefault="00A626AB" w14:paraId="460A9B53" w14:textId="1E6C902B">
      <w:pPr>
        <w:pStyle w:val="Ttulo3"/>
      </w:pPr>
      <w:bookmarkStart w:name="_Toc223954394" w:id="111"/>
      <w:bookmarkStart w:name="_Toc1668325804" w:id="801480960"/>
      <w:r w:rsidR="6F5E8D5D">
        <w:rPr/>
        <w:t>Artigo</w:t>
      </w:r>
      <w:r w:rsidR="363F5387">
        <w:rPr/>
        <w:t xml:space="preserve"> </w:t>
      </w:r>
      <w:r w:rsidR="7E2F15AC">
        <w:rPr/>
        <w:t>1</w:t>
      </w:r>
      <w:r w:rsidR="71FB05E1">
        <w:rPr/>
        <w:t>7</w:t>
      </w:r>
      <w:r w:rsidR="363F5387">
        <w:rPr/>
        <w:t>.º</w:t>
      </w:r>
      <w:bookmarkEnd w:id="801480960"/>
    </w:p>
    <w:p w:rsidRPr="00E75105" w:rsidR="005101CF" w:rsidP="00F95DCA" w:rsidRDefault="00A626AB" w14:paraId="7D6C0AC4" w14:textId="2CD956CD">
      <w:pPr>
        <w:pStyle w:val="Ttulo3"/>
      </w:pPr>
      <w:bookmarkStart w:name="_Toc1052718105" w:id="812733379"/>
      <w:r w:rsidR="6F5E8D5D">
        <w:rPr/>
        <w:t>Treino</w:t>
      </w:r>
      <w:bookmarkEnd w:id="111"/>
      <w:bookmarkEnd w:id="812733379"/>
    </w:p>
    <w:p w:rsidRPr="005E2D3C" w:rsidR="005101CF" w:rsidP="00F95DCA" w:rsidRDefault="007A4199" w14:paraId="34E60D18" w14:textId="4B2910CF">
      <w:pPr>
        <w:ind w:left="142" w:firstLine="0"/>
      </w:pPr>
      <w:r>
        <w:t xml:space="preserve">1 </w:t>
      </w:r>
      <w:r w:rsidR="00A626AB">
        <w:t>-</w:t>
      </w:r>
      <w:r w:rsidR="00A626AB">
        <w:rPr>
          <w:rFonts w:eastAsia="Arial"/>
        </w:rPr>
        <w:t xml:space="preserve"> </w:t>
      </w:r>
      <w:r w:rsidR="00A626AB">
        <w:t xml:space="preserve">Os detentores de cães devem promover o treino dos mesmos, com vista à sua socialização e obediência. </w:t>
      </w:r>
    </w:p>
    <w:p w:rsidRPr="005E2D3C" w:rsidR="350E168B" w:rsidP="00F95DCA" w:rsidRDefault="007A4199" w14:paraId="46CB1353" w14:textId="3C71E67B">
      <w:pPr>
        <w:ind w:left="142" w:firstLine="0"/>
      </w:pPr>
      <w:r>
        <w:t xml:space="preserve">2 </w:t>
      </w:r>
      <w:r w:rsidR="2672A2DD">
        <w:t>-</w:t>
      </w:r>
      <w:r w:rsidR="2672A2DD">
        <w:rPr>
          <w:rFonts w:eastAsia="Arial"/>
        </w:rPr>
        <w:t xml:space="preserve"> </w:t>
      </w:r>
      <w:r w:rsidR="2672A2DD">
        <w:t xml:space="preserve">O treino dos cães é realizado de acordo com as boas práticas em uso no exercício da atividade. </w:t>
      </w:r>
    </w:p>
    <w:p w:rsidRPr="005E2D3C" w:rsidR="55CC9BA4" w:rsidP="00F95DCA" w:rsidRDefault="55CC9BA4" w14:paraId="232CAF34" w14:textId="290882C5">
      <w:pPr>
        <w:rPr>
          <w:b/>
          <w:bCs/>
          <w:color w:val="FF0000"/>
        </w:rPr>
      </w:pPr>
    </w:p>
    <w:p w:rsidRPr="00E75105" w:rsidR="005101CF" w:rsidP="00F95DCA" w:rsidRDefault="00A626AB" w14:paraId="5AA4107C" w14:textId="0AD62EF4">
      <w:pPr>
        <w:pStyle w:val="Ttulo3"/>
      </w:pPr>
      <w:bookmarkStart w:name="_Toc223954395" w:id="114"/>
      <w:commentRangeStart w:id="116"/>
      <w:bookmarkStart w:name="_Toc221303047" w:id="1363534821"/>
      <w:r w:rsidR="6F5E8D5D">
        <w:rPr/>
        <w:t>Artigo 1</w:t>
      </w:r>
      <w:r w:rsidR="71FB05E1">
        <w:rPr/>
        <w:t>8</w:t>
      </w:r>
      <w:r w:rsidR="6F5E8D5D">
        <w:rPr/>
        <w:t>.º</w:t>
      </w:r>
      <w:bookmarkEnd w:id="1363534821"/>
    </w:p>
    <w:p w:rsidRPr="00F95DCA" w:rsidR="005101CF" w:rsidP="00F95DCA" w:rsidRDefault="00A626AB" w14:paraId="0943CC4F" w14:textId="2B29BAEE">
      <w:pPr>
        <w:pStyle w:val="Ttulo3"/>
      </w:pPr>
      <w:bookmarkStart w:name="_Toc1239817723" w:id="1689394126"/>
      <w:r w:rsidR="6F5E8D5D">
        <w:rPr/>
        <w:t>Reprodução e criação</w:t>
      </w:r>
      <w:bookmarkEnd w:id="114"/>
      <w:commentRangeEnd w:id="116"/>
      <w:r>
        <w:rPr>
          <w:rStyle w:val="CommentReference"/>
        </w:rPr>
        <w:commentReference w:id="116"/>
      </w:r>
      <w:bookmarkEnd w:id="1689394126"/>
    </w:p>
    <w:p w:rsidR="00BE4704" w:rsidP="00BE4704" w:rsidRDefault="5ECA4DC3" w14:paraId="5F61D177" w14:textId="77777777">
      <w:pPr>
        <w:ind w:left="142" w:firstLine="0"/>
      </w:pPr>
      <w:r>
        <w:t>1 -</w:t>
      </w:r>
      <w:r>
        <w:rPr>
          <w:rFonts w:eastAsia="Arial"/>
        </w:rPr>
        <w:t xml:space="preserve"> </w:t>
      </w:r>
      <w:r>
        <w:t>A reprodução de animais deve ser realizada de forma planeada, garantindo condições de salubridade e adequadas à espécie.</w:t>
      </w:r>
    </w:p>
    <w:p w:rsidRPr="005E2D3C" w:rsidR="420E2B96" w:rsidP="00F95DCA" w:rsidRDefault="5ECA4DC3" w14:paraId="2E15EDA6" w14:textId="4117F818">
      <w:pPr>
        <w:ind w:left="142" w:firstLine="0"/>
      </w:pPr>
      <w:r>
        <w:rPr>
          <w:rFonts w:eastAsia="Arial"/>
        </w:rPr>
        <w:t xml:space="preserve">2 </w:t>
      </w:r>
      <w:r w:rsidR="00BE4704">
        <w:t>- A</w:t>
      </w:r>
      <w:r>
        <w:t xml:space="preserve"> reprodução de animais, em particular de cães e gatos obedece ao seguinte: </w:t>
      </w:r>
    </w:p>
    <w:p w:rsidR="007A4199" w:rsidP="00F95DCA" w:rsidRDefault="6278664C" w14:paraId="5866AC38" w14:textId="4F959592">
      <w:commentRangeStart w:id="118"/>
      <w:commentRangeStart w:id="119"/>
      <w:r>
        <w:t>a) Os operadores</w:t>
      </w:r>
      <w:commentRangeEnd w:id="119"/>
      <w:r w:rsidR="002251E2">
        <w:rPr>
          <w:rStyle w:val="Refdecomentrio"/>
          <w:sz w:val="24"/>
          <w:szCs w:val="24"/>
        </w:rPr>
        <w:commentReference w:id="119"/>
      </w:r>
      <w:r>
        <w:t xml:space="preserve"> de estabelecimentos de criação devem assegurar que as suas estratégias de criação minimizam o risco de produzir cães ou gatos com genótipos associados a efeitos prejudiciais para a sua saúde e bem-estar</w:t>
      </w:r>
      <w:r w:rsidR="007A4199">
        <w:t>.</w:t>
      </w:r>
      <w:commentRangeEnd w:id="118"/>
      <w:r w:rsidR="002251E2">
        <w:rPr>
          <w:rStyle w:val="Refdecomentrio"/>
          <w:sz w:val="24"/>
          <w:szCs w:val="24"/>
        </w:rPr>
        <w:commentReference w:id="118"/>
      </w:r>
    </w:p>
    <w:p w:rsidRPr="005E2D3C" w:rsidR="6C5213EB" w:rsidP="00F95DCA" w:rsidRDefault="6278664C" w14:paraId="08E59378" w14:textId="1A340313">
      <w:commentRangeStart w:id="120"/>
      <w:r>
        <w:t xml:space="preserve">b) Os operadores de estabelecimentos de criação não devem utilizar para reprodução cães ou gatos que apresentem características de conformação extrema que acarretem um elevado risco de efeitos prejudiciais para o bem-estar desses animais ou das suas crias. </w:t>
      </w:r>
    </w:p>
    <w:p w:rsidRPr="005E2D3C" w:rsidR="6C5213EB" w:rsidP="00F95DCA" w:rsidRDefault="63BB00EC" w14:paraId="1C9D12F4" w14:textId="2778BEE4">
      <w:r>
        <w:t xml:space="preserve">c) Antes da seleção para reprodução de um animal potencialmente afetado por características de conformação extrema, o operador deve consultar um médico-veterinário ou uma pessoa qualificada independente sob responsabilidade veterinária. </w:t>
      </w:r>
    </w:p>
    <w:p w:rsidRPr="005E2D3C" w:rsidR="6C5213EB" w:rsidP="00F95DCA" w:rsidRDefault="672B0CCC" w14:paraId="5C51060A" w14:textId="37A9B814">
      <w:r>
        <w:t>d) Para efeitos da alínea anterior, o médico-</w:t>
      </w:r>
      <w:r w:rsidR="007A4199">
        <w:t>veterinário deve</w:t>
      </w:r>
      <w:r>
        <w:t xml:space="preserve"> avaliar se o animal tem uma característica de conformação extrema.</w:t>
      </w:r>
      <w:commentRangeEnd w:id="120"/>
      <w:r w:rsidRPr="005E2D3C" w:rsidR="002251E2">
        <w:rPr>
          <w:rStyle w:val="Refdecomentrio"/>
          <w:sz w:val="24"/>
          <w:szCs w:val="24"/>
        </w:rPr>
        <w:commentReference w:id="120"/>
      </w:r>
    </w:p>
    <w:p w:rsidRPr="005E2D3C" w:rsidR="005101CF" w:rsidP="00F95DCA" w:rsidRDefault="007A4199" w14:paraId="14227966" w14:textId="0F3716EB">
      <w:r>
        <w:t>e</w:t>
      </w:r>
      <w:r w:rsidR="005E2D3C">
        <w:t>) Os animais só devem ser utilizados na reprodução depois de atingida a maturidade reprodutiva para a espécie e raça devendo, no caso dos cães e gatos, seguir os parâmetros referidos no</w:t>
      </w:r>
      <w:r w:rsidR="005E2D3C">
        <w:rPr>
          <w:color w:val="0000FF"/>
        </w:rPr>
        <w:t xml:space="preserve"> </w:t>
      </w:r>
      <w:r w:rsidR="005E2D3C">
        <w:t xml:space="preserve">anexo I ao presente diploma, do qual faz parte integrante, não sendo autorizado, no caso das fêmeas, o acasalamento em cios sucessivos; </w:t>
      </w:r>
    </w:p>
    <w:p w:rsidRPr="005E2D3C" w:rsidR="005101CF" w:rsidP="00F95DCA" w:rsidRDefault="007A4199" w14:paraId="099807A3" w14:textId="4F76F7D5">
      <w:r>
        <w:t>f</w:t>
      </w:r>
      <w:r w:rsidR="2E7DDD9F">
        <w:t xml:space="preserve">) Deve ser respeitada a regra do porte semelhante dos progenitores, para prevenir a possibilidade de distocia; </w:t>
      </w:r>
    </w:p>
    <w:p w:rsidRPr="005E2D3C" w:rsidR="005101CF" w:rsidP="00F95DCA" w:rsidRDefault="007A4199" w14:paraId="2869B9EE" w14:textId="220E84A4">
      <w:r>
        <w:t>g</w:t>
      </w:r>
      <w:r w:rsidR="206C060C">
        <w:t xml:space="preserve">) Devem ser excluídos da reprodução, os animais que revelem defeitos genéticos e malformações, designadamente monorquidia e displasia da anca nos cães e rim poliquístico nos gatos, ou alterações comportamentais. </w:t>
      </w:r>
    </w:p>
    <w:p w:rsidRPr="005E2D3C" w:rsidR="007A4199" w:rsidP="00F95DCA" w:rsidRDefault="00BE4704" w14:paraId="4D484D5B" w14:textId="2DD32744">
      <w:pPr>
        <w:ind w:left="142" w:firstLine="0"/>
        <w:rPr>
          <w:rFonts w:eastAsia="Calibri"/>
          <w:i/>
          <w:iCs/>
          <w:color w:val="222222"/>
        </w:rPr>
      </w:pPr>
      <w:r>
        <w:t>3</w:t>
      </w:r>
      <w:r w:rsidR="007A4199">
        <w:t xml:space="preserve"> </w:t>
      </w:r>
      <w:r w:rsidR="196254D8">
        <w:t>-</w:t>
      </w:r>
      <w:r w:rsidR="196254D8">
        <w:rPr>
          <w:rFonts w:eastAsia="Arial"/>
        </w:rPr>
        <w:t xml:space="preserve"> </w:t>
      </w:r>
      <w:r w:rsidR="196254D8">
        <w:t>É proibida a atividade de criação resultante do cruzamento de espécies e raças diferentes, com</w:t>
      </w:r>
      <w:r w:rsidR="196254D8">
        <w:rPr>
          <w:rFonts w:eastAsiaTheme="minorEastAsia"/>
          <w:color w:val="000000" w:themeColor="text1"/>
        </w:rPr>
        <w:t xml:space="preserve"> exceção dos cruzamentos devidamente autorizados, com finalidade de conservação e melhoramento da raça</w:t>
      </w:r>
      <w:r w:rsidR="196254D8">
        <w:t xml:space="preserve"> e os cruzamentos de raças, </w:t>
      </w:r>
      <w:commentRangeStart w:id="121"/>
      <w:r w:rsidR="196254D8">
        <w:t xml:space="preserve">que tenham ocorrido acidentalmente e não tenham fins comerciais. </w:t>
      </w:r>
      <w:commentRangeEnd w:id="121"/>
      <w:r w:rsidRPr="005E2D3C" w:rsidR="002251E2">
        <w:rPr>
          <w:rStyle w:val="Refdecomentrio"/>
          <w:rFonts w:eastAsia="Calibri"/>
          <w:i/>
          <w:iCs/>
          <w:color w:val="222222"/>
          <w:sz w:val="24"/>
          <w:szCs w:val="24"/>
        </w:rPr>
        <w:commentReference w:id="121"/>
      </w:r>
    </w:p>
    <w:p w:rsidRPr="005E2D3C" w:rsidR="350E168B" w:rsidP="00F95DCA" w:rsidRDefault="00BE4704" w14:paraId="1A403AFB" w14:textId="029B24AB">
      <w:pPr>
        <w:rPr>
          <w:color w:val="222222"/>
        </w:rPr>
      </w:pPr>
      <w:r>
        <w:rPr>
          <w:rFonts w:eastAsia="Calibri"/>
          <w:color w:val="222222"/>
        </w:rPr>
        <w:t>4</w:t>
      </w:r>
      <w:r w:rsidRPr="007A4199" w:rsidR="36A42FC1">
        <w:rPr>
          <w:color w:val="222222"/>
          <w:lang w:val="pt"/>
        </w:rPr>
        <w:t xml:space="preserve"> -</w:t>
      </w:r>
      <w:r w:rsidR="36A42FC1">
        <w:rPr>
          <w:color w:val="222222"/>
          <w:lang w:val="pt"/>
        </w:rPr>
        <w:t xml:space="preserve"> Na reprodução de cães e gatos, são proibidas as seguintes práticas:</w:t>
      </w:r>
    </w:p>
    <w:p w:rsidRPr="005E2D3C" w:rsidR="350E168B" w:rsidP="00F95DCA" w:rsidRDefault="00E86CCC" w14:paraId="5164A72B" w14:textId="7A63F7B5">
      <w:pPr>
        <w:rPr>
          <w:color w:val="222222"/>
        </w:rPr>
      </w:pPr>
      <w:r>
        <w:rPr>
          <w:color w:val="222222"/>
        </w:rPr>
        <w:t>a)</w:t>
      </w:r>
      <w:r>
        <w:tab/>
      </w:r>
      <w:r>
        <w:rPr>
          <w:color w:val="222222"/>
        </w:rPr>
        <w:t>Reprodução entre progenitores e descendência, entre irmãos, entre meios</w:t>
      </w:r>
      <w:r>
        <w:rPr>
          <w:rFonts w:ascii="Cambria Math" w:hAnsi="Cambria Math" w:cs="Cambria Math"/>
          <w:color w:val="222222"/>
        </w:rPr>
        <w:t>‑</w:t>
      </w:r>
      <w:r>
        <w:rPr>
          <w:color w:val="222222"/>
        </w:rPr>
        <w:t>irmãos ou entre avós e netos, salvo aprovação pela autoridade competente com base numa necessidade específica de preservação de raças locais com património genético limitado;</w:t>
      </w:r>
    </w:p>
    <w:p w:rsidRPr="005E2D3C" w:rsidR="007A4199" w:rsidP="00F95DCA" w:rsidRDefault="70CAF7BE" w14:paraId="45666D20" w14:textId="45756453">
      <w:r>
        <w:t>b)</w:t>
      </w:r>
      <w:r>
        <w:tab/>
      </w:r>
      <w:r>
        <w:t>Reprodução para produção de híbridos.</w:t>
      </w:r>
    </w:p>
    <w:p w:rsidRPr="005E2D3C" w:rsidR="4CCB09DA" w:rsidP="00F95DCA" w:rsidRDefault="00BE4704" w14:paraId="3583E9AE" w14:textId="7BF0E759">
      <w:pPr>
        <w:rPr>
          <w:color w:val="222222"/>
        </w:rPr>
      </w:pPr>
      <w:r>
        <w:rPr>
          <w:color w:val="222222"/>
        </w:rPr>
        <w:t>5</w:t>
      </w:r>
      <w:commentRangeStart w:id="122"/>
      <w:r w:rsidR="21F1A4D1">
        <w:rPr>
          <w:color w:val="222222"/>
        </w:rPr>
        <w:t xml:space="preserve"> - </w:t>
      </w:r>
      <w:commentRangeStart w:id="123"/>
      <w:r w:rsidR="21F1A4D1">
        <w:rPr>
          <w:color w:val="222222"/>
        </w:rPr>
        <w:t>Os operadores de estabelecimentos de criação devem assegurar que</w:t>
      </w:r>
      <w:r w:rsidR="007A4199">
        <w:rPr>
          <w:color w:val="222222"/>
        </w:rPr>
        <w:t>:</w:t>
      </w:r>
      <w:commentRangeEnd w:id="123"/>
      <w:r w:rsidRPr="005E2D3C" w:rsidR="002251E2">
        <w:rPr>
          <w:rStyle w:val="Refdecomentrio"/>
          <w:color w:val="222222"/>
          <w:sz w:val="24"/>
          <w:szCs w:val="24"/>
        </w:rPr>
        <w:commentReference w:id="123"/>
      </w:r>
      <w:commentRangeEnd w:id="122"/>
      <w:r w:rsidRPr="005E2D3C" w:rsidR="002251E2">
        <w:rPr>
          <w:rStyle w:val="Refdecomentrio"/>
          <w:color w:val="222222"/>
          <w:sz w:val="24"/>
          <w:szCs w:val="24"/>
        </w:rPr>
        <w:commentReference w:id="122"/>
      </w:r>
    </w:p>
    <w:p w:rsidRPr="005E2D3C" w:rsidR="2CCDEF7C" w:rsidP="00F95DCA" w:rsidRDefault="2CCDEF7C" w14:paraId="5690581E" w14:textId="4418E212">
      <w:r>
        <w:t>a) Sejam tomadas medidas para proteger a saúde dos cães ou dos gatos, em conformidade com o ponto3 do anexo I;</w:t>
      </w:r>
    </w:p>
    <w:p w:rsidRPr="005E2D3C" w:rsidR="2CCDEF7C" w:rsidP="00F95DCA" w:rsidRDefault="2CCDEF7C" w14:paraId="75DA2BC0" w14:textId="63E82CA1">
      <w:r>
        <w:t>b)</w:t>
      </w:r>
      <w:r w:rsidR="007A4199">
        <w:t xml:space="preserve"> </w:t>
      </w:r>
      <w:r>
        <w:t>As cadelas reprodutoras ou as gatas reprodutoras só se reproduzam se tiverem atingido uma idade mínima e a maturidade esquelética em conformidade com o ponto 3 do anexo I, e apenas se não tiverem nenhuma doença diagnosticada, sinais clínicos de doenças ou problemas físicos que possam ter um impacto negativo na gestação e no seu bem</w:t>
      </w:r>
      <w:r>
        <w:noBreakHyphen/>
      </w:r>
      <w:r>
        <w:t>estar;</w:t>
      </w:r>
    </w:p>
    <w:p w:rsidRPr="005E2D3C" w:rsidR="007A4199" w:rsidP="00F95DCA" w:rsidRDefault="2CCDEF7C" w14:paraId="566376AF" w14:textId="37A53699">
      <w:r>
        <w:t>c)</w:t>
      </w:r>
      <w:r w:rsidR="007A4199">
        <w:t xml:space="preserve"> </w:t>
      </w:r>
      <w:r>
        <w:t xml:space="preserve">As gestações das cadelas reprodutoras ou gatas reprodutoras respeitem uma frequência máxima, em conformidade com o ponto 3 do anexo I; </w:t>
      </w:r>
    </w:p>
    <w:p w:rsidRPr="005E2D3C" w:rsidR="2CCDEF7C" w:rsidP="00F95DCA" w:rsidRDefault="2CCDEF7C" w14:paraId="1B8D9371" w14:textId="582C51F0">
      <w:r>
        <w:t>d)</w:t>
      </w:r>
      <w:r w:rsidR="007A4199">
        <w:t xml:space="preserve"> </w:t>
      </w:r>
      <w:r>
        <w:t>As gatas reprodutoras em lactação não sejam sujeitas a acasalamento nem inseminação;</w:t>
      </w:r>
    </w:p>
    <w:p w:rsidRPr="005E2D3C" w:rsidR="2CCDEF7C" w:rsidP="00F95DCA" w:rsidRDefault="2CCDEF7C" w14:paraId="413EB800" w14:textId="37505388">
      <w:r>
        <w:t>e)</w:t>
      </w:r>
      <w:r w:rsidR="007A4199">
        <w:t xml:space="preserve"> </w:t>
      </w:r>
      <w:r>
        <w:t xml:space="preserve">Cães e gatos que já não sejam utilizados para reprodução, nomeadamente por força das disposições do presente regulamento, sejam detidos, vendidos, doados ou realojados, e não mortos ou abandonados. </w:t>
      </w:r>
    </w:p>
    <w:p w:rsidRPr="005E2D3C" w:rsidR="1C59D7F1" w:rsidP="00F95DCA" w:rsidRDefault="00BE4704" w14:paraId="255A2E96" w14:textId="04F8096E">
      <w:pPr>
        <w:ind w:left="142" w:firstLine="0"/>
      </w:pPr>
      <w:r>
        <w:t>6</w:t>
      </w:r>
      <w:r w:rsidR="007A4199">
        <w:t xml:space="preserve"> - </w:t>
      </w:r>
      <w:r w:rsidR="1C59D7F1">
        <w:t>Os animais, designadamente cães e gatos, que sejam portadores ou possam vir a desenvolver alterações genéticas, devidamente atestadas pelo médico-veterinário assistente, devem ser esterilizados no prazo máximo de 15 dias após a identificação da situação.</w:t>
      </w:r>
    </w:p>
    <w:p w:rsidRPr="005E2D3C" w:rsidR="7706BE61" w:rsidP="00F95DCA" w:rsidRDefault="00BE4704" w14:paraId="645B25E4" w14:textId="4186D3EE">
      <w:pPr>
        <w:ind w:left="142" w:firstLine="0"/>
        <w:rPr>
          <w:lang w:val="pt"/>
        </w:rPr>
      </w:pPr>
      <w:r>
        <w:rPr>
          <w:lang w:val="pt"/>
        </w:rPr>
        <w:t>7</w:t>
      </w:r>
      <w:r w:rsidR="37D324A1">
        <w:rPr>
          <w:lang w:val="pt"/>
        </w:rPr>
        <w:t xml:space="preserve"> </w:t>
      </w:r>
      <w:r>
        <w:rPr>
          <w:lang w:val="pt"/>
        </w:rPr>
        <w:t>–</w:t>
      </w:r>
      <w:r w:rsidR="37D324A1">
        <w:rPr>
          <w:lang w:val="pt"/>
        </w:rPr>
        <w:t xml:space="preserve"> </w:t>
      </w:r>
      <w:r>
        <w:rPr>
          <w:lang w:val="pt"/>
        </w:rPr>
        <w:t>As crias de cão</w:t>
      </w:r>
      <w:r w:rsidR="37D324A1">
        <w:rPr>
          <w:lang w:val="pt"/>
        </w:rPr>
        <w:t xml:space="preserve"> detidos em estabelecimentos não podem ser permanentemente separados das mães antes das oito semanas de idade.</w:t>
      </w:r>
    </w:p>
    <w:p w:rsidR="007A4199" w:rsidP="00F95DCA" w:rsidRDefault="00BE4704" w14:paraId="141D761A" w14:textId="0EF53356">
      <w:pPr>
        <w:ind w:left="142" w:firstLine="0"/>
        <w:rPr>
          <w:lang w:val="pt"/>
        </w:rPr>
      </w:pPr>
      <w:r>
        <w:rPr>
          <w:lang w:val="pt"/>
        </w:rPr>
        <w:t>8</w:t>
      </w:r>
      <w:r w:rsidR="7CE6D9E0">
        <w:rPr>
          <w:lang w:val="pt"/>
        </w:rPr>
        <w:t xml:space="preserve"> </w:t>
      </w:r>
      <w:r>
        <w:rPr>
          <w:lang w:val="pt"/>
        </w:rPr>
        <w:t>–</w:t>
      </w:r>
      <w:r w:rsidR="7CE6D9E0">
        <w:rPr>
          <w:lang w:val="pt"/>
        </w:rPr>
        <w:t xml:space="preserve"> </w:t>
      </w:r>
      <w:r>
        <w:rPr>
          <w:lang w:val="pt"/>
        </w:rPr>
        <w:t>As crias de gato</w:t>
      </w:r>
      <w:r w:rsidR="7CE6D9E0">
        <w:rPr>
          <w:lang w:val="pt"/>
        </w:rPr>
        <w:t xml:space="preserve"> detidos em abrigos e lares de acolhimento não podem ser permanentemente separados das mães antes das oito semanas de idade.</w:t>
      </w:r>
    </w:p>
    <w:p w:rsidRPr="005E2D3C" w:rsidR="7706BE61" w:rsidP="00F95DCA" w:rsidRDefault="00BE4704" w14:paraId="17BC473C" w14:textId="13B2B8B2">
      <w:pPr>
        <w:ind w:left="142" w:firstLine="0"/>
        <w:rPr>
          <w:lang w:val="pt"/>
        </w:rPr>
      </w:pPr>
      <w:r>
        <w:rPr>
          <w:lang w:val="pt"/>
        </w:rPr>
        <w:t>9</w:t>
      </w:r>
      <w:r w:rsidR="007A4199">
        <w:rPr>
          <w:lang w:val="pt"/>
        </w:rPr>
        <w:t xml:space="preserve"> </w:t>
      </w:r>
      <w:r>
        <w:rPr>
          <w:lang w:val="pt"/>
        </w:rPr>
        <w:t>–</w:t>
      </w:r>
      <w:r w:rsidR="007A4199">
        <w:rPr>
          <w:lang w:val="pt"/>
        </w:rPr>
        <w:t xml:space="preserve"> </w:t>
      </w:r>
      <w:r>
        <w:rPr>
          <w:lang w:val="pt"/>
        </w:rPr>
        <w:t>As crias de gato</w:t>
      </w:r>
      <w:r w:rsidR="7CE6D9E0">
        <w:rPr>
          <w:lang w:val="pt"/>
        </w:rPr>
        <w:t xml:space="preserve"> detidos em estabelecimentos de criação não podem ser permanentemente separados das mães antes das 12 semanas de idade. </w:t>
      </w:r>
    </w:p>
    <w:p w:rsidR="001B24C3" w:rsidP="001B24C3" w:rsidRDefault="007A4199" w14:paraId="5CDEFA23" w14:textId="05C9E0B7">
      <w:pPr>
        <w:ind w:left="142" w:firstLine="0"/>
        <w:rPr>
          <w:lang w:val="pt-BR"/>
        </w:rPr>
      </w:pPr>
      <w:r>
        <w:rPr>
          <w:lang w:val="pt-BR"/>
        </w:rPr>
        <w:t xml:space="preserve">9 </w:t>
      </w:r>
      <w:r w:rsidR="2DB3687F">
        <w:rPr>
          <w:lang w:val="pt-BR"/>
        </w:rPr>
        <w:t xml:space="preserve">- </w:t>
      </w:r>
      <w:r>
        <w:rPr>
          <w:lang w:val="pt-BR"/>
        </w:rPr>
        <w:t>A</w:t>
      </w:r>
      <w:r w:rsidR="2DB3687F">
        <w:rPr>
          <w:lang w:val="pt-BR"/>
        </w:rPr>
        <w:t xml:space="preserve"> separação precoce das mães deve ser possível por razões médicas, com base no parecer escrito de um médico-veterinário.</w:t>
      </w:r>
    </w:p>
    <w:p w:rsidR="002C30C8" w:rsidP="00F95DCA" w:rsidRDefault="001B24C3" w14:paraId="66D3FD13" w14:textId="21C9FC7E">
      <w:pPr>
        <w:ind w:left="142" w:firstLine="0"/>
        <w:rPr>
          <w:lang w:val="pt"/>
        </w:rPr>
      </w:pPr>
      <w:r>
        <w:rPr>
          <w:lang w:val="pt-BR"/>
        </w:rPr>
        <w:t xml:space="preserve">10 - </w:t>
      </w:r>
      <w:r w:rsidR="2DB3687F">
        <w:rPr>
          <w:lang w:val="pt-BR"/>
        </w:rPr>
        <w:t xml:space="preserve">O operador deve manter um registo desse parecer até que </w:t>
      </w:r>
      <w:r>
        <w:rPr>
          <w:lang w:val="pt-BR"/>
        </w:rPr>
        <w:t xml:space="preserve">a útlima cria de cão e gato </w:t>
      </w:r>
      <w:r w:rsidR="2DB3687F">
        <w:rPr>
          <w:lang w:val="pt-BR"/>
        </w:rPr>
        <w:t>da ninhada em causa seja colocado no mercado</w:t>
      </w:r>
      <w:r w:rsidR="002C30C8">
        <w:rPr>
          <w:lang w:val="pt"/>
        </w:rPr>
        <w:t>.</w:t>
      </w:r>
    </w:p>
    <w:p w:rsidRPr="005E2D3C" w:rsidR="4CCB09DA" w:rsidP="00F95DCA" w:rsidRDefault="002C30C8" w14:paraId="417CEE01" w14:textId="60C8FABF">
      <w:pPr>
        <w:ind w:left="142" w:firstLine="0"/>
        <w:rPr>
          <w:lang w:val="pt"/>
        </w:rPr>
      </w:pPr>
      <w:r>
        <w:rPr>
          <w:lang w:val="pt"/>
        </w:rPr>
        <w:t>1</w:t>
      </w:r>
      <w:r w:rsidR="001B24C3">
        <w:rPr>
          <w:lang w:val="pt"/>
        </w:rPr>
        <w:t>1</w:t>
      </w:r>
      <w:r>
        <w:rPr>
          <w:lang w:val="pt"/>
        </w:rPr>
        <w:t xml:space="preserve"> - </w:t>
      </w:r>
      <w:r w:rsidR="2DB3687F">
        <w:rPr>
          <w:lang w:val="pt"/>
        </w:rPr>
        <w:t>Os titulares ou detentores asseguram que sejam tomadas medidas para satisfazer as necessidades</w:t>
      </w:r>
      <w:r w:rsidR="001B24C3">
        <w:rPr>
          <w:lang w:val="pt"/>
        </w:rPr>
        <w:t xml:space="preserve"> </w:t>
      </w:r>
      <w:r w:rsidR="2DB3687F">
        <w:rPr>
          <w:lang w:val="pt"/>
        </w:rPr>
        <w:t>comportamentais dos animais de companhia em conformidade com as alínea</w:t>
      </w:r>
      <w:r>
        <w:rPr>
          <w:lang w:val="pt"/>
        </w:rPr>
        <w:t>s seguintes:</w:t>
      </w:r>
      <w:r w:rsidR="2DB3687F">
        <w:tab/>
      </w:r>
      <w:r w:rsidR="2DB3687F">
        <w:tab/>
      </w:r>
    </w:p>
    <w:p w:rsidRPr="005E2D3C" w:rsidR="4CCB09DA" w:rsidP="00F95DCA" w:rsidRDefault="52956400" w14:paraId="500F85DC" w14:textId="19485CFD">
      <w:pPr>
        <w:rPr>
          <w:lang w:val="pt"/>
        </w:rPr>
      </w:pPr>
      <w:r>
        <w:rPr>
          <w:lang w:val="pt"/>
        </w:rPr>
        <w:t>a)</w:t>
      </w:r>
      <w:r w:rsidR="002C30C8">
        <w:t xml:space="preserve"> </w:t>
      </w:r>
      <w:r>
        <w:rPr>
          <w:lang w:val="pt"/>
        </w:rPr>
        <w:t>A partir das três semanas de idade, os cães e gatos devem dispor gradualmente de oportunidades diárias de contacto social com outros animais da mesma espécie e com seres humanos e, sempre que possível, com animais de outras espécies.</w:t>
      </w:r>
    </w:p>
    <w:p w:rsidRPr="005E2D3C" w:rsidR="52956400" w:rsidP="00F95DCA" w:rsidRDefault="002C30C8" w14:paraId="4524C3DF" w14:textId="08240318">
      <w:pPr>
        <w:rPr>
          <w:lang w:val="pt"/>
        </w:rPr>
      </w:pPr>
      <w:r>
        <w:rPr>
          <w:lang w:val="pt"/>
        </w:rPr>
        <w:t>b</w:t>
      </w:r>
      <w:r w:rsidR="52956400">
        <w:rPr>
          <w:lang w:val="pt"/>
        </w:rPr>
        <w:t>) Os animais de companhia que constituam uma ameaça para congéneres devido a comportamentos agressivos ou que causem stress ou desconforto indevidos aos congéneres devem ser separados.</w:t>
      </w:r>
    </w:p>
    <w:p w:rsidRPr="005E2D3C" w:rsidR="52956400" w:rsidP="00F95DCA" w:rsidRDefault="52956400" w14:paraId="2E9615E9" w14:textId="4DD05EFA">
      <w:r>
        <w:rPr>
          <w:lang w:val="pt"/>
        </w:rPr>
        <w:t xml:space="preserve"> c) Os op</w:t>
      </w:r>
      <w:commentRangeStart w:id="124"/>
      <w:r>
        <w:rPr>
          <w:lang w:val="pt"/>
        </w:rPr>
        <w:t>eradores dos estabelecimentos de criação asseguram que os cães ou gatos possam socializar de acordo com estratégia pré-definida e devidamente documentada.</w:t>
      </w:r>
      <w:commentRangeEnd w:id="124"/>
      <w:r w:rsidR="002251E2">
        <w:rPr>
          <w:rStyle w:val="Refdecomentrio"/>
          <w:sz w:val="24"/>
          <w:szCs w:val="24"/>
          <w:lang w:val="pt"/>
        </w:rPr>
        <w:commentReference w:id="124"/>
      </w:r>
      <w:r>
        <w:rPr>
          <w:lang w:val="pt"/>
        </w:rPr>
        <w:t>.</w:t>
      </w:r>
    </w:p>
    <w:p w:rsidRPr="005E2D3C" w:rsidR="3A448F9A" w:rsidP="00F95DCA" w:rsidRDefault="3A448F9A" w14:paraId="1CF8B044" w14:textId="69ED01A0"/>
    <w:p w:rsidRPr="00E75105" w:rsidR="4D8580D2" w:rsidP="00F95DCA" w:rsidRDefault="4D8580D2" w14:paraId="6E09080C" w14:textId="6897777F">
      <w:pPr>
        <w:pStyle w:val="Ttulo3"/>
        <w:rPr>
          <w:lang w:val="pt-BR"/>
        </w:rPr>
      </w:pPr>
      <w:bookmarkStart w:name="_Toc1838444773" w:id="1906223893"/>
      <w:r w:rsidRPr="292E8E6C" w:rsidR="4FF2FF53">
        <w:rPr>
          <w:lang w:val="pt-BR"/>
        </w:rPr>
        <w:t>Artigo 1</w:t>
      </w:r>
      <w:r w:rsidRPr="292E8E6C" w:rsidR="71FB05E1">
        <w:rPr>
          <w:lang w:val="pt-BR"/>
        </w:rPr>
        <w:t>9</w:t>
      </w:r>
      <w:r w:rsidRPr="292E8E6C" w:rsidR="4FF2FF53">
        <w:rPr>
          <w:lang w:val="pt-BR"/>
        </w:rPr>
        <w:t>.º</w:t>
      </w:r>
      <w:bookmarkEnd w:id="1906223893"/>
    </w:p>
    <w:p w:rsidRPr="00E75105" w:rsidR="4D8580D2" w:rsidP="00F95DCA" w:rsidRDefault="4D8580D2" w14:paraId="6B863983" w14:textId="5A198CD5">
      <w:pPr>
        <w:pStyle w:val="Ttulo3"/>
        <w:rPr>
          <w:lang w:val="pt-BR"/>
        </w:rPr>
      </w:pPr>
      <w:bookmarkStart w:name="_Toc1012775383" w:id="99409816"/>
      <w:r w:rsidRPr="292E8E6C" w:rsidR="4FF2FF53">
        <w:rPr>
          <w:lang w:val="pt-BR"/>
        </w:rPr>
        <w:t>Necessidades comportamentais</w:t>
      </w:r>
      <w:bookmarkEnd w:id="99409816"/>
    </w:p>
    <w:p w:rsidRPr="00F95DCA" w:rsidR="55CC9BA4" w:rsidP="00F95DCA" w:rsidRDefault="07562EBC" w14:paraId="2DEC75C1" w14:textId="7D6C2BE0">
      <w:pPr>
        <w:ind w:left="142" w:firstLine="0"/>
        <w:rPr>
          <w:lang w:val="pt-BR"/>
        </w:rPr>
      </w:pPr>
      <w:r>
        <w:rPr>
          <w:rFonts w:eastAsia="Times New Roman"/>
          <w:lang w:val="pt"/>
        </w:rPr>
        <w:t>1</w:t>
      </w:r>
      <w:r w:rsidR="002C30C8">
        <w:rPr>
          <w:lang w:val="pt-BR"/>
        </w:rPr>
        <w:t xml:space="preserve"> -</w:t>
      </w:r>
      <w:r>
        <w:rPr>
          <w:lang w:val="pt-BR"/>
        </w:rPr>
        <w:t xml:space="preserve"> Os titulares ou detentores asseguram que exista enriquecimento ambiental acessível a todos os animais de companhia, criando um ambiente estimulante, permitindo que exibam comportamentos específicos da espécie e reduzindo a sua frustração.</w:t>
      </w:r>
    </w:p>
    <w:p w:rsidRPr="00F95DCA" w:rsidR="420E2B96" w:rsidP="00F95DCA" w:rsidRDefault="002C30C8" w14:paraId="02E6B14F" w14:textId="596AE1A0">
      <w:pPr>
        <w:ind w:left="142" w:firstLine="0"/>
        <w:rPr>
          <w:lang w:val="pt-BR"/>
        </w:rPr>
      </w:pPr>
      <w:r>
        <w:rPr>
          <w:lang w:val="pt-BR"/>
        </w:rPr>
        <w:t xml:space="preserve">2 </w:t>
      </w:r>
      <w:r w:rsidR="1998294E">
        <w:rPr>
          <w:lang w:val="pt-BR"/>
        </w:rPr>
        <w:t xml:space="preserve">- Aquando da manutenção de gatos deve prever-se um </w:t>
      </w:r>
      <w:r w:rsidR="00BE60E5">
        <w:rPr>
          <w:lang w:val="pt-BR"/>
        </w:rPr>
        <w:t>n.º</w:t>
      </w:r>
      <w:r w:rsidR="1998294E">
        <w:rPr>
          <w:lang w:val="pt-BR"/>
        </w:rPr>
        <w:t xml:space="preserve"> suficiente de arranhadores, esconderijos e superfícies de repouso em diferentes níveis de altura para garantir que cada gato possa subir, descansar, observar e refugiar-se.</w:t>
      </w:r>
    </w:p>
    <w:p w:rsidRPr="005E2D3C" w:rsidR="005141FE" w:rsidP="00F95DCA" w:rsidRDefault="005141FE" w14:paraId="485CF2EA" w14:textId="14D1BFA8">
      <w:pPr>
        <w:ind w:left="142" w:firstLine="0"/>
        <w:rPr>
          <w:lang w:val="pt-BR"/>
        </w:rPr>
      </w:pPr>
      <w:r w:rsidRPr="4C651409" w:rsidR="25F435A4">
        <w:rPr>
          <w:lang w:val="pt-BR"/>
        </w:rPr>
        <w:t>3</w:t>
      </w:r>
      <w:r w:rsidRPr="4C651409" w:rsidR="73AD5587">
        <w:rPr>
          <w:lang w:val="pt-BR"/>
        </w:rPr>
        <w:t xml:space="preserve"> - Os </w:t>
      </w:r>
      <w:r w:rsidRPr="4C651409" w:rsidR="75C0F775">
        <w:rPr>
          <w:b w:val="1"/>
          <w:bCs w:val="1"/>
          <w:color w:val="D86DCB" w:themeColor="accent5" w:themeTint="99" w:themeShade="FF"/>
          <w:lang w:val="pt-BR"/>
          <w:rPrChange w:author="Rui André Vidal" w:date="2026-06-30T10:14:36.806Z" w16du:dateUtc="2026-06-30T10:14:36.806Z" w:id="1093183791">
            <w:rPr>
              <w:lang w:val="pt-BR"/>
            </w:rPr>
          </w:rPrChange>
        </w:rPr>
        <w:t xml:space="preserve">titulares </w:t>
      </w:r>
      <w:r w:rsidRPr="4C651409" w:rsidR="73AD5587">
        <w:rPr>
          <w:lang w:val="pt-BR"/>
        </w:rPr>
        <w:t xml:space="preserve">e os detentores não podem manter cães ou gatos em locais que restrinjam os seus movimentos naturais, exceto nos casos previstos no </w:t>
      </w:r>
      <w:r w:rsidRPr="4C651409" w:rsidR="73AD5587">
        <w:rPr>
          <w:highlight w:val="yellow"/>
          <w:lang w:val="pt-BR"/>
        </w:rPr>
        <w:t xml:space="preserve">artigo </w:t>
      </w:r>
      <w:r w:rsidRPr="4C651409" w:rsidR="73AD5587">
        <w:rPr>
          <w:highlight w:val="yellow"/>
          <w:lang w:val="pt-BR"/>
        </w:rPr>
        <w:t>YYº</w:t>
      </w:r>
      <w:commentRangeStart w:id="127"/>
      <w:commentRangeStart w:id="128"/>
      <w:commentRangeStart w:id="129"/>
      <w:r w:rsidRPr="4C651409" w:rsidR="73AD5587">
        <w:rPr>
          <w:highlight w:val="yellow"/>
          <w:lang w:val="pt-BR"/>
        </w:rPr>
        <w:t xml:space="preserve"> n.º 2 (Condições de manutenção de cães e gatos)</w:t>
      </w:r>
      <w:commentRangeEnd w:id="127"/>
      <w:r>
        <w:rPr>
          <w:rStyle w:val="CommentReference"/>
        </w:rPr>
        <w:commentReference w:id="127"/>
      </w:r>
      <w:commentRangeEnd w:id="128"/>
      <w:r>
        <w:rPr>
          <w:rStyle w:val="CommentReference"/>
        </w:rPr>
        <w:commentReference w:id="128"/>
      </w:r>
      <w:commentRangeEnd w:id="129"/>
      <w:r>
        <w:rPr>
          <w:rStyle w:val="CommentReference"/>
        </w:rPr>
        <w:commentReference w:id="129"/>
      </w:r>
      <w:r w:rsidRPr="4C651409" w:rsidR="73AD5587">
        <w:rPr>
          <w:lang w:val="pt-BR"/>
        </w:rPr>
        <w:t xml:space="preserve"> segundo parágrafo, ou quando os seguintes procedimentos ou tratamentos são realizados:</w:t>
      </w:r>
    </w:p>
    <w:p w:rsidRPr="005E2D3C" w:rsidR="4D8580D2" w:rsidP="00F95DCA" w:rsidRDefault="7BB78307" w14:paraId="1A358D3C" w14:textId="66788CAF">
      <w:pPr>
        <w:rPr>
          <w:lang w:val="pt"/>
        </w:rPr>
      </w:pPr>
      <w:r>
        <w:rPr>
          <w:lang w:val="pt"/>
        </w:rPr>
        <w:t>a)</w:t>
      </w:r>
      <w:r w:rsidR="005141FE">
        <w:t xml:space="preserve"> </w:t>
      </w:r>
      <w:r>
        <w:rPr>
          <w:lang w:val="pt"/>
        </w:rPr>
        <w:t>Exames físicos;</w:t>
      </w:r>
    </w:p>
    <w:p w:rsidRPr="005E2D3C" w:rsidR="4D8580D2" w:rsidP="00F95DCA" w:rsidRDefault="7BB78307" w14:paraId="009F2EFD" w14:textId="312AEEA1">
      <w:pPr>
        <w:rPr>
          <w:lang w:val="pt"/>
        </w:rPr>
      </w:pPr>
      <w:r>
        <w:rPr>
          <w:lang w:val="pt"/>
        </w:rPr>
        <w:t>b)</w:t>
      </w:r>
      <w:r>
        <w:tab/>
      </w:r>
      <w:r>
        <w:rPr>
          <w:lang w:val="pt"/>
        </w:rPr>
        <w:t>Identificação individual de cães ou gatos, ou leitura das referidas informações de identificação;</w:t>
      </w:r>
    </w:p>
    <w:p w:rsidRPr="005E2D3C" w:rsidR="4D8580D2" w:rsidP="00F95DCA" w:rsidRDefault="7BB78307" w14:paraId="64C02B1E" w14:textId="67C6B6FF">
      <w:pPr>
        <w:rPr>
          <w:lang w:val="pt"/>
        </w:rPr>
      </w:pPr>
      <w:r>
        <w:rPr>
          <w:lang w:val="pt"/>
        </w:rPr>
        <w:t>c)</w:t>
      </w:r>
      <w:r>
        <w:tab/>
      </w:r>
      <w:r>
        <w:rPr>
          <w:lang w:val="pt"/>
        </w:rPr>
        <w:t>Colheita de amostras e vacinação;</w:t>
      </w:r>
    </w:p>
    <w:p w:rsidRPr="005E2D3C" w:rsidR="4D8580D2" w:rsidP="00F95DCA" w:rsidRDefault="7BB78307" w14:paraId="311605A7" w14:textId="3CB0747D">
      <w:pPr>
        <w:rPr>
          <w:lang w:val="pt"/>
        </w:rPr>
      </w:pPr>
      <w:r>
        <w:rPr>
          <w:lang w:val="pt"/>
        </w:rPr>
        <w:t>d)</w:t>
      </w:r>
      <w:r>
        <w:tab/>
      </w:r>
      <w:r>
        <w:rPr>
          <w:lang w:val="pt"/>
        </w:rPr>
        <w:t>Procedimentos de limpeza e tosquia, procedimentos higiénicos, sanitários ou reprodutivos que não o acasalamento;</w:t>
      </w:r>
    </w:p>
    <w:p w:rsidRPr="005E2D3C" w:rsidR="7706BE61" w:rsidP="00F95DCA" w:rsidRDefault="3C819C2C" w14:paraId="744917E9" w14:textId="3DAC9A7D">
      <w:pPr>
        <w:rPr>
          <w:lang w:val="pt-BR"/>
        </w:rPr>
      </w:pPr>
      <w:r>
        <w:rPr>
          <w:lang w:val="pt"/>
        </w:rPr>
        <w:t>e)</w:t>
      </w:r>
      <w:r>
        <w:tab/>
      </w:r>
      <w:r>
        <w:rPr>
          <w:lang w:val="pt"/>
        </w:rPr>
        <w:t>Tratamento médico, incluindo tratamentos cirúrgicos ou reabilitação prescrita.</w:t>
      </w:r>
    </w:p>
    <w:p w:rsidRPr="00BD32C5" w:rsidR="4D8580D2" w:rsidP="00F95DCA" w:rsidRDefault="005141FE" w14:paraId="5EB0922C" w14:textId="629FF98E">
      <w:pPr>
        <w:ind w:left="142" w:firstLine="0"/>
        <w:rPr>
          <w:lang w:val="pt"/>
        </w:rPr>
      </w:pPr>
      <w:r w:rsidRPr="00BD32C5">
        <w:t>4 - É</w:t>
      </w:r>
      <w:r w:rsidRPr="00F95DCA" w:rsidR="2D4FF585">
        <w:rPr>
          <w:lang w:val="pt"/>
        </w:rPr>
        <w:t xml:space="preserve"> proibido amarrar cães e gatos por um período superior a uma hora, exceto durante um tratamento médico ou para participação em espetáculos, exposições e concursos de cães ou gatos.</w:t>
      </w:r>
      <w:commentRangeStart w:id="130"/>
      <w:commentRangeEnd w:id="130"/>
      <w:r w:rsidRPr="00BD32C5" w:rsidR="002251E2">
        <w:rPr>
          <w:rStyle w:val="Refdecomentrio"/>
          <w:sz w:val="24"/>
          <w:szCs w:val="24"/>
          <w:lang w:val="pt"/>
        </w:rPr>
        <w:commentReference w:id="130"/>
      </w:r>
    </w:p>
    <w:p w:rsidRPr="00F95DCA" w:rsidR="345BEDFF" w:rsidP="00F95DCA" w:rsidRDefault="005141FE" w14:paraId="4D465D5C" w14:textId="55711D7B">
      <w:pPr>
        <w:ind w:left="142" w:firstLine="0"/>
        <w:rPr>
          <w:lang w:val="pt"/>
        </w:rPr>
      </w:pPr>
      <w:r w:rsidRPr="00F95DCA">
        <w:rPr>
          <w:lang w:val="pt"/>
        </w:rPr>
        <w:t>5</w:t>
      </w:r>
      <w:commentRangeStart w:id="131"/>
      <w:r w:rsidRPr="00F95DCA" w:rsidR="6EA5A5F1">
        <w:rPr>
          <w:lang w:val="pt"/>
        </w:rPr>
        <w:t xml:space="preserve"> - Excetua-se do </w:t>
      </w:r>
      <w:r w:rsidR="008C56A9">
        <w:rPr>
          <w:lang w:val="pt"/>
        </w:rPr>
        <w:t>número anterior</w:t>
      </w:r>
      <w:r w:rsidRPr="00F95DCA" w:rsidR="6EA5A5F1">
        <w:rPr>
          <w:lang w:val="pt"/>
        </w:rPr>
        <w:t xml:space="preserve"> os casos em que o animal é amarrado temporariamente no domicílio de titular ou detentor, desde que se verifiquem cumulativamente as seguintes</w:t>
      </w:r>
      <w:commentRangeEnd w:id="131"/>
      <w:r w:rsidRPr="00F95DCA" w:rsidR="002251E2">
        <w:rPr>
          <w:rStyle w:val="Refdecomentrio"/>
          <w:sz w:val="24"/>
          <w:szCs w:val="24"/>
          <w:lang w:val="pt"/>
        </w:rPr>
        <w:commentReference w:id="131"/>
      </w:r>
      <w:r w:rsidRPr="00F95DCA" w:rsidR="6EA5A5F1">
        <w:rPr>
          <w:lang w:val="pt"/>
        </w:rPr>
        <w:t xml:space="preserve"> condições:</w:t>
      </w:r>
    </w:p>
    <w:p w:rsidRPr="00F95DCA" w:rsidR="6D9417F5" w:rsidP="00F95DCA" w:rsidRDefault="6D9417F5" w14:paraId="5B93AC53" w14:textId="1A2DC131">
      <w:pPr>
        <w:pStyle w:val="PargrafodaLista"/>
        <w:numPr>
          <w:ilvl w:val="0"/>
          <w:numId w:val="257"/>
        </w:numPr>
        <w:ind w:left="502"/>
        <w:rPr>
          <w:lang w:val="pt"/>
        </w:rPr>
      </w:pPr>
      <w:r w:rsidRPr="00F95DCA">
        <w:rPr>
          <w:lang w:val="pt"/>
        </w:rPr>
        <w:t>O animal disponha das condições previstas de manutenção exigidas no presente diploma e não esteja exposto ao ataque por outros animais;</w:t>
      </w:r>
    </w:p>
    <w:p w:rsidRPr="00F95DCA" w:rsidR="6D9417F5" w:rsidP="00F95DCA" w:rsidRDefault="6D9417F5" w14:paraId="21B04557" w14:textId="2CA66A29">
      <w:pPr>
        <w:pStyle w:val="PargrafodaLista"/>
        <w:numPr>
          <w:ilvl w:val="0"/>
          <w:numId w:val="257"/>
        </w:numPr>
        <w:ind w:left="502"/>
        <w:rPr>
          <w:lang w:val="pt"/>
        </w:rPr>
      </w:pPr>
      <w:r w:rsidRPr="00F95DCA">
        <w:rPr>
          <w:lang w:val="pt"/>
        </w:rPr>
        <w:t>Decorra de uma necessidade pontual e temporária, não podendo constituir o meio habitual ou permanente de detenção do animal;</w:t>
      </w:r>
    </w:p>
    <w:p w:rsidRPr="00F95DCA" w:rsidR="001B24C3" w:rsidP="00F95DCA" w:rsidRDefault="7706BE61" w14:paraId="479FAEA3" w14:textId="160AD074">
      <w:pPr>
        <w:pStyle w:val="PargrafodaLista"/>
        <w:numPr>
          <w:ilvl w:val="0"/>
          <w:numId w:val="257"/>
        </w:numPr>
        <w:ind w:left="502"/>
        <w:rPr>
          <w:lang w:val="pt"/>
        </w:rPr>
      </w:pPr>
      <w:r w:rsidRPr="292E8E6C" w:rsidR="6DCC48E7">
        <w:rPr>
          <w:lang w:val="pt"/>
        </w:rPr>
        <w:t xml:space="preserve">O local </w:t>
      </w:r>
      <w:commentRangeStart w:id="1585913164"/>
      <w:r w:rsidRPr="292E8E6C" w:rsidR="6DCC48E7">
        <w:rPr>
          <w:lang w:val="pt"/>
        </w:rPr>
        <w:t>permita</w:t>
      </w:r>
      <w:commentRangeEnd w:id="1585913164"/>
      <w:r>
        <w:rPr>
          <w:rStyle w:val="CommentReference"/>
        </w:rPr>
        <w:commentReference w:id="1585913164"/>
      </w:r>
      <w:r w:rsidRPr="292E8E6C" w:rsidR="6DCC48E7">
        <w:rPr>
          <w:lang w:val="pt"/>
        </w:rPr>
        <w:t xml:space="preserve"> manter o animal sem estar amarrado, impedindo a sua fuga e garantindo aas condições referidas na alínea </w:t>
      </w:r>
      <w:r w:rsidRPr="292E8E6C" w:rsidR="5A7E5BD6">
        <w:rPr>
          <w:lang w:val="pt"/>
        </w:rPr>
        <w:t>anterior</w:t>
      </w:r>
      <w:r w:rsidRPr="292E8E6C" w:rsidR="6DCC48E7">
        <w:rPr>
          <w:lang w:val="pt"/>
        </w:rPr>
        <w:t>;</w:t>
      </w:r>
      <w:commentRangeStart w:id="132"/>
      <w:commentRangeEnd w:id="132"/>
      <w:r>
        <w:rPr>
          <w:rStyle w:val="CommentReference"/>
        </w:rPr>
        <w:commentReference w:id="132"/>
      </w:r>
    </w:p>
    <w:p w:rsidR="005141FE" w:rsidP="00F95DCA" w:rsidRDefault="005141FE" w14:paraId="64D7364E" w14:textId="72887DD8">
      <w:pPr>
        <w:pStyle w:val="PargrafodaLista"/>
        <w:numPr>
          <w:ilvl w:val="0"/>
          <w:numId w:val="257"/>
        </w:numPr>
        <w:ind w:left="502"/>
        <w:rPr>
          <w:highlight w:val="yellow"/>
          <w:lang w:val="pt"/>
        </w:rPr>
      </w:pPr>
      <w:r w:rsidRPr="00F95DCA">
        <w:rPr>
          <w:lang w:val="pt"/>
        </w:rPr>
        <w:t>O endereço de detenção do animal registado no SIAC coincida com o endereço do respetivo detentor ou titular</w:t>
      </w:r>
      <w:r w:rsidRPr="001B24C3" w:rsidR="001B24C3">
        <w:rPr>
          <w:lang w:val="pt"/>
        </w:rPr>
        <w:t>.</w:t>
      </w:r>
    </w:p>
    <w:p w:rsidRPr="005E2D3C" w:rsidR="420E2B96" w:rsidP="00F95DCA" w:rsidRDefault="00BD32C5" w14:paraId="2C31A6B2" w14:textId="5C1E6874">
      <w:pPr>
        <w:ind w:left="142" w:firstLine="0"/>
      </w:pPr>
      <w:r>
        <w:rPr>
          <w:lang w:val="pt"/>
        </w:rPr>
        <w:t>6</w:t>
      </w:r>
      <w:r w:rsidR="00034D78">
        <w:t xml:space="preserve"> - </w:t>
      </w:r>
      <w:r w:rsidR="4D8580D2">
        <w:rPr>
          <w:lang w:val="pt"/>
        </w:rPr>
        <w:t>Os operadores e detentores asseguram que os cães ou gatos sejam detidos em condições que lhes permitam exibir comportamentos sociais não nocivos, comportamentos específicos da espécie, e experienciar emoções positivas.</w:t>
      </w:r>
    </w:p>
    <w:p w:rsidRPr="005E2D3C" w:rsidR="420E2B96" w:rsidP="00F95DCA" w:rsidRDefault="420E2B96" w14:paraId="65699802" w14:textId="0F0C8D01">
      <w:pPr>
        <w:jc w:val="center"/>
      </w:pPr>
    </w:p>
    <w:p w:rsidRPr="00E75105" w:rsidR="005101CF" w:rsidP="00F95DCA" w:rsidRDefault="311765C4" w14:paraId="5AD34925" w14:textId="6102B797">
      <w:pPr>
        <w:pStyle w:val="Ttulo2"/>
        <w:ind w:right="0"/>
      </w:pPr>
      <w:bookmarkStart w:name="_Toc223954397" w:id="133"/>
      <w:bookmarkStart w:name="_Toc2147079538" w:id="142230243"/>
      <w:r w:rsidR="27E8415B">
        <w:rPr/>
        <w:t>CAPÍTULO III</w:t>
      </w:r>
      <w:bookmarkEnd w:id="142230243"/>
    </w:p>
    <w:p w:rsidRPr="00E75105" w:rsidR="005101CF" w:rsidP="00F95DCA" w:rsidRDefault="311765C4" w14:paraId="0E2F2700" w14:textId="1178B3F1">
      <w:pPr>
        <w:pStyle w:val="Ttulo2"/>
        <w:ind w:right="0"/>
      </w:pPr>
      <w:bookmarkStart w:name="_Toc1182866812" w:id="1408108212"/>
      <w:r w:rsidR="27E8415B">
        <w:rPr/>
        <w:t>Detenção</w:t>
      </w:r>
      <w:bookmarkEnd w:id="133"/>
      <w:bookmarkEnd w:id="1408108212"/>
    </w:p>
    <w:p w:rsidRPr="005E2D3C" w:rsidR="00706F3C" w:rsidP="00F95DCA" w:rsidRDefault="00706F3C" w14:paraId="32049AD2" w14:textId="77777777"/>
    <w:p w:rsidRPr="00E75105" w:rsidR="005101CF" w:rsidP="00F95DCA" w:rsidRDefault="311765C4" w14:paraId="32F1145D" w14:textId="2B2520FB">
      <w:pPr>
        <w:pStyle w:val="Ttulo3"/>
      </w:pPr>
      <w:bookmarkStart w:name="_Toc223954398" w:id="136"/>
      <w:bookmarkStart w:name="_Toc912212254" w:id="844771680"/>
      <w:r w:rsidR="27E8415B">
        <w:rPr/>
        <w:t xml:space="preserve">Artigo </w:t>
      </w:r>
      <w:r w:rsidR="71FB05E1">
        <w:rPr/>
        <w:t>20</w:t>
      </w:r>
      <w:r w:rsidR="27E8415B">
        <w:rPr/>
        <w:t>.º</w:t>
      </w:r>
      <w:bookmarkEnd w:id="844771680"/>
    </w:p>
    <w:p w:rsidRPr="00E75105" w:rsidR="005101CF" w:rsidP="00F95DCA" w:rsidRDefault="311765C4" w14:paraId="5C4A0990" w14:textId="7EB883EC">
      <w:pPr>
        <w:pStyle w:val="Ttulo3"/>
      </w:pPr>
      <w:bookmarkStart w:name="_Toc1048391077" w:id="1190630794"/>
      <w:r w:rsidR="27E8415B">
        <w:rPr/>
        <w:t>Manutenção dos animais de companhia</w:t>
      </w:r>
      <w:bookmarkEnd w:id="136"/>
      <w:bookmarkEnd w:id="1190630794"/>
    </w:p>
    <w:p w:rsidRPr="005E2D3C" w:rsidR="005101CF" w:rsidP="00F95DCA" w:rsidRDefault="00BD32C5" w14:paraId="1F5DB0C2" w14:textId="0DA0C97F">
      <w:pPr>
        <w:ind w:left="142" w:firstLine="0"/>
      </w:pPr>
      <w:r>
        <w:t xml:space="preserve">1 </w:t>
      </w:r>
      <w:r w:rsidR="00A626AB">
        <w:t>-</w:t>
      </w:r>
      <w:r w:rsidR="00A626AB">
        <w:rPr>
          <w:rFonts w:eastAsia="Arial"/>
        </w:rPr>
        <w:t xml:space="preserve"> </w:t>
      </w:r>
      <w:r w:rsidR="00A626AB">
        <w:t xml:space="preserve">Os animais só podem ser mantidos em prédios urbanos, rústicos ou mistos, desde que seja assegurada a existência de boas condições de saúde e bem-estar dos animais e a ausência de riscos higiossanitários relativamente à conspurcação ambiental e doenças transmissíveis ao homem e à tranquilidade e segurança de pessoas e de outros animais. </w:t>
      </w:r>
    </w:p>
    <w:p w:rsidRPr="005E2D3C" w:rsidR="005101CF" w:rsidP="00F95DCA" w:rsidRDefault="00BD32C5" w14:paraId="3A932CE0" w14:textId="3CB04DAB">
      <w:pPr>
        <w:ind w:left="142" w:firstLine="0"/>
      </w:pPr>
      <w:r>
        <w:t xml:space="preserve">2 </w:t>
      </w:r>
      <w:r w:rsidR="6F6E9877">
        <w:t>-</w:t>
      </w:r>
      <w:r w:rsidR="6F6E9877">
        <w:rPr>
          <w:rFonts w:eastAsia="Arial"/>
        </w:rPr>
        <w:t xml:space="preserve"> </w:t>
      </w:r>
      <w:r w:rsidR="6F6E9877">
        <w:t xml:space="preserve">Em caso de não cumprimento do disposto no </w:t>
      </w:r>
      <w:r w:rsidR="00BE60E5">
        <w:t>n.º</w:t>
      </w:r>
      <w:r w:rsidR="6F6E9877">
        <w:t xml:space="preserve"> anterior, ou quando forem detetadas situações graves de insalubridade ou de saúde e bem-estar dos animais, a câmara municipal competente, após visita de controlo conjunta do delegado de saúde e do médico-veterinário municipal</w:t>
      </w:r>
      <w:r w:rsidR="004B2BAF">
        <w:t xml:space="preserve"> (</w:t>
      </w:r>
      <w:r w:rsidR="6F6E9877">
        <w:t>MVM</w:t>
      </w:r>
      <w:r w:rsidR="004B2BAF">
        <w:t>)</w:t>
      </w:r>
      <w:r w:rsidR="6F6E9877">
        <w:t xml:space="preserve">, notifica o detentor de que dispõe de 15 dias para realojar os animais em excesso, ou corrigir a situação detetada, devendo, decorrido esse prazo, apresentar à respetiva câmara municipal, prova das diligências efetuadas. </w:t>
      </w:r>
    </w:p>
    <w:p w:rsidRPr="005E2D3C" w:rsidR="005101CF" w:rsidP="00F95DCA" w:rsidRDefault="004B2BAF" w14:paraId="3B2D56BB" w14:textId="6E1413CF">
      <w:pPr>
        <w:ind w:left="142" w:firstLine="0"/>
      </w:pPr>
      <w:r>
        <w:t xml:space="preserve">3 </w:t>
      </w:r>
      <w:r w:rsidR="00A626AB">
        <w:t>-</w:t>
      </w:r>
      <w:r w:rsidR="00A626AB">
        <w:rPr>
          <w:rFonts w:eastAsia="Arial"/>
        </w:rPr>
        <w:t xml:space="preserve"> </w:t>
      </w:r>
      <w:r w:rsidR="00A626AB">
        <w:t xml:space="preserve">Findo o prazo referido no </w:t>
      </w:r>
      <w:r w:rsidR="008C56A9">
        <w:t>número anterior</w:t>
      </w:r>
      <w:r w:rsidR="00A626AB">
        <w:t xml:space="preserve"> sem que tenha sido dado cumprimento à determinação ali prevista, os animais são recolhidos pela câmara municipal competente para o centro de recolha oficial ou para alojamento oficial a designar, podendo, para o efeito, ser solicitada a emissão de mandado judicial que permita aceder ao local. </w:t>
      </w:r>
    </w:p>
    <w:p w:rsidRPr="005E2D3C" w:rsidR="3344587D" w:rsidP="00F95DCA" w:rsidRDefault="004B2BAF" w14:paraId="5B08FEB3" w14:textId="1348CEA8">
      <w:pPr>
        <w:ind w:left="142" w:firstLine="0"/>
      </w:pPr>
      <w:r>
        <w:t xml:space="preserve">4 </w:t>
      </w:r>
      <w:r w:rsidR="3344587D">
        <w:t>-</w:t>
      </w:r>
      <w:r w:rsidR="3344587D">
        <w:rPr>
          <w:rFonts w:eastAsia="Arial"/>
        </w:rPr>
        <w:t xml:space="preserve"> </w:t>
      </w:r>
      <w:r w:rsidR="3344587D">
        <w:t xml:space="preserve">A presença e o </w:t>
      </w:r>
      <w:r w:rsidR="00BE60E5">
        <w:t>n.º</w:t>
      </w:r>
      <w:r w:rsidR="3344587D">
        <w:t xml:space="preserve"> de animais de companhia admitidos nas frações autónomas em regime de propriedade horizontal podem ser fixados no regulamento de condomínio.</w:t>
      </w:r>
    </w:p>
    <w:p w:rsidRPr="005E2D3C" w:rsidR="55CC9BA4" w:rsidP="00F95DCA" w:rsidRDefault="55CC9BA4" w14:paraId="1EB8000F" w14:textId="6136095D"/>
    <w:p w:rsidRPr="00F95DCA" w:rsidR="005101CF" w:rsidP="00F95DCA" w:rsidRDefault="00A626AB" w14:paraId="609CC13C" w14:textId="6359802C">
      <w:pPr>
        <w:pStyle w:val="Ttulo3"/>
        <w:rPr>
          <w:highlight w:val="yellow"/>
        </w:rPr>
      </w:pPr>
      <w:bookmarkStart w:name="_Toc223954399" w:id="139"/>
      <w:bookmarkStart w:name="_Toc1154473319" w:id="1536089656"/>
      <w:r w:rsidRPr="292E8E6C" w:rsidR="6F5E8D5D">
        <w:rPr>
          <w:highlight w:val="yellow"/>
        </w:rPr>
        <w:t xml:space="preserve">Artigo </w:t>
      </w:r>
      <w:r w:rsidRPr="292E8E6C" w:rsidR="358B6A87">
        <w:rPr>
          <w:highlight w:val="yellow"/>
        </w:rPr>
        <w:t>2</w:t>
      </w:r>
      <w:r w:rsidRPr="292E8E6C" w:rsidR="71FB05E1">
        <w:rPr>
          <w:highlight w:val="yellow"/>
        </w:rPr>
        <w:t>1</w:t>
      </w:r>
      <w:r w:rsidRPr="292E8E6C" w:rsidR="6F5E8D5D">
        <w:rPr>
          <w:highlight w:val="yellow"/>
        </w:rPr>
        <w:t>.º</w:t>
      </w:r>
      <w:bookmarkEnd w:id="1536089656"/>
    </w:p>
    <w:p w:rsidRPr="00E75105" w:rsidR="005101CF" w:rsidP="292E8E6C" w:rsidRDefault="001B24C3" w14:paraId="2D139E6C" w14:textId="6BDB99E3">
      <w:pPr>
        <w:pStyle w:val="Ttulo3"/>
        <w:rPr>
          <w:highlight w:val="yellow"/>
        </w:rPr>
      </w:pPr>
      <w:bookmarkStart w:name="_Toc828212149" w:id="1221766630"/>
      <w:r w:rsidRPr="292E8E6C" w:rsidR="358B6A87">
        <w:rPr>
          <w:highlight w:val="yellow"/>
        </w:rPr>
        <w:t>L</w:t>
      </w:r>
      <w:bookmarkEnd w:id="139"/>
      <w:commentRangeStart w:id="142"/>
      <w:r w:rsidRPr="292E8E6C" w:rsidR="560DA3CD">
        <w:rPr>
          <w:highlight w:val="yellow"/>
        </w:rPr>
        <w:t xml:space="preserve">imite do </w:t>
      </w:r>
      <w:r w:rsidRPr="292E8E6C" w:rsidR="7BCD562F">
        <w:rPr>
          <w:highlight w:val="yellow"/>
        </w:rPr>
        <w:t>n</w:t>
      </w:r>
      <w:r w:rsidRPr="292E8E6C" w:rsidR="71FB05E1">
        <w:rPr>
          <w:highlight w:val="yellow"/>
        </w:rPr>
        <w:t>úmero</w:t>
      </w:r>
      <w:r w:rsidRPr="292E8E6C" w:rsidR="560DA3CD">
        <w:rPr>
          <w:highlight w:val="yellow"/>
        </w:rPr>
        <w:t xml:space="preserve"> </w:t>
      </w:r>
      <w:r w:rsidRPr="292E8E6C" w:rsidR="27E8415B">
        <w:rPr>
          <w:highlight w:val="yellow"/>
        </w:rPr>
        <w:t>de animais</w:t>
      </w:r>
      <w:commentRangeEnd w:id="142"/>
      <w:r>
        <w:rPr>
          <w:rStyle w:val="CommentReference"/>
        </w:rPr>
        <w:commentReference w:id="142"/>
      </w:r>
      <w:r w:rsidRPr="292E8E6C" w:rsidR="358B6A87">
        <w:rPr>
          <w:highlight w:val="yellow"/>
        </w:rPr>
        <w:t xml:space="preserve"> detidos</w:t>
      </w:r>
      <w:bookmarkEnd w:id="1221766630"/>
    </w:p>
    <w:p w:rsidRPr="005E2D3C" w:rsidR="005101CF" w:rsidP="00F95DCA" w:rsidRDefault="006E6562" w14:paraId="64B16781" w14:textId="62AB8895">
      <w:pPr>
        <w:ind w:left="142" w:firstLine="0"/>
      </w:pPr>
      <w:r>
        <w:t xml:space="preserve">1 </w:t>
      </w:r>
      <w:r w:rsidR="00A626AB">
        <w:t>-</w:t>
      </w:r>
      <w:r w:rsidR="00A626AB">
        <w:rPr>
          <w:rFonts w:eastAsia="Arial"/>
        </w:rPr>
        <w:t xml:space="preserve"> </w:t>
      </w:r>
      <w:r w:rsidR="00A626AB">
        <w:t>Nas frações autónomas de prédios urbanos e moradias sem logradouro podem ser alojados a</w:t>
      </w:r>
      <w:r w:rsidR="00A626AB">
        <w:rPr>
          <w:color w:val="auto"/>
        </w:rPr>
        <w:t>té três cães ou quatro gatos</w:t>
      </w:r>
      <w:r w:rsidR="00A626AB">
        <w:t xml:space="preserve">, não podendo, no total, ser excedido o </w:t>
      </w:r>
      <w:r w:rsidR="00BE60E5">
        <w:t>n</w:t>
      </w:r>
      <w:r w:rsidR="00E75105">
        <w:t>úmero</w:t>
      </w:r>
      <w:r w:rsidR="00A626AB">
        <w:t xml:space="preserve"> de quatro animais. </w:t>
      </w:r>
    </w:p>
    <w:p w:rsidRPr="005E2D3C" w:rsidR="005101CF" w:rsidP="00F95DCA" w:rsidRDefault="006E6562" w14:paraId="04DCAAA4" w14:textId="7E006A11">
      <w:pPr>
        <w:ind w:left="142" w:firstLine="0"/>
      </w:pPr>
      <w:r>
        <w:t xml:space="preserve">2 </w:t>
      </w:r>
      <w:r w:rsidR="4A1CCCD2">
        <w:t>-</w:t>
      </w:r>
      <w:r w:rsidR="4A1CCCD2">
        <w:rPr>
          <w:rFonts w:eastAsia="Arial"/>
        </w:rPr>
        <w:t xml:space="preserve"> </w:t>
      </w:r>
      <w:r w:rsidR="4A1CCCD2">
        <w:t>Nos prédios urbanos em zona urbana, com logradouro de uso exclusivo e nos prédios rústicos e mistos, podem ser alojados até seis animais.</w:t>
      </w:r>
    </w:p>
    <w:p w:rsidRPr="005E2D3C" w:rsidR="3FF72B23" w:rsidP="00F95DCA" w:rsidRDefault="006E6562" w14:paraId="5BE867F4" w14:textId="65E79E0D">
      <w:pPr>
        <w:ind w:left="142" w:firstLine="0"/>
        <w:rPr>
          <w:color w:val="272B30"/>
        </w:rPr>
      </w:pPr>
      <w:r w:rsidR="6FD103F3">
        <w:rPr/>
        <w:t>3</w:t>
      </w:r>
      <w:r w:rsidR="74115ED7">
        <w:rPr/>
        <w:t xml:space="preserve"> - Sem prejuízo do disposto no </w:t>
      </w:r>
      <w:r w:rsidR="61A8F73A">
        <w:rPr/>
        <w:t>número anterior</w:t>
      </w:r>
      <w:r w:rsidR="74115ED7">
        <w:rPr/>
        <w:t xml:space="preserve">, </w:t>
      </w:r>
      <w:r w:rsidRPr="292E8E6C" w:rsidR="74115ED7">
        <w:rPr>
          <w:color w:val="272B30"/>
        </w:rPr>
        <w:t xml:space="preserve">tal </w:t>
      </w:r>
      <w:r w:rsidRPr="292E8E6C" w:rsidR="7BCD562F">
        <w:rPr>
          <w:color w:val="272B30"/>
        </w:rPr>
        <w:t>n.º</w:t>
      </w:r>
      <w:r w:rsidRPr="292E8E6C" w:rsidR="74115ED7">
        <w:rPr>
          <w:color w:val="272B30"/>
        </w:rPr>
        <w:t xml:space="preserve"> pode ser excedido se não houver atividade prevista pelo </w:t>
      </w:r>
      <w:r w:rsidRPr="292E8E6C" w:rsidR="74115ED7">
        <w:rPr>
          <w:color w:val="272B30"/>
          <w:highlight w:val="cyan"/>
        </w:rPr>
        <w:t>capítulo X (estabelecimentos)</w:t>
      </w:r>
      <w:r w:rsidRPr="292E8E6C" w:rsidR="74115ED7">
        <w:rPr>
          <w:color w:val="272B30"/>
        </w:rPr>
        <w:t xml:space="preserve">, sob pedido do titular ou   detentor à </w:t>
      </w:r>
      <w:r w:rsidRPr="292E8E6C" w:rsidR="6FD103F3">
        <w:rPr>
          <w:color w:val="272B30"/>
        </w:rPr>
        <w:t>câmara municipal</w:t>
      </w:r>
      <w:r w:rsidRPr="292E8E6C" w:rsidR="74115ED7">
        <w:rPr>
          <w:color w:val="272B30"/>
        </w:rPr>
        <w:t xml:space="preserve">, e mediante parecer vinculativo do médico-veterinário municipal, </w:t>
      </w:r>
      <w:del w:author="Maria Cristina Tavares Briosa" w:date="2026-07-06T16:28:57.653Z" w16du:dateUtc="2026-07-06T16:28:57.653Z" w:id="42376671">
        <w:r w:rsidRPr="292E8E6C" w:rsidDel="74115ED7">
          <w:rPr>
            <w:color w:val="272B30"/>
          </w:rPr>
          <w:delText xml:space="preserve">pode ser autorizado um </w:delText>
        </w:r>
        <w:r w:rsidRPr="292E8E6C" w:rsidDel="7BCD562F">
          <w:rPr>
            <w:color w:val="272B30"/>
          </w:rPr>
          <w:delText>n.º</w:delText>
        </w:r>
        <w:r w:rsidRPr="292E8E6C" w:rsidDel="74115ED7">
          <w:rPr>
            <w:color w:val="272B30"/>
          </w:rPr>
          <w:delText xml:space="preserve"> superior de animai</w:delText>
        </w:r>
      </w:del>
      <w:r w:rsidRPr="292E8E6C" w:rsidR="74115ED7">
        <w:rPr>
          <w:color w:val="272B30"/>
        </w:rPr>
        <w:t xml:space="preserve">s, </w:t>
      </w:r>
      <w:ins w:author="Maria Cristina Tavares Briosa" w:date="2026-07-06T16:29:03.153Z" w16du:dateUtc="2026-07-06T16:29:03.153Z" w:id="1487720653">
        <w:r w:rsidRPr="292E8E6C" w:rsidR="57B715BD">
          <w:rPr>
            <w:color w:val="272B30"/>
          </w:rPr>
          <w:t xml:space="preserve">e </w:t>
        </w:r>
      </w:ins>
      <w:r w:rsidRPr="292E8E6C" w:rsidR="74115ED7">
        <w:rPr>
          <w:color w:val="272B30"/>
        </w:rPr>
        <w:t xml:space="preserve">desde que se verifiquem todos os requisitos </w:t>
      </w:r>
      <w:r w:rsidRPr="292E8E6C" w:rsidR="74115ED7">
        <w:rPr>
          <w:color w:val="272B30"/>
        </w:rPr>
        <w:t>higiossanitários</w:t>
      </w:r>
      <w:r w:rsidRPr="292E8E6C" w:rsidR="74115ED7">
        <w:rPr>
          <w:color w:val="272B30"/>
        </w:rPr>
        <w:t xml:space="preserve"> e de bem-estar animal legalmente exigidos.</w:t>
      </w:r>
    </w:p>
    <w:p w:rsidRPr="005E2D3C" w:rsidR="199CA68B" w:rsidP="00F95DCA" w:rsidRDefault="006E6562" w14:paraId="6AA2F228" w14:textId="7F64B40F">
      <w:pPr>
        <w:ind w:left="142" w:firstLine="0"/>
        <w:rPr>
          <w:color w:val="272B30"/>
        </w:rPr>
      </w:pPr>
      <w:r>
        <w:rPr>
          <w:color w:val="272B30"/>
        </w:rPr>
        <w:t xml:space="preserve">4 - </w:t>
      </w:r>
      <w:r w:rsidR="018E0D71">
        <w:rPr>
          <w:color w:val="272B30"/>
        </w:rPr>
        <w:t xml:space="preserve">As câmaras municipais ficam obrigadas a comunicar à DGAV os locais aprovados nos termos do </w:t>
      </w:r>
      <w:r w:rsidR="008C56A9">
        <w:rPr>
          <w:color w:val="272B30"/>
        </w:rPr>
        <w:t>número anterior</w:t>
      </w:r>
      <w:r w:rsidR="018E0D71">
        <w:rPr>
          <w:color w:val="272B30"/>
        </w:rPr>
        <w:t>.</w:t>
      </w:r>
    </w:p>
    <w:p w:rsidRPr="005E2D3C" w:rsidR="005E68AA" w:rsidP="00F95DCA" w:rsidRDefault="005E68AA" w14:paraId="772AACE6" w14:textId="5AD193F0">
      <w:pPr>
        <w:rPr>
          <w:strike/>
        </w:rPr>
      </w:pPr>
    </w:p>
    <w:p w:rsidRPr="00E75105" w:rsidR="005101CF" w:rsidP="00F95DCA" w:rsidRDefault="00A626AB" w14:paraId="56BDC171" w14:textId="7EAC64E2">
      <w:pPr>
        <w:pStyle w:val="Ttulo2"/>
        <w:ind w:right="0"/>
      </w:pPr>
      <w:bookmarkStart w:name="_Toc223954400" w:id="143"/>
      <w:bookmarkStart w:name="_Toc714647847" w:id="1219672526"/>
      <w:r w:rsidR="6F5E8D5D">
        <w:rPr/>
        <w:t>CAPÍTULO IV</w:t>
      </w:r>
      <w:bookmarkEnd w:id="1219672526"/>
    </w:p>
    <w:p w:rsidRPr="00E75105" w:rsidR="005101CF" w:rsidP="00F95DCA" w:rsidRDefault="4A1CCCD2" w14:paraId="4F4BA9F1" w14:textId="5F778D77">
      <w:pPr>
        <w:pStyle w:val="Ttulo2"/>
        <w:ind w:right="0"/>
      </w:pPr>
      <w:bookmarkStart w:name="_Toc803678227" w:id="1337151471"/>
      <w:r w:rsidR="6B5A7FB2">
        <w:rPr/>
        <w:t xml:space="preserve">Detenção em </w:t>
      </w:r>
      <w:bookmarkEnd w:id="143"/>
      <w:r w:rsidR="6B5A7FB2">
        <w:rPr/>
        <w:t>estabelecimentos</w:t>
      </w:r>
      <w:bookmarkEnd w:id="1337151471"/>
    </w:p>
    <w:p w:rsidRPr="00F95DCA" w:rsidR="00610993" w:rsidP="00F95DCA" w:rsidRDefault="00610993" w14:paraId="1335F258" w14:textId="7C85BFEB">
      <w:pPr>
        <w:ind w:right="0"/>
        <w:jc w:val="center"/>
        <w:rPr>
          <w:b/>
          <w:bCs/>
        </w:rPr>
      </w:pPr>
    </w:p>
    <w:p w:rsidRPr="00E75105" w:rsidR="005101CF" w:rsidP="00F95DCA" w:rsidRDefault="5BF3B7D7" w14:paraId="5A3DFF97" w14:textId="2194CEAE">
      <w:pPr>
        <w:pStyle w:val="Ttulo2"/>
        <w:ind w:right="0"/>
      </w:pPr>
      <w:bookmarkStart w:name="_Toc223954402" w:id="146"/>
      <w:bookmarkStart w:name="_Toc500752388" w:id="845138631"/>
      <w:r w:rsidR="76F7EDD0">
        <w:rPr/>
        <w:t>SECÇÃO I</w:t>
      </w:r>
      <w:bookmarkEnd w:id="845138631"/>
    </w:p>
    <w:p w:rsidRPr="00E75105" w:rsidR="005101CF" w:rsidP="00F95DCA" w:rsidRDefault="4A1CCCD2" w14:paraId="454DFDDE" w14:textId="18AD0125">
      <w:pPr>
        <w:pStyle w:val="Ttulo2"/>
        <w:ind w:right="0"/>
      </w:pPr>
      <w:bookmarkStart w:name="_Toc1718965411" w:id="1159634014"/>
      <w:r w:rsidR="6B5A7FB2">
        <w:rPr/>
        <w:t>Condições gerais dos estabelecimentos</w:t>
      </w:r>
      <w:bookmarkEnd w:id="146"/>
      <w:bookmarkEnd w:id="1159634014"/>
    </w:p>
    <w:p w:rsidRPr="00F95DCA" w:rsidR="00706F3C" w:rsidP="00F95DCA" w:rsidRDefault="00706F3C" w14:paraId="1FB4EE05" w14:textId="77777777">
      <w:pPr>
        <w:jc w:val="center"/>
        <w:rPr>
          <w:b/>
          <w:bCs/>
        </w:rPr>
      </w:pPr>
    </w:p>
    <w:p w:rsidRPr="00E75105" w:rsidR="005101CF" w:rsidP="00F95DCA" w:rsidRDefault="00A626AB" w14:paraId="287306C4" w14:textId="352546F0">
      <w:pPr>
        <w:pStyle w:val="Ttulo3"/>
      </w:pPr>
      <w:bookmarkStart w:name="_Toc223954403" w:id="149"/>
      <w:bookmarkStart w:name="_Toc876044641" w:id="1779003466"/>
      <w:r w:rsidR="6F5E8D5D">
        <w:rPr/>
        <w:t xml:space="preserve">Artigo </w:t>
      </w:r>
      <w:r w:rsidR="6FD103F3">
        <w:rPr/>
        <w:t>2</w:t>
      </w:r>
      <w:r w:rsidR="71FB05E1">
        <w:rPr/>
        <w:t>2</w:t>
      </w:r>
      <w:r w:rsidR="6F5E8D5D">
        <w:rPr/>
        <w:t>.º</w:t>
      </w:r>
      <w:bookmarkEnd w:id="1779003466"/>
    </w:p>
    <w:p w:rsidRPr="005E2D3C" w:rsidR="005101CF" w:rsidP="00F95DCA" w:rsidRDefault="3089CAEB" w14:paraId="15252EE7" w14:textId="05C42417">
      <w:pPr>
        <w:pStyle w:val="Ttulo3"/>
        <w:rPr>
          <w:lang w:val="pt"/>
        </w:rPr>
      </w:pPr>
      <w:bookmarkEnd w:id="149"/>
      <w:bookmarkStart w:name="_Toc419658162" w:id="932341971"/>
      <w:r w:rsidRPr="292E8E6C" w:rsidR="362F07B9">
        <w:rPr>
          <w:lang w:val="pt-BR"/>
        </w:rPr>
        <w:t>Obrigações gerais em matéria de bem-estar</w:t>
      </w:r>
      <w:bookmarkEnd w:id="932341971"/>
    </w:p>
    <w:p w:rsidRPr="005E2D3C" w:rsidR="005101CF" w:rsidP="00F95DCA" w:rsidRDefault="006E6562" w14:paraId="4E851541" w14:textId="64518AEF">
      <w:pPr>
        <w:ind w:left="142" w:firstLine="0"/>
      </w:pPr>
      <w:r w:rsidR="6FD103F3">
        <w:rPr/>
        <w:t xml:space="preserve">1 - </w:t>
      </w:r>
      <w:r w:rsidR="2FEF62EA">
        <w:rPr/>
        <w:t xml:space="preserve">Os detentores </w:t>
      </w:r>
      <w:ins w:author="Maria Cristina Tavares Briosa" w:date="2026-07-06T16:31:32.666Z" w16du:dateUtc="2026-07-06T16:31:32.666Z" w:id="279920792">
        <w:r w:rsidR="6C848CF9">
          <w:t>Operadores ??</w:t>
        </w:r>
      </w:ins>
      <w:r w:rsidR="2FEF62EA">
        <w:rPr/>
        <w:t>de animais de companhia que se dediquem à sua reprodução, criação, manutenção ou venda devem cumprir as condições previstas no presente capítulo.</w:t>
      </w:r>
    </w:p>
    <w:p w:rsidRPr="005E2D3C" w:rsidR="00E9704E" w:rsidP="00F95DCA" w:rsidRDefault="006E6562" w14:paraId="675E7B60" w14:textId="76BF8FAA">
      <w:pPr>
        <w:ind w:left="142" w:firstLine="0"/>
      </w:pPr>
      <w:r>
        <w:t xml:space="preserve">2 - </w:t>
      </w:r>
      <w:r w:rsidR="57953D7A">
        <w:rPr>
          <w:lang w:val="pt"/>
        </w:rPr>
        <w:t>Os operadores asseguram o bem</w:t>
      </w:r>
      <w:r w:rsidR="57953D7A">
        <w:noBreakHyphen/>
      </w:r>
      <w:r w:rsidR="57953D7A">
        <w:rPr>
          <w:lang w:val="pt"/>
        </w:rPr>
        <w:t>estar dos animais de companhia pelos quais são responsáveis, fazendo uma monitorização dos indicadores relativos ao comportamento e aspeto físico baseados nos animais e tomando medidas em função do resultado dessa monitorização.</w:t>
      </w:r>
    </w:p>
    <w:p w:rsidRPr="005E2D3C" w:rsidR="005101CF" w:rsidP="00F95DCA" w:rsidRDefault="005101CF" w14:paraId="60FA71F2" w14:textId="2DF75AAE"/>
    <w:p w:rsidRPr="00E75105" w:rsidR="5BB7036C" w:rsidP="00F95DCA" w:rsidRDefault="5BB7036C" w14:paraId="1C435EDD" w14:textId="16FAAA93">
      <w:pPr>
        <w:pStyle w:val="Ttulo3"/>
      </w:pPr>
      <w:bookmarkStart w:name="_Toc1266189543" w:id="1448649611"/>
      <w:r w:rsidR="3E3BDF58">
        <w:rPr/>
        <w:t>Artigo</w:t>
      </w:r>
      <w:r w:rsidR="6FD103F3">
        <w:rPr/>
        <w:t xml:space="preserve"> 2</w:t>
      </w:r>
      <w:r w:rsidR="71FB05E1">
        <w:rPr/>
        <w:t>3</w:t>
      </w:r>
      <w:r w:rsidR="3E3BDF58">
        <w:rPr/>
        <w:t>.º</w:t>
      </w:r>
      <w:bookmarkEnd w:id="1448649611"/>
    </w:p>
    <w:p w:rsidRPr="005E2D3C" w:rsidR="5BB7036C" w:rsidP="00F95DCA" w:rsidRDefault="5BB7036C" w14:paraId="0CE1E118" w14:textId="4DF1A97D">
      <w:pPr>
        <w:pStyle w:val="Ttulo3"/>
      </w:pPr>
      <w:bookmarkStart w:name="_Toc1613811710" w:id="1804176445"/>
      <w:r w:rsidR="3E3BDF58">
        <w:rPr/>
        <w:t>Maneio de Animais de Companhia</w:t>
      </w:r>
      <w:bookmarkEnd w:id="1804176445"/>
    </w:p>
    <w:p w:rsidRPr="005E2D3C" w:rsidR="5BB7036C" w:rsidP="00F95DCA" w:rsidRDefault="006E6562" w14:paraId="7CE208A0" w14:textId="4AFFF681">
      <w:pPr>
        <w:ind w:left="142" w:firstLine="0"/>
      </w:pPr>
      <w:r>
        <w:t xml:space="preserve">1 - </w:t>
      </w:r>
      <w:r w:rsidR="5BB7036C">
        <w:t xml:space="preserve">Nos estabelecimentos, </w:t>
      </w:r>
      <w:commentRangeStart w:id="154"/>
      <w:commentRangeStart w:id="1429691716"/>
      <w:r w:rsidR="5BB7036C">
        <w:t xml:space="preserve">designadamente nos centros de recolha oficial e abrigos, a observação diária dos animais de companhia e o seu maneio, a organização da dieta e o tratamento médico-veterinário devem ser assegurados por pessoal com aptidão para o efeito e em </w:t>
      </w:r>
      <w:r w:rsidR="00BE60E5">
        <w:t>n.º</w:t>
      </w:r>
      <w:r w:rsidR="5BB7036C">
        <w:t xml:space="preserve"> adequado à quantidade e espécies animais mantidas.</w:t>
      </w:r>
    </w:p>
    <w:p w:rsidR="5BB7036C" w:rsidP="00F95DCA" w:rsidRDefault="006E6562" w14:paraId="046DE611" w14:textId="4FC5AB5B">
      <w:pPr>
        <w:ind w:left="142" w:firstLine="0"/>
      </w:pPr>
      <w:r w:rsidR="724F8513">
        <w:rPr/>
        <w:t xml:space="preserve">2 - </w:t>
      </w:r>
      <w:r w:rsidR="24A335A0">
        <w:rPr/>
        <w:t>O maneio deve ser feito por pessoal com experiência ou formação adequada</w:t>
      </w:r>
      <w:ins w:author="Rui André Vidal" w:date="2026-06-30T10:19:14.193Z" w16du:dateUtc="2026-06-30T10:19:14.193Z" w:id="168266275">
        <w:r w:rsidR="42A6823A">
          <w:t xml:space="preserve">, </w:t>
        </w:r>
      </w:ins>
      <w:del w:author="Rui André Vidal" w:date="2026-06-30T10:19:15.376Z" w16du:dateUtc="2026-06-30T10:19:15.376Z" w:id="1035923387">
        <w:r w:rsidDel="24A335A0">
          <w:delText xml:space="preserve"> </w:delText>
        </w:r>
        <w:r w:rsidRPr="4C651409" w:rsidDel="24A335A0">
          <w:rPr>
            <w:highlight w:val="yellow"/>
          </w:rPr>
          <w:delText>(</w:delText>
        </w:r>
      </w:del>
      <w:r w:rsidRPr="4C651409" w:rsidR="24A335A0">
        <w:rPr>
          <w:highlight w:val="yellow"/>
        </w:rPr>
        <w:t xml:space="preserve">nos termos do </w:t>
      </w:r>
      <w:r w:rsidRPr="4C651409" w:rsidR="3304E153">
        <w:rPr>
          <w:b w:val="1"/>
          <w:bCs w:val="1"/>
          <w:color w:val="D86DCB" w:themeColor="accent5" w:themeTint="99" w:themeShade="FF"/>
          <w:highlight w:val="yellow"/>
          <w:rPrChange w:author="Rui André Vidal" w:date="2026-06-30T10:19:11.002Z" w16du:dateUtc="2026-06-30T10:19:11.002Z" w:id="2141207002">
            <w:rPr>
              <w:highlight w:val="yellow"/>
            </w:rPr>
          </w:rPrChange>
        </w:rPr>
        <w:t xml:space="preserve">artigo </w:t>
      </w:r>
      <w:r w:rsidRPr="4C651409" w:rsidR="24A335A0">
        <w:rPr>
          <w:highlight w:val="yellow"/>
        </w:rPr>
        <w:t>XX.º</w:t>
      </w:r>
      <w:ins w:author="Rui André Vidal" w:date="2026-06-30T10:19:18.812Z" w16du:dateUtc="2026-06-30T10:19:18.812Z" w:id="473818100">
        <w:r w:rsidRPr="4C651409" w:rsidR="4DB9F63F">
          <w:rPr>
            <w:highlight w:val="yellow"/>
          </w:rPr>
          <w:t>,</w:t>
        </w:r>
      </w:ins>
      <w:del w:author="Rui André Vidal" w:date="2026-06-30T10:19:18.271Z" w16du:dateUtc="2026-06-30T10:19:18.271Z" w:id="172793904">
        <w:r w:rsidRPr="4C651409" w:rsidDel="24A335A0">
          <w:rPr>
            <w:highlight w:val="yellow"/>
          </w:rPr>
          <w:delText>)</w:delText>
        </w:r>
      </w:del>
      <w:r w:rsidR="24A335A0">
        <w:rPr/>
        <w:t xml:space="preserve"> e sob a orientação de um médico-veterinário ou pessoa competente para o efeito.</w:t>
      </w:r>
      <w:commentRangeEnd w:id="154"/>
      <w:r>
        <w:rPr>
          <w:rStyle w:val="CommentReference"/>
        </w:rPr>
        <w:commentReference w:id="154"/>
      </w:r>
      <w:commentRangeEnd w:id="1429691716"/>
      <w:r>
        <w:rPr>
          <w:rStyle w:val="CommentReference"/>
        </w:rPr>
        <w:commentReference w:id="1429691716"/>
      </w:r>
    </w:p>
    <w:p w:rsidRPr="00F95DCA" w:rsidR="00E9704E" w:rsidP="00F95DCA" w:rsidRDefault="00E9704E" w14:paraId="0013A0CB" w14:textId="10A1DA6F">
      <w:pPr>
        <w:ind w:left="142" w:firstLine="0"/>
        <w:rPr>
          <w:lang w:val="pt-BR"/>
        </w:rPr>
      </w:pPr>
      <w:r w:rsidRPr="4C651409" w:rsidR="7919A932">
        <w:rPr>
          <w:lang w:val="pt-BR"/>
          <w:rPrChange w:author="Rui André Vidal" w:date="2026-06-30T10:20:02.065Z" w16du:dateUtc="2026-06-30T10:20:02.065Z" w:id="597745782">
            <w:rPr>
              <w:highlight w:val="yellow"/>
              <w:lang w:val="pt-BR"/>
            </w:rPr>
          </w:rPrChange>
        </w:rPr>
        <w:t xml:space="preserve">3 - Os operadores devem assegurar que o maneio dos animais de companhia detidos no estabelecimento, </w:t>
      </w:r>
      <w:r w:rsidRPr="4C651409" w:rsidR="7919A932">
        <w:rPr>
          <w:lang w:val="pt-BR"/>
          <w:rPrChange w:author="Rui André Vidal" w:date="2026-06-30T10:20:02.065Z" w16du:dateUtc="2026-06-30T10:20:02.065Z" w:id="530789861">
            <w:rPr>
              <w:highlight w:val="yellow"/>
              <w:lang w:val="pt-BR"/>
            </w:rPr>
          </w:rPrChange>
        </w:rPr>
        <w:t xml:space="preserve">seja assegurado por um </w:t>
      </w:r>
      <w:r w:rsidRPr="4C651409" w:rsidR="67460396">
        <w:rPr>
          <w:lang w:val="pt-BR"/>
          <w:rPrChange w:author="Rui André Vidal" w:date="2026-06-30T10:20:02.066Z" w16du:dateUtc="2026-06-30T10:20:02.066Z" w:id="1352425007">
            <w:rPr>
              <w:highlight w:val="yellow"/>
              <w:lang w:val="pt-BR"/>
            </w:rPr>
          </w:rPrChange>
        </w:rPr>
        <w:t>n.º</w:t>
      </w:r>
      <w:r w:rsidRPr="4C651409" w:rsidR="7919A932">
        <w:rPr>
          <w:lang w:val="pt-BR"/>
          <w:rPrChange w:author="Rui André Vidal" w:date="2026-06-30T10:20:02.067Z" w16du:dateUtc="2026-06-30T10:20:02.067Z" w:id="1425100126">
            <w:rPr>
              <w:highlight w:val="yellow"/>
              <w:lang w:val="pt-BR"/>
            </w:rPr>
          </w:rPrChange>
        </w:rPr>
        <w:t xml:space="preserve"> de tratadores de animais suficiente para satisfazer as necessidades de bem-estar</w:t>
      </w:r>
      <w:r w:rsidRPr="4C651409" w:rsidR="7919A932">
        <w:rPr>
          <w:lang w:val="pt-BR"/>
        </w:rPr>
        <w:t>.</w:t>
      </w:r>
    </w:p>
    <w:p w:rsidRPr="005E2D3C" w:rsidR="5BB7036C" w:rsidP="00F95DCA" w:rsidRDefault="00E9704E" w14:paraId="4BE8B32E" w14:textId="58A08163">
      <w:pPr>
        <w:ind w:left="142" w:firstLine="0"/>
      </w:pPr>
      <w:r>
        <w:t>4</w:t>
      </w:r>
      <w:r w:rsidR="5BB7036C">
        <w:t xml:space="preserve"> - Todos os animais devem ser alvo de inspeção diária, sendo de imediato prestados os primeiros cuidados aos que tiverem sinais que levem a suspeitar estarem doentes, lesionados ou com alterações comportamentais. </w:t>
      </w:r>
    </w:p>
    <w:p w:rsidRPr="005E2D3C" w:rsidR="5BB7036C" w:rsidP="00F95DCA" w:rsidRDefault="00E9704E" w14:paraId="266F6EE4" w14:textId="20909A98">
      <w:pPr>
        <w:ind w:left="142" w:firstLine="0"/>
      </w:pPr>
      <w:r>
        <w:t>5</w:t>
      </w:r>
      <w:r w:rsidR="5BB7036C">
        <w:t xml:space="preserve"> - O manuseamento dos animais deve ser feito de forma a não lhes causar quaisquer dores, sofrimento ou distúrbios desnecessários. </w:t>
      </w:r>
    </w:p>
    <w:p w:rsidRPr="005E2D3C" w:rsidR="5BB7036C" w:rsidP="00F95DCA" w:rsidRDefault="00E9704E" w14:paraId="19E189DE" w14:textId="668774B6">
      <w:pPr>
        <w:ind w:left="142" w:firstLine="0"/>
      </w:pPr>
      <w:r>
        <w:t>6</w:t>
      </w:r>
      <w:r w:rsidR="5BB7036C">
        <w:t xml:space="preserve"> - Quando houver necessidade de recorrer a meios de contenção, não devem estes causar ferimentos, dores ou angústia desnecessários aos animais.</w:t>
      </w:r>
    </w:p>
    <w:p w:rsidRPr="005E2D3C" w:rsidR="735BD022" w:rsidP="00F95DCA" w:rsidRDefault="735BD022" w14:paraId="44527153" w14:textId="53C1701E"/>
    <w:p w:rsidRPr="00E75105" w:rsidR="586F9130" w:rsidP="292E8E6C" w:rsidRDefault="3CF31F08" w14:paraId="779E36F7" w14:textId="7358F0C5">
      <w:pPr>
        <w:pStyle w:val="Ttulo3"/>
        <w:rPr>
          <w:lang w:val="pt-BR"/>
        </w:rPr>
      </w:pPr>
      <w:bookmarkStart w:name="_Toc2048853604" w:id="1031542178"/>
      <w:r w:rsidRPr="292E8E6C" w:rsidR="5B777049">
        <w:rPr>
          <w:lang w:val="pt-BR"/>
        </w:rPr>
        <w:t xml:space="preserve">Artigo </w:t>
      </w:r>
      <w:r w:rsidRPr="292E8E6C" w:rsidR="6FD103F3">
        <w:rPr>
          <w:lang w:val="pt-BR"/>
        </w:rPr>
        <w:t>2</w:t>
      </w:r>
      <w:r w:rsidRPr="292E8E6C" w:rsidR="71FB05E1">
        <w:rPr>
          <w:lang w:val="pt-BR"/>
        </w:rPr>
        <w:t>4</w:t>
      </w:r>
      <w:r w:rsidRPr="292E8E6C" w:rsidR="5B777049">
        <w:rPr>
          <w:lang w:val="pt-BR"/>
        </w:rPr>
        <w:t>.º</w:t>
      </w:r>
      <w:bookmarkEnd w:id="1031542178"/>
    </w:p>
    <w:p w:rsidRPr="00E75105" w:rsidR="586F9130" w:rsidP="00F95DCA" w:rsidRDefault="3CF31F08" w14:paraId="3417CCC8" w14:textId="3CB5970D">
      <w:pPr>
        <w:pStyle w:val="Ttulo3"/>
        <w:rPr>
          <w:lang w:val="pt"/>
        </w:rPr>
      </w:pPr>
      <w:bookmarkStart w:name="_Toc288271453" w:id="711591310"/>
      <w:r w:rsidRPr="292E8E6C" w:rsidR="5B777049">
        <w:rPr>
          <w:lang w:val="pt"/>
        </w:rPr>
        <w:t>Condições Gerais dos estabelecimentos</w:t>
      </w:r>
      <w:bookmarkEnd w:id="711591310"/>
    </w:p>
    <w:p w:rsidRPr="005E2D3C" w:rsidR="586F9130" w:rsidP="00F95DCA" w:rsidRDefault="006E6562" w14:paraId="20B8AE62" w14:textId="67CCDFEA">
      <w:pPr>
        <w:rPr>
          <w:lang w:val="pt"/>
        </w:rPr>
      </w:pPr>
      <w:r>
        <w:t xml:space="preserve">1 - </w:t>
      </w:r>
      <w:r w:rsidR="3CF31F08">
        <w:rPr>
          <w:lang w:val="pt"/>
        </w:rPr>
        <w:t xml:space="preserve">Os </w:t>
      </w:r>
      <w:commentRangeStart w:id="158"/>
      <w:commentRangeStart w:id="159"/>
      <w:r w:rsidR="3CF31F08">
        <w:rPr>
          <w:lang w:val="pt"/>
        </w:rPr>
        <w:t xml:space="preserve">operadores </w:t>
      </w:r>
      <w:commentRangeEnd w:id="158"/>
      <w:r w:rsidR="002251E2">
        <w:rPr>
          <w:rStyle w:val="Refdecomentrio"/>
          <w:sz w:val="24"/>
          <w:szCs w:val="24"/>
          <w:lang w:val="pt"/>
        </w:rPr>
        <w:commentReference w:id="158"/>
      </w:r>
      <w:commentRangeEnd w:id="159"/>
      <w:r>
        <w:rPr>
          <w:rStyle w:val="CommentReference"/>
        </w:rPr>
        <w:commentReference w:id="159"/>
      </w:r>
      <w:r w:rsidR="3CF31F08">
        <w:rPr>
          <w:lang w:val="pt"/>
        </w:rPr>
        <w:t>asseguram</w:t>
      </w:r>
      <w:r w:rsidR="007E7D96">
        <w:rPr>
          <w:lang w:val="pt"/>
        </w:rPr>
        <w:t>,</w:t>
      </w:r>
      <w:r w:rsidR="3CF31F08">
        <w:rPr>
          <w:lang w:val="pt"/>
        </w:rPr>
        <w:t xml:space="preserve"> </w:t>
      </w:r>
      <w:r w:rsidR="00E20AD1">
        <w:rPr>
          <w:lang w:val="pt"/>
        </w:rPr>
        <w:t>nos estabelecimentos</w:t>
      </w:r>
      <w:r w:rsidRPr="00E20AD1" w:rsidR="00E20AD1">
        <w:rPr>
          <w:lang w:val="pt-BR"/>
        </w:rPr>
        <w:t xml:space="preserve"> </w:t>
      </w:r>
      <w:r w:rsidR="00E20AD1">
        <w:rPr>
          <w:lang w:val="pt-BR"/>
        </w:rPr>
        <w:t>onde animais são detidos</w:t>
      </w:r>
      <w:r w:rsidR="007E7D96">
        <w:rPr>
          <w:lang w:val="pt-BR"/>
        </w:rPr>
        <w:t>,</w:t>
      </w:r>
      <w:r w:rsidR="00E20AD1">
        <w:rPr>
          <w:lang w:val="pt-BR"/>
        </w:rPr>
        <w:t xml:space="preserve"> que</w:t>
      </w:r>
      <w:r w:rsidR="3CF31F08">
        <w:rPr>
          <w:lang w:val="pt"/>
        </w:rPr>
        <w:t>:</w:t>
      </w:r>
    </w:p>
    <w:p w:rsidRPr="005E2D3C" w:rsidR="586F9130" w:rsidP="00F95DCA" w:rsidRDefault="586F9130" w14:paraId="1EE8A4E3" w14:textId="7DD7C919">
      <w:pPr>
        <w:rPr>
          <w:lang w:val="pt"/>
        </w:rPr>
      </w:pPr>
      <w:r>
        <w:rPr>
          <w:lang w:val="pt-BR"/>
        </w:rPr>
        <w:t>a)</w:t>
      </w:r>
      <w:r w:rsidR="00E9704E">
        <w:t xml:space="preserve"> </w:t>
      </w:r>
      <w:r w:rsidR="00E20AD1">
        <w:t>E</w:t>
      </w:r>
      <w:r>
        <w:rPr>
          <w:lang w:val="pt"/>
        </w:rPr>
        <w:t>m espaços interiores, os níveis de poeiras, a temperatura e a humidade relativa do ar e as concentrações de gases não sejam prejudiciais para os animais e que a ventilação seja suficiente para evitar o sobreaquecimento</w:t>
      </w:r>
    </w:p>
    <w:p w:rsidRPr="005E2D3C" w:rsidR="586F9130" w:rsidP="00F95DCA" w:rsidRDefault="586F9130" w14:paraId="2DC66CE5" w14:textId="536A4260">
      <w:pPr>
        <w:rPr>
          <w:lang w:val="pt-BR"/>
        </w:rPr>
      </w:pPr>
      <w:r>
        <w:rPr>
          <w:lang w:val="pt-BR"/>
        </w:rPr>
        <w:t xml:space="preserve">b) </w:t>
      </w:r>
      <w:r w:rsidR="00E20AD1">
        <w:rPr>
          <w:lang w:val="pt-BR"/>
        </w:rPr>
        <w:t xml:space="preserve">Os </w:t>
      </w:r>
      <w:r>
        <w:rPr>
          <w:lang w:val="pt-BR"/>
        </w:rPr>
        <w:t>equipamento</w:t>
      </w:r>
      <w:r w:rsidR="00E20AD1">
        <w:rPr>
          <w:lang w:val="pt-BR"/>
        </w:rPr>
        <w:t>s</w:t>
      </w:r>
      <w:r>
        <w:rPr>
          <w:lang w:val="pt-BR"/>
        </w:rPr>
        <w:t xml:space="preserve"> utilizado</w:t>
      </w:r>
      <w:r w:rsidR="00E20AD1">
        <w:rPr>
          <w:lang w:val="pt-BR"/>
        </w:rPr>
        <w:t>s</w:t>
      </w:r>
      <w:r>
        <w:rPr>
          <w:lang w:val="pt-BR"/>
        </w:rPr>
        <w:t xml:space="preserve"> seja</w:t>
      </w:r>
      <w:r w:rsidR="00E20AD1">
        <w:rPr>
          <w:lang w:val="pt-BR"/>
        </w:rPr>
        <w:t>m</w:t>
      </w:r>
      <w:r>
        <w:rPr>
          <w:lang w:val="pt-BR"/>
        </w:rPr>
        <w:t xml:space="preserve"> adequados ao porte, espécie e ao </w:t>
      </w:r>
      <w:r w:rsidR="00BE60E5">
        <w:rPr>
          <w:lang w:val="pt-BR"/>
        </w:rPr>
        <w:t>n.º</w:t>
      </w:r>
      <w:r>
        <w:rPr>
          <w:lang w:val="pt-BR"/>
        </w:rPr>
        <w:t xml:space="preserve"> de animais, e permitam o acesso necessário a todos os animais de companhia e sua inspeção adequada.</w:t>
      </w:r>
    </w:p>
    <w:p w:rsidRPr="005E2D3C" w:rsidR="586F9130" w:rsidP="00F95DCA" w:rsidRDefault="586F9130" w14:paraId="7F4B63A5" w14:textId="2E812D6D">
      <w:pPr>
        <w:rPr>
          <w:lang w:val="pt-BR"/>
        </w:rPr>
      </w:pPr>
      <w:r>
        <w:rPr>
          <w:lang w:val="pt-BR"/>
        </w:rPr>
        <w:t xml:space="preserve">c) </w:t>
      </w:r>
      <w:r w:rsidR="00E20AD1">
        <w:rPr>
          <w:lang w:val="pt-BR"/>
        </w:rPr>
        <w:t>T</w:t>
      </w:r>
      <w:r>
        <w:rPr>
          <w:color w:val="0A0A0A"/>
          <w:lang w:val="pt-BR"/>
        </w:rPr>
        <w:t xml:space="preserve">odos os componentes do estabelecimento, incluindo pavimentos, telhados e divisórias, assim como o equipamento dos animais, devem ser construídos e mantidos em condições </w:t>
      </w:r>
      <w:r>
        <w:rPr>
          <w:color w:val="0A0A0A"/>
          <w:lang w:val="pt-BR"/>
        </w:rPr>
        <w:t>adequadas de conservação e limpeza, garantindo a inexistência de riscos para o seu bem-estar e saúde.</w:t>
      </w:r>
    </w:p>
    <w:p w:rsidRPr="005E2D3C" w:rsidR="586F9130" w:rsidP="00F95DCA" w:rsidRDefault="586F9130" w14:paraId="109EE88C" w14:textId="5179B210">
      <w:pPr>
        <w:rPr>
          <w:lang w:val="pt"/>
        </w:rPr>
      </w:pPr>
      <w:r>
        <w:rPr>
          <w:lang w:val="pt"/>
        </w:rPr>
        <w:t>d) Os animais disponham de espaço suficiente para poderem circular livremente e expressar comportamentos específicos da espécie de acordo com as suas necessidades, tendo a possibilidade de se retirarem e de descansarem;</w:t>
      </w:r>
    </w:p>
    <w:p w:rsidRPr="005E2D3C" w:rsidR="586F9130" w:rsidP="00F95DCA" w:rsidRDefault="586F9130" w14:paraId="398E0B34" w14:textId="3D3048F5">
      <w:pPr>
        <w:rPr>
          <w:lang w:val="pt-BR"/>
        </w:rPr>
      </w:pPr>
      <w:r>
        <w:rPr>
          <w:lang w:val="pt-BR"/>
        </w:rPr>
        <w:t>e) Os animais, designadamente cães ou gatos, disponham de zonas de descanso limpas, confortáveis e secas, suficientemente grandes e numerosas para garantir que todos possam deitar</w:t>
      </w:r>
      <w:r>
        <w:noBreakHyphen/>
      </w:r>
      <w:r>
        <w:rPr>
          <w:lang w:val="pt-BR"/>
        </w:rPr>
        <w:t>se e descansar ao mesmo tempo numa posição natural;</w:t>
      </w:r>
    </w:p>
    <w:p w:rsidRPr="005E2D3C" w:rsidR="586F9130" w:rsidP="00F95DCA" w:rsidRDefault="586F9130" w14:paraId="092E8064" w14:textId="32B90267">
      <w:pPr>
        <w:rPr>
          <w:lang w:val="pt"/>
        </w:rPr>
      </w:pPr>
      <w:r>
        <w:rPr>
          <w:lang w:val="pt"/>
        </w:rPr>
        <w:t>f) Estejam previstas estruturas e medidas adequadas para que os animais mantidos em espaços exteriores estejam protegidos de condições climáticas adversas, incluindo para prevenir desconforto térmico, queimaduras solares e queimaduras pelo frio.</w:t>
      </w:r>
    </w:p>
    <w:p w:rsidRPr="005E2D3C" w:rsidR="586F9130" w:rsidP="00F95DCA" w:rsidRDefault="007F2F40" w14:paraId="35494D34" w14:textId="2CB86C31">
      <w:pPr>
        <w:ind w:left="142" w:firstLine="0"/>
        <w:rPr>
          <w:lang w:val="pt"/>
        </w:rPr>
      </w:pPr>
      <w:r>
        <w:rPr>
          <w:lang w:val="pt"/>
        </w:rPr>
        <w:t xml:space="preserve">2 - </w:t>
      </w:r>
      <w:r w:rsidR="586F9130">
        <w:rPr>
          <w:lang w:val="pt"/>
        </w:rPr>
        <w:t xml:space="preserve">Os operadores de estabelecimentos devem, sempre que necessário, utilizar sistemas de aquecimento ou de arrefecimento nos compartimentos interiores dos seus estabelecimentos, a fim de manter uma boa qualidade do ar e uma temperatura adequada e remover a humidade excessiva. </w:t>
      </w:r>
    </w:p>
    <w:p w:rsidRPr="005E2D3C" w:rsidR="1F098EE8" w:rsidP="00F95DCA" w:rsidRDefault="007F2F40" w14:paraId="725666FE" w14:textId="65039806">
      <w:pPr>
        <w:ind w:left="142" w:firstLine="0"/>
        <w:rPr>
          <w:lang w:val="pt"/>
        </w:rPr>
      </w:pPr>
      <w:r>
        <w:rPr>
          <w:lang w:val="pt"/>
        </w:rPr>
        <w:t xml:space="preserve">3 - </w:t>
      </w:r>
      <w:commentRangeStart w:id="160"/>
      <w:r w:rsidR="586F9130">
        <w:rPr>
          <w:lang w:val="pt"/>
        </w:rPr>
        <w:t xml:space="preserve">Os operadores de estabelecimentos asseguram que os animais sejam alojados em conformidade com </w:t>
      </w:r>
      <w:r w:rsidRPr="00F95DCA" w:rsidR="586F9130">
        <w:rPr>
          <w:highlight w:val="cyan"/>
          <w:lang w:val="pt"/>
        </w:rPr>
        <w:t>ponto X do anexo II.</w:t>
      </w:r>
      <w:commentRangeEnd w:id="160"/>
      <w:r w:rsidRPr="005E2D3C" w:rsidR="002251E2">
        <w:rPr>
          <w:rStyle w:val="Refdecomentrio"/>
          <w:sz w:val="24"/>
          <w:szCs w:val="24"/>
          <w:lang w:val="pt"/>
        </w:rPr>
        <w:commentReference w:id="160"/>
      </w:r>
    </w:p>
    <w:p w:rsidRPr="005E2D3C" w:rsidR="00E9704E" w:rsidP="00F95DCA" w:rsidRDefault="007F2F40" w14:paraId="28882BA7" w14:textId="2D66363A">
      <w:pPr>
        <w:ind w:left="142" w:firstLine="0"/>
        <w:rPr>
          <w:color w:val="222222"/>
        </w:rPr>
      </w:pPr>
      <w:r>
        <w:rPr>
          <w:color w:val="222222"/>
        </w:rPr>
        <w:t xml:space="preserve">4 – Os </w:t>
      </w:r>
      <w:r w:rsidR="586F9130">
        <w:rPr>
          <w:color w:val="222222"/>
        </w:rPr>
        <w:t>operadores</w:t>
      </w:r>
      <w:r>
        <w:rPr>
          <w:color w:val="222222"/>
        </w:rPr>
        <w:t>, antes de</w:t>
      </w:r>
      <w:r w:rsidR="586F9130">
        <w:rPr>
          <w:color w:val="222222"/>
        </w:rPr>
        <w:t xml:space="preserve"> cessarem as atividades num estabelecimento, asseguram que os animais aí detidos são realojados, seja assumindo eles próprios a </w:t>
      </w:r>
      <w:r w:rsidR="004554B7">
        <w:rPr>
          <w:color w:val="222222"/>
        </w:rPr>
        <w:t xml:space="preserve">detenção do </w:t>
      </w:r>
      <w:r w:rsidR="586F9130">
        <w:rPr>
          <w:color w:val="222222"/>
        </w:rPr>
        <w:t xml:space="preserve">animal de companhia, seja transferindo a responsabilidade pela propriedade dos animais para outros operadores ou adquirentes. </w:t>
      </w:r>
    </w:p>
    <w:p w:rsidR="00E9704E" w:rsidP="4C651409" w:rsidRDefault="00490999" w14:paraId="7292A5CC" w14:textId="7A32E98C">
      <w:pPr>
        <w:ind w:left="142" w:firstLine="0"/>
        <w:rPr>
          <w:strike w:val="1"/>
          <w:lang w:val="pt-BR"/>
          <w:rPrChange w:author="Rui André Vidal" w:date="2026-06-30T10:24:47.88Z" w:id="243563772">
            <w:rPr>
              <w:lang w:val="pt-BR"/>
            </w:rPr>
          </w:rPrChange>
        </w:rPr>
      </w:pPr>
      <w:commentRangeStart w:id="161"/>
      <w:commentRangeStart w:id="1149004289"/>
      <w:r w:rsidRPr="4C651409" w:rsidR="27D346D9">
        <w:rPr>
          <w:strike w:val="1"/>
          <w:rPrChange w:author="Rui André Vidal" w:date="2026-06-30T10:24:47.878Z" w16du:dateUtc="2026-06-30T10:24:47.878Z" w:id="1964541219"/>
        </w:rPr>
        <w:t xml:space="preserve">5 - </w:t>
      </w:r>
      <w:r w:rsidRPr="4C651409" w:rsidR="03308BC8">
        <w:rPr>
          <w:strike w:val="1"/>
          <w:color w:val="222222"/>
          <w:highlight w:val="yellow"/>
          <w:lang w:val="pt"/>
          <w:rPrChange w:author="Rui André Vidal" w:date="2026-06-30T10:24:47.879Z" w16du:dateUtc="2026-06-30T10:24:47.879Z" w:id="198766570">
            <w:rPr>
              <w:color w:val="222222"/>
              <w:highlight w:val="yellow"/>
              <w:lang w:val="pt"/>
            </w:rPr>
          </w:rPrChange>
        </w:rPr>
        <w:t>Animais que já não sejam utilizados para reprodução, nomeadamente por força das disposições do presente regulamento, sejam detidos, vendidos, doados ou realojados, e não mortos ou abandonados.</w:t>
      </w:r>
    </w:p>
    <w:p w:rsidRPr="00F95DCA" w:rsidR="00E9704E" w:rsidP="00F95DCA" w:rsidRDefault="00E9704E" w14:paraId="38FAD705" w14:textId="181E78EB">
      <w:pPr>
        <w:ind w:left="142" w:firstLine="0"/>
        <w:rPr>
          <w:highlight w:val="cyan"/>
          <w:lang w:val="pt-BR"/>
        </w:rPr>
      </w:pPr>
      <w:r w:rsidRPr="4C651409" w:rsidR="7919A932">
        <w:rPr>
          <w:lang w:val="pt-BR"/>
        </w:rPr>
        <w:t xml:space="preserve">6 </w:t>
      </w:r>
      <w:r w:rsidRPr="4C651409" w:rsidR="402CBCB2">
        <w:rPr>
          <w:lang w:val="pt-BR"/>
        </w:rPr>
        <w:t xml:space="preserve">- </w:t>
      </w:r>
      <w:r w:rsidRPr="4C651409" w:rsidR="3B3B1E60">
        <w:rPr>
          <w:highlight w:val="yellow"/>
          <w:lang w:val="pt-BR"/>
        </w:rPr>
        <w:t xml:space="preserve">Os operadores asseguram o bem-estar dos animais pelos quais são responsáveis, fazendo uma monitorização dos indicadores relativos ao comportamento e aspeto físico, </w:t>
      </w:r>
      <w:del w:author="Rui André Vidal" w:date="2026-06-30T10:27:32.428Z" w16du:dateUtc="2026-06-30T10:27:32.428Z" w:id="1510880408">
        <w:r w:rsidRPr="4C651409" w:rsidDel="3B3B1E60">
          <w:rPr>
            <w:highlight w:val="cyan"/>
            <w:lang w:val="pt-BR"/>
          </w:rPr>
          <w:delText xml:space="preserve">a </w:delText>
        </w:r>
        <w:r w:rsidRPr="4C651409" w:rsidDel="3B3B1E60">
          <w:rPr>
            <w:b w:val="1"/>
            <w:bCs w:val="1"/>
            <w:color w:val="D86DCB" w:themeColor="accent5" w:themeTint="99" w:themeShade="FF"/>
            <w:lang w:val="pt-BR"/>
            <w:rPrChange w:author="Rui André Vidal" w:date="2026-06-30T10:27:41.778Z" w16du:dateUtc="2026-06-30T10:27:41.778Z" w:id="1813126681">
              <w:rPr>
                <w:highlight w:val="cyan"/>
                <w:lang w:val="pt-BR"/>
              </w:rPr>
            </w:rPrChange>
          </w:rPr>
          <w:delText>definir</w:delText>
        </w:r>
      </w:del>
      <w:ins w:author="Rui André Vidal" w:date="2026-06-30T10:27:35.255Z" w16du:dateUtc="2026-06-30T10:27:35.255Z" w:id="1234714534">
        <w:r w:rsidRPr="4C651409" w:rsidR="299527E6">
          <w:rPr>
            <w:b w:val="1"/>
            <w:bCs w:val="1"/>
            <w:color w:val="D86DCB" w:themeColor="accent5" w:themeTint="99" w:themeShade="FF"/>
            <w:lang w:val="pt-BR"/>
            <w:rPrChange w:author="Rui André Vidal" w:date="2026-06-30T10:27:41.779Z" w16du:dateUtc="2026-06-30T10:27:41.779Z" w:id="987458194">
              <w:rPr>
                <w:highlight w:val="cyan"/>
                <w:lang w:val="pt-BR"/>
              </w:rPr>
            </w:rPrChange>
          </w:rPr>
          <w:t>definidos</w:t>
        </w:r>
      </w:ins>
      <w:r w:rsidRPr="4C651409" w:rsidR="3B3B1E60">
        <w:rPr>
          <w:b w:val="1"/>
          <w:bCs w:val="1"/>
          <w:color w:val="D86DCB" w:themeColor="accent5" w:themeTint="99" w:themeShade="FF"/>
          <w:lang w:val="pt-BR"/>
          <w:rPrChange w:author="Rui André Vidal" w:date="2026-06-30T10:27:41.779Z" w16du:dateUtc="2026-06-30T10:27:41.779Z" w:id="1487034034">
            <w:rPr>
              <w:highlight w:val="cyan"/>
              <w:lang w:val="pt-BR"/>
            </w:rPr>
          </w:rPrChange>
        </w:rPr>
        <w:t xml:space="preserve"> </w:t>
      </w:r>
      <w:r w:rsidRPr="4C651409" w:rsidR="3B3B1E60">
        <w:rPr>
          <w:highlight w:val="cyan"/>
          <w:lang w:val="pt-BR"/>
        </w:rPr>
        <w:t xml:space="preserve">pela Comissão </w:t>
      </w:r>
      <w:del w:author="Rui André Vidal" w:date="2026-06-30T10:26:53.457Z" w16du:dateUtc="2026-06-30T10:26:53.457Z" w:id="537466975">
        <w:r w:rsidRPr="4C651409" w:rsidDel="3B3B1E60">
          <w:rPr>
            <w:highlight w:val="cyan"/>
            <w:lang w:val="pt-BR"/>
          </w:rPr>
          <w:delText xml:space="preserve"> </w:delText>
        </w:r>
      </w:del>
      <w:r w:rsidRPr="4C651409" w:rsidR="3B3B1E60">
        <w:rPr>
          <w:highlight w:val="cyan"/>
          <w:lang w:val="pt-BR"/>
        </w:rPr>
        <w:t>e tomando medidas em função do resultado dessa monitorização</w:t>
      </w:r>
      <w:ins w:author="Rui André Vidal" w:date="2026-06-30T10:27:07.714Z" w16du:dateUtc="2026-06-30T10:27:07.714Z" w:id="1442927457">
        <w:r w:rsidRPr="4C651409" w:rsidR="66064BC8">
          <w:rPr>
            <w:highlight w:val="cyan"/>
            <w:lang w:val="pt-BR"/>
          </w:rPr>
          <w:t>.</w:t>
        </w:r>
      </w:ins>
      <w:commentRangeEnd w:id="161"/>
      <w:r>
        <w:rPr>
          <w:rStyle w:val="CommentReference"/>
        </w:rPr>
        <w:commentReference w:id="161"/>
      </w:r>
      <w:commentRangeEnd w:id="1149004289"/>
      <w:r>
        <w:rPr>
          <w:rStyle w:val="CommentReference"/>
        </w:rPr>
        <w:commentReference w:id="1149004289"/>
      </w:r>
    </w:p>
    <w:p w:rsidRPr="005E2D3C" w:rsidR="420E2B96" w:rsidP="00F95DCA" w:rsidRDefault="420E2B96" w14:paraId="749A13D9" w14:textId="723170D8">
      <w:pPr>
        <w:rPr>
          <w:lang w:val="pt"/>
        </w:rPr>
      </w:pPr>
    </w:p>
    <w:p w:rsidRPr="00E75105" w:rsidR="005101CF" w:rsidP="00F95DCA" w:rsidRDefault="00A626AB" w14:paraId="1A092FF0" w14:textId="4EA5E667">
      <w:pPr>
        <w:pStyle w:val="Ttulo3"/>
        <w:rPr>
          <w:vertAlign w:val="superscript"/>
        </w:rPr>
      </w:pPr>
      <w:bookmarkStart w:name="_Toc223954406" w:id="162"/>
      <w:bookmarkStart w:name="_Toc1873845421" w:id="1882957606"/>
      <w:r w:rsidR="6F5E8D5D">
        <w:rPr/>
        <w:t>Artigo 2</w:t>
      </w:r>
      <w:r w:rsidR="71FB05E1">
        <w:rPr/>
        <w:t>5</w:t>
      </w:r>
      <w:r w:rsidR="6F5E8D5D">
        <w:rPr/>
        <w:t>.º</w:t>
      </w:r>
      <w:bookmarkEnd w:id="1882957606"/>
    </w:p>
    <w:p w:rsidRPr="00E75105" w:rsidR="005101CF" w:rsidP="00F95DCA" w:rsidRDefault="3C334D22" w14:paraId="3840C3FE" w14:textId="288E61C5">
      <w:pPr>
        <w:pStyle w:val="Ttulo3"/>
      </w:pPr>
      <w:bookmarkStart w:name="_Toc666374707" w:id="286064047"/>
      <w:r w:rsidR="02DC7C0B">
        <w:rPr/>
        <w:t>Sistemas de proteção</w:t>
      </w:r>
      <w:bookmarkEnd w:id="162"/>
      <w:bookmarkEnd w:id="286064047"/>
    </w:p>
    <w:p w:rsidR="004271FB" w:rsidP="00F95DCA" w:rsidRDefault="5001944F" w14:paraId="7573162B" w14:textId="1B64735C">
      <w:pPr>
        <w:ind w:left="142" w:firstLine="0"/>
      </w:pPr>
      <w:r>
        <w:t>As instalações dos animais devem dispor de um sistema de proteção contra incêndios em conformidade com as medidas previstas pela Autoridade Nacional de Emergência e Proteção Civil</w:t>
      </w:r>
      <w:r w:rsidR="005256EA">
        <w:t xml:space="preserve"> (ANEPC)</w:t>
      </w:r>
      <w:r w:rsidR="00490999">
        <w:t xml:space="preserve">, </w:t>
      </w:r>
      <w:r w:rsidR="004271FB">
        <w:t>bem como</w:t>
      </w:r>
      <w:r w:rsidR="00490999">
        <w:t xml:space="preserve">, </w:t>
      </w:r>
      <w:r>
        <w:t>alarme para aviso de avarias deste sistema e, ainda, dos equipamentos referidos no artigo anterior, quando se tratar de alojamentos em edifícios fechados e ainda, de outros</w:t>
      </w:r>
      <w:r>
        <w:rPr>
          <w:color w:val="FF00FF"/>
        </w:rPr>
        <w:t xml:space="preserve"> </w:t>
      </w:r>
      <w:r>
        <w:t xml:space="preserve">equipamentos em função das espécies, sempre que da sua falta possa resultar prejuízo para o bem-estar dos animais, ou a sua morte. </w:t>
      </w:r>
    </w:p>
    <w:p w:rsidRPr="00F95DCA" w:rsidR="004271FB" w:rsidP="00F95DCA" w:rsidRDefault="004271FB" w14:paraId="42CBEFB2" w14:textId="77777777">
      <w:pPr>
        <w:rPr>
          <w:b/>
          <w:bCs/>
        </w:rPr>
      </w:pPr>
    </w:p>
    <w:p w:rsidRPr="00E75105" w:rsidR="005101CF" w:rsidP="00F95DCA" w:rsidRDefault="00A626AB" w14:paraId="5A7DA15E" w14:textId="06B3CB7A">
      <w:pPr>
        <w:pStyle w:val="Ttulo3"/>
      </w:pPr>
      <w:bookmarkStart w:name="_Toc223954408" w:id="165"/>
      <w:bookmarkStart w:name="_Toc1342265262" w:id="654606768"/>
      <w:r w:rsidR="6F5E8D5D">
        <w:rPr/>
        <w:t>Artigo 2</w:t>
      </w:r>
      <w:r w:rsidR="71FB05E1">
        <w:rPr/>
        <w:t>6</w:t>
      </w:r>
      <w:r w:rsidR="6F5E8D5D">
        <w:rPr/>
        <w:t>.º</w:t>
      </w:r>
      <w:bookmarkEnd w:id="654606768"/>
    </w:p>
    <w:p w:rsidRPr="00E75105" w:rsidR="001A394E" w:rsidP="00F95DCA" w:rsidRDefault="00A626AB" w14:paraId="707A89CA" w14:textId="7AECEDDD">
      <w:pPr>
        <w:pStyle w:val="Ttulo3"/>
      </w:pPr>
      <w:bookmarkStart w:name="_Toc1969146659" w:id="1174594767"/>
      <w:r w:rsidR="6F5E8D5D">
        <w:rPr/>
        <w:t>Segurança de pessoas, animais e bens</w:t>
      </w:r>
      <w:bookmarkEnd w:id="165"/>
      <w:bookmarkEnd w:id="1174594767"/>
    </w:p>
    <w:p w:rsidRPr="005E2D3C" w:rsidR="005101CF" w:rsidP="00F95DCA" w:rsidRDefault="59105552" w14:paraId="48513FA5" w14:textId="112BB0D5">
      <w:pPr>
        <w:ind w:left="142" w:firstLine="0"/>
      </w:pPr>
      <w:r>
        <w:t xml:space="preserve">Os estabelecimentos devem assegurar que as espécies animais neles mantidas não possam causar quaisquer riscos para a saúde e para a segurança de pessoas, outros animais e bens. </w:t>
      </w:r>
    </w:p>
    <w:p w:rsidRPr="005E2D3C" w:rsidR="10E1C5B3" w:rsidP="00F95DCA" w:rsidRDefault="10E1C5B3" w14:paraId="00D64AB7" w14:textId="171AD095"/>
    <w:p w:rsidRPr="00E75105" w:rsidR="711F83E6" w:rsidP="00F95DCA" w:rsidRDefault="589CC055" w14:paraId="2DFD5CAC" w14:textId="6E6E238E">
      <w:pPr>
        <w:pStyle w:val="Ttulo3"/>
      </w:pPr>
      <w:bookmarkStart w:name="_Toc1697414887" w:id="1295504180"/>
      <w:r w:rsidR="412C69BC">
        <w:rPr/>
        <w:t>Artigo 2</w:t>
      </w:r>
      <w:r w:rsidR="71FB05E1">
        <w:rPr/>
        <w:t>7</w:t>
      </w:r>
      <w:r w:rsidR="412C69BC">
        <w:rPr/>
        <w:t>.º</w:t>
      </w:r>
      <w:bookmarkEnd w:id="1295504180"/>
    </w:p>
    <w:p w:rsidRPr="005E2D3C" w:rsidR="1F098EE8" w:rsidP="00F95DCA" w:rsidRDefault="4F74B76E" w14:paraId="4B5C42DB" w14:textId="090EA008">
      <w:pPr>
        <w:pStyle w:val="Ttulo3"/>
      </w:pPr>
      <w:bookmarkStart w:name="_Toc1986560022" w:id="1278898246"/>
      <w:r w:rsidR="4F30DB27">
        <w:rPr/>
        <w:t>Tratadores</w:t>
      </w:r>
      <w:bookmarkEnd w:id="1278898246"/>
    </w:p>
    <w:p w:rsidRPr="005E2D3C" w:rsidR="711F83E6" w:rsidP="00F95DCA" w:rsidRDefault="5E686115" w14:paraId="1A9E5D29" w14:textId="00880FBF">
      <w:pPr>
        <w:ind w:left="142" w:firstLine="0"/>
      </w:pPr>
      <w:r>
        <w:t xml:space="preserve">1 - Os estabelecimentos devem dispor de tratadores com conhecimentos e a aptidão necessária para assegurar os cuidados adequados aos animais, que ficam sob a orientação do médico-veterinário responsável. </w:t>
      </w:r>
    </w:p>
    <w:p w:rsidRPr="005E2D3C" w:rsidR="711F83E6" w:rsidP="00F95DCA" w:rsidRDefault="002251E2" w14:paraId="7608833C" w14:textId="734EDD39">
      <w:pPr>
        <w:ind w:left="142" w:firstLine="0"/>
      </w:pPr>
      <w:commentRangeStart w:id="170"/>
      <w:commentRangeStart w:id="171"/>
      <w:commentRangeEnd w:id="170"/>
      <w:r>
        <w:rPr>
          <w:rStyle w:val="Refdecomentrio"/>
          <w:sz w:val="24"/>
          <w:szCs w:val="24"/>
        </w:rPr>
        <w:commentReference w:id="170"/>
      </w:r>
      <w:commentRangeEnd w:id="171"/>
      <w:r>
        <w:rPr>
          <w:rStyle w:val="CommentReference"/>
        </w:rPr>
        <w:commentReference w:id="171"/>
      </w:r>
      <w:r w:rsidR="005E2D3C">
        <w:t>2 - Os tratadores de animais, com exceção dos voluntários em abrigos e CRO e dos estagiários que atuem sob a responsabilidade de um tratador de animais competente, devem possuir as seguintes competências no que diz respeito aos cães e gatos</w:t>
      </w:r>
      <w:r w:rsidR="00CF715E">
        <w:t>, bem como aos demais animais de companhia,</w:t>
      </w:r>
      <w:r w:rsidR="005E2D3C">
        <w:t xml:space="preserve"> que manuseiam:</w:t>
      </w:r>
    </w:p>
    <w:p w:rsidRPr="005E2D3C" w:rsidR="711F83E6" w:rsidP="00F95DCA" w:rsidRDefault="589CC055" w14:paraId="713E500D" w14:textId="111E17EB">
      <w:r>
        <w:t>a) compreen</w:t>
      </w:r>
      <w:r w:rsidRPr="00E9704E">
        <w:t xml:space="preserve">são do </w:t>
      </w:r>
      <w:r w:rsidRPr="00F95DCA">
        <w:t>comportamento biológico</w:t>
      </w:r>
      <w:r>
        <w:t xml:space="preserve"> dos animais e das respetivas necessidades fisiológicas e etológicas;</w:t>
      </w:r>
    </w:p>
    <w:p w:rsidRPr="005E2D3C" w:rsidR="711F83E6" w:rsidP="00F95DCA" w:rsidRDefault="589CC055" w14:paraId="306F3071" w14:textId="4A885103">
      <w:r>
        <w:t>b) capacidade para reconhecer as expressões dos animais, incluindo linguagem corporal e qualquer sinal de sofrimento, e para identificar e adotar as medidas de atenuação adequadas nesses casos;</w:t>
      </w:r>
    </w:p>
    <w:p w:rsidRPr="005E2D3C" w:rsidR="711F83E6" w:rsidP="00F95DCA" w:rsidRDefault="711F83E6" w14:paraId="1407ED6A" w14:textId="6A98B43B">
      <w:r>
        <w:t>c) capacidade para aplicar boas práticas de treino animal, incluindo o condicionamento operante e o reforço positivo;</w:t>
      </w:r>
    </w:p>
    <w:p w:rsidRPr="005E2D3C" w:rsidR="711F83E6" w:rsidP="00F95DCA" w:rsidRDefault="5FCAE167" w14:paraId="32CB9437" w14:textId="7F473AF5">
      <w:r>
        <w:t>d) capacidade para utilizar e manter o equipamento utilizado para os cães ou gatos sob o seu cuidado e para minimizar quaisquer riscos para o bem</w:t>
      </w:r>
      <w:r>
        <w:rPr>
          <w:rFonts w:ascii="Cambria Math" w:hAnsi="Cambria Math" w:cs="Cambria Math"/>
        </w:rPr>
        <w:t>‑</w:t>
      </w:r>
      <w:r>
        <w:t>estar desses cães ou gatos, prevenindo o seu sofrimento;</w:t>
      </w:r>
    </w:p>
    <w:p w:rsidRPr="005E2D3C" w:rsidR="711F83E6" w:rsidP="00F95DCA" w:rsidRDefault="711F83E6" w14:paraId="3306B2BC" w14:textId="6AADCF0C">
      <w:r>
        <w:t>e) conhecimento das obrigações que lhes incumbem por força do presente diploma.</w:t>
      </w:r>
    </w:p>
    <w:p w:rsidRPr="005E2D3C" w:rsidR="711F83E6" w:rsidP="00F95DCA" w:rsidRDefault="00CF715E" w14:paraId="5602B65D" w14:textId="28ECFDEA">
      <w:pPr>
        <w:ind w:left="142" w:firstLine="0"/>
      </w:pPr>
      <w:r>
        <w:t xml:space="preserve">3 - </w:t>
      </w:r>
      <w:r w:rsidR="589CC055">
        <w:t>As competências referidas no n.º 1 podem ser adquiridas através de ensino, formação ou experiência profissional, devidamente documentadas.</w:t>
      </w:r>
    </w:p>
    <w:p w:rsidR="711F83E6" w:rsidP="001A394E" w:rsidRDefault="00CF715E" w14:paraId="3F1E8604" w14:textId="72F96B57">
      <w:pPr>
        <w:ind w:left="142" w:firstLine="0"/>
      </w:pPr>
      <w:r>
        <w:t xml:space="preserve">4 - </w:t>
      </w:r>
      <w:r w:rsidR="306429F9">
        <w:t>Os operadores asseguram que, em cada estabelecimento, pelo menos um tratador de animais, que não seja voluntário nem estagiário, tenha concluído os cursos de formação a que se refere o artigo seguinte, garantindo que esses conhecimentos são divulgados aos demais tratadores.</w:t>
      </w:r>
    </w:p>
    <w:p w:rsidRPr="005E2D3C" w:rsidR="001A394E" w:rsidP="00F95DCA" w:rsidRDefault="001A394E" w14:paraId="33ABC2D6" w14:textId="77777777">
      <w:pPr>
        <w:ind w:left="142" w:firstLine="0"/>
      </w:pPr>
    </w:p>
    <w:p w:rsidRPr="005E2D3C" w:rsidR="711F83E6" w:rsidP="292E8E6C" w:rsidRDefault="589CC055" w14:paraId="5793AC63" w14:textId="14AD9158">
      <w:pPr>
        <w:pStyle w:val="Ttulo3"/>
      </w:pPr>
      <w:bookmarkStart w:name="_Toc2058400714" w:id="983789850"/>
      <w:r w:rsidR="412C69BC">
        <w:rPr/>
        <w:t>Artigo 2</w:t>
      </w:r>
      <w:r w:rsidR="71FB05E1">
        <w:rPr/>
        <w:t>8</w:t>
      </w:r>
      <w:r w:rsidR="412C69BC">
        <w:rPr/>
        <w:t>.º</w:t>
      </w:r>
      <w:bookmarkEnd w:id="983789850"/>
    </w:p>
    <w:p w:rsidRPr="005E2D3C" w:rsidR="711F83E6" w:rsidP="292E8E6C" w:rsidRDefault="589CC055" w14:paraId="1C751D2C" w14:textId="600E23A8">
      <w:pPr>
        <w:pStyle w:val="Ttulo3"/>
      </w:pPr>
      <w:bookmarkStart w:name="_Toc1768790997" w:id="1755780788"/>
      <w:r w:rsidR="412C69BC">
        <w:rPr/>
        <w:t>Formação</w:t>
      </w:r>
      <w:commentRangeStart w:id="174"/>
      <w:commentRangeEnd w:id="174"/>
      <w:r>
        <w:rPr>
          <w:rStyle w:val="CommentReference"/>
        </w:rPr>
        <w:commentReference w:id="174"/>
      </w:r>
      <w:bookmarkEnd w:id="1755780788"/>
    </w:p>
    <w:p w:rsidRPr="005E2D3C" w:rsidR="711F83E6" w:rsidP="00F95DCA" w:rsidRDefault="589CC055" w14:paraId="62ACF04C" w14:textId="40DE0B5D">
      <w:r>
        <w:t>1</w:t>
      </w:r>
      <w:r w:rsidR="00BD65C4">
        <w:t xml:space="preserve"> - </w:t>
      </w:r>
      <w:r>
        <w:t xml:space="preserve">Para efeitos </w:t>
      </w:r>
      <w:r w:rsidR="00BD65C4">
        <w:t>de formação</w:t>
      </w:r>
      <w:r>
        <w:t xml:space="preserve"> a DGAV é responsável por:</w:t>
      </w:r>
    </w:p>
    <w:p w:rsidRPr="005E2D3C" w:rsidR="4F74B76E" w:rsidP="00F95DCA" w:rsidRDefault="589CC055" w14:paraId="5ED79A6C" w14:textId="18337BCE">
      <w:r>
        <w:t xml:space="preserve">a) Assegurar que existem cursos de formação disponíveis para tratadores de animais; </w:t>
      </w:r>
    </w:p>
    <w:p w:rsidRPr="005E2D3C" w:rsidR="4F74B76E" w:rsidP="00F95DCA" w:rsidRDefault="589CC055" w14:paraId="0A297BA6" w14:textId="6199D19F">
      <w:r>
        <w:t>b) Aprovar o conteúdo dos cursos de formação referidos na alínea a), tendo em conta os requisitos mínimos estabelecidos pelos atos de execução referidos no artigo 12.º, parágrafo 3;</w:t>
      </w:r>
    </w:p>
    <w:p w:rsidR="001D1E19" w:rsidP="00F95DCA" w:rsidRDefault="589CC055" w14:paraId="5E507A1F" w14:textId="493D544A">
      <w:r>
        <w:t>c) Certificar os tratadores de animais que completaram com sucesso os cursos de formação referidos na alínea a).</w:t>
      </w:r>
    </w:p>
    <w:p w:rsidRPr="00F95DCA" w:rsidR="001D1E19" w:rsidP="00F95DCA" w:rsidRDefault="001D1E19" w14:paraId="7C2F406D" w14:textId="0961DF86">
      <w:pPr>
        <w:rPr>
          <w:highlight w:val="yellow"/>
        </w:rPr>
      </w:pPr>
      <w:commentRangeStart w:id="175"/>
      <w:commentRangeStart w:id="2139394808"/>
      <w:r w:rsidRPr="00F95DCA">
        <w:rPr>
          <w:highlight w:val="yellow"/>
        </w:rPr>
        <w:t>2- A formação deve incidir sobre as seguintes áreas</w:t>
      </w:r>
    </w:p>
    <w:p w:rsidR="001F2113" w:rsidP="00F95DCA" w:rsidRDefault="001D1E19" w14:paraId="0F893D26" w14:textId="50D77206">
      <w:r w:rsidRPr="00F95DCA">
        <w:rPr>
          <w:highlight w:val="yellow"/>
        </w:rPr>
        <w:t>3</w:t>
      </w:r>
      <w:r w:rsidRPr="00F95DCA" w:rsidR="00BD65C4">
        <w:rPr>
          <w:highlight w:val="yellow"/>
        </w:rPr>
        <w:t xml:space="preserve"> - </w:t>
      </w:r>
      <w:r w:rsidRPr="00F95DCA" w:rsidR="589CC055">
        <w:rPr>
          <w:highlight w:val="yellow"/>
        </w:rPr>
        <w:t xml:space="preserve">As autoridades competentes </w:t>
      </w:r>
      <w:r w:rsidRPr="00F95DCA" w:rsidR="00BD65C4">
        <w:rPr>
          <w:highlight w:val="yellow"/>
        </w:rPr>
        <w:t xml:space="preserve">para ministrar formação </w:t>
      </w:r>
      <w:r w:rsidRPr="00F95DCA" w:rsidR="001F2113">
        <w:rPr>
          <w:highlight w:val="yellow"/>
        </w:rPr>
        <w:t>são</w:t>
      </w:r>
      <w:commentRangeEnd w:id="175"/>
      <w:r w:rsidR="002251E2">
        <w:rPr>
          <w:rStyle w:val="Refdecomentrio"/>
          <w:sz w:val="24"/>
          <w:szCs w:val="24"/>
        </w:rPr>
        <w:commentReference w:id="175"/>
      </w:r>
      <w:commentRangeEnd w:id="2139394808"/>
      <w:r>
        <w:rPr>
          <w:rStyle w:val="CommentReference"/>
        </w:rPr>
        <w:commentReference w:id="2139394808"/>
      </w:r>
    </w:p>
    <w:p w:rsidRPr="005E2D3C" w:rsidR="4F74B76E" w:rsidP="00F95DCA" w:rsidRDefault="001D1E19" w14:paraId="2B0102DB" w14:textId="743E3388">
      <w:r w:rsidR="263FE59C">
        <w:rPr/>
        <w:t>4</w:t>
      </w:r>
      <w:r w:rsidR="086FE326">
        <w:rPr/>
        <w:t xml:space="preserve"> – As </w:t>
      </w:r>
      <w:r w:rsidR="263FE59C">
        <w:rPr/>
        <w:t>autoridades competentes</w:t>
      </w:r>
      <w:r w:rsidR="086FE326">
        <w:rPr/>
        <w:t xml:space="preserve"> </w:t>
      </w:r>
      <w:r w:rsidR="487456CA">
        <w:rPr/>
        <w:t>podem delegar a tarefa referida na alínea c)</w:t>
      </w:r>
      <w:r w:rsidR="086FE326">
        <w:rPr/>
        <w:t xml:space="preserve"> do </w:t>
      </w:r>
      <w:r w:rsidR="67460396">
        <w:rPr/>
        <w:t>n.º</w:t>
      </w:r>
      <w:r w:rsidR="086FE326">
        <w:rPr/>
        <w:t xml:space="preserve"> 1.</w:t>
      </w:r>
      <w:r w:rsidR="487456CA">
        <w:rPr/>
        <w:t xml:space="preserve"> </w:t>
      </w:r>
    </w:p>
    <w:p w:rsidR="00B66D18" w:rsidP="00007FD7" w:rsidRDefault="00B66D18" w14:paraId="4D70D3F5" w14:textId="20E2FEB1">
      <w:pPr>
        <w:ind w:left="142" w:firstLine="0"/>
        <w:rPr>
          <w:lang w:val="pt-BR"/>
        </w:rPr>
      </w:pPr>
    </w:p>
    <w:p w:rsidRPr="00B66D18" w:rsidR="00B66D18" w:rsidP="00F95DCA" w:rsidRDefault="00B66D18" w14:paraId="0AFA9A59" w14:textId="357FFCE1">
      <w:pPr>
        <w:pStyle w:val="Ttulo3"/>
      </w:pPr>
      <w:bookmarkStart w:name="_Toc984761015" w:id="1734568242"/>
      <w:r w:rsidR="77237E17">
        <w:rPr/>
        <w:t xml:space="preserve">Artigo </w:t>
      </w:r>
      <w:r w:rsidR="71FB05E1">
        <w:rPr/>
        <w:t>29</w:t>
      </w:r>
      <w:r w:rsidR="77237E17">
        <w:rPr/>
        <w:t>.º</w:t>
      </w:r>
      <w:r>
        <w:br/>
      </w:r>
      <w:r w:rsidR="77237E17">
        <w:rPr/>
        <w:t>Visitas de aconselhamento sobre bem-estar animal</w:t>
      </w:r>
      <w:bookmarkEnd w:id="1734568242"/>
    </w:p>
    <w:p w:rsidRPr="00B66D18" w:rsidR="00B66D18" w:rsidP="00B66D18" w:rsidRDefault="00B66D18" w14:paraId="4B001150" w14:textId="1B2C98EF">
      <w:pPr>
        <w:ind w:left="142" w:firstLine="0"/>
      </w:pPr>
      <w:r w:rsidR="3C0CC3BA">
        <w:rPr/>
        <w:t xml:space="preserve">1 </w:t>
      </w:r>
      <w:r w:rsidR="3C0CC3BA">
        <w:rPr/>
        <w:t>-</w:t>
      </w:r>
      <w:r w:rsidR="3C0CC3BA">
        <w:rPr/>
        <w:t xml:space="preserve"> O operador assegura que cada estabelecimento sob a sua responsabilidade é objeto de visita de um médico-veterinário destinada a identificar e avaliar os fatores de risco para o </w:t>
      </w:r>
      <w:r w:rsidR="3C0CC3BA">
        <w:rPr/>
        <w:t xml:space="preserve">bem-estar </w:t>
      </w:r>
      <w:r w:rsidRPr="4C651409" w:rsidR="211D4C71">
        <w:rPr>
          <w:b w:val="1"/>
          <w:bCs w:val="1"/>
          <w:color w:val="D86DCB" w:themeColor="accent5" w:themeTint="99" w:themeShade="FF"/>
          <w:rPrChange w:author="Rui André Vidal" w:date="2026-06-30T10:39:56.808Z" w16du:dateUtc="2026-06-30T10:39:56.808Z" w:id="340472213"/>
        </w:rPr>
        <w:t xml:space="preserve">animal </w:t>
      </w:r>
      <w:r w:rsidR="3C0CC3BA">
        <w:rPr/>
        <w:t>e a aconselhar o operador sobre as medidas adequadas para lhes dar resposta.</w:t>
      </w:r>
    </w:p>
    <w:p w:rsidRPr="00B66D18" w:rsidR="00B66D18" w:rsidP="00B66D18" w:rsidRDefault="00B66D18" w14:paraId="5CA500C1" w14:textId="0625D430">
      <w:pPr>
        <w:ind w:left="142" w:firstLine="0"/>
      </w:pPr>
      <w:r w:rsidRPr="00B66D18">
        <w:t xml:space="preserve">2 </w:t>
      </w:r>
      <w:r>
        <w:t>-</w:t>
      </w:r>
      <w:r w:rsidRPr="00B66D18">
        <w:t xml:space="preserve"> </w:t>
      </w:r>
      <w:commentRangeStart w:id="179"/>
      <w:r w:rsidRPr="00B66D18">
        <w:t>A primeira visita realiza-se no prazo de um ano a contar</w:t>
      </w:r>
      <w:commentRangeEnd w:id="179"/>
      <w:r w:rsidRPr="00B66D18" w:rsidR="00C151F2">
        <w:rPr>
          <w:rStyle w:val="Refdecomentrio"/>
          <w:sz w:val="24"/>
          <w:szCs w:val="24"/>
        </w:rPr>
        <w:commentReference w:id="179"/>
      </w:r>
      <w:r w:rsidRPr="00B66D18">
        <w:t>:</w:t>
      </w:r>
    </w:p>
    <w:p w:rsidRPr="00B66D18" w:rsidR="00B66D18" w:rsidP="00B66D18" w:rsidRDefault="00B66D18" w14:paraId="411ACC06" w14:textId="77777777">
      <w:pPr>
        <w:ind w:left="142" w:firstLine="0"/>
      </w:pPr>
      <w:r w:rsidRPr="00B66D18">
        <w:t>a) Do início de funcionamento do estabelecimento, quando este se inicie após a entrada em vigor do presente decreto-lei;</w:t>
      </w:r>
    </w:p>
    <w:p w:rsidRPr="00B66D18" w:rsidR="00B66D18" w:rsidP="00B66D18" w:rsidRDefault="00B66D18" w14:paraId="3C11C8D6" w14:textId="77777777">
      <w:pPr>
        <w:ind w:left="142" w:firstLine="0"/>
      </w:pPr>
      <w:r w:rsidRPr="00B66D18">
        <w:t>b) Da entrada em vigor do presente decreto-lei, quanto aos estabelecimentos já em funcionamento nessa data.</w:t>
      </w:r>
    </w:p>
    <w:p w:rsidRPr="00B66D18" w:rsidR="00B66D18" w:rsidP="00B66D18" w:rsidRDefault="00B66D18" w14:paraId="11529E99" w14:textId="63DD09B0">
      <w:pPr>
        <w:ind w:left="142" w:firstLine="0"/>
      </w:pPr>
      <w:r w:rsidRPr="00B66D18">
        <w:t xml:space="preserve">3 </w:t>
      </w:r>
      <w:r w:rsidR="00C0245E">
        <w:t>-</w:t>
      </w:r>
      <w:r w:rsidRPr="00B66D18">
        <w:t xml:space="preserve"> As visitas subsequentes realizam-se com periodicidade anual, sem prejuízo de visitas adicionais determinadas pela autoridade competente com base em análise de risco.</w:t>
      </w:r>
    </w:p>
    <w:p w:rsidRPr="00B66D18" w:rsidR="00B66D18" w:rsidP="00B66D18" w:rsidRDefault="00B66D18" w14:paraId="299B19CB" w14:textId="14FC77D8">
      <w:pPr>
        <w:ind w:left="142" w:firstLine="0"/>
      </w:pPr>
      <w:r w:rsidRPr="00B66D18">
        <w:t xml:space="preserve">4 </w:t>
      </w:r>
      <w:r w:rsidR="00C0245E">
        <w:t>-</w:t>
      </w:r>
      <w:r w:rsidRPr="00B66D18">
        <w:t xml:space="preserve"> O operador conserva, por um período mínimo de quatro anos a contar de cada visita, o registo das respetivas conclusões e das ações de acompanhamento, e disponibiliza-o, mediante pedido, à autoridade competente e aos médicos-veterinários que realizem visitas subsequentes.</w:t>
      </w:r>
    </w:p>
    <w:p w:rsidRPr="00B66D18" w:rsidR="00B66D18" w:rsidP="00B66D18" w:rsidRDefault="00B66D18" w14:paraId="3E393BCA" w14:textId="3D1A1A57">
      <w:pPr>
        <w:ind w:left="142" w:firstLine="0"/>
      </w:pPr>
      <w:commentRangeStart w:id="180"/>
      <w:commentRangeStart w:id="153165896"/>
      <w:r w:rsidRPr="00B66D18">
        <w:t xml:space="preserve">5 </w:t>
      </w:r>
      <w:r w:rsidR="00C0245E">
        <w:t>-</w:t>
      </w:r>
      <w:r w:rsidRPr="00B66D18">
        <w:t xml:space="preserve"> A visita pode ser realizada pelo médico-veterinário responsável pelo estabelecimento, quando exista, nos termos do artigo </w:t>
      </w:r>
      <w:r w:rsidRPr="00007FD7">
        <w:rPr>
          <w:highlight w:val="cyan"/>
        </w:rPr>
        <w:t>[remissão a fixar].</w:t>
      </w:r>
      <w:commentRangeEnd w:id="180"/>
      <w:r w:rsidRPr="00B66D18" w:rsidR="00C64676">
        <w:rPr>
          <w:rStyle w:val="Refdecomentrio"/>
          <w:sz w:val="24"/>
          <w:szCs w:val="24"/>
        </w:rPr>
        <w:commentReference w:id="180"/>
      </w:r>
      <w:commentRangeEnd w:id="153165896"/>
      <w:r>
        <w:rPr>
          <w:rStyle w:val="CommentReference"/>
        </w:rPr>
        <w:commentReference w:id="153165896"/>
      </w:r>
    </w:p>
    <w:p w:rsidRPr="005E2D3C" w:rsidR="7706BE61" w:rsidP="00007FD7" w:rsidRDefault="7706BE61" w14:paraId="7321F222" w14:textId="05074FD5">
      <w:pPr>
        <w:ind w:left="0" w:firstLine="0"/>
        <w:rPr>
          <w:lang w:val="pt-BR"/>
        </w:rPr>
      </w:pPr>
    </w:p>
    <w:p w:rsidRPr="00007FD7" w:rsidR="3F84F5C2" w:rsidP="00F95DCA" w:rsidRDefault="5A8F9A54" w14:paraId="34A21484" w14:textId="64DDA24D">
      <w:pPr>
        <w:pStyle w:val="Ttulo3"/>
      </w:pPr>
      <w:bookmarkStart w:name="_Toc615360048" w:id="771147548"/>
      <w:r w:rsidR="34160886">
        <w:rPr/>
        <w:t xml:space="preserve">Artigo </w:t>
      </w:r>
      <w:r w:rsidR="71FB05E1">
        <w:rPr/>
        <w:t>30</w:t>
      </w:r>
      <w:r w:rsidR="34160886">
        <w:rPr/>
        <w:t>.º</w:t>
      </w:r>
      <w:bookmarkEnd w:id="771147548"/>
    </w:p>
    <w:p w:rsidRPr="00007FD7" w:rsidR="3F84F5C2" w:rsidP="00F95DCA" w:rsidRDefault="3F84F5C2" w14:paraId="7B34E3B9" w14:textId="319881A4">
      <w:pPr>
        <w:pStyle w:val="Ttulo3"/>
      </w:pPr>
      <w:bookmarkStart w:name="_Toc641051574" w:id="853304435"/>
      <w:r w:rsidR="77050748">
        <w:rPr/>
        <w:t>Manutenção de registos</w:t>
      </w:r>
      <w:bookmarkEnd w:id="853304435"/>
    </w:p>
    <w:p w:rsidR="00007FD7" w:rsidP="00F95DCA" w:rsidRDefault="00357BAC" w14:paraId="61E130B0" w14:textId="5354C1BB">
      <w:pPr>
        <w:ind w:left="142" w:firstLine="0"/>
      </w:pPr>
      <w:r>
        <w:t xml:space="preserve">1 </w:t>
      </w:r>
      <w:r w:rsidR="5A8F9A54">
        <w:t>-</w:t>
      </w:r>
      <w:r w:rsidRPr="00007FD7" w:rsidR="5A8F9A54">
        <w:rPr>
          <w:rFonts w:eastAsia="Arial"/>
        </w:rPr>
        <w:t xml:space="preserve"> </w:t>
      </w:r>
      <w:r w:rsidR="5A8F9A54">
        <w:t>Os titulares da exploração dos estabelecimentos devem manter, pelo prazo de um ano, os seguintes registos:</w:t>
      </w:r>
    </w:p>
    <w:p w:rsidRPr="005E2D3C" w:rsidR="3F84F5C2" w:rsidP="00F95DCA" w:rsidRDefault="5A8F9A54" w14:paraId="43BC8940" w14:textId="0341EFCE">
      <w:pPr>
        <w:pStyle w:val="PargrafodaLista"/>
        <w:numPr>
          <w:ilvl w:val="0"/>
          <w:numId w:val="261"/>
        </w:numPr>
      </w:pPr>
      <w:r>
        <w:t xml:space="preserve">A identificação do titular do animal, designadamente nome e morada; </w:t>
      </w:r>
    </w:p>
    <w:p w:rsidRPr="005E2D3C" w:rsidR="3F84F5C2" w:rsidP="00F95DCA" w:rsidRDefault="3F84F5C2" w14:paraId="4C881FFC" w14:textId="75990CCE">
      <w:pPr>
        <w:pStyle w:val="PargrafodaLista"/>
        <w:numPr>
          <w:ilvl w:val="0"/>
          <w:numId w:val="261"/>
        </w:numPr>
      </w:pPr>
      <w:r>
        <w:t xml:space="preserve">A identificação dos animais, nomeadamente o </w:t>
      </w:r>
      <w:r w:rsidR="00BE60E5">
        <w:t>n.º</w:t>
      </w:r>
      <w:r>
        <w:t xml:space="preserve"> de transponder, se aplicável, nome, espécie, raça, idade e quaisquer sinais particulares, sempre que aplicável; </w:t>
      </w:r>
    </w:p>
    <w:p w:rsidRPr="005E2D3C" w:rsidR="3F84F5C2" w:rsidP="00F95DCA" w:rsidRDefault="3F84F5C2" w14:paraId="096E9606" w14:textId="0B8D2DEE">
      <w:pPr>
        <w:pStyle w:val="PargrafodaLista"/>
        <w:numPr>
          <w:ilvl w:val="0"/>
          <w:numId w:val="261"/>
        </w:numPr>
      </w:pPr>
      <w:r>
        <w:t xml:space="preserve">O </w:t>
      </w:r>
      <w:r w:rsidR="00BE60E5">
        <w:t>n.º</w:t>
      </w:r>
      <w:r>
        <w:t xml:space="preserve"> de animais por espécie; </w:t>
      </w:r>
    </w:p>
    <w:p w:rsidRPr="005E2D3C" w:rsidR="3F84F5C2" w:rsidP="00F95DCA" w:rsidRDefault="3F84F5C2" w14:paraId="03E1F52E" w14:textId="77777777">
      <w:pPr>
        <w:pStyle w:val="PargrafodaLista"/>
        <w:numPr>
          <w:ilvl w:val="0"/>
          <w:numId w:val="261"/>
        </w:numPr>
      </w:pPr>
      <w:r>
        <w:t xml:space="preserve">O movimento mensal, nomeadamente registos relativos à origem e às datas das entradas, nascimentos, mortes e, ainda, datas de saída e destino dos animais.  </w:t>
      </w:r>
    </w:p>
    <w:p w:rsidR="3F84F5C2" w:rsidRDefault="00357BAC" w14:paraId="765B09F5" w14:textId="1EAED4DD">
      <w:pPr>
        <w:ind w:left="142" w:firstLine="0"/>
      </w:pPr>
      <w:r>
        <w:t xml:space="preserve">2 </w:t>
      </w:r>
      <w:r w:rsidR="5A8F9A54">
        <w:t>-</w:t>
      </w:r>
      <w:r w:rsidR="5A8F9A54">
        <w:rPr>
          <w:rFonts w:eastAsia="Arial"/>
        </w:rPr>
        <w:t xml:space="preserve"> </w:t>
      </w:r>
      <w:r w:rsidR="5A8F9A54">
        <w:t xml:space="preserve">O registo a que se refere o presente artigo deve estar disponível no local onde são mantidos os animais, podendo admitir-se, por motivos devidamente fundamentados e </w:t>
      </w:r>
      <w:r w:rsidR="5A8F9A54">
        <w:t xml:space="preserve">comprovados, que a apresentação seja diferida por um prazo não superior a 24 horas imediatas ao controlo. </w:t>
      </w:r>
    </w:p>
    <w:p w:rsidRPr="005E2D3C" w:rsidR="00E75105" w:rsidP="00F95DCA" w:rsidRDefault="00E75105" w14:paraId="5088667D" w14:textId="77777777">
      <w:pPr>
        <w:ind w:left="142" w:firstLine="0"/>
        <w:rPr>
          <w:strike/>
        </w:rPr>
      </w:pPr>
    </w:p>
    <w:p w:rsidRPr="00E75105" w:rsidR="6BCC0F10" w:rsidP="292E8E6C" w:rsidRDefault="6BCC0F10" w14:paraId="4F4F082F" w14:textId="0D989132">
      <w:pPr>
        <w:pStyle w:val="Ttulo3"/>
      </w:pPr>
      <w:bookmarkStart w:name="_Toc443426476" w:id="1195637449"/>
      <w:r w:rsidR="467C8FC3">
        <w:rPr/>
        <w:t xml:space="preserve">Artigo </w:t>
      </w:r>
      <w:r w:rsidR="3BB25112">
        <w:rPr/>
        <w:t>3</w:t>
      </w:r>
      <w:r w:rsidR="71FB05E1">
        <w:rPr/>
        <w:t>1</w:t>
      </w:r>
      <w:r w:rsidR="747E989C">
        <w:rPr/>
        <w:t>.º</w:t>
      </w:r>
      <w:bookmarkEnd w:id="1195637449"/>
    </w:p>
    <w:p w:rsidRPr="00E75105" w:rsidR="6BCC0F10" w:rsidP="292E8E6C" w:rsidRDefault="6BCC0F10" w14:paraId="5622CBAD" w14:textId="017CEF6A">
      <w:pPr>
        <w:pStyle w:val="Ttulo3"/>
      </w:pPr>
      <w:bookmarkStart w:name="_Toc680810806" w:id="1351713826"/>
      <w:r w:rsidR="467C8FC3">
        <w:rPr/>
        <w:t>Condições particulares para a manutenção de cães e gatos</w:t>
      </w:r>
      <w:bookmarkEnd w:id="1351713826"/>
    </w:p>
    <w:p w:rsidRPr="005E2D3C" w:rsidR="6BCC0F10" w:rsidP="00F95DCA" w:rsidRDefault="00B85176" w14:paraId="247E1E04" w14:textId="61A62148">
      <w:pPr>
        <w:ind w:left="142" w:firstLine="0"/>
      </w:pPr>
      <w:r>
        <w:t xml:space="preserve">1 </w:t>
      </w:r>
      <w:r w:rsidR="6BCC0F10">
        <w:t>-</w:t>
      </w:r>
      <w:r w:rsidR="6BCC0F10">
        <w:rPr>
          <w:rFonts w:eastAsia="Arial"/>
        </w:rPr>
        <w:t xml:space="preserve"> </w:t>
      </w:r>
      <w:r w:rsidR="6BCC0F10">
        <w:t xml:space="preserve">O alojamento de cães e gatos deve obedecer às dimensões mínimas indicadas no anexo II ao presente diploma. </w:t>
      </w:r>
    </w:p>
    <w:p w:rsidRPr="005E2D3C" w:rsidR="2C226083" w:rsidP="00F95DCA" w:rsidRDefault="2C226083" w14:paraId="136A8B7E" w14:textId="115C2525">
      <w:pPr>
        <w:ind w:left="142" w:firstLine="0"/>
        <w:rPr>
          <w:strike w:val="1"/>
        </w:rPr>
      </w:pPr>
      <w:r w:rsidR="40EB608A">
        <w:rPr/>
        <w:t>2 -</w:t>
      </w:r>
      <w:r w:rsidRPr="292E8E6C" w:rsidR="40EB608A">
        <w:rPr>
          <w:rFonts w:eastAsia="Arial"/>
        </w:rPr>
        <w:t xml:space="preserve"> </w:t>
      </w:r>
      <w:r w:rsidR="40EB608A">
        <w:rPr/>
        <w:t>O recinto para gatos deve estar sempre provido</w:t>
      </w:r>
      <w:del w:author="Maria Cristina Tavares Briosa" w:date="2026-07-06T16:44:21.544Z" w16du:dateUtc="2026-07-06T16:44:21.544Z" w:id="185591051">
        <w:r w:rsidDel="40EB608A">
          <w:delText>s</w:delText>
        </w:r>
      </w:del>
      <w:r w:rsidR="40EB608A">
        <w:rPr/>
        <w:t xml:space="preserve"> de tabuleiros para excrementos, de uma superfície de repouso e de estruturas e objetos que lhes permitam subir, afiar as garras, bem como entreter-se. </w:t>
      </w:r>
    </w:p>
    <w:p w:rsidRPr="005E2D3C" w:rsidR="6BCC0F10" w:rsidP="00F95DCA" w:rsidRDefault="00B85176" w14:paraId="3C4011DB" w14:textId="6D57B1E1">
      <w:pPr>
        <w:ind w:left="142" w:firstLine="0"/>
      </w:pPr>
      <w:r w:rsidR="747E989C">
        <w:rPr/>
        <w:t xml:space="preserve">3 </w:t>
      </w:r>
      <w:r w:rsidR="467C8FC3">
        <w:rPr/>
        <w:t>-</w:t>
      </w:r>
      <w:r w:rsidRPr="292E8E6C" w:rsidR="467C8FC3">
        <w:rPr>
          <w:rFonts w:eastAsia="Arial"/>
        </w:rPr>
        <w:t xml:space="preserve"> </w:t>
      </w:r>
      <w:r w:rsidR="467C8FC3">
        <w:rPr/>
        <w:t>O</w:t>
      </w:r>
      <w:del w:author="Maria Cristina Tavares Briosa" w:date="2026-07-06T16:44:37.438Z" w16du:dateUtc="2026-07-06T16:44:37.438Z" w:id="900159726">
        <w:r w:rsidDel="467C8FC3">
          <w:delText>s</w:delText>
        </w:r>
      </w:del>
      <w:r w:rsidR="467C8FC3">
        <w:rPr/>
        <w:t xml:space="preserve"> recinto</w:t>
      </w:r>
      <w:del w:author="Maria Cristina Tavares Briosa" w:date="2026-07-06T16:44:40.622Z" w16du:dateUtc="2026-07-06T16:44:40.622Z" w:id="964601392">
        <w:r w:rsidDel="467C8FC3">
          <w:delText xml:space="preserve">s </w:delText>
        </w:r>
      </w:del>
      <w:r w:rsidR="467C8FC3">
        <w:rPr/>
        <w:t xml:space="preserve">a que se refere o </w:t>
      </w:r>
      <w:r w:rsidR="61A8F73A">
        <w:rPr/>
        <w:t>número anterior</w:t>
      </w:r>
      <w:r w:rsidR="467C8FC3">
        <w:rPr/>
        <w:t xml:space="preserve"> deve</w:t>
      </w:r>
      <w:del w:author="Maria Cristina Tavares Briosa" w:date="2026-07-06T16:44:45.591Z" w16du:dateUtc="2026-07-06T16:44:45.591Z" w:id="1013407937">
        <w:r w:rsidDel="467C8FC3">
          <w:delText>m</w:delText>
        </w:r>
      </w:del>
      <w:r w:rsidR="467C8FC3">
        <w:rPr/>
        <w:t xml:space="preserve"> dispor de superfícies de repouso em diferentes níveis de altura aquando da manutenção de gatos. </w:t>
      </w:r>
    </w:p>
    <w:p w:rsidRPr="00F95DCA" w:rsidR="6BCC0F10" w:rsidP="00F95DCA" w:rsidRDefault="00B85176" w14:paraId="77769616" w14:textId="0F484FDB">
      <w:pPr>
        <w:ind w:left="142" w:firstLine="0"/>
        <w:rPr>
          <w:highlight w:val="yellow"/>
        </w:rPr>
      </w:pPr>
      <w:r w:rsidRPr="00F95DCA">
        <w:rPr>
          <w:highlight w:val="yellow"/>
        </w:rPr>
        <w:t xml:space="preserve">4 </w:t>
      </w:r>
      <w:r w:rsidRPr="00F95DCA" w:rsidR="00990B21">
        <w:rPr>
          <w:highlight w:val="yellow"/>
        </w:rPr>
        <w:t>–</w:t>
      </w:r>
      <w:r w:rsidRPr="00F95DCA" w:rsidR="6BCC0F10">
        <w:rPr>
          <w:rFonts w:eastAsia="Arial"/>
          <w:highlight w:val="yellow"/>
        </w:rPr>
        <w:t xml:space="preserve"> </w:t>
      </w:r>
      <w:r w:rsidRPr="00F95DCA" w:rsidR="00990B21">
        <w:rPr>
          <w:rFonts w:eastAsia="Arial"/>
          <w:highlight w:val="yellow"/>
        </w:rPr>
        <w:t xml:space="preserve">É </w:t>
      </w:r>
      <w:r w:rsidRPr="00F95DCA" w:rsidR="6BCC0F10">
        <w:rPr>
          <w:rFonts w:eastAsiaTheme="minorEastAsia"/>
          <w:color w:val="000000" w:themeColor="text1"/>
          <w:highlight w:val="yellow"/>
        </w:rPr>
        <w:t>proibi</w:t>
      </w:r>
      <w:r w:rsidRPr="00F95DCA" w:rsidR="00990B21">
        <w:rPr>
          <w:rFonts w:eastAsiaTheme="minorEastAsia"/>
          <w:color w:val="000000" w:themeColor="text1"/>
          <w:highlight w:val="yellow"/>
        </w:rPr>
        <w:t>da</w:t>
      </w:r>
      <w:r w:rsidRPr="00F95DCA" w:rsidR="6BCC0F10">
        <w:rPr>
          <w:rFonts w:eastAsiaTheme="minorEastAsia"/>
          <w:color w:val="000000" w:themeColor="text1"/>
          <w:highlight w:val="yellow"/>
        </w:rPr>
        <w:t xml:space="preserve"> </w:t>
      </w:r>
      <w:r w:rsidRPr="00F95DCA" w:rsidR="00990B21">
        <w:rPr>
          <w:rFonts w:eastAsiaTheme="minorEastAsia"/>
          <w:color w:val="000000" w:themeColor="text1"/>
          <w:highlight w:val="yellow"/>
        </w:rPr>
        <w:t xml:space="preserve">a </w:t>
      </w:r>
      <w:r w:rsidRPr="00F95DCA" w:rsidR="6BCC0F10">
        <w:rPr>
          <w:rFonts w:eastAsiaTheme="minorEastAsia"/>
          <w:color w:val="000000" w:themeColor="text1"/>
          <w:highlight w:val="yellow"/>
        </w:rPr>
        <w:t xml:space="preserve">manutenção de cães e gatos em contentores </w:t>
      </w:r>
      <w:r w:rsidRPr="00870EC1" w:rsidR="00990B21">
        <w:rPr>
          <w:rFonts w:eastAsiaTheme="minorEastAsia"/>
          <w:color w:val="000000" w:themeColor="text1"/>
          <w:highlight w:val="yellow"/>
        </w:rPr>
        <w:t xml:space="preserve">ou gaiolas, </w:t>
      </w:r>
      <w:r w:rsidRPr="00F95DCA" w:rsidR="6BCC0F10">
        <w:rPr>
          <w:rFonts w:eastAsiaTheme="minorEastAsia"/>
          <w:color w:val="000000" w:themeColor="text1"/>
          <w:highlight w:val="cyan"/>
        </w:rPr>
        <w:t>conforme</w:t>
      </w:r>
      <w:r w:rsidRPr="00F95DCA" w:rsidR="00007FD7">
        <w:rPr>
          <w:rFonts w:eastAsiaTheme="minorEastAsia"/>
          <w:color w:val="000000" w:themeColor="text1"/>
          <w:highlight w:val="cyan"/>
        </w:rPr>
        <w:t xml:space="preserve"> o disposto no artigo X do</w:t>
      </w:r>
      <w:r w:rsidRPr="00F95DCA" w:rsidR="6BCC0F10">
        <w:rPr>
          <w:rFonts w:eastAsiaTheme="minorEastAsia"/>
          <w:color w:val="000000" w:themeColor="text1"/>
          <w:highlight w:val="cyan"/>
        </w:rPr>
        <w:t xml:space="preserve"> Regulamento Europeu</w:t>
      </w:r>
      <w:r w:rsidRPr="00F95DCA" w:rsidR="00007FD7">
        <w:rPr>
          <w:rFonts w:eastAsiaTheme="minorEastAsia"/>
          <w:color w:val="000000" w:themeColor="text1"/>
          <w:highlight w:val="cyan"/>
        </w:rPr>
        <w:t xml:space="preserve"> 2026/</w:t>
      </w:r>
      <w:r w:rsidR="00007FD7">
        <w:rPr>
          <w:rFonts w:eastAsiaTheme="minorEastAsia"/>
          <w:color w:val="000000" w:themeColor="text1"/>
          <w:highlight w:val="yellow"/>
        </w:rPr>
        <w:t>.</w:t>
      </w:r>
      <w:r w:rsidRPr="00F95DCA" w:rsidR="6BCC0F10">
        <w:rPr>
          <w:rFonts w:eastAsiaTheme="minorEastAsia"/>
          <w:color w:val="000000" w:themeColor="text1"/>
          <w:highlight w:val="yellow"/>
        </w:rPr>
        <w:t xml:space="preserve"> </w:t>
      </w:r>
    </w:p>
    <w:p w:rsidRPr="005E2D3C" w:rsidR="6BCC0F10" w:rsidP="00F95DCA" w:rsidRDefault="00990B21" w14:paraId="3776303C" w14:textId="1D22832F">
      <w:pPr>
        <w:ind w:left="142" w:firstLine="0"/>
      </w:pPr>
      <w:r w:rsidRPr="4C651409" w:rsidR="4AE48081">
        <w:rPr>
          <w:highlight w:val="yellow"/>
        </w:rPr>
        <w:t xml:space="preserve">5 </w:t>
      </w:r>
      <w:r w:rsidRPr="4C651409" w:rsidR="26493CF6">
        <w:rPr>
          <w:highlight w:val="yellow"/>
        </w:rPr>
        <w:t>-</w:t>
      </w:r>
      <w:r w:rsidRPr="4C651409" w:rsidR="26493CF6">
        <w:rPr>
          <w:rFonts w:eastAsia="Arial"/>
          <w:highlight w:val="yellow"/>
        </w:rPr>
        <w:t xml:space="preserve"> </w:t>
      </w:r>
      <w:r w:rsidRPr="4C651409" w:rsidR="7C601B6B">
        <w:rPr>
          <w:rFonts w:eastAsia="游明朝" w:eastAsiaTheme="minorEastAsia"/>
          <w:color w:val="000000" w:themeColor="text1" w:themeTint="FF" w:themeShade="FF"/>
          <w:highlight w:val="yellow"/>
        </w:rPr>
        <w:t xml:space="preserve">Sem prejuízo do disposto no </w:t>
      </w:r>
      <w:r w:rsidRPr="4C651409" w:rsidR="55E7EF87">
        <w:rPr>
          <w:rFonts w:eastAsia="游明朝" w:eastAsiaTheme="minorEastAsia"/>
          <w:color w:val="000000" w:themeColor="text1" w:themeTint="FF" w:themeShade="FF"/>
          <w:highlight w:val="yellow"/>
        </w:rPr>
        <w:t>número anterior</w:t>
      </w:r>
      <w:r w:rsidRPr="4C651409" w:rsidR="7C601B6B">
        <w:rPr>
          <w:rFonts w:eastAsia="游明朝" w:eastAsiaTheme="minorEastAsia"/>
          <w:color w:val="000000" w:themeColor="text1" w:themeTint="FF" w:themeShade="FF"/>
          <w:highlight w:val="yellow"/>
        </w:rPr>
        <w:t xml:space="preserve"> e </w:t>
      </w:r>
      <w:r w:rsidRPr="4C651409" w:rsidR="7C601B6B">
        <w:rPr>
          <w:rFonts w:eastAsia="游明朝" w:eastAsiaTheme="minorEastAsia"/>
          <w:color w:val="000000" w:themeColor="text1" w:themeTint="FF" w:themeShade="FF"/>
          <w:highlight w:val="cyan"/>
        </w:rPr>
        <w:t>no a</w:t>
      </w:r>
      <w:del w:author="Rui André Vidal" w:date="2026-06-30T10:48:53.021Z" w16du:dateUtc="2026-06-30T10:48:53.021Z" w:id="517368708">
        <w:r w:rsidRPr="4C651409" w:rsidDel="7C601B6B">
          <w:rPr>
            <w:rFonts w:eastAsia="游明朝" w:eastAsiaTheme="minorEastAsia"/>
            <w:color w:val="000000" w:themeColor="text1" w:themeTint="FF" w:themeShade="FF"/>
            <w:highlight w:val="cyan"/>
          </w:rPr>
          <w:delText>rtigo X</w:delText>
        </w:r>
      </w:del>
      <w:ins w:author="Rui André Vidal" w:date="2026-06-30T10:48:36.305Z" w16du:dateUtc="2026-06-30T10:48:36.305Z" w:id="445166328">
        <w:r w:rsidRPr="4C651409" w:rsidR="1A747B26">
          <w:rPr>
            <w:rFonts w:eastAsia="游明朝" w:eastAsiaTheme="minorEastAsia"/>
            <w:color w:val="000000" w:themeColor="text1" w:themeTint="FF" w:themeShade="FF"/>
            <w:highlight w:val="cyan"/>
          </w:rPr>
          <w:t xml:space="preserve"> n.º 3 do</w:t>
        </w:r>
      </w:ins>
      <w:ins w:author="Rui André Vidal" w:date="2026-06-30T10:49:00.94Z" w16du:dateUtc="2026-06-30T10:49:00.94Z" w:id="1068540311">
        <w:r w:rsidRPr="4C651409" w:rsidR="1A747B26">
          <w:rPr>
            <w:rFonts w:eastAsia="游明朝" w:eastAsiaTheme="minorEastAsia"/>
            <w:color w:val="000000" w:themeColor="text1" w:themeTint="FF" w:themeShade="FF"/>
            <w:highlight w:val="cyan"/>
          </w:rPr>
          <w:t xml:space="preserve"> a</w:t>
        </w:r>
      </w:ins>
      <w:ins w:author="Rui André Vidal" w:date="2026-06-30T10:48:36.305Z" w16du:dateUtc="2026-06-30T10:48:36.305Z" w:id="1661139417">
        <w:r w:rsidRPr="4C651409" w:rsidR="1A747B26">
          <w:rPr>
            <w:rFonts w:eastAsia="游明朝" w:eastAsiaTheme="minorEastAsia"/>
            <w:color w:val="000000" w:themeColor="text1" w:themeTint="FF" w:themeShade="FF"/>
            <w:highlight w:val="cyan"/>
          </w:rPr>
          <w:t>rt. 15.º</w:t>
        </w:r>
      </w:ins>
      <w:r w:rsidRPr="4C651409" w:rsidR="7C601B6B">
        <w:rPr>
          <w:rFonts w:eastAsia="游明朝" w:eastAsiaTheme="minorEastAsia"/>
          <w:color w:val="000000" w:themeColor="text1" w:themeTint="FF" w:themeShade="FF"/>
          <w:highlight w:val="yellow"/>
        </w:rPr>
        <w:t>., t</w:t>
      </w:r>
      <w:r w:rsidRPr="4C651409" w:rsidR="26493CF6">
        <w:rPr>
          <w:highlight w:val="yellow"/>
        </w:rPr>
        <w:t>endo em conta as grandes diferenças de tamanho e a fraca relação entre o tamanho e o peso das diferentes raças de cães, a altura da gaiola deve ser fixada em função da altura do corpo de cada animal medido à altura das espáduas.</w:t>
      </w:r>
      <w:r w:rsidR="26493CF6">
        <w:rPr/>
        <w:t xml:space="preserve"> </w:t>
      </w:r>
    </w:p>
    <w:p w:rsidRPr="005E2D3C" w:rsidR="4F74B76E" w:rsidP="00007FD7" w:rsidRDefault="4F74B76E" w14:paraId="7320409A" w14:textId="77777777"/>
    <w:p w:rsidRPr="00E75105" w:rsidR="005101CF" w:rsidP="00F95DCA" w:rsidRDefault="00A626AB" w14:paraId="2898B564" w14:textId="729463E3">
      <w:pPr>
        <w:pStyle w:val="Ttulo2"/>
        <w:ind w:right="0"/>
      </w:pPr>
      <w:bookmarkStart w:name="_Toc223954409" w:id="185"/>
      <w:bookmarkStart w:name="_Toc1392908586" w:id="291563550"/>
      <w:r w:rsidR="6F5E8D5D">
        <w:rPr/>
        <w:t>SUBSECÇÃO II</w:t>
      </w:r>
      <w:bookmarkEnd w:id="291563550"/>
    </w:p>
    <w:p w:rsidR="005101CF" w:rsidP="00F95DCA" w:rsidRDefault="00A626AB" w14:paraId="3367BB6F" w14:textId="078B48E3">
      <w:pPr>
        <w:pStyle w:val="Ttulo2"/>
        <w:ind w:right="0"/>
      </w:pPr>
      <w:bookmarkStart w:name="_Toc1564121930" w:id="2051317304"/>
      <w:r w:rsidR="6F5E8D5D">
        <w:rPr/>
        <w:t>Condições especiais para os alojamentos de reprodução, criação, manutenção e venda de animais de companhia</w:t>
      </w:r>
      <w:bookmarkEnd w:id="185"/>
      <w:bookmarkEnd w:id="2051317304"/>
    </w:p>
    <w:p w:rsidRPr="00F95DCA" w:rsidR="001215E8" w:rsidP="00F95DCA" w:rsidRDefault="001215E8" w14:paraId="15B711E9" w14:textId="77777777">
      <w:pPr>
        <w:rPr>
          <w:b/>
          <w:bCs/>
        </w:rPr>
      </w:pPr>
    </w:p>
    <w:p w:rsidRPr="001C49E1" w:rsidR="001215E8" w:rsidP="00F95DCA" w:rsidRDefault="001215E8" w14:paraId="2C4A6284" w14:textId="2D2A8803">
      <w:pPr>
        <w:pStyle w:val="Ttulo3"/>
      </w:pPr>
      <w:bookmarkStart w:name="_Toc2103785920" w:id="961565032"/>
      <w:r w:rsidR="29CB300B">
        <w:rPr/>
        <w:t xml:space="preserve">Artigo </w:t>
      </w:r>
      <w:r w:rsidR="560DA3CD">
        <w:rPr/>
        <w:t>3</w:t>
      </w:r>
      <w:r w:rsidR="71FB05E1">
        <w:rPr/>
        <w:t>2</w:t>
      </w:r>
      <w:r w:rsidR="29CB300B">
        <w:rPr/>
        <w:t>.º</w:t>
      </w:r>
      <w:bookmarkEnd w:id="961565032"/>
    </w:p>
    <w:p w:rsidR="0068221A" w:rsidP="00F95DCA" w:rsidRDefault="001215E8" w14:paraId="45258553" w14:textId="69D7CC96">
      <w:pPr>
        <w:pStyle w:val="Ttulo3"/>
      </w:pPr>
      <w:bookmarkStart w:name="_Toc1112235256" w:id="1683382086"/>
      <w:r w:rsidR="29CB300B">
        <w:rPr/>
        <w:t>Das estratégias de reprodução</w:t>
      </w:r>
      <w:bookmarkEnd w:id="1683382086"/>
    </w:p>
    <w:p w:rsidRPr="0068221A" w:rsidR="001215E8" w:rsidP="00F95DCA" w:rsidRDefault="001215E8" w14:paraId="2F199766" w14:textId="5E7838BD">
      <w:pPr>
        <w:ind w:left="142" w:firstLine="0"/>
      </w:pPr>
      <w:r w:rsidR="22CC0C3F">
        <w:rPr/>
        <w:t xml:space="preserve">Devem ser adotadas as estratégias de reprodução e criação definidas </w:t>
      </w:r>
      <w:r w:rsidRPr="4C651409" w:rsidR="22CC0C3F">
        <w:rPr>
          <w:highlight w:val="cyan"/>
        </w:rPr>
        <w:t xml:space="preserve">pelos artigos </w:t>
      </w:r>
      <w:r w:rsidRPr="4C651409" w:rsidR="22CC0C3F">
        <w:rPr>
          <w:highlight w:val="cyan"/>
        </w:rPr>
        <w:t xml:space="preserve">XXX </w:t>
      </w:r>
      <w:del w:author="Rui André Vidal" w:date="2026-06-30T10:49:19.317Z" w16du:dateUtc="2026-06-30T10:49:19.317Z" w:id="1528639490">
        <w:r w:rsidRPr="4C651409" w:rsidDel="6B32C5EF">
          <w:rPr>
            <w:highlight w:val="cyan"/>
          </w:rPr>
          <w:delText xml:space="preserve"> </w:delText>
        </w:r>
      </w:del>
      <w:r w:rsidRPr="4C651409" w:rsidR="22CC0C3F">
        <w:rPr>
          <w:highlight w:val="cyan"/>
        </w:rPr>
        <w:t>do</w:t>
      </w:r>
      <w:r w:rsidRPr="4C651409" w:rsidR="22CC0C3F">
        <w:rPr>
          <w:highlight w:val="cyan"/>
        </w:rPr>
        <w:t xml:space="preserve"> Anexo I do Regulamento</w:t>
      </w:r>
    </w:p>
    <w:p w:rsidR="005101CF" w:rsidP="00F95DCA" w:rsidRDefault="005101CF" w14:paraId="1AEC9732" w14:textId="620C9249">
      <w:bookmarkStart w:name="_Toc223954410" w:id="190"/>
    </w:p>
    <w:p w:rsidRPr="00E75105" w:rsidR="00C37A6E" w:rsidP="00F95DCA" w:rsidRDefault="00C37A6E" w14:paraId="290B08EE" w14:textId="42B18BE1">
      <w:pPr>
        <w:pStyle w:val="Ttulo3"/>
      </w:pPr>
      <w:bookmarkStart w:name="_Toc2039354703" w:id="1066569810"/>
      <w:r w:rsidR="0116FDFF">
        <w:rPr/>
        <w:t xml:space="preserve">Artigo </w:t>
      </w:r>
      <w:r w:rsidR="560DA3CD">
        <w:rPr/>
        <w:t>3</w:t>
      </w:r>
      <w:r w:rsidR="71FB05E1">
        <w:rPr/>
        <w:t>3</w:t>
      </w:r>
      <w:r w:rsidR="0116FDFF">
        <w:rPr/>
        <w:t>.º</w:t>
      </w:r>
      <w:bookmarkEnd w:id="1066569810"/>
    </w:p>
    <w:p w:rsidRPr="00E75105" w:rsidR="005101CF" w:rsidP="00F95DCA" w:rsidRDefault="00A626AB" w14:paraId="47BB4995" w14:textId="5693D8C4">
      <w:pPr>
        <w:pStyle w:val="Ttulo3"/>
      </w:pPr>
      <w:bookmarkStart w:name="_Toc377594205" w:id="2118500941"/>
      <w:r w:rsidR="6F5E8D5D">
        <w:rPr/>
        <w:t>Instalações</w:t>
      </w:r>
      <w:bookmarkEnd w:id="190"/>
      <w:bookmarkEnd w:id="2118500941"/>
    </w:p>
    <w:p w:rsidRPr="005E2D3C" w:rsidR="005101CF" w:rsidP="00F95DCA" w:rsidRDefault="00C37A6E" w14:paraId="7702AF71" w14:textId="4E0A11A0">
      <w:pPr>
        <w:ind w:left="142" w:firstLine="0"/>
      </w:pPr>
      <w:r>
        <w:t xml:space="preserve">1 </w:t>
      </w:r>
      <w:r w:rsidR="4A1CCCD2">
        <w:t>-</w:t>
      </w:r>
      <w:r w:rsidR="4A1CCCD2">
        <w:rPr>
          <w:rFonts w:eastAsia="Arial"/>
        </w:rPr>
        <w:t xml:space="preserve"> </w:t>
      </w:r>
      <w:r w:rsidR="4A1CCCD2">
        <w:t xml:space="preserve">Os estabelecimentos que se destinem à reprodução, criação, manutenção ou venda de animais de companhia, devem possuir </w:t>
      </w:r>
      <w:commentRangeStart w:id="193"/>
      <w:r w:rsidR="4A1CCCD2">
        <w:t>instalações individualizadas</w:t>
      </w:r>
      <w:commentRangeEnd w:id="193"/>
      <w:r w:rsidR="002251E2">
        <w:rPr>
          <w:rStyle w:val="Refdecomentrio"/>
          <w:sz w:val="24"/>
          <w:szCs w:val="24"/>
        </w:rPr>
        <w:commentReference w:id="193"/>
      </w:r>
      <w:r w:rsidR="4A1CCCD2">
        <w:t xml:space="preserve"> destinadas à armazenagem de alimentos e equipamento limpo e à lavagem e recolha de material. </w:t>
      </w:r>
    </w:p>
    <w:p w:rsidRPr="005E2D3C" w:rsidR="005101CF" w:rsidP="00F95DCA" w:rsidRDefault="00C37A6E" w14:paraId="3D118BD8" w14:textId="2F887AE2">
      <w:pPr>
        <w:ind w:left="142" w:firstLine="0"/>
      </w:pPr>
      <w:r>
        <w:t xml:space="preserve">2 </w:t>
      </w:r>
      <w:r w:rsidR="5BF3B7D7">
        <w:t>-</w:t>
      </w:r>
      <w:r w:rsidR="5BF3B7D7">
        <w:rPr>
          <w:rFonts w:eastAsia="Arial"/>
        </w:rPr>
        <w:t xml:space="preserve"> </w:t>
      </w:r>
      <w:r w:rsidR="5BF3B7D7">
        <w:t xml:space="preserve">Os estabelecimentos para a reprodução e ou criação, para além do disposto no </w:t>
      </w:r>
      <w:r w:rsidR="008C56A9">
        <w:t>número anterior</w:t>
      </w:r>
      <w:r w:rsidR="5BF3B7D7">
        <w:t xml:space="preserve">, devem possuir instalações individualizadas destinadas a maternidade e a criação até ao desmame, a quarentena, a enfermaria, ao manuseamento de alimentos se necessário e à higienização dos animais. </w:t>
      </w:r>
    </w:p>
    <w:p w:rsidRPr="005E2D3C" w:rsidR="005101CF" w:rsidP="00F95DCA" w:rsidRDefault="00C37A6E" w14:paraId="05299294" w14:textId="67724120">
      <w:pPr>
        <w:ind w:left="142" w:firstLine="0"/>
      </w:pPr>
      <w:r w:rsidR="38AD96CA">
        <w:rPr/>
        <w:t xml:space="preserve">3 </w:t>
      </w:r>
      <w:r w:rsidR="79B70F67">
        <w:rPr/>
        <w:t>-</w:t>
      </w:r>
      <w:r w:rsidRPr="4C651409" w:rsidR="79B70F67">
        <w:rPr>
          <w:rFonts w:eastAsia="Arial"/>
        </w:rPr>
        <w:t xml:space="preserve"> </w:t>
      </w:r>
      <w:r w:rsidR="79B70F67">
        <w:rPr/>
        <w:t xml:space="preserve">Sem prejuízo das disposições previstas no </w:t>
      </w:r>
      <w:commentRangeStart w:id="3299527"/>
      <w:r w:rsidRPr="4C651409" w:rsidR="79B70F67">
        <w:rPr>
          <w:highlight w:val="cyan"/>
        </w:rPr>
        <w:t xml:space="preserve">artigo </w:t>
      </w:r>
      <w:r w:rsidRPr="4C651409" w:rsidR="0B73756D">
        <w:rPr>
          <w:highlight w:val="cyan"/>
        </w:rPr>
        <w:t>xx</w:t>
      </w:r>
      <w:r w:rsidRPr="4C651409" w:rsidR="79B70F67">
        <w:rPr>
          <w:highlight w:val="cyan"/>
        </w:rPr>
        <w:t>.º</w:t>
      </w:r>
      <w:commentRangeEnd w:id="3299527"/>
      <w:r>
        <w:rPr>
          <w:rStyle w:val="CommentReference"/>
        </w:rPr>
        <w:commentReference w:id="3299527"/>
      </w:r>
      <w:r w:rsidR="79B70F67">
        <w:rPr/>
        <w:t xml:space="preserve">, quando os operadores apenas detenham machos, que usem como reprodutores e desde que o seu </w:t>
      </w:r>
      <w:r w:rsidR="67460396">
        <w:rPr/>
        <w:t>n.º</w:t>
      </w:r>
      <w:r w:rsidR="79B70F67">
        <w:rPr/>
        <w:t xml:space="preserve"> não ultrapasse o estipulado </w:t>
      </w:r>
      <w:commentRangeStart w:id="1307633316"/>
      <w:r w:rsidRPr="4C651409" w:rsidR="79B70F67">
        <w:rPr>
          <w:highlight w:val="cyan"/>
        </w:rPr>
        <w:t xml:space="preserve">no artigo </w:t>
      </w:r>
      <w:r w:rsidRPr="4C651409" w:rsidR="4A9F76B1">
        <w:rPr>
          <w:highlight w:val="cyan"/>
        </w:rPr>
        <w:t>20</w:t>
      </w:r>
      <w:r w:rsidRPr="4C651409" w:rsidR="79B70F67">
        <w:rPr>
          <w:highlight w:val="cyan"/>
        </w:rPr>
        <w:t>.º</w:t>
      </w:r>
      <w:commentRangeEnd w:id="1307633316"/>
      <w:r>
        <w:rPr>
          <w:rStyle w:val="CommentReference"/>
        </w:rPr>
        <w:commentReference w:id="1307633316"/>
      </w:r>
      <w:r w:rsidRPr="4C651409" w:rsidR="79B70F67">
        <w:rPr>
          <w:highlight w:val="cyan"/>
        </w:rPr>
        <w:t>,</w:t>
      </w:r>
      <w:r w:rsidR="79B70F67">
        <w:rPr/>
        <w:t xml:space="preserve"> ficam isentos do cumprimento das disposições do presente artigo, sem prejuízo de garantia que os novos reprodutores são mantidos em quarentena.</w:t>
      </w:r>
    </w:p>
    <w:p w:rsidRPr="005E2D3C" w:rsidR="005101CF" w:rsidP="00F95DCA" w:rsidRDefault="00C37A6E" w14:paraId="26E8E746" w14:textId="25394BFB">
      <w:pPr>
        <w:ind w:left="142" w:firstLine="0"/>
      </w:pPr>
      <w:r>
        <w:t xml:space="preserve">4 </w:t>
      </w:r>
      <w:commentRangeStart w:id="194"/>
      <w:r w:rsidR="4A1CCCD2">
        <w:t>-</w:t>
      </w:r>
      <w:r w:rsidR="4A1CCCD2">
        <w:rPr>
          <w:rFonts w:eastAsia="Arial"/>
        </w:rPr>
        <w:t xml:space="preserve"> </w:t>
      </w:r>
      <w:r w:rsidR="4A1CCCD2">
        <w:t>Os detentores de cães</w:t>
      </w:r>
      <w:r w:rsidRPr="00C37A6E" w:rsidR="4A1CCCD2">
        <w:t xml:space="preserve"> de </w:t>
      </w:r>
      <w:r w:rsidRPr="00F95DCA" w:rsidR="4A1CCCD2">
        <w:t xml:space="preserve">caça </w:t>
      </w:r>
      <w:r w:rsidRPr="00C37A6E" w:rsidR="4A1CCCD2">
        <w:t>ficam</w:t>
      </w:r>
      <w:r w:rsidR="4A1CCCD2">
        <w:t xml:space="preserve"> obrigados ao cumprimento das condições gerais de alojamento, sendo as condições específicas das instalações estabelecidas em despacho do </w:t>
      </w:r>
      <w:r w:rsidR="009C0271">
        <w:t>Diretor geral de alimentação de veterinária</w:t>
      </w:r>
      <w:r w:rsidR="4A1CCCD2">
        <w:t xml:space="preserve"> de Alimentação e Veterinária.</w:t>
      </w:r>
      <w:commentRangeEnd w:id="194"/>
      <w:r w:rsidRPr="005E2D3C" w:rsidR="002251E2">
        <w:rPr>
          <w:rStyle w:val="Refdecomentrio"/>
          <w:sz w:val="24"/>
          <w:szCs w:val="24"/>
        </w:rPr>
        <w:commentReference w:id="194"/>
      </w:r>
    </w:p>
    <w:p w:rsidRPr="005E2D3C" w:rsidR="005101CF" w:rsidP="00F95DCA" w:rsidRDefault="00C37A6E" w14:paraId="4FFD220D" w14:textId="7D3D4CFA">
      <w:pPr>
        <w:ind w:left="142" w:firstLine="0"/>
      </w:pPr>
      <w:r w:rsidR="0116FDFF">
        <w:rPr/>
        <w:t xml:space="preserve">5 </w:t>
      </w:r>
      <w:r w:rsidR="6B5A7FB2">
        <w:rPr/>
        <w:t>-</w:t>
      </w:r>
      <w:r w:rsidRPr="292E8E6C" w:rsidR="6B5A7FB2">
        <w:rPr>
          <w:rFonts w:eastAsia="Arial"/>
        </w:rPr>
        <w:t xml:space="preserve"> </w:t>
      </w:r>
      <w:commentRangeStart w:id="195"/>
      <w:commentRangeStart w:id="146026839"/>
      <w:r w:rsidRPr="292E8E6C" w:rsidR="6B5A7FB2">
        <w:rPr>
          <w:highlight w:val="yellow"/>
        </w:rPr>
        <w:t xml:space="preserve">Os </w:t>
      </w:r>
      <w:commentRangeStart w:id="196"/>
      <w:commentRangeStart w:id="1425728158"/>
      <w:del w:author="Maria Cristina Tavares Briosa" w:date="2026-07-06T16:52:31.194Z" w16du:dateUtc="2026-07-06T16:52:31.194Z" w:id="662180175">
        <w:r w:rsidRPr="292E8E6C" w:rsidDel="0116FDFF">
          <w:rPr>
            <w:highlight w:val="yellow"/>
          </w:rPr>
          <w:delText>alojamentos</w:delText>
        </w:r>
      </w:del>
      <w:ins w:author="Maria Cristina Tavares Briosa" w:date="2026-07-06T16:52:49.104Z" w16du:dateUtc="2026-07-06T16:52:49.104Z" w:id="706905539">
        <w:r w:rsidRPr="292E8E6C" w:rsidR="4C9E9039">
          <w:rPr>
            <w:highlight w:val="yellow"/>
          </w:rPr>
          <w:t xml:space="preserve"> estabelecimentos de </w:t>
        </w:r>
      </w:ins>
      <w:commentRangeStart w:id="1304368261"/>
      <w:ins w:author="Maria Cristina Tavares Briosa" w:date="2026-07-06T16:52:49.104Z" w16du:dateUtc="2026-07-06T16:52:49.104Z" w:id="1580441680">
        <w:r w:rsidRPr="292E8E6C" w:rsidR="4C9E9039">
          <w:rPr>
            <w:highlight w:val="yellow"/>
          </w:rPr>
          <w:t>manutenção</w:t>
        </w:r>
      </w:ins>
      <w:commentRangeEnd w:id="1304368261"/>
      <w:r>
        <w:rPr>
          <w:rStyle w:val="CommentReference"/>
        </w:rPr>
        <w:commentReference w:id="1304368261"/>
      </w:r>
      <w:ins w:author="Maria Cristina Tavares Briosa" w:date="2026-07-06T16:52:49.104Z" w16du:dateUtc="2026-07-06T16:52:49.104Z" w:id="1749927217">
        <w:r w:rsidRPr="292E8E6C" w:rsidR="4C9E9039">
          <w:rPr>
            <w:highlight w:val="yellow"/>
          </w:rPr>
          <w:t xml:space="preserve"> </w:t>
        </w:r>
      </w:ins>
      <w:del w:author="Maria Cristina Tavares Briosa" w:date="2026-07-06T16:52:50.514Z" w16du:dateUtc="2026-07-06T16:52:50.514Z" w:id="191284296">
        <w:r w:rsidRPr="292E8E6C" w:rsidDel="0116FDFF">
          <w:rPr>
            <w:highlight w:val="yellow"/>
          </w:rPr>
          <w:delText xml:space="preserve"> </w:delText>
        </w:r>
      </w:del>
      <w:r w:rsidRPr="292E8E6C" w:rsidR="0116FDFF">
        <w:rPr>
          <w:highlight w:val="yellow"/>
        </w:rPr>
        <w:t>destinados à estadia e pernoita</w:t>
      </w:r>
      <w:r w:rsidRPr="292E8E6C" w:rsidR="6B5A7FB2">
        <w:rPr>
          <w:highlight w:val="yellow"/>
        </w:rPr>
        <w:t xml:space="preserve"> </w:t>
      </w:r>
      <w:commentRangeEnd w:id="196"/>
      <w:r>
        <w:rPr>
          <w:rStyle w:val="CommentReference"/>
        </w:rPr>
        <w:commentReference w:id="196"/>
      </w:r>
      <w:commentRangeEnd w:id="1425728158"/>
      <w:r>
        <w:rPr>
          <w:rStyle w:val="CommentReference"/>
        </w:rPr>
        <w:commentReference w:id="1425728158"/>
      </w:r>
      <w:r w:rsidRPr="292E8E6C" w:rsidR="0116FDFF">
        <w:rPr>
          <w:highlight w:val="yellow"/>
        </w:rPr>
        <w:t xml:space="preserve">de </w:t>
      </w:r>
      <w:r w:rsidRPr="292E8E6C" w:rsidR="6B5A7FB2">
        <w:rPr>
          <w:highlight w:val="yellow"/>
        </w:rPr>
        <w:t>animais</w:t>
      </w:r>
      <w:r w:rsidRPr="292E8E6C" w:rsidR="0116FDFF">
        <w:rPr>
          <w:highlight w:val="yellow"/>
        </w:rPr>
        <w:t xml:space="preserve"> os animais de companhia, vulgo hotéis</w:t>
      </w:r>
      <w:r w:rsidR="6B5A7FB2">
        <w:rPr/>
        <w:t xml:space="preserve">, </w:t>
      </w:r>
      <w:commentRangeEnd w:id="195"/>
      <w:r>
        <w:rPr>
          <w:rStyle w:val="CommentReference"/>
        </w:rPr>
        <w:commentReference w:id="195"/>
      </w:r>
      <w:commentRangeEnd w:id="146026839"/>
      <w:r>
        <w:rPr>
          <w:rStyle w:val="CommentReference"/>
        </w:rPr>
        <w:commentReference w:id="146026839"/>
      </w:r>
      <w:r w:rsidR="6B5A7FB2">
        <w:rPr/>
        <w:t>para além do disposto no n.º 1, devem possuir instalações individualizadas para enfermaria, manuseamento de alimentos se necessário e higienização dos animais.</w:t>
      </w:r>
      <w:r w:rsidR="6B5A7FB2">
        <w:rPr/>
        <w:t xml:space="preserve"> </w:t>
      </w:r>
    </w:p>
    <w:p w:rsidRPr="005E2D3C" w:rsidR="005101CF" w:rsidP="00F95DCA" w:rsidRDefault="00C37A6E" w14:paraId="3D101A59" w14:textId="54915DA6">
      <w:pPr>
        <w:ind w:left="142" w:firstLine="0"/>
      </w:pPr>
      <w:r w:rsidR="0116FDFF">
        <w:rPr/>
        <w:t xml:space="preserve">6 </w:t>
      </w:r>
      <w:commentRangeStart w:id="197"/>
      <w:r w:rsidR="76F7EDD0">
        <w:rPr/>
        <w:t>-</w:t>
      </w:r>
      <w:r w:rsidRPr="292E8E6C" w:rsidR="76F7EDD0">
        <w:rPr>
          <w:rFonts w:eastAsia="Arial"/>
        </w:rPr>
        <w:t xml:space="preserve"> </w:t>
      </w:r>
      <w:r w:rsidR="76F7EDD0">
        <w:rPr/>
        <w:t xml:space="preserve">Os </w:t>
      </w:r>
      <w:del w:author="Maria Cristina Tavares Briosa" w:date="2026-07-06T16:57:02.127Z" w16du:dateUtc="2026-07-06T16:57:02.127Z" w:id="617799245">
        <w:r w:rsidDel="76F7EDD0">
          <w:delText>alojamentos</w:delText>
        </w:r>
      </w:del>
      <w:ins w:author="Maria Cristina Tavares Briosa" w:date="2026-07-06T16:57:07.021Z" w16du:dateUtc="2026-07-06T16:57:07.021Z" w:id="1811904523">
        <w:r w:rsidR="23F8F4AD">
          <w:t xml:space="preserve"> </w:t>
        </w:r>
        <w:r w:rsidR="23F8F4AD">
          <w:t>estabelecimentos</w:t>
        </w:r>
        <w:del w:author="Rui André Vidal" w:date="2026-07-07T09:13:58.981Z" w16du:dateUtc="2026-07-07T09:13:58.981Z" w:id="2090118018">
          <w:r w:rsidDel="23F8F4AD">
            <w:delText xml:space="preserve"> </w:delText>
          </w:r>
        </w:del>
      </w:ins>
      <w:r w:rsidR="76F7EDD0">
        <w:rPr/>
        <w:t xml:space="preserve"> referidos</w:t>
      </w:r>
      <w:r w:rsidR="76F7EDD0">
        <w:rPr/>
        <w:t xml:space="preserve"> ao abrigo deste capítulo devem possuir estruturas e objetos que permitam enriquecer o meio ambiente, nomeadamente prateleiras, poleiros, ninhos, esconderijos e material para entretenimento dos animais conforme as espécies e o seu grau de desenvolvimento, consoante se trate de adultos, jovens ou fêmeas com ninhadas, devendo os alojamentos destinados a cães e gatos possuir também área de recreio, coberta ou descoberta. </w:t>
      </w:r>
      <w:commentRangeEnd w:id="197"/>
      <w:r>
        <w:rPr>
          <w:rStyle w:val="CommentReference"/>
        </w:rPr>
        <w:commentReference w:id="197"/>
      </w:r>
    </w:p>
    <w:p w:rsidRPr="005E2D3C" w:rsidR="005101CF" w:rsidP="00F95DCA" w:rsidRDefault="00C37A6E" w14:paraId="2DCFA911" w14:textId="5E30A838">
      <w:pPr>
        <w:ind w:left="142" w:firstLine="0"/>
      </w:pPr>
      <w:r w:rsidR="0116FDFF">
        <w:rPr/>
        <w:t xml:space="preserve">7 </w:t>
      </w:r>
      <w:r w:rsidR="6B5A7FB2">
        <w:rPr/>
        <w:t>-</w:t>
      </w:r>
      <w:r w:rsidRPr="292E8E6C" w:rsidR="6B5A7FB2">
        <w:rPr>
          <w:rFonts w:eastAsia="Arial"/>
        </w:rPr>
        <w:t xml:space="preserve"> </w:t>
      </w:r>
      <w:r w:rsidR="6B5A7FB2">
        <w:rPr/>
        <w:t xml:space="preserve">Os </w:t>
      </w:r>
      <w:del w:author="Maria Cristina Tavares Briosa" w:date="2026-07-06T16:57:36.079Z" w16du:dateUtc="2026-07-06T16:57:36.079Z" w:id="1730960055">
        <w:r w:rsidDel="6B5A7FB2">
          <w:delText>alojamento</w:delText>
        </w:r>
      </w:del>
      <w:ins w:author="Maria Cristina Tavares Briosa" w:date="2026-07-06T16:57:38.111Z" w16du:dateUtc="2026-07-06T16:57:38.111Z" w:id="141088733">
        <w:r w:rsidR="54DA4834">
          <w:t xml:space="preserve"> </w:t>
        </w:r>
      </w:ins>
      <w:del w:author="Maria Cristina Tavares Briosa" w:date="2026-07-06T16:57:40.44Z" w16du:dateUtc="2026-07-06T16:57:40.44Z" w:id="646771345">
        <w:r w:rsidDel="6B5A7FB2">
          <w:delText>s</w:delText>
        </w:r>
      </w:del>
      <w:ins w:author="Maria Cristina Tavares Briosa" w:date="2026-07-06T16:57:46.484Z" w16du:dateUtc="2026-07-06T16:57:46.484Z" w:id="1409558991">
        <w:r w:rsidR="5683F58D">
          <w:t xml:space="preserve"> estabelecimentos </w:t>
        </w:r>
      </w:ins>
      <w:del w:author="Maria Cristina Tavares Briosa" w:date="2026-07-06T16:57:47.807Z" w16du:dateUtc="2026-07-06T16:57:47.807Z" w:id="228663152">
        <w:r w:rsidDel="6B5A7FB2">
          <w:delText xml:space="preserve"> </w:delText>
        </w:r>
      </w:del>
      <w:r w:rsidR="6B5A7FB2">
        <w:rPr/>
        <w:t xml:space="preserve">a que se refere o n.º 1 devem obedecer aos parâmetros mínimos adequados à espécie, previstos no </w:t>
      </w:r>
      <w:r w:rsidRPr="292E8E6C" w:rsidR="6B5A7FB2">
        <w:rPr>
          <w:highlight w:val="cyan"/>
        </w:rPr>
        <w:t>anexo II ao presente diploma</w:t>
      </w:r>
      <w:r w:rsidR="6B5A7FB2">
        <w:rPr/>
        <w:t xml:space="preserve">, do qual faz parte integrante, para o caso dos cães e dos gatos, e em despacho </w:t>
      </w:r>
      <w:r w:rsidR="72CB0A2B">
        <w:rPr/>
        <w:t xml:space="preserve">do diretor geral </w:t>
      </w:r>
      <w:r w:rsidR="6B5A7FB2">
        <w:rPr/>
        <w:t xml:space="preserve">de Alimentação e Veterinária, </w:t>
      </w:r>
      <w:commentRangeStart w:id="137277948"/>
      <w:r w:rsidR="6B5A7FB2">
        <w:rPr/>
        <w:t>para outras espécies,</w:t>
      </w:r>
      <w:commentRangeEnd w:id="137277948"/>
      <w:r>
        <w:rPr>
          <w:rStyle w:val="CommentReference"/>
        </w:rPr>
        <w:commentReference w:id="137277948"/>
      </w:r>
      <w:r w:rsidR="6B5A7FB2">
        <w:rPr/>
        <w:t xml:space="preserve"> podendo para o efeito considerar-se estruturas pré-fabricadas. </w:t>
      </w:r>
    </w:p>
    <w:p w:rsidR="00C37A6E" w:rsidP="00F95DCA" w:rsidRDefault="00C37A6E" w14:paraId="1AE8B6AB" w14:textId="77777777">
      <w:bookmarkStart w:name="_Toc223954412" w:id="198"/>
    </w:p>
    <w:p w:rsidRPr="00E75105" w:rsidR="005101CF" w:rsidP="00F95DCA" w:rsidRDefault="002251E2" w14:paraId="0385F065" w14:textId="2DCFF360">
      <w:pPr>
        <w:pStyle w:val="Ttulo3"/>
      </w:pPr>
      <w:commentRangeStart w:id="200"/>
      <w:commentRangeEnd w:id="200"/>
      <w:r>
        <w:rPr>
          <w:rStyle w:val="CommentReference"/>
        </w:rPr>
        <w:commentReference w:id="200"/>
      </w:r>
      <w:bookmarkStart w:name="_Toc1066226000" w:id="1614857414"/>
      <w:r w:rsidR="1704A0A4">
        <w:rPr/>
        <w:t xml:space="preserve">Artigo </w:t>
      </w:r>
      <w:r w:rsidR="326199E9">
        <w:rPr/>
        <w:t>3</w:t>
      </w:r>
      <w:r w:rsidR="71FB05E1">
        <w:rPr/>
        <w:t>4</w:t>
      </w:r>
      <w:r w:rsidR="1704A0A4">
        <w:rPr/>
        <w:t>.º</w:t>
      </w:r>
      <w:bookmarkEnd w:id="1614857414"/>
    </w:p>
    <w:p w:rsidRPr="00E75105" w:rsidR="005101CF" w:rsidP="00F95DCA" w:rsidRDefault="311765C4" w14:paraId="1F923E30" w14:textId="7C116ED0">
      <w:pPr>
        <w:pStyle w:val="Ttulo3"/>
      </w:pPr>
      <w:bookmarkStart w:name="_Toc472427531" w:id="69361265"/>
      <w:r w:rsidR="27E8415B">
        <w:rPr/>
        <w:t>Venda nos estabelecimentos de criação</w:t>
      </w:r>
      <w:bookmarkEnd w:id="198"/>
      <w:bookmarkEnd w:id="69361265"/>
    </w:p>
    <w:p w:rsidRPr="005E2D3C" w:rsidR="005101CF" w:rsidP="00F95DCA" w:rsidRDefault="00B91944" w14:paraId="486886B6" w14:textId="2B195D64">
      <w:pPr>
        <w:ind w:left="142" w:firstLine="0"/>
      </w:pPr>
      <w:r>
        <w:t xml:space="preserve">1 </w:t>
      </w:r>
      <w:r w:rsidR="00A626AB">
        <w:t>-</w:t>
      </w:r>
      <w:r w:rsidR="00A626AB">
        <w:rPr>
          <w:rFonts w:eastAsia="Arial"/>
        </w:rPr>
        <w:t xml:space="preserve"> </w:t>
      </w:r>
      <w:r w:rsidR="00A626AB">
        <w:t xml:space="preserve">A venda de animais de companhia nos alojamentos de reprodução ou criação só é admitida desde que aqueles disponham de local separado, próprio para o efeito, que assegure as condições mínimas de saúde e bem-estar dos animais. </w:t>
      </w:r>
    </w:p>
    <w:p w:rsidRPr="005E2D3C" w:rsidR="005101CF" w:rsidP="00F95DCA" w:rsidRDefault="00B91944" w14:paraId="6D04D4B3" w14:textId="7E85B63D">
      <w:pPr>
        <w:ind w:left="142" w:firstLine="0"/>
      </w:pPr>
      <w:r>
        <w:t xml:space="preserve">2 </w:t>
      </w:r>
      <w:r w:rsidR="00A626AB">
        <w:t>-</w:t>
      </w:r>
      <w:r w:rsidR="00A626AB">
        <w:rPr>
          <w:rFonts w:eastAsia="Arial"/>
        </w:rPr>
        <w:t xml:space="preserve"> </w:t>
      </w:r>
      <w:r w:rsidR="00A626AB">
        <w:t xml:space="preserve">Sem prejuízo do cumprimento das normas relativas à profilaxia sanitária, os responsáveis pelos alojamentos de criação de animais de companhia, em particular de cães e de gatos, encontram-se obrigados a: </w:t>
      </w:r>
    </w:p>
    <w:p w:rsidRPr="00F95DCA" w:rsidR="00B91944" w:rsidP="4C651409" w:rsidRDefault="029A5923" w14:paraId="6C15D255" w14:textId="1DB8739B">
      <w:pPr>
        <w:pStyle w:val="PargrafodaLista"/>
        <w:numPr>
          <w:ilvl w:val="0"/>
          <w:numId w:val="263"/>
        </w:numPr>
        <w:rPr>
          <w:highlight w:val="cyan"/>
          <w:rPrChange w:author="Rui André Vidal" w:date="2026-06-30T10:57:51.413Z" w:id="208238095">
            <w:rPr>
              <w:highlight w:val="yellow"/>
            </w:rPr>
          </w:rPrChange>
        </w:rPr>
      </w:pPr>
      <w:commentRangeStart w:id="202"/>
      <w:r w:rsidR="084F876A">
        <w:rPr/>
        <w:t>Identificar e registar os animais em nome do criador</w:t>
      </w:r>
      <w:commentRangeEnd w:id="202"/>
      <w:r>
        <w:rPr>
          <w:rStyle w:val="CommentReference"/>
        </w:rPr>
        <w:commentReference w:id="202"/>
      </w:r>
      <w:r w:rsidR="084F876A">
        <w:rPr/>
        <w:t xml:space="preserve"> </w:t>
      </w:r>
      <w:r w:rsidRPr="4C651409" w:rsidR="084F876A">
        <w:rPr>
          <w:highlight w:val="cyan"/>
          <w:rPrChange w:author="Rui André Vidal" w:date="2026-06-30T10:57:51.412Z" w16du:dateUtc="2026-06-30T10:57:51.412Z" w:id="529195502"/>
        </w:rPr>
        <w:t>(</w:t>
      </w:r>
      <w:r w:rsidRPr="4C651409" w:rsidR="084F876A">
        <w:rPr>
          <w:highlight w:val="cyan"/>
          <w:rPrChange w:author="Rui André Vidal" w:date="2026-06-30T10:57:51.412Z" w16du:dateUtc="2026-06-30T10:57:51.412Z" w:id="352181042">
            <w:rPr>
              <w:highlight w:val="yellow"/>
            </w:rPr>
          </w:rPrChange>
        </w:rPr>
        <w:t xml:space="preserve">nos termos do disposto no artigo </w:t>
      </w:r>
      <w:commentRangeStart w:id="13810859"/>
      <w:r w:rsidRPr="4C651409" w:rsidR="084F876A">
        <w:rPr>
          <w:highlight w:val="cyan"/>
          <w:rPrChange w:author="Rui André Vidal" w:date="2026-06-30T10:57:51.412Z" w16du:dateUtc="2026-06-30T10:57:51.412Z" w:id="401174039">
            <w:rPr>
              <w:highlight w:val="yellow"/>
            </w:rPr>
          </w:rPrChange>
        </w:rPr>
        <w:t>59 + X</w:t>
      </w:r>
      <w:commentRangeEnd w:id="13810859"/>
      <w:r>
        <w:rPr>
          <w:rStyle w:val="CommentReference"/>
        </w:rPr>
        <w:commentReference w:id="13810859"/>
      </w:r>
      <w:r w:rsidRPr="4C651409" w:rsidR="084F876A">
        <w:rPr>
          <w:highlight w:val="cyan"/>
          <w:rPrChange w:author="Rui André Vidal" w:date="2026-06-30T10:57:51.412Z" w16du:dateUtc="2026-06-30T10:57:51.412Z" w:id="296373571">
            <w:rPr>
              <w:highlight w:val="yellow"/>
            </w:rPr>
          </w:rPrChange>
        </w:rPr>
        <w:t>)</w:t>
      </w:r>
      <w:r w:rsidRPr="4C651409" w:rsidR="345D340B">
        <w:rPr>
          <w:highlight w:val="cyan"/>
          <w:rPrChange w:author="Rui André Vidal" w:date="2026-06-30T10:57:51.412Z" w16du:dateUtc="2026-06-30T10:57:51.412Z" w:id="217013887">
            <w:rPr>
              <w:highlight w:val="yellow"/>
            </w:rPr>
          </w:rPrChange>
        </w:rPr>
        <w:t>.</w:t>
      </w:r>
    </w:p>
    <w:p w:rsidRPr="005E2D3C" w:rsidR="00B91944" w:rsidP="00F95DCA" w:rsidRDefault="029A5923" w14:paraId="6EC18CE6" w14:textId="706C6A94">
      <w:pPr>
        <w:pStyle w:val="PargrafodaLista"/>
        <w:numPr>
          <w:ilvl w:val="0"/>
          <w:numId w:val="263"/>
        </w:numPr>
      </w:pPr>
      <w:commentRangeStart w:id="203"/>
      <w:r>
        <w:t>Transferir a titularidade dos animais para o nome do comprador entregando o boletim sanitário e o DIAC atualizado;</w:t>
      </w:r>
      <w:commentRangeEnd w:id="203"/>
      <w:r w:rsidRPr="005E2D3C" w:rsidR="00D76CFC">
        <w:rPr>
          <w:rStyle w:val="Refdecomentrio"/>
          <w:sz w:val="24"/>
          <w:szCs w:val="24"/>
        </w:rPr>
        <w:commentReference w:id="203"/>
      </w:r>
    </w:p>
    <w:p w:rsidRPr="005E2D3C" w:rsidR="005101CF" w:rsidP="00F95DCA" w:rsidRDefault="1AF8B24F" w14:paraId="65CE7C4A" w14:textId="0A4197C5">
      <w:pPr>
        <w:pStyle w:val="PargrafodaLista"/>
        <w:numPr>
          <w:ilvl w:val="0"/>
          <w:numId w:val="263"/>
        </w:numPr>
      </w:pPr>
      <w:r>
        <w:t>Fornecer comprovativo de venda, com o nome do criador, espécie e raça</w:t>
      </w:r>
      <w:r w:rsidR="00B91944">
        <w:t>.</w:t>
      </w:r>
    </w:p>
    <w:p w:rsidRPr="005E2D3C" w:rsidR="00B91944" w:rsidP="00F95DCA" w:rsidRDefault="00B91944" w14:paraId="5C822155" w14:textId="77777777"/>
    <w:p w:rsidRPr="00E75105" w:rsidR="005101CF" w:rsidP="00F95DCA" w:rsidRDefault="5BF3B7D7" w14:paraId="258547C6" w14:textId="52EF92D1">
      <w:pPr>
        <w:pStyle w:val="Ttulo3"/>
      </w:pPr>
      <w:bookmarkStart w:name="_Toc223954414" w:id="204"/>
      <w:bookmarkStart w:name="_Toc2114372260" w:id="709157279"/>
      <w:r w:rsidR="76F7EDD0">
        <w:rPr/>
        <w:t xml:space="preserve">Artigo </w:t>
      </w:r>
      <w:r w:rsidR="326199E9">
        <w:rPr/>
        <w:t>3</w:t>
      </w:r>
      <w:r w:rsidR="71FB05E1">
        <w:rPr/>
        <w:t>5</w:t>
      </w:r>
      <w:r w:rsidR="76F7EDD0">
        <w:rPr/>
        <w:t>.º</w:t>
      </w:r>
      <w:bookmarkEnd w:id="709157279"/>
    </w:p>
    <w:p w:rsidRPr="00E75105" w:rsidR="005101CF" w:rsidP="00F95DCA" w:rsidRDefault="00A626AB" w14:paraId="6FE97DD6" w14:textId="74842D81">
      <w:pPr>
        <w:pStyle w:val="Ttulo3"/>
      </w:pPr>
      <w:bookmarkStart w:name="_Toc1988872274" w:id="1615742984"/>
      <w:r w:rsidR="6F5E8D5D">
        <w:rPr/>
        <w:t>Condições particulares para a manutenção de pequenos roedores e coelhos</w:t>
      </w:r>
      <w:bookmarkEnd w:id="204"/>
      <w:bookmarkEnd w:id="1615742984"/>
    </w:p>
    <w:p w:rsidRPr="005E2D3C" w:rsidR="005101CF" w:rsidP="00F95DCA" w:rsidRDefault="00A626AB" w14:paraId="295730C5" w14:textId="739473DD">
      <w:pPr>
        <w:ind w:left="142" w:firstLine="0"/>
      </w:pPr>
      <w:r>
        <w:t>1 -</w:t>
      </w:r>
      <w:r>
        <w:rPr>
          <w:rFonts w:eastAsia="Arial"/>
        </w:rPr>
        <w:t xml:space="preserve"> </w:t>
      </w:r>
      <w:r>
        <w:t xml:space="preserve">As caixas onde os animais são colocados devem estar providas com material de cama em quantidade suficiente, adaptada às espécies em causa, o qual deve ser renovado regularmente. </w:t>
      </w:r>
    </w:p>
    <w:p w:rsidRPr="005E2D3C" w:rsidR="005101CF" w:rsidP="00F95DCA" w:rsidRDefault="00B91944" w14:paraId="643DFFF5" w14:textId="4BE04593">
      <w:pPr>
        <w:ind w:left="142" w:firstLine="0"/>
      </w:pPr>
      <w:r>
        <w:t xml:space="preserve">2 </w:t>
      </w:r>
      <w:r w:rsidR="00A626AB">
        <w:t>-</w:t>
      </w:r>
      <w:r w:rsidR="00A626AB">
        <w:rPr>
          <w:rFonts w:eastAsia="Arial"/>
        </w:rPr>
        <w:t xml:space="preserve"> </w:t>
      </w:r>
      <w:r w:rsidR="00A626AB">
        <w:t xml:space="preserve">As medidas das caixas para pequenos roedores e coelhos devem obedecer aos parâmetros mínimos adequados à espécie, previstos em </w:t>
      </w:r>
      <w:r w:rsidR="0052508A">
        <w:t>Portaria</w:t>
      </w:r>
      <w:r w:rsidR="00A626AB">
        <w:t xml:space="preserve"> do membro do Governo responsável pela área da agricultura. </w:t>
      </w:r>
    </w:p>
    <w:p w:rsidRPr="005E2D3C" w:rsidR="005101CF" w:rsidP="00F95DCA" w:rsidRDefault="00B91944" w14:paraId="3991393D" w14:textId="34018337">
      <w:pPr>
        <w:ind w:left="142" w:firstLine="0"/>
      </w:pPr>
      <w:r>
        <w:t xml:space="preserve">3 </w:t>
      </w:r>
      <w:r w:rsidR="00A626AB">
        <w:t>-</w:t>
      </w:r>
      <w:r w:rsidR="00A626AB">
        <w:rPr>
          <w:rFonts w:eastAsia="Arial"/>
        </w:rPr>
        <w:t xml:space="preserve"> </w:t>
      </w:r>
      <w:r w:rsidR="00A626AB">
        <w:t xml:space="preserve">Ao planear a criação e ou manutenção deve ter-se em conta o crescimento potencial dos animais, a fim de ser assegurada a existência de um espaço apropriado, em conformidade com as medidas das caixas, nos termos previstos na </w:t>
      </w:r>
      <w:r w:rsidR="0052508A">
        <w:t>Portaria</w:t>
      </w:r>
      <w:r w:rsidR="00A626AB">
        <w:t xml:space="preserve"> a que se refere o </w:t>
      </w:r>
      <w:r w:rsidR="008C56A9">
        <w:t>número anterior</w:t>
      </w:r>
      <w:r w:rsidR="00A626AB">
        <w:t xml:space="preserve">, durante todas as suas fases de desenvolvimento. </w:t>
      </w:r>
    </w:p>
    <w:p w:rsidRPr="005E2D3C" w:rsidR="00BF21D4" w:rsidP="00F95DCA" w:rsidRDefault="00BF21D4" w14:paraId="6A961497" w14:textId="77777777"/>
    <w:p w:rsidRPr="00E75105" w:rsidR="005101CF" w:rsidP="00F95DCA" w:rsidRDefault="00A626AB" w14:paraId="36325B29" w14:textId="5155E8FA">
      <w:pPr>
        <w:pStyle w:val="Ttulo3"/>
      </w:pPr>
      <w:bookmarkStart w:name="_Toc223954416" w:id="207"/>
      <w:bookmarkStart w:name="_Toc897783148" w:id="1120320851"/>
      <w:r w:rsidR="6F5E8D5D">
        <w:rPr/>
        <w:t xml:space="preserve">Artigo </w:t>
      </w:r>
      <w:r w:rsidR="152E9C8B">
        <w:rPr/>
        <w:t>3</w:t>
      </w:r>
      <w:r w:rsidR="71FB05E1">
        <w:rPr/>
        <w:t>6</w:t>
      </w:r>
      <w:r w:rsidR="6F5E8D5D">
        <w:rPr/>
        <w:t>.º</w:t>
      </w:r>
      <w:bookmarkEnd w:id="1120320851"/>
    </w:p>
    <w:p w:rsidRPr="00E75105" w:rsidR="00B91944" w:rsidP="00F95DCA" w:rsidRDefault="00CB19B6" w14:paraId="107F7E0E" w14:textId="2F1A7DB1">
      <w:pPr>
        <w:pStyle w:val="Ttulo3"/>
      </w:pPr>
      <w:bookmarkStart w:name="_Toc1992056879" w:id="100653220"/>
      <w:r w:rsidR="00B45086">
        <w:rPr/>
        <w:t>Condições particulares para a manutenção de aves</w:t>
      </w:r>
      <w:bookmarkEnd w:id="207"/>
      <w:bookmarkEnd w:id="100653220"/>
    </w:p>
    <w:p w:rsidR="00D76CFC" w:rsidP="00F95DCA" w:rsidRDefault="00B91944" w14:paraId="40637A1E" w14:textId="43207CB7">
      <w:pPr>
        <w:ind w:left="142" w:firstLine="0"/>
      </w:pPr>
      <w:r>
        <w:t xml:space="preserve">1 </w:t>
      </w:r>
      <w:r w:rsidR="00A626AB">
        <w:t>-</w:t>
      </w:r>
      <w:r w:rsidR="00A626AB">
        <w:rPr>
          <w:rFonts w:eastAsia="Arial"/>
        </w:rPr>
        <w:t xml:space="preserve"> </w:t>
      </w:r>
      <w:r w:rsidR="00A626AB">
        <w:t xml:space="preserve">As dimensões das gaiolas devem permitir que os pássaros possam bater as asas sem entrave. </w:t>
      </w:r>
    </w:p>
    <w:p w:rsidRPr="005E2D3C" w:rsidR="005101CF" w:rsidP="00F95DCA" w:rsidRDefault="00B91944" w14:paraId="6EE4F64E" w14:textId="754D44F0">
      <w:pPr>
        <w:ind w:left="142" w:firstLine="0"/>
      </w:pPr>
      <w:r>
        <w:t xml:space="preserve">2 </w:t>
      </w:r>
      <w:r w:rsidR="00A626AB">
        <w:t>-</w:t>
      </w:r>
      <w:r w:rsidR="00A626AB">
        <w:rPr>
          <w:rFonts w:eastAsia="Arial"/>
        </w:rPr>
        <w:t xml:space="preserve"> </w:t>
      </w:r>
      <w:r w:rsidR="00A626AB">
        <w:t xml:space="preserve">As gaiolas devem estar equipadas com poleiros cujo diâmetro esteja adaptado às espécies. </w:t>
      </w:r>
    </w:p>
    <w:p w:rsidRPr="005E2D3C" w:rsidR="005101CF" w:rsidP="00F95DCA" w:rsidRDefault="00B91944" w14:paraId="60CA12E2" w14:textId="10D2BEC2">
      <w:pPr>
        <w:ind w:left="142" w:firstLine="0"/>
      </w:pPr>
      <w:r>
        <w:t xml:space="preserve">3 </w:t>
      </w:r>
      <w:r w:rsidR="00A626AB">
        <w:t>-</w:t>
      </w:r>
      <w:r w:rsidR="00A626AB">
        <w:rPr>
          <w:rFonts w:eastAsia="Arial"/>
        </w:rPr>
        <w:t xml:space="preserve"> </w:t>
      </w:r>
      <w:r w:rsidR="00A626AB">
        <w:t xml:space="preserve">Os comedouros e os bebedouros devem ser colocados de forma a não serem sujos pelos excrementos. </w:t>
      </w:r>
    </w:p>
    <w:p w:rsidRPr="005E2D3C" w:rsidR="005101CF" w:rsidP="00F95DCA" w:rsidRDefault="00B91944" w14:paraId="43434E61" w14:textId="3EF167B6">
      <w:pPr>
        <w:ind w:left="142" w:firstLine="0"/>
      </w:pPr>
      <w:r>
        <w:t xml:space="preserve">4 </w:t>
      </w:r>
      <w:r w:rsidR="00A626AB">
        <w:t>-</w:t>
      </w:r>
      <w:r w:rsidR="00A626AB">
        <w:rPr>
          <w:rFonts w:eastAsia="Arial"/>
        </w:rPr>
        <w:t xml:space="preserve"> </w:t>
      </w:r>
      <w:r w:rsidR="00A626AB">
        <w:t xml:space="preserve">As aves devem ter a possibilidade de tomar banhos de areia ou de água consoante as suas necessidades, devendo, para isso, ter à sua disposição recipientes adequados, com areia ou água. </w:t>
      </w:r>
    </w:p>
    <w:p w:rsidRPr="005E2D3C" w:rsidR="00B91944" w:rsidP="00F95DCA" w:rsidRDefault="00B91944" w14:paraId="38198E6A" w14:textId="72188D17">
      <w:pPr>
        <w:ind w:left="142" w:firstLine="0"/>
      </w:pPr>
      <w:r>
        <w:t xml:space="preserve">5 </w:t>
      </w:r>
      <w:r w:rsidR="00A626AB">
        <w:t>-</w:t>
      </w:r>
      <w:r w:rsidR="00A626AB">
        <w:rPr>
          <w:rFonts w:eastAsia="Arial"/>
        </w:rPr>
        <w:t xml:space="preserve"> </w:t>
      </w:r>
      <w:r w:rsidR="00A626AB">
        <w:t xml:space="preserve">As gaiolas de aves não devem localizar-se em locais com correntes de ar e devem ser bem iluminadas em todos os seus cantos. </w:t>
      </w:r>
    </w:p>
    <w:p w:rsidRPr="005E2D3C" w:rsidR="005101CF" w:rsidP="00F95DCA" w:rsidRDefault="00B91944" w14:paraId="36C9E9F3" w14:textId="7FC920CD">
      <w:pPr>
        <w:ind w:left="142" w:firstLine="0"/>
      </w:pPr>
      <w:r>
        <w:t xml:space="preserve">6 </w:t>
      </w:r>
      <w:r w:rsidR="00A626AB">
        <w:t>-</w:t>
      </w:r>
      <w:r w:rsidR="00A626AB">
        <w:rPr>
          <w:rFonts w:eastAsia="Arial"/>
        </w:rPr>
        <w:t xml:space="preserve"> </w:t>
      </w:r>
      <w:r w:rsidR="00A626AB">
        <w:t xml:space="preserve">O público, nas lojas de venda de animais, não pode ter acesso a todos os lados das gaiolas. </w:t>
      </w:r>
    </w:p>
    <w:p w:rsidRPr="005E2D3C" w:rsidR="005101CF" w:rsidP="00F95DCA" w:rsidRDefault="00B91944" w14:paraId="7B20CEF7" w14:textId="34CECAD1">
      <w:pPr>
        <w:ind w:left="142" w:firstLine="0"/>
      </w:pPr>
      <w:r>
        <w:t xml:space="preserve">7 </w:t>
      </w:r>
      <w:r w:rsidR="00A626AB">
        <w:t>-</w:t>
      </w:r>
      <w:r w:rsidR="00A626AB">
        <w:rPr>
          <w:rFonts w:eastAsia="Arial"/>
        </w:rPr>
        <w:t xml:space="preserve"> </w:t>
      </w:r>
      <w:r w:rsidR="00A626AB">
        <w:t xml:space="preserve">Para além das condições acima referidas, as gaiolas para pássaros cantores e pombos devem ser pelo menos quatro vezes mais compridas e duas vezes mais altas que o comprimento total da ave e, pelo menos, uma vez e meia mais largas que a medida da envergadura, sendo que, em caso de manutenção em casais ou em grupo, a largura das gaiolas deve ser de pelo menos o dobro da envergadura da ave. </w:t>
      </w:r>
    </w:p>
    <w:p w:rsidRPr="005E2D3C" w:rsidR="005101CF" w:rsidP="00F95DCA" w:rsidRDefault="00B91944" w14:paraId="00A4C24C" w14:textId="54DD12D3">
      <w:pPr>
        <w:ind w:left="142" w:firstLine="0"/>
      </w:pPr>
      <w:r>
        <w:t xml:space="preserve">8 </w:t>
      </w:r>
      <w:r w:rsidR="00A626AB">
        <w:t>-</w:t>
      </w:r>
      <w:r w:rsidR="00A626AB">
        <w:rPr>
          <w:rFonts w:eastAsia="Arial"/>
        </w:rPr>
        <w:t xml:space="preserve"> </w:t>
      </w:r>
      <w:r w:rsidR="00A626AB">
        <w:t xml:space="preserve">Nas gaiolas onde se mantenham aves em grupo é necessário instalar o mínimo de três poleiros em diferentes alturas e de forma a permitir que os animais sejam pouco incomodados no seu voo e que possam utilizar de forma adequada o espaço que têm à sua disposição. </w:t>
      </w:r>
      <w:r w:rsidR="00A626AB">
        <w:rPr>
          <w:rFonts w:eastAsia="Cambria"/>
        </w:rPr>
        <w:tab/>
      </w:r>
    </w:p>
    <w:p w:rsidRPr="005E2D3C" w:rsidR="005101CF" w:rsidP="00F95DCA" w:rsidRDefault="00B91944" w14:paraId="4BBE804D" w14:textId="25DAB836">
      <w:pPr>
        <w:ind w:left="142" w:firstLine="0"/>
      </w:pPr>
      <w:r>
        <w:t xml:space="preserve">9 </w:t>
      </w:r>
      <w:r w:rsidR="00A626AB">
        <w:t>-</w:t>
      </w:r>
      <w:r w:rsidR="00A626AB">
        <w:rPr>
          <w:rFonts w:eastAsia="Arial"/>
        </w:rPr>
        <w:t xml:space="preserve"> </w:t>
      </w:r>
      <w:r w:rsidR="00A626AB">
        <w:t xml:space="preserve">A taxa de ocupação tem de ser prevista de forma que os animais não se incomodem uns aos outros nos seus movimentos. </w:t>
      </w:r>
    </w:p>
    <w:p w:rsidRPr="005E2D3C" w:rsidR="005101CF" w:rsidP="00F95DCA" w:rsidRDefault="00B91944" w14:paraId="664CE7A2" w14:textId="06A84442">
      <w:pPr>
        <w:ind w:left="142" w:firstLine="0"/>
      </w:pPr>
      <w:r>
        <w:t xml:space="preserve">10 </w:t>
      </w:r>
      <w:r w:rsidR="00A626AB">
        <w:t>-</w:t>
      </w:r>
      <w:r w:rsidR="00A626AB">
        <w:rPr>
          <w:rFonts w:eastAsia="Arial"/>
        </w:rPr>
        <w:t xml:space="preserve"> </w:t>
      </w:r>
      <w:r w:rsidR="00A626AB">
        <w:t xml:space="preserve">Os pequenos pássaros exóticos devem dispor, cada um, de pelo menos duas vezes o espaço que ocupam sobre os poleiros, tendo em conta a sua envergadura individual. </w:t>
      </w:r>
    </w:p>
    <w:p w:rsidRPr="005E2D3C" w:rsidR="00B91944" w:rsidP="00F95DCA" w:rsidRDefault="00B91944" w14:paraId="2711183F" w14:textId="243E9B61">
      <w:pPr>
        <w:ind w:left="142" w:firstLine="0"/>
      </w:pPr>
      <w:r>
        <w:t xml:space="preserve">11 </w:t>
      </w:r>
      <w:r w:rsidR="00A626AB">
        <w:t>-</w:t>
      </w:r>
      <w:r w:rsidR="00A626AB">
        <w:rPr>
          <w:rFonts w:eastAsia="Arial"/>
        </w:rPr>
        <w:t xml:space="preserve"> </w:t>
      </w:r>
      <w:r w:rsidR="00A626AB">
        <w:t xml:space="preserve">Para outros pássaros, o </w:t>
      </w:r>
      <w:r w:rsidR="00BE60E5">
        <w:t>n.º</w:t>
      </w:r>
      <w:r w:rsidR="00A626AB">
        <w:t xml:space="preserve"> de espécimes não pode ser superior ao </w:t>
      </w:r>
      <w:r w:rsidR="00BE60E5">
        <w:t>n.º</w:t>
      </w:r>
      <w:r w:rsidR="00A626AB">
        <w:t xml:space="preserve"> de poleiros existentes na gaiola. </w:t>
      </w:r>
    </w:p>
    <w:p w:rsidRPr="005E2D3C" w:rsidR="005101CF" w:rsidP="00F95DCA" w:rsidRDefault="00B91944" w14:paraId="6E52DFD2" w14:textId="559C3D6D">
      <w:pPr>
        <w:ind w:left="0" w:firstLine="142"/>
      </w:pPr>
      <w:r>
        <w:t xml:space="preserve">12 </w:t>
      </w:r>
      <w:r w:rsidR="00A626AB">
        <w:t>-</w:t>
      </w:r>
      <w:r w:rsidR="00A626AB">
        <w:rPr>
          <w:rFonts w:eastAsia="Arial"/>
        </w:rPr>
        <w:t xml:space="preserve"> </w:t>
      </w:r>
      <w:r w:rsidR="00A626AB">
        <w:t xml:space="preserve">O ambiente a fornecer a psitacídeos deve ainda obedecer às seguintes condições: </w:t>
      </w:r>
    </w:p>
    <w:p w:rsidRPr="005E2D3C" w:rsidR="005101CF" w:rsidP="00F95DCA" w:rsidRDefault="00A626AB" w14:paraId="7C617246" w14:textId="435E5CB0">
      <w:pPr>
        <w:pStyle w:val="PargrafodaLista"/>
        <w:numPr>
          <w:ilvl w:val="0"/>
          <w:numId w:val="264"/>
        </w:numPr>
      </w:pPr>
      <w:r>
        <w:t xml:space="preserve">Os espécimes deste grupo de aves não devem ser alojados isoladamente, a não ser na impossibilidade de se manterem em pares ou grupos, caso em que a atenção dos tratadores ou detentores para com estes animais terá de ser fortemente incrementada; </w:t>
      </w:r>
    </w:p>
    <w:p w:rsidRPr="005E2D3C" w:rsidR="005101CF" w:rsidP="00F95DCA" w:rsidRDefault="00A626AB" w14:paraId="4169D25A" w14:textId="52F4429B">
      <w:pPr>
        <w:pStyle w:val="PargrafodaLista"/>
        <w:numPr>
          <w:ilvl w:val="0"/>
          <w:numId w:val="264"/>
        </w:numPr>
      </w:pPr>
      <w:r>
        <w:t xml:space="preserve">O local de alojamento tem de conter um recipiente com água limpa que permita aos animais banhar-se frequentemente; </w:t>
      </w:r>
    </w:p>
    <w:p w:rsidRPr="005E2D3C" w:rsidR="005101CF" w:rsidP="00F95DCA" w:rsidRDefault="00A626AB" w14:paraId="13B7A854" w14:textId="77777777">
      <w:pPr>
        <w:pStyle w:val="PargrafodaLista"/>
        <w:numPr>
          <w:ilvl w:val="0"/>
          <w:numId w:val="264"/>
        </w:numPr>
      </w:pPr>
      <w:r>
        <w:t xml:space="preserve">A alimentação a fornecer aos animais tem de ser o mais diversificada possível para melhorar o seu estado nutricional e estimular as suas atividades exploratórias, pelo que a sua base alimentar deve ser complementada, nomeadamente com frutos e vegetais; </w:t>
      </w:r>
    </w:p>
    <w:p w:rsidRPr="005E2D3C" w:rsidR="005101CF" w:rsidP="00F95DCA" w:rsidRDefault="00A626AB" w14:paraId="07C16BFF" w14:textId="77777777">
      <w:pPr>
        <w:pStyle w:val="PargrafodaLista"/>
        <w:numPr>
          <w:ilvl w:val="0"/>
          <w:numId w:val="264"/>
        </w:numPr>
      </w:pPr>
      <w:r>
        <w:t xml:space="preserve">Devem ser colocados objetos com substrato de madeira nos alojamentos, nomeadamente ramos, troncos, poleiros, vegetação e outros objetos de diversão, tais como bolas, em material inócuo para os animais. </w:t>
      </w:r>
    </w:p>
    <w:p w:rsidRPr="005E2D3C" w:rsidR="005101CF" w:rsidP="00F95DCA" w:rsidRDefault="00B91944" w14:paraId="2258C212" w14:textId="003325CB">
      <w:r>
        <w:rPr>
          <w:rFonts w:eastAsia="Arial"/>
        </w:rPr>
        <w:t xml:space="preserve">13 - </w:t>
      </w:r>
      <w:r w:rsidR="00A626AB">
        <w:t xml:space="preserve">As dimensões para o alojamento de aves devem obedecer aos parâmetros mínimos adequados à espécie, os quais são previstos em </w:t>
      </w:r>
      <w:r w:rsidR="0052508A">
        <w:t>Portaria</w:t>
      </w:r>
      <w:r w:rsidR="00A626AB">
        <w:t xml:space="preserve"> do membro do Governo responsável pela área da agricultura. </w:t>
      </w:r>
    </w:p>
    <w:p w:rsidRPr="005E2D3C" w:rsidR="00CF1434" w:rsidP="00F95DCA" w:rsidRDefault="00CF1434" w14:paraId="34F174C5" w14:textId="77777777"/>
    <w:p w:rsidRPr="00E75105" w:rsidR="005101CF" w:rsidP="00F95DCA" w:rsidRDefault="00A626AB" w14:paraId="44655766" w14:textId="453D9F6F">
      <w:pPr>
        <w:pStyle w:val="Ttulo3"/>
      </w:pPr>
      <w:bookmarkStart w:name="_Toc223954417" w:id="210"/>
      <w:bookmarkStart w:name="_Toc931126960" w:id="2076898187"/>
      <w:r w:rsidR="6F5E8D5D">
        <w:rPr/>
        <w:t>Artigo 3</w:t>
      </w:r>
      <w:r w:rsidR="71FB05E1">
        <w:rPr/>
        <w:t>7</w:t>
      </w:r>
      <w:r w:rsidR="6F5E8D5D">
        <w:rPr/>
        <w:t>.º</w:t>
      </w:r>
      <w:bookmarkEnd w:id="2076898187"/>
    </w:p>
    <w:p w:rsidRPr="00E75105" w:rsidR="00B91944" w:rsidP="00F95DCA" w:rsidRDefault="00A626AB" w14:paraId="4F27FB1E" w14:textId="73B4150B">
      <w:pPr>
        <w:pStyle w:val="Ttulo3"/>
      </w:pPr>
      <w:bookmarkStart w:name="_Toc949622308" w:id="2036999560"/>
      <w:r w:rsidR="6F5E8D5D">
        <w:rPr/>
        <w:t>Condições particulares para a manutenção de répteis</w:t>
      </w:r>
      <w:bookmarkEnd w:id="210"/>
      <w:bookmarkEnd w:id="2036999560"/>
    </w:p>
    <w:p w:rsidRPr="005E2D3C" w:rsidR="005101CF" w:rsidP="00F95DCA" w:rsidRDefault="00B91944" w14:paraId="7ACC0567" w14:textId="5F87A593">
      <w:pPr>
        <w:ind w:left="142" w:firstLine="0"/>
      </w:pPr>
      <w:r>
        <w:t xml:space="preserve">1 - </w:t>
      </w:r>
      <w:r w:rsidR="00A626AB">
        <w:t xml:space="preserve">Os alojamentos para a manutenção de répteis devem obedecer aos seguintes requisitos: </w:t>
      </w:r>
    </w:p>
    <w:p w:rsidRPr="005E2D3C" w:rsidR="005101CF" w:rsidP="00F95DCA" w:rsidRDefault="00A626AB" w14:paraId="7FF830F5" w14:textId="3BCC9F8F">
      <w:pPr>
        <w:pStyle w:val="PargrafodaLista"/>
        <w:numPr>
          <w:ilvl w:val="0"/>
          <w:numId w:val="265"/>
        </w:numPr>
      </w:pPr>
      <w:r>
        <w:t xml:space="preserve">Os terrários devem ser equipados com um mínimo de infraestruturas correspondentes às necessidades dos seus ocupantes, como, por exemplo, ramos para trepar, plantas vivas ou artificiais, recipientes como possibilidade de esconderijo, para-ventos, possibilidade de se banhar; </w:t>
      </w:r>
    </w:p>
    <w:p w:rsidRPr="005E2D3C" w:rsidR="005101CF" w:rsidP="00F95DCA" w:rsidRDefault="00A626AB" w14:paraId="6F7B209C" w14:textId="77777777">
      <w:pPr>
        <w:pStyle w:val="PargrafodaLista"/>
        <w:numPr>
          <w:ilvl w:val="0"/>
          <w:numId w:val="265"/>
        </w:numPr>
      </w:pPr>
      <w:r>
        <w:t xml:space="preserve">A parte aquática dos recipientes para tartarugas deve ser aquecida através de calor irradiado, nomeadamente lâmpadas incandescentes e lâmpadas de aquecimento especiais; </w:t>
      </w:r>
    </w:p>
    <w:p w:rsidRPr="005E2D3C" w:rsidR="005101CF" w:rsidP="00F95DCA" w:rsidRDefault="00A626AB" w14:paraId="619EF961" w14:textId="77777777">
      <w:pPr>
        <w:pStyle w:val="PargrafodaLista"/>
        <w:numPr>
          <w:ilvl w:val="0"/>
          <w:numId w:val="265"/>
        </w:numPr>
      </w:pPr>
      <w:r>
        <w:t xml:space="preserve">Os grupos de répteis devem ser manuseados de tal forma que os fatores de perturbação sejam reduzidos ao mínimo possível; </w:t>
      </w:r>
    </w:p>
    <w:p w:rsidRPr="005E2D3C" w:rsidR="005101CF" w:rsidP="00F95DCA" w:rsidRDefault="00A626AB" w14:paraId="2AD1F00E" w14:textId="77777777">
      <w:pPr>
        <w:pStyle w:val="PargrafodaLista"/>
        <w:numPr>
          <w:ilvl w:val="0"/>
          <w:numId w:val="265"/>
        </w:numPr>
      </w:pPr>
      <w:r>
        <w:t xml:space="preserve">Os terrários de animais perigosos para as pessoas e outros animais devem poder ser fechados à chave, devendo todas as lojas de venda de animais que os alojem dispor de instruções de segurança e de emergência para salvaguarda da saúde pública; </w:t>
      </w:r>
    </w:p>
    <w:p w:rsidRPr="005E2D3C" w:rsidR="005101CF" w:rsidP="00F95DCA" w:rsidRDefault="00A626AB" w14:paraId="52F31F8D" w14:textId="5E982F25">
      <w:pPr>
        <w:pStyle w:val="PargrafodaLista"/>
        <w:numPr>
          <w:ilvl w:val="0"/>
          <w:numId w:val="265"/>
        </w:numPr>
      </w:pPr>
      <w:r>
        <w:t>Cada recipiente só deve alojar uma espécie, sendo que, em certos casos, por razões de segurança, não se deve alojar mais de um animal por recipiente</w:t>
      </w:r>
      <w:r w:rsidR="00B91944">
        <w:t>.</w:t>
      </w:r>
    </w:p>
    <w:p w:rsidRPr="005E2D3C" w:rsidR="005101CF" w:rsidP="00F95DCA" w:rsidRDefault="00B91944" w14:paraId="6967C84E" w14:textId="61511CFD">
      <w:pPr>
        <w:ind w:left="142" w:firstLine="0"/>
      </w:pPr>
      <w:r>
        <w:t xml:space="preserve">2 - </w:t>
      </w:r>
      <w:r w:rsidR="00A626AB">
        <w:t xml:space="preserve">As dimensões dos alojamentos de répteis devem obedecer aos parâmetros mínimos adequados à espécie, os quais são fixados por </w:t>
      </w:r>
      <w:r w:rsidR="00251131">
        <w:t xml:space="preserve">despacho </w:t>
      </w:r>
      <w:r w:rsidR="00A626AB">
        <w:t xml:space="preserve">do </w:t>
      </w:r>
      <w:r w:rsidR="009C0271">
        <w:t>diretor geral de alimentação de veterinária</w:t>
      </w:r>
      <w:r w:rsidR="00A626AB">
        <w:t xml:space="preserve"> de Alimentação e Veterinária. </w:t>
      </w:r>
    </w:p>
    <w:p w:rsidRPr="00E75105" w:rsidR="005101CF" w:rsidP="00F95DCA" w:rsidRDefault="00A626AB" w14:paraId="018AE583" w14:textId="7FD20074">
      <w:pPr>
        <w:pStyle w:val="Ttulo3"/>
      </w:pPr>
      <w:bookmarkStart w:name="_Toc223954418" w:id="213"/>
      <w:bookmarkStart w:name="_Toc2032137839" w:id="1196937985"/>
      <w:r w:rsidR="6F5E8D5D">
        <w:rPr/>
        <w:t>Artigo 3</w:t>
      </w:r>
      <w:r w:rsidR="71FB05E1">
        <w:rPr/>
        <w:t>8</w:t>
      </w:r>
      <w:r w:rsidR="6F5E8D5D">
        <w:rPr/>
        <w:t>.º</w:t>
      </w:r>
      <w:bookmarkEnd w:id="1196937985"/>
    </w:p>
    <w:p w:rsidRPr="00E75105" w:rsidR="005101CF" w:rsidP="00F95DCA" w:rsidRDefault="00A626AB" w14:paraId="34DF2902" w14:textId="40F0ECD8">
      <w:pPr>
        <w:pStyle w:val="Ttulo3"/>
      </w:pPr>
      <w:bookmarkStart w:name="_Toc372593289" w:id="1890894628"/>
      <w:r w:rsidR="6F5E8D5D">
        <w:rPr/>
        <w:t>Condições particulares para a manutenção de anfíbios</w:t>
      </w:r>
      <w:bookmarkEnd w:id="213"/>
      <w:bookmarkEnd w:id="1890894628"/>
    </w:p>
    <w:p w:rsidRPr="005E2D3C" w:rsidR="00B91944" w:rsidP="00F95DCA" w:rsidRDefault="00B91944" w14:paraId="3A812464" w14:textId="5351A770">
      <w:r>
        <w:t xml:space="preserve">1 - </w:t>
      </w:r>
      <w:r w:rsidR="00A626AB">
        <w:t xml:space="preserve">As condições para a manutenção dos anfíbios são as seguintes: </w:t>
      </w:r>
    </w:p>
    <w:p w:rsidRPr="005E2D3C" w:rsidR="003429E3" w:rsidP="00F95DCA" w:rsidRDefault="00A626AB" w14:paraId="34C9BF31" w14:textId="4C55CE7E">
      <w:pPr>
        <w:pStyle w:val="PargrafodaLista"/>
        <w:numPr>
          <w:ilvl w:val="0"/>
          <w:numId w:val="267"/>
        </w:numPr>
      </w:pPr>
      <w:r>
        <w:t xml:space="preserve">Nos recipientes que só dispõem de parte aquática podem deter-se tritões durante a sua fase de reprodução, rãs </w:t>
      </w:r>
      <w:r w:rsidRPr="00251131">
        <w:rPr>
          <w:i/>
        </w:rPr>
        <w:t>Xenopus</w:t>
      </w:r>
      <w:r>
        <w:t xml:space="preserve"> e sapos </w:t>
      </w:r>
      <w:r w:rsidRPr="00251131">
        <w:rPr>
          <w:i/>
        </w:rPr>
        <w:t>Pipa pipa</w:t>
      </w:r>
      <w:r>
        <w:t>, devendo os mesmos para o seu alojamento dispor das dimensões mínimas previstas e</w:t>
      </w:r>
      <w:r w:rsidR="00251131">
        <w:t xml:space="preserve">m despacho do </w:t>
      </w:r>
      <w:r w:rsidR="009C0271">
        <w:t>diretor geral de alimentação de veterinária</w:t>
      </w:r>
      <w:r w:rsidR="00251131">
        <w:t xml:space="preserve"> de Alimentação e Veterinária</w:t>
      </w:r>
      <w:r>
        <w:t xml:space="preserve">; </w:t>
      </w:r>
    </w:p>
    <w:p w:rsidRPr="005E2D3C" w:rsidR="005101CF" w:rsidP="00F95DCA" w:rsidRDefault="00A626AB" w14:paraId="052D6215" w14:textId="12DF97C2">
      <w:pPr>
        <w:pStyle w:val="PargrafodaLista"/>
        <w:numPr>
          <w:ilvl w:val="0"/>
          <w:numId w:val="267"/>
        </w:numPr>
      </w:pPr>
      <w:r>
        <w:t xml:space="preserve">Os outros anfíbios correntemente comercializados necessitam de aquiterrários que devem estar conformes com os parâmetros mínimos adequados à espécie, os quais são previstos em </w:t>
      </w:r>
      <w:r w:rsidR="0052508A">
        <w:t>Portaria</w:t>
      </w:r>
      <w:r>
        <w:t xml:space="preserve"> do membro do Governo responsável pela área da agricultura. </w:t>
      </w:r>
    </w:p>
    <w:p w:rsidRPr="005E2D3C" w:rsidR="00BF21D4" w:rsidP="00F95DCA" w:rsidRDefault="00BF21D4" w14:paraId="2801FECA" w14:textId="77777777"/>
    <w:p w:rsidRPr="00E75105" w:rsidR="005101CF" w:rsidP="00F95DCA" w:rsidRDefault="00A626AB" w14:paraId="525B8B55" w14:textId="26CDBB1B">
      <w:pPr>
        <w:pStyle w:val="Ttulo3"/>
      </w:pPr>
      <w:bookmarkStart w:name="_Toc223954419" w:id="216"/>
      <w:bookmarkStart w:name="_Toc137928100" w:id="1667541577"/>
      <w:r w:rsidR="6F5E8D5D">
        <w:rPr/>
        <w:t>Artigo 3</w:t>
      </w:r>
      <w:r w:rsidR="71FB05E1">
        <w:rPr/>
        <w:t>9</w:t>
      </w:r>
      <w:r w:rsidR="6F5E8D5D">
        <w:rPr/>
        <w:t>.º</w:t>
      </w:r>
      <w:bookmarkEnd w:id="1667541577"/>
    </w:p>
    <w:p w:rsidRPr="00E75105" w:rsidR="005101CF" w:rsidP="00F95DCA" w:rsidRDefault="00A626AB" w14:paraId="779D8027" w14:textId="74AF3E8C">
      <w:pPr>
        <w:pStyle w:val="Ttulo3"/>
      </w:pPr>
      <w:bookmarkStart w:name="_Toc849372117" w:id="553146787"/>
      <w:r w:rsidR="6F5E8D5D">
        <w:rPr/>
        <w:t>Condições particulares para a manutenção de peixes</w:t>
      </w:r>
      <w:bookmarkEnd w:id="216"/>
      <w:bookmarkEnd w:id="553146787"/>
    </w:p>
    <w:p w:rsidRPr="005E2D3C" w:rsidR="005101CF" w:rsidP="00F95DCA" w:rsidRDefault="003429E3" w14:paraId="6F0A87CF" w14:textId="38AC1817">
      <w:pPr>
        <w:ind w:left="142" w:firstLine="0"/>
      </w:pPr>
      <w:r>
        <w:t xml:space="preserve">1 </w:t>
      </w:r>
      <w:r w:rsidR="00A27C00">
        <w:t>–</w:t>
      </w:r>
      <w:r>
        <w:t xml:space="preserve"> </w:t>
      </w:r>
      <w:r w:rsidR="00A27C00">
        <w:t>Em c</w:t>
      </w:r>
      <w:r w:rsidR="00A626AB">
        <w:t>ada aquário</w:t>
      </w:r>
      <w:r w:rsidR="00A27C00">
        <w:t xml:space="preserve"> </w:t>
      </w:r>
      <w:r w:rsidR="00A626AB">
        <w:t xml:space="preserve">devem ser indicados os seguintes dados: </w:t>
      </w:r>
    </w:p>
    <w:p w:rsidRPr="005E2D3C" w:rsidR="005101CF" w:rsidP="00F95DCA" w:rsidRDefault="00A626AB" w14:paraId="0208FBBA" w14:textId="77777777">
      <w:pPr>
        <w:pStyle w:val="PargrafodaLista"/>
        <w:numPr>
          <w:ilvl w:val="0"/>
          <w:numId w:val="268"/>
        </w:numPr>
      </w:pPr>
      <w:r>
        <w:t xml:space="preserve">O nome científico dos peixes, sempre que possível; </w:t>
      </w:r>
    </w:p>
    <w:p w:rsidRPr="005E2D3C" w:rsidR="005101CF" w:rsidP="00F95DCA" w:rsidRDefault="00A626AB" w14:paraId="2DADB4DC" w14:textId="77777777">
      <w:pPr>
        <w:pStyle w:val="PargrafodaLista"/>
        <w:numPr>
          <w:ilvl w:val="0"/>
          <w:numId w:val="268"/>
        </w:numPr>
      </w:pPr>
      <w:r>
        <w:t xml:space="preserve">O grau de salinidade ou a densidade da água quando se trata de água do mar; </w:t>
      </w:r>
    </w:p>
    <w:p w:rsidRPr="005E2D3C" w:rsidR="005101CF" w:rsidP="00F95DCA" w:rsidRDefault="00A626AB" w14:paraId="7C002ECB" w14:textId="77777777">
      <w:pPr>
        <w:pStyle w:val="PargrafodaLista"/>
        <w:numPr>
          <w:ilvl w:val="0"/>
          <w:numId w:val="268"/>
        </w:numPr>
      </w:pPr>
      <w:r>
        <w:t xml:space="preserve">O </w:t>
      </w:r>
      <w:r w:rsidRPr="00A27C00">
        <w:rPr>
          <w:i/>
        </w:rPr>
        <w:t xml:space="preserve">pH </w:t>
      </w:r>
      <w:r>
        <w:t xml:space="preserve">quando se trata de água doce; </w:t>
      </w:r>
    </w:p>
    <w:p w:rsidRPr="005E2D3C" w:rsidR="005101CF" w:rsidP="00F95DCA" w:rsidRDefault="00A626AB" w14:paraId="2E100E8B" w14:textId="77777777">
      <w:pPr>
        <w:pStyle w:val="PargrafodaLista"/>
        <w:numPr>
          <w:ilvl w:val="0"/>
          <w:numId w:val="268"/>
        </w:numPr>
      </w:pPr>
      <w:r>
        <w:t xml:space="preserve">A dureza </w:t>
      </w:r>
      <w:r w:rsidRPr="00A27C00">
        <w:rPr>
          <w:i/>
        </w:rPr>
        <w:t xml:space="preserve">(gH </w:t>
      </w:r>
      <w:r>
        <w:t xml:space="preserve">e </w:t>
      </w:r>
      <w:r w:rsidRPr="00A27C00">
        <w:rPr>
          <w:i/>
        </w:rPr>
        <w:t xml:space="preserve">kH) </w:t>
      </w:r>
      <w:r>
        <w:t xml:space="preserve">ou a condutividade quando se trata de água doce; </w:t>
      </w:r>
    </w:p>
    <w:p w:rsidRPr="005E2D3C" w:rsidR="005101CF" w:rsidP="00F95DCA" w:rsidRDefault="00A27C00" w14:paraId="390ABA72" w14:textId="5091BEAA">
      <w:r>
        <w:t xml:space="preserve">2- </w:t>
      </w:r>
      <w:r w:rsidR="00A626AB">
        <w:t xml:space="preserve">As condições para a manutenção de peixes de água doce são as seguintes: </w:t>
      </w:r>
    </w:p>
    <w:p w:rsidR="00855E8B" w:rsidP="00F95DCA" w:rsidRDefault="00A626AB" w14:paraId="1B60A580" w14:textId="77777777">
      <w:pPr>
        <w:pStyle w:val="PargrafodaLista"/>
        <w:numPr>
          <w:ilvl w:val="0"/>
          <w:numId w:val="269"/>
        </w:numPr>
      </w:pPr>
      <w:r>
        <w:t>Os aquários devem dispor de uma capacidade de, pelo menos, 45 litros, correspondente a 2 litros ou a 3 litros de água por 10 cm de peixe, ou seja, no máximo, 90 peixes de 2,5 cm em 45 litros de água;</w:t>
      </w:r>
    </w:p>
    <w:p w:rsidRPr="005E2D3C" w:rsidR="00855E8B" w:rsidP="00F95DCA" w:rsidRDefault="00855E8B" w14:paraId="4F1534F0" w14:textId="02E80DA8">
      <w:pPr>
        <w:pStyle w:val="PargrafodaLista"/>
        <w:numPr>
          <w:ilvl w:val="0"/>
          <w:numId w:val="269"/>
        </w:numPr>
      </w:pPr>
      <w:r>
        <w:t xml:space="preserve">A água de cada aquário deve ser filtrada por um sistema de filtração, individual ou centralizado, sendo indispensável e obrigatória a filtração permanente nos casos de forte taxa de ocupação com peixes de espécies frágeis; </w:t>
      </w:r>
    </w:p>
    <w:p w:rsidRPr="005E2D3C" w:rsidR="005101CF" w:rsidP="00F95DCA" w:rsidRDefault="00855E8B" w14:paraId="601798D4" w14:textId="6A17F6C2">
      <w:pPr>
        <w:pStyle w:val="PargrafodaLista"/>
        <w:numPr>
          <w:ilvl w:val="0"/>
          <w:numId w:val="269"/>
        </w:numPr>
      </w:pPr>
      <w:r>
        <w:t xml:space="preserve">Os peixes devem apresentar uma respiração normal e calma, devendo o teor em nitrito </w:t>
      </w:r>
      <w:r w:rsidRPr="00A27C00">
        <w:rPr>
          <w:i/>
        </w:rPr>
        <w:t>(NO</w:t>
      </w:r>
      <w:r>
        <w:t>2</w:t>
      </w:r>
      <w:r w:rsidRPr="00A27C00">
        <w:rPr>
          <w:i/>
        </w:rPr>
        <w:t xml:space="preserve">) </w:t>
      </w:r>
      <w:r>
        <w:t xml:space="preserve">ser sempre inferior a 0,3 mg por litro e o teor em oxigénio ser sempre superior a 5 mg por litro; </w:t>
      </w:r>
    </w:p>
    <w:p w:rsidRPr="005E2D3C" w:rsidR="005101CF" w:rsidP="00F95DCA" w:rsidRDefault="00A626AB" w14:paraId="1DF48022" w14:textId="024C4DC3">
      <w:pPr>
        <w:pStyle w:val="PargrafodaLista"/>
        <w:numPr>
          <w:ilvl w:val="0"/>
          <w:numId w:val="269"/>
        </w:numPr>
      </w:pPr>
      <w:r>
        <w:t>Os aquários devem ser climatizados de tal forma que a temperatura seja adequada aos peixes que alojam devendo a intensidade de iluminação e a qualidade da luz ser tais que o crescimento de plantas seja possível</w:t>
      </w:r>
      <w:r w:rsidR="00A27C00">
        <w:t>.</w:t>
      </w:r>
    </w:p>
    <w:p w:rsidRPr="005E2D3C" w:rsidR="005101CF" w:rsidP="00F95DCA" w:rsidRDefault="00A27C00" w14:paraId="47E453D8" w14:textId="489E8048">
      <w:r>
        <w:t xml:space="preserve">3 - </w:t>
      </w:r>
      <w:r w:rsidR="00A626AB">
        <w:t xml:space="preserve">As condições para a manutenção de peixes de água salgada são as seguintes: </w:t>
      </w:r>
    </w:p>
    <w:p w:rsidRPr="005E2D3C" w:rsidR="005101CF" w:rsidP="00F95DCA" w:rsidRDefault="00A626AB" w14:paraId="1D7167DA" w14:textId="77777777">
      <w:pPr>
        <w:pStyle w:val="PargrafodaLista"/>
        <w:numPr>
          <w:ilvl w:val="0"/>
          <w:numId w:val="270"/>
        </w:numPr>
      </w:pPr>
      <w:r>
        <w:t xml:space="preserve">É desejável que os aquários tenham uma capacidade de pelo menos 200 litros, correspondente a 20 litros ou a 30 litros de água por 10 cm de peixe, ou seja, no máximo, 10 peixes de 10 cm em 200 litros de água; </w:t>
      </w:r>
    </w:p>
    <w:p w:rsidRPr="005E2D3C" w:rsidR="005101CF" w:rsidP="00F95DCA" w:rsidRDefault="00A626AB" w14:paraId="22A9DCA1" w14:textId="77777777">
      <w:pPr>
        <w:pStyle w:val="PargrafodaLista"/>
        <w:numPr>
          <w:ilvl w:val="0"/>
          <w:numId w:val="270"/>
        </w:numPr>
      </w:pPr>
      <w:r>
        <w:t xml:space="preserve">A quantidade de água, a filtração e a aerificação da água devem ser controladas, de forma a permitir que os peixes possam apresentar uma respiração normal e calma; </w:t>
      </w:r>
    </w:p>
    <w:p w:rsidRPr="005E2D3C" w:rsidR="005101CF" w:rsidP="00F95DCA" w:rsidRDefault="00A626AB" w14:paraId="6981DC6F" w14:textId="03AC1A8F">
      <w:pPr>
        <w:pStyle w:val="PargrafodaLista"/>
        <w:numPr>
          <w:ilvl w:val="0"/>
          <w:numId w:val="270"/>
        </w:numPr>
      </w:pPr>
      <w:r>
        <w:t>A filtração permanente é indispensável e obrigatória</w:t>
      </w:r>
      <w:r w:rsidR="00A27C00">
        <w:t>.</w:t>
      </w:r>
    </w:p>
    <w:p w:rsidRPr="005E2D3C" w:rsidR="005101CF" w:rsidP="00F95DCA" w:rsidRDefault="00A27C00" w14:paraId="35F28742" w14:textId="58641D62">
      <w:pPr>
        <w:ind w:left="142" w:firstLine="0"/>
      </w:pPr>
      <w:r>
        <w:t>4</w:t>
      </w:r>
      <w:r w:rsidR="009C7F90">
        <w:t xml:space="preserve"> - </w:t>
      </w:r>
      <w:r w:rsidR="00A626AB">
        <w:t xml:space="preserve">Os aquários devem ser climatizados de tal forma que a temperatura seja adequada aos peixes que alojam, devendo a intensidade de iluminação e a qualidade da luz ser tais que o crescimento de algas seja possível. </w:t>
      </w:r>
    </w:p>
    <w:p w:rsidRPr="005E2D3C" w:rsidR="005101CF" w:rsidP="00F95DCA" w:rsidRDefault="005101CF" w14:paraId="03F69BE8" w14:textId="1F543AD0">
      <w:pPr>
        <w:rPr>
          <w:rFonts w:eastAsia="Cambria"/>
        </w:rPr>
      </w:pPr>
    </w:p>
    <w:p w:rsidRPr="00E75105" w:rsidR="005101CF" w:rsidP="00F95DCA" w:rsidRDefault="00A626AB" w14:paraId="295133BD" w14:textId="4AC43772">
      <w:pPr>
        <w:pStyle w:val="Ttulo2"/>
        <w:ind w:right="0"/>
      </w:pPr>
      <w:bookmarkStart w:name="_Toc223954420" w:id="219"/>
      <w:bookmarkStart w:name="_Toc968509413" w:id="1280438931"/>
      <w:r w:rsidR="6F5E8D5D">
        <w:rPr/>
        <w:t>SUBSECÇÃO III</w:t>
      </w:r>
      <w:bookmarkEnd w:id="1280438931"/>
    </w:p>
    <w:p w:rsidRPr="00E75105" w:rsidR="005101CF" w:rsidP="00F95DCA" w:rsidRDefault="571CDA62" w14:paraId="27C5D9D3" w14:textId="7C838F9A">
      <w:pPr>
        <w:pStyle w:val="Ttulo2"/>
        <w:ind w:right="0"/>
      </w:pPr>
      <w:bookmarkStart w:name="_Toc2029863618" w:id="1066843350"/>
      <w:r w:rsidR="559A19A7">
        <w:rPr/>
        <w:t>Estabelecimentos</w:t>
      </w:r>
      <w:r w:rsidR="560DA3CD">
        <w:rPr/>
        <w:t xml:space="preserve">, </w:t>
      </w:r>
      <w:commentRangeStart w:id="1086434607"/>
      <w:r w:rsidR="559A19A7">
        <w:rPr/>
        <w:t>Abrigos e Centros de Recolha Oficial</w:t>
      </w:r>
      <w:bookmarkEnd w:id="219"/>
      <w:commentRangeEnd w:id="1086434607"/>
      <w:r>
        <w:rPr>
          <w:rStyle w:val="CommentReference"/>
        </w:rPr>
        <w:commentReference w:id="1086434607"/>
      </w:r>
      <w:bookmarkEnd w:id="1066843350"/>
    </w:p>
    <w:p w:rsidRPr="005E2D3C" w:rsidR="00CB19B6" w:rsidP="00F95DCA" w:rsidRDefault="00CB19B6" w14:paraId="0448C471" w14:textId="77777777"/>
    <w:p w:rsidRPr="00E75105" w:rsidR="005101CF" w:rsidP="00F95DCA" w:rsidRDefault="00A626AB" w14:paraId="288204E9" w14:textId="06922A43">
      <w:pPr>
        <w:pStyle w:val="Ttulo3"/>
      </w:pPr>
      <w:bookmarkStart w:name="_Toc223954421" w:id="222"/>
      <w:bookmarkStart w:name="_Toc1935824552" w:id="1150768417"/>
      <w:r w:rsidR="6F5E8D5D">
        <w:rPr/>
        <w:t xml:space="preserve">Artigo </w:t>
      </w:r>
      <w:del w:author="Maria Cristina Tavares Briosa" w:date="2026-07-06T17:09:26.695Z" w16du:dateUtc="2026-07-06T17:09:26.695Z" w:id="1696238787">
        <w:r w:rsidDel="6F5E8D5D">
          <w:delText>3</w:delText>
        </w:r>
        <w:r w:rsidDel="71FB05E1">
          <w:delText>9</w:delText>
        </w:r>
        <w:r w:rsidDel="6F5E8D5D">
          <w:delText>.</w:delText>
        </w:r>
      </w:del>
      <w:r w:rsidR="6F5E8D5D">
        <w:rPr/>
        <w:t>º</w:t>
      </w:r>
      <w:bookmarkEnd w:id="1150768417"/>
    </w:p>
    <w:p w:rsidRPr="00E75105" w:rsidR="005101CF" w:rsidP="00F95DCA" w:rsidRDefault="00A626AB" w14:paraId="44FD1F75" w14:textId="6AEBC926">
      <w:pPr>
        <w:pStyle w:val="Ttulo3"/>
      </w:pPr>
      <w:bookmarkStart w:name="_Toc1154706471" w:id="242570741"/>
      <w:r w:rsidR="6F5E8D5D">
        <w:rPr/>
        <w:t>Instalações</w:t>
      </w:r>
      <w:bookmarkEnd w:id="222"/>
      <w:r w:rsidR="560DA3CD">
        <w:rPr/>
        <w:t xml:space="preserve"> dos abrigos e centros de recolha oficial</w:t>
      </w:r>
      <w:bookmarkEnd w:id="242570741"/>
    </w:p>
    <w:p w:rsidRPr="005E2D3C" w:rsidR="005101CF" w:rsidP="00F95DCA" w:rsidRDefault="009C7F90" w14:paraId="3DAC9CF4" w14:textId="0712FB1F">
      <w:pPr>
        <w:ind w:left="142" w:firstLine="0"/>
      </w:pPr>
      <w:r>
        <w:t xml:space="preserve">1 </w:t>
      </w:r>
      <w:r w:rsidR="4A1CCCD2">
        <w:t>-</w:t>
      </w:r>
      <w:r w:rsidR="4A1CCCD2">
        <w:rPr>
          <w:rFonts w:eastAsia="Arial"/>
        </w:rPr>
        <w:t xml:space="preserve"> </w:t>
      </w:r>
      <w:r w:rsidR="4A1CCCD2">
        <w:t>Os abrigos e os centros de recolha</w:t>
      </w:r>
      <w:r>
        <w:t xml:space="preserve"> oficial (CRO)</w:t>
      </w:r>
      <w:r w:rsidR="4A1CCCD2">
        <w:t xml:space="preserve"> devem possuir instalações por espécie, para machos, fêmeas e fêmeas com respetivas ninhadas. </w:t>
      </w:r>
    </w:p>
    <w:p w:rsidRPr="005E2D3C" w:rsidR="005101CF" w:rsidP="00F95DCA" w:rsidRDefault="009C7F90" w14:paraId="220E0121" w14:textId="3B7278E4">
      <w:pPr>
        <w:ind w:left="142" w:firstLine="0"/>
      </w:pPr>
      <w:r>
        <w:t xml:space="preserve">2 </w:t>
      </w:r>
      <w:r w:rsidR="4A1CCCD2">
        <w:t>-</w:t>
      </w:r>
      <w:r w:rsidR="4A1CCCD2">
        <w:rPr>
          <w:rFonts w:eastAsia="Arial"/>
        </w:rPr>
        <w:t xml:space="preserve"> </w:t>
      </w:r>
      <w:r w:rsidR="4A1CCCD2">
        <w:t xml:space="preserve">Nos estabelecimentos referidos no </w:t>
      </w:r>
      <w:r w:rsidR="008C56A9">
        <w:t>número anterior</w:t>
      </w:r>
      <w:r w:rsidR="4A1CCCD2">
        <w:t xml:space="preserve">, as fêmeas e machos adultos podem coabitar se estiverem esterilizados. </w:t>
      </w:r>
    </w:p>
    <w:p w:rsidRPr="005E2D3C" w:rsidR="005101CF" w:rsidP="00F95DCA" w:rsidRDefault="009C7F90" w14:paraId="0E4E0337" w14:textId="58EC04E2">
      <w:pPr>
        <w:ind w:left="142" w:firstLine="0"/>
      </w:pPr>
      <w:r>
        <w:t xml:space="preserve">3 </w:t>
      </w:r>
      <w:r w:rsidR="4A1CCCD2">
        <w:t>-</w:t>
      </w:r>
      <w:r w:rsidR="4A1CCCD2">
        <w:rPr>
          <w:rFonts w:eastAsia="Arial"/>
        </w:rPr>
        <w:t xml:space="preserve"> </w:t>
      </w:r>
      <w:r w:rsidR="4A1CCCD2">
        <w:t>Sem prejuízo do disposto no n.º 1, devem</w:t>
      </w:r>
      <w:r w:rsidR="00DA1FF9">
        <w:t xml:space="preserve"> ainda</w:t>
      </w:r>
      <w:r w:rsidR="4A1CCCD2">
        <w:t xml:space="preserve"> existir instalações individualizadas para enfermaria, higienização, armazenamento de rações e manuseamento alimentos quando aplicável, lavagem de material e armazém de material e equipamento limpo. </w:t>
      </w:r>
    </w:p>
    <w:p w:rsidRPr="005E2D3C" w:rsidR="005101CF" w:rsidP="00F95DCA" w:rsidRDefault="009C7F90" w14:paraId="61DE1F9B" w14:textId="31948D62">
      <w:pPr>
        <w:ind w:left="142" w:firstLine="0"/>
      </w:pPr>
      <w:r>
        <w:t xml:space="preserve">4 </w:t>
      </w:r>
      <w:r w:rsidR="4A1CCCD2">
        <w:t>-</w:t>
      </w:r>
      <w:r w:rsidR="4A1CCCD2">
        <w:rPr>
          <w:rFonts w:eastAsia="Arial"/>
        </w:rPr>
        <w:t xml:space="preserve"> </w:t>
      </w:r>
      <w:r w:rsidR="4A1CCCD2">
        <w:t xml:space="preserve">Os </w:t>
      </w:r>
      <w:r>
        <w:t>estabelecimentos</w:t>
      </w:r>
      <w:r w:rsidR="4A1CCCD2">
        <w:t xml:space="preserve"> previstos nesta subseção não podem funcionar como locais de reprodução, criação, venda e hospitalização. </w:t>
      </w:r>
    </w:p>
    <w:p w:rsidRPr="005E2D3C" w:rsidR="005101CF" w:rsidP="00F95DCA" w:rsidRDefault="009C7F90" w14:paraId="216F7A37" w14:textId="2B00B82D">
      <w:pPr>
        <w:ind w:left="142" w:firstLine="0"/>
      </w:pPr>
      <w:r>
        <w:t xml:space="preserve">5 </w:t>
      </w:r>
      <w:r w:rsidR="5BF3B7D7">
        <w:t>-</w:t>
      </w:r>
      <w:r w:rsidR="5BF3B7D7">
        <w:rPr>
          <w:rFonts w:eastAsia="Arial"/>
        </w:rPr>
        <w:t xml:space="preserve"> </w:t>
      </w:r>
      <w:r w:rsidR="5BF3B7D7">
        <w:t xml:space="preserve">As instalações a que se refere a presente subseção podem ser pré-fabricadas, desde que cumpram os requisitos previstos no presente diploma. </w:t>
      </w:r>
    </w:p>
    <w:p w:rsidR="009C7F90" w:rsidP="00F95DCA" w:rsidRDefault="009C7F90" w14:paraId="733CB754" w14:textId="77777777">
      <w:bookmarkStart w:name="_Toc223954422" w:id="225"/>
    </w:p>
    <w:p w:rsidRPr="00E75105" w:rsidR="005101CF" w:rsidP="00F95DCA" w:rsidRDefault="00A626AB" w14:paraId="0B198576" w14:textId="1CBB427A">
      <w:pPr>
        <w:pStyle w:val="Ttulo3"/>
      </w:pPr>
      <w:bookmarkStart w:name="_Toc477897638" w:id="1027117727"/>
      <w:r w:rsidR="6F5E8D5D">
        <w:rPr/>
        <w:t xml:space="preserve">Artigo </w:t>
      </w:r>
      <w:r w:rsidR="71FB05E1">
        <w:rPr/>
        <w:t>40</w:t>
      </w:r>
      <w:r w:rsidR="6F5E8D5D">
        <w:rPr/>
        <w:t>.º</w:t>
      </w:r>
      <w:bookmarkEnd w:id="1027117727"/>
    </w:p>
    <w:p w:rsidRPr="00E75105" w:rsidR="005101CF" w:rsidP="00F95DCA" w:rsidRDefault="00A626AB" w14:paraId="25AA9C8B" w14:textId="03DFF67D">
      <w:pPr>
        <w:pStyle w:val="Ttulo3"/>
      </w:pPr>
      <w:bookmarkStart w:name="_Toc225731878" w:id="467924905"/>
      <w:r w:rsidR="6F5E8D5D">
        <w:rPr/>
        <w:t>Outras disposições</w:t>
      </w:r>
      <w:bookmarkEnd w:id="225"/>
      <w:bookmarkEnd w:id="467924905"/>
    </w:p>
    <w:p w:rsidRPr="005E2D3C" w:rsidR="00A710F1" w:rsidP="00F95DCA" w:rsidRDefault="009C7F90" w14:paraId="1F75C3F4" w14:textId="09ED2925">
      <w:pPr>
        <w:ind w:left="142" w:firstLine="0"/>
      </w:pPr>
      <w:r>
        <w:t xml:space="preserve">1 </w:t>
      </w:r>
      <w:r w:rsidR="5BF3B7D7">
        <w:t>-</w:t>
      </w:r>
      <w:r w:rsidR="5BF3B7D7">
        <w:rPr>
          <w:rFonts w:eastAsia="Arial"/>
        </w:rPr>
        <w:t xml:space="preserve"> </w:t>
      </w:r>
      <w:r w:rsidR="5BF3B7D7">
        <w:t xml:space="preserve">Além das condições previstas no artigo anterior, aos </w:t>
      </w:r>
      <w:r>
        <w:t>estabelecimentos</w:t>
      </w:r>
      <w:r w:rsidR="5BF3B7D7">
        <w:t xml:space="preserve"> previstos no presente artigo aplica-se o disposto nos artigos </w:t>
      </w:r>
      <w:r>
        <w:t>22</w:t>
      </w:r>
      <w:r w:rsidR="5BF3B7D7">
        <w:t xml:space="preserve">.º a </w:t>
      </w:r>
      <w:r>
        <w:t>24</w:t>
      </w:r>
      <w:r w:rsidR="5BF3B7D7">
        <w:t>.º</w:t>
      </w:r>
      <w:r>
        <w:t>.</w:t>
      </w:r>
    </w:p>
    <w:p w:rsidRPr="005E2D3C" w:rsidR="005101CF" w:rsidP="00F95DCA" w:rsidRDefault="009C7F90" w14:paraId="772EB33D" w14:textId="42A775F9">
      <w:pPr>
        <w:ind w:left="142" w:firstLine="0"/>
      </w:pPr>
      <w:r>
        <w:t xml:space="preserve">2 </w:t>
      </w:r>
      <w:r w:rsidR="5BF3B7D7">
        <w:t>-</w:t>
      </w:r>
      <w:r w:rsidR="5BF3B7D7">
        <w:rPr>
          <w:rFonts w:eastAsia="Arial"/>
        </w:rPr>
        <w:t xml:space="preserve"> </w:t>
      </w:r>
      <w:r w:rsidR="5BF3B7D7">
        <w:t xml:space="preserve">Os abrigos devem dispor de sala de quarentena. </w:t>
      </w:r>
      <w:r w:rsidR="5BF3B7D7">
        <w:tab/>
      </w:r>
    </w:p>
    <w:p w:rsidRPr="005E2D3C" w:rsidR="005101CF" w:rsidP="00F95DCA" w:rsidRDefault="5BF3B7D7" w14:paraId="559F2D89" w14:textId="084BE9CC">
      <w:pPr>
        <w:ind w:left="142" w:firstLine="0"/>
      </w:pPr>
      <w:r>
        <w:t>3 -</w:t>
      </w:r>
      <w:r>
        <w:rPr>
          <w:rFonts w:eastAsia="Arial"/>
        </w:rPr>
        <w:t xml:space="preserve"> </w:t>
      </w:r>
      <w:r>
        <w:t>Os abrigos e os centros de recolha</w:t>
      </w:r>
      <w:r w:rsidR="009C7F90">
        <w:t xml:space="preserve"> oficial</w:t>
      </w:r>
      <w:r>
        <w:t xml:space="preserve"> devem dispor de um plano de funcionamento que assegure aos animais a observação e prestação de cuidados diários. </w:t>
      </w:r>
    </w:p>
    <w:p w:rsidRPr="005E2D3C" w:rsidR="00CF1434" w:rsidP="00F95DCA" w:rsidRDefault="00CF1434" w14:paraId="79361CA9" w14:textId="77777777"/>
    <w:p w:rsidRPr="00FE6C90" w:rsidR="00FE6C90" w:rsidP="00F95DCA" w:rsidRDefault="00FE6C90" w14:paraId="7BB2D7E7" w14:textId="63D83DE7">
      <w:pPr>
        <w:pStyle w:val="Ttulo3"/>
      </w:pPr>
      <w:commentRangeStart w:id="229"/>
      <w:bookmarkStart w:name="_Toc1250168712" w:id="552581613"/>
      <w:r w:rsidR="7BCCB9D7">
        <w:rPr/>
        <w:t>Artigo 4</w:t>
      </w:r>
      <w:r w:rsidR="71FB05E1">
        <w:rPr/>
        <w:t>1</w:t>
      </w:r>
      <w:r w:rsidR="7BCCB9D7">
        <w:rPr/>
        <w:t>.º</w:t>
      </w:r>
      <w:bookmarkEnd w:id="552581613"/>
    </w:p>
    <w:p w:rsidRPr="00FE6C90" w:rsidR="00FE6C90" w:rsidP="00F95DCA" w:rsidRDefault="00FE6C90" w14:paraId="1711A8CA" w14:textId="77777777">
      <w:pPr>
        <w:pStyle w:val="Ttulo3"/>
      </w:pPr>
      <w:bookmarkStart w:name="_Toc1217570979" w:id="2144383533"/>
      <w:r w:rsidR="7BCCB9D7">
        <w:rPr/>
        <w:t>Lares de acolhimento</w:t>
      </w:r>
      <w:commentRangeEnd w:id="229"/>
      <w:r>
        <w:rPr>
          <w:rStyle w:val="CommentReference"/>
        </w:rPr>
        <w:commentReference w:id="229"/>
      </w:r>
      <w:bookmarkEnd w:id="2144383533"/>
    </w:p>
    <w:p w:rsidRPr="00F95DCA" w:rsidR="00FE6C90" w:rsidP="00F95DCA" w:rsidRDefault="00FE6C90" w14:paraId="1B850834" w14:textId="4E87A4EC">
      <w:pPr>
        <w:ind w:left="142" w:firstLine="0"/>
      </w:pPr>
      <w:r w:rsidRPr="00F95DCA">
        <w:t xml:space="preserve">1 </w:t>
      </w:r>
      <w:r>
        <w:t>-</w:t>
      </w:r>
      <w:r w:rsidRPr="00F95DCA">
        <w:t xml:space="preserve"> Nos lares de acolhimento, cabe ao operador em cujo nome os cães ou gatos se encontram registados assegurar o cumprimento dos requisitos do presente decreto-lei.</w:t>
      </w:r>
    </w:p>
    <w:p w:rsidRPr="00F95DCA" w:rsidR="00FE6C90" w:rsidP="00F95DCA" w:rsidRDefault="00FE6C90" w14:paraId="59987CEB" w14:textId="37EB9B9C">
      <w:pPr>
        <w:ind w:left="142" w:firstLine="0"/>
      </w:pPr>
      <w:r w:rsidR="0807361C">
        <w:rPr/>
        <w:t xml:space="preserve">2 </w:t>
      </w:r>
      <w:r w:rsidR="0807361C">
        <w:rPr/>
        <w:t xml:space="preserve">- </w:t>
      </w:r>
      <w:r w:rsidR="0807361C">
        <w:rPr/>
        <w:t xml:space="preserve">Os lares de acolhimento são registados no SIAC, nos termos do </w:t>
      </w:r>
      <w:r w:rsidRPr="4C651409" w:rsidR="0807361C">
        <w:rPr>
          <w:highlight w:val="cyan"/>
        </w:rPr>
        <w:t xml:space="preserve">artigo </w:t>
      </w:r>
      <w:commentRangeStart w:id="1776371847"/>
      <w:r w:rsidRPr="4C651409" w:rsidR="0807361C">
        <w:rPr>
          <w:highlight w:val="cyan"/>
        </w:rPr>
        <w:t>[remissão a fixar]</w:t>
      </w:r>
      <w:commentRangeEnd w:id="1776371847"/>
      <w:r>
        <w:rPr>
          <w:rStyle w:val="CommentReference"/>
        </w:rPr>
        <w:commentReference w:id="1776371847"/>
      </w:r>
      <w:r w:rsidRPr="4C651409" w:rsidR="0807361C">
        <w:rPr>
          <w:highlight w:val="cyan"/>
        </w:rPr>
        <w:t>,</w:t>
      </w:r>
      <w:r w:rsidR="0807361C">
        <w:rPr/>
        <w:t xml:space="preserve"> com indicação da morada, da identificação do responsável e do operador a que estão associados.</w:t>
      </w:r>
    </w:p>
    <w:p w:rsidRPr="00F95DCA" w:rsidR="00FE6C90" w:rsidP="00F95DCA" w:rsidRDefault="00FE6C90" w14:paraId="49FD2EE5" w14:textId="48BD8F8A">
      <w:pPr>
        <w:ind w:left="142" w:firstLine="0"/>
      </w:pPr>
      <w:r w:rsidRPr="00F95DCA">
        <w:t xml:space="preserve">3 </w:t>
      </w:r>
      <w:r>
        <w:t>-</w:t>
      </w:r>
      <w:r w:rsidRPr="00F95DCA">
        <w:t xml:space="preserve"> O lar de acolhimento só pode receber animais do operador a que está associado, salvo alteração do operador associado mediante atualização do respetivo registo no SIAC.</w:t>
      </w:r>
    </w:p>
    <w:p w:rsidRPr="00F95DCA" w:rsidR="00FE6C90" w:rsidP="00F95DCA" w:rsidRDefault="00FE6C90" w14:paraId="10FCD3C5" w14:textId="7BC02BEB">
      <w:pPr>
        <w:ind w:left="142" w:firstLine="0"/>
      </w:pPr>
      <w:r w:rsidRPr="00F95DCA">
        <w:t xml:space="preserve">4 </w:t>
      </w:r>
      <w:r>
        <w:t>-</w:t>
      </w:r>
      <w:r w:rsidRPr="00F95DCA">
        <w:t xml:space="preserve"> O operador disponibiliza à família de acolhimento as informações adequadas sobre as obrigações em matéria de bem-estar animal e sobre as necessidades individuais de cada cão ou gato, e assegura que no lar de acolhimento são respeitadas as obrigações previstas no presente decreto-lei.</w:t>
      </w:r>
    </w:p>
    <w:p w:rsidRPr="00F95DCA" w:rsidR="00FE6C90" w:rsidP="4C651409" w:rsidRDefault="00FE6C90" w14:paraId="4E54F878" w14:textId="0AC68E8A">
      <w:pPr>
        <w:ind w:left="142" w:firstLine="0"/>
        <w:rPr>
          <w:highlight w:val="cyan"/>
        </w:rPr>
      </w:pPr>
      <w:r w:rsidR="0807361C">
        <w:rPr/>
        <w:t xml:space="preserve">5 </w:t>
      </w:r>
      <w:r w:rsidR="0807361C">
        <w:rPr/>
        <w:t>-</w:t>
      </w:r>
      <w:r w:rsidR="0807361C">
        <w:rPr/>
        <w:t xml:space="preserve"> O operador não pode colocar no lar de acolhimento um total combinado superior a cinco cães ou gatos, ou mais do que uma ninhada, com ou sem progenitora, sem prejuízo dos limites previstos </w:t>
      </w:r>
      <w:r w:rsidRPr="4C651409" w:rsidR="0807361C">
        <w:rPr>
          <w:highlight w:val="cyan"/>
        </w:rPr>
        <w:t>no artigo [</w:t>
      </w:r>
      <w:commentRangeStart w:id="1930233306"/>
      <w:r w:rsidRPr="4C651409" w:rsidR="0807361C">
        <w:rPr>
          <w:highlight w:val="cyan"/>
        </w:rPr>
        <w:t>remissão a fixar].</w:t>
      </w:r>
      <w:commentRangeEnd w:id="1930233306"/>
      <w:r>
        <w:rPr>
          <w:rStyle w:val="CommentReference"/>
        </w:rPr>
        <w:commentReference w:id="1930233306"/>
      </w:r>
    </w:p>
    <w:p w:rsidRPr="00F95DCA" w:rsidR="00FE6C90" w:rsidP="00F95DCA" w:rsidRDefault="00FE6C90" w14:paraId="2CCCED82" w14:textId="23FBC606">
      <w:pPr>
        <w:ind w:left="142" w:firstLine="0"/>
      </w:pPr>
      <w:r w:rsidR="0807361C">
        <w:rPr/>
        <w:t xml:space="preserve">6 </w:t>
      </w:r>
      <w:r w:rsidR="0807361C">
        <w:rPr/>
        <w:t>-</w:t>
      </w:r>
      <w:r w:rsidR="0807361C">
        <w:rPr/>
        <w:t xml:space="preserve"> Constituem condições específicas de detenção em lares de acolhimento, sem prejuízo das condições gerais aplicáveis aos cães e gatos previstas no</w:t>
      </w:r>
      <w:commentRangeStart w:id="1685483105"/>
      <w:r w:rsidR="0807361C">
        <w:rPr/>
        <w:t xml:space="preserve"> </w:t>
      </w:r>
      <w:r w:rsidRPr="4C651409" w:rsidR="0807361C">
        <w:rPr>
          <w:highlight w:val="cyan"/>
        </w:rPr>
        <w:t>artigo [remissão a fixar]</w:t>
      </w:r>
      <w:commentRangeEnd w:id="1685483105"/>
      <w:r>
        <w:rPr>
          <w:rStyle w:val="CommentReference"/>
        </w:rPr>
        <w:commentReference w:id="1685483105"/>
      </w:r>
      <w:r w:rsidR="0807361C">
        <w:rPr/>
        <w:t>:</w:t>
      </w:r>
    </w:p>
    <w:p w:rsidRPr="00F95DCA" w:rsidR="00FE6C90" w:rsidP="00FE6C90" w:rsidRDefault="00FE6C90" w14:paraId="4CC06CDE" w14:textId="77777777">
      <w:r w:rsidRPr="00F95DCA">
        <w:t>a) A manutenção do animal em ambiente doméstico, integrado na vida da família de acolhimento, sem confinamento permanente;</w:t>
      </w:r>
    </w:p>
    <w:p w:rsidRPr="00F95DCA" w:rsidR="00FE6C90" w:rsidP="00FE6C90" w:rsidRDefault="00FE6C90" w14:paraId="0D1D55EC" w14:textId="77777777">
      <w:r w:rsidRPr="00F95DCA">
        <w:t>b) A disponibilização de espaço e de condições adequados às necessidades da espécie, idade e estado de saúde do animal;</w:t>
      </w:r>
    </w:p>
    <w:p w:rsidRPr="00F95DCA" w:rsidR="00FE6C90" w:rsidP="00FE6C90" w:rsidRDefault="00FE6C90" w14:paraId="3975E6F9" w14:textId="41A9C96D">
      <w:r w:rsidRPr="00F95DCA">
        <w:t>c) A prestação de cuidados e</w:t>
      </w:r>
      <w:r w:rsidR="00E75105">
        <w:t xml:space="preserve"> </w:t>
      </w:r>
      <w:r w:rsidRPr="00F95DCA">
        <w:t>a supervisão pela família de acolhimento, com acompanhamento do operador e do médico-veterinário responsável;</w:t>
      </w:r>
    </w:p>
    <w:p w:rsidRPr="00F95DCA" w:rsidR="00FE6C90" w:rsidP="00FE6C90" w:rsidRDefault="00FE6C90" w14:paraId="7B2AA6AF" w14:textId="77777777">
      <w:r w:rsidRPr="00F95DCA">
        <w:t>d) A comunicação ao operador de qualquer alteração relevante do estado de saúde ou do comportamento do animal.</w:t>
      </w:r>
    </w:p>
    <w:p w:rsidRPr="005E2D3C" w:rsidR="00FE6C90" w:rsidP="00F95DCA" w:rsidRDefault="00FE6C90" w14:paraId="5E5DF4D6" w14:textId="3A4BECAD">
      <w:pPr>
        <w:ind w:left="142" w:firstLine="0"/>
        <w:rPr>
          <w:b/>
          <w:bCs/>
        </w:rPr>
      </w:pPr>
      <w:r w:rsidRPr="00F95DCA">
        <w:t xml:space="preserve">7 </w:t>
      </w:r>
      <w:r>
        <w:t>-</w:t>
      </w:r>
      <w:r w:rsidRPr="00F95DCA">
        <w:t xml:space="preserve"> Para efeitos do presente artigo, o operador pode estabelecer uma relação contratual com o responsável pelo lar de acolhimento.</w:t>
      </w:r>
    </w:p>
    <w:p w:rsidRPr="005E2D3C" w:rsidR="00CF1434" w:rsidP="00F95DCA" w:rsidRDefault="00CF1434" w14:paraId="297084A3" w14:textId="5AABBDC0">
      <w:pPr>
        <w:ind w:left="142" w:firstLine="0"/>
        <w:rPr>
          <w:highlight w:val="yellow"/>
          <w:lang w:val="pt-BR"/>
        </w:rPr>
      </w:pPr>
    </w:p>
    <w:p w:rsidRPr="00E75105" w:rsidR="005101CF" w:rsidP="00F95DCA" w:rsidRDefault="00A626AB" w14:paraId="180CC979" w14:textId="14BCA46D">
      <w:pPr>
        <w:pStyle w:val="Ttulo2"/>
        <w:ind w:right="0"/>
      </w:pPr>
      <w:bookmarkStart w:name="_Toc223954425" w:id="231"/>
      <w:bookmarkStart w:name="_Toc1992515968" w:id="2070925078"/>
      <w:r w:rsidR="6F5E8D5D">
        <w:rPr/>
        <w:t>SECÇÃO II</w:t>
      </w:r>
      <w:bookmarkEnd w:id="2070925078"/>
    </w:p>
    <w:p w:rsidRPr="00E75105" w:rsidR="005101CF" w:rsidP="00F95DCA" w:rsidRDefault="2B6974F6" w14:paraId="2C968A20" w14:textId="2D51ACAD">
      <w:pPr>
        <w:pStyle w:val="Ttulo2"/>
        <w:ind w:right="0"/>
      </w:pPr>
      <w:bookmarkStart w:name="_Toc1821262896" w:id="652957061"/>
      <w:r w:rsidR="6FEA1CC9">
        <w:rPr/>
        <w:t>Autorização dos estabelecimentos</w:t>
      </w:r>
      <w:bookmarkEnd w:id="231"/>
      <w:bookmarkEnd w:id="652957061"/>
    </w:p>
    <w:p w:rsidRPr="00F95DCA" w:rsidR="0046540A" w:rsidP="00F95DCA" w:rsidRDefault="0046540A" w14:paraId="3D62FA4E" w14:textId="77777777">
      <w:pPr>
        <w:jc w:val="center"/>
        <w:rPr>
          <w:b/>
          <w:bCs/>
        </w:rPr>
      </w:pPr>
    </w:p>
    <w:p w:rsidRPr="00930C40" w:rsidR="00930C40" w:rsidP="00F95DCA" w:rsidRDefault="00930C40" w14:paraId="21609A34" w14:textId="29A3DF94">
      <w:pPr>
        <w:pStyle w:val="Ttulo3"/>
      </w:pPr>
      <w:bookmarkStart w:name="_Toc223954426" w:id="234"/>
      <w:commentRangeStart w:id="236"/>
      <w:bookmarkStart w:name="_Toc730665443" w:id="913357917"/>
      <w:r w:rsidR="0C25B978">
        <w:rPr/>
        <w:t>Artigo 4</w:t>
      </w:r>
      <w:r w:rsidR="71FB05E1">
        <w:rPr/>
        <w:t>2</w:t>
      </w:r>
      <w:r w:rsidR="0C25B978">
        <w:rPr/>
        <w:t>.º</w:t>
      </w:r>
      <w:bookmarkEnd w:id="913357917"/>
    </w:p>
    <w:p w:rsidRPr="00930C40" w:rsidR="00930C40" w:rsidP="00F95DCA" w:rsidRDefault="00930C40" w14:paraId="12088B0B" w14:textId="77777777">
      <w:pPr>
        <w:pStyle w:val="Ttulo3"/>
      </w:pPr>
      <w:bookmarkStart w:name="_Toc1265244289" w:id="677687527"/>
      <w:r w:rsidR="0C25B978">
        <w:rPr/>
        <w:t>Procedimento para o exercício da atividade de exploração de estabelecimentos</w:t>
      </w:r>
      <w:commentRangeEnd w:id="236"/>
      <w:r>
        <w:rPr>
          <w:rStyle w:val="CommentReference"/>
        </w:rPr>
        <w:commentReference w:id="236"/>
      </w:r>
      <w:bookmarkEnd w:id="677687527"/>
    </w:p>
    <w:p w:rsidRPr="00F95DCA" w:rsidR="00930C40" w:rsidP="00F95DCA" w:rsidRDefault="00930C40" w14:paraId="6CCAE9C7" w14:textId="7927C37B">
      <w:pPr>
        <w:ind w:left="142" w:firstLine="0"/>
      </w:pPr>
      <w:r w:rsidRPr="00F95DCA">
        <w:t xml:space="preserve">1 </w:t>
      </w:r>
      <w:r>
        <w:t>-</w:t>
      </w:r>
      <w:r w:rsidRPr="00F95DCA">
        <w:t xml:space="preserve"> O exercício da atividade de exploração de estabelecimentos depende de:</w:t>
      </w:r>
    </w:p>
    <w:p w:rsidRPr="00F95DCA" w:rsidR="00930C40" w:rsidP="00F95DCA" w:rsidRDefault="00930C40" w14:paraId="3F776DC1" w14:textId="77777777">
      <w:pPr>
        <w:ind w:left="142" w:firstLine="0"/>
      </w:pPr>
      <w:r w:rsidR="18D44EA5">
        <w:rPr/>
        <w:t xml:space="preserve">a) Mera comunicação prévia, no caso dos centros de recolha oficial, abrigos e estabelecimentos de reprodução e criação, </w:t>
      </w:r>
      <w:commentRangeStart w:id="238"/>
      <w:commentRangeStart w:id="474060107"/>
      <w:r w:rsidR="18D44EA5">
        <w:rPr/>
        <w:t xml:space="preserve">de manutenção </w:t>
      </w:r>
      <w:r w:rsidRPr="4C651409" w:rsidR="18D44EA5">
        <w:rPr>
          <w:strike w:val="1"/>
          <w:highlight w:val="yellow"/>
          <w:rPrChange w:author="Rui André Vidal" w:date="2026-06-30T11:07:14.881Z" w16du:dateUtc="2026-06-30T11:07:14.881Z" w:id="1547197847">
            <w:rPr>
              <w:highlight w:val="yellow"/>
            </w:rPr>
          </w:rPrChange>
        </w:rPr>
        <w:t>e de estadia de curta duração</w:t>
      </w:r>
      <w:commentRangeEnd w:id="238"/>
      <w:r>
        <w:rPr>
          <w:rStyle w:val="CommentReference"/>
        </w:rPr>
        <w:commentReference w:id="238"/>
      </w:r>
      <w:commentRangeEnd w:id="474060107"/>
      <w:r>
        <w:rPr>
          <w:rStyle w:val="CommentReference"/>
        </w:rPr>
        <w:commentReference w:id="474060107"/>
      </w:r>
      <w:r w:rsidRPr="4C651409" w:rsidR="18D44EA5">
        <w:rPr>
          <w:strike w:val="1"/>
          <w:rPrChange w:author="Rui André Vidal" w:date="2026-06-30T11:07:14.881Z" w16du:dateUtc="2026-06-30T11:07:14.881Z" w:id="709902987"/>
        </w:rPr>
        <w:t>,</w:t>
      </w:r>
      <w:r w:rsidR="18D44EA5">
        <w:rPr/>
        <w:t xml:space="preserve"> com exceção dos destinados exclusivamente à venda, sem prejuízo do disposto na alínea seguinte;</w:t>
      </w:r>
    </w:p>
    <w:p w:rsidRPr="00F95DCA" w:rsidR="00930C40" w:rsidP="00F95DCA" w:rsidRDefault="00930C40" w14:paraId="63BA65B2" w14:textId="77777777">
      <w:pPr>
        <w:ind w:left="142" w:firstLine="0"/>
      </w:pPr>
      <w:r w:rsidRPr="00F95DCA">
        <w:t>b) Permissão administrativa, no caso dos estabelecimentos destinados à reprodução e criação de animais potencialmente perigosos, designadamente de cães de raças consideradas potencialmente perigosas, e dos estabelecimentos de criação que produzam, ou tencionem produzir, mais de cinco ninhadas por ano civil, ou que, a qualquer momento, detenham um total combinado de mais de cinco cadelas ou gatas reprodutoras.</w:t>
      </w:r>
    </w:p>
    <w:p w:rsidR="00B04533" w:rsidP="00930C40" w:rsidRDefault="00930C40" w14:paraId="5B6C0536" w14:textId="7BAE44F9">
      <w:pPr>
        <w:ind w:left="142" w:firstLine="0"/>
      </w:pPr>
      <w:r w:rsidR="18D44EA5">
        <w:rPr/>
        <w:t xml:space="preserve">2 </w:t>
      </w:r>
      <w:r w:rsidR="18D44EA5">
        <w:rPr/>
        <w:t xml:space="preserve">- </w:t>
      </w:r>
      <w:r w:rsidR="18D44EA5">
        <w:rPr/>
        <w:t>O operador mantém atualizados os dados da mera comunicação prévia e da permissão administrativa, comunicando à DGAV, no</w:t>
      </w:r>
      <w:commentRangeStart w:id="1926240370"/>
      <w:r w:rsidR="18D44EA5">
        <w:rPr/>
        <w:t xml:space="preserve"> </w:t>
      </w:r>
      <w:r w:rsidRPr="4C651409" w:rsidR="18D44EA5">
        <w:rPr>
          <w:highlight w:val="cyan"/>
        </w:rPr>
        <w:t>prazo de [a fixar]</w:t>
      </w:r>
      <w:r w:rsidR="18D44EA5">
        <w:rPr/>
        <w:t>,</w:t>
      </w:r>
      <w:commentRangeEnd w:id="1926240370"/>
      <w:r>
        <w:rPr>
          <w:rStyle w:val="CommentReference"/>
        </w:rPr>
        <w:commentReference w:id="1926240370"/>
      </w:r>
      <w:r w:rsidR="18D44EA5">
        <w:rPr/>
        <w:t xml:space="preserve"> qualquer alteração relevante das condições e a cessação da atividade.</w:t>
      </w:r>
    </w:p>
    <w:p w:rsidR="00B04533" w:rsidP="00930C40" w:rsidRDefault="00B04533" w14:paraId="2924DAAA" w14:textId="21D6E01F">
      <w:pPr>
        <w:ind w:left="142" w:firstLine="0"/>
      </w:pPr>
      <w:r w:rsidR="068780F3">
        <w:rPr/>
        <w:t xml:space="preserve">3 - </w:t>
      </w:r>
      <w:commentRangeStart w:id="348712220"/>
      <w:r w:rsidR="068780F3">
        <w:rPr/>
        <w:t>A permissão administrativa é renovada a cada cinco anos</w:t>
      </w:r>
      <w:commentRangeEnd w:id="348712220"/>
      <w:r>
        <w:rPr>
          <w:rStyle w:val="CommentReference"/>
        </w:rPr>
        <w:commentReference w:id="348712220"/>
      </w:r>
      <w:r w:rsidR="068780F3">
        <w:rPr/>
        <w:t xml:space="preserve">, mediante confirmação da manutenção das condições que determinaram a sua concessão, podendo ser devida taxa nos termos do artigo </w:t>
      </w:r>
      <w:r w:rsidRPr="4C651409" w:rsidR="068780F3">
        <w:rPr>
          <w:highlight w:val="cyan"/>
        </w:rPr>
        <w:t>[taxas — a fixar]</w:t>
      </w:r>
      <w:r w:rsidR="068780F3">
        <w:rPr/>
        <w:t xml:space="preserve">; a mera comunicação prévia mantém-se válida enquanto os dados se conservarem atualizados, nos termos do </w:t>
      </w:r>
      <w:r w:rsidR="67460396">
        <w:rPr/>
        <w:t>n.º</w:t>
      </w:r>
      <w:r w:rsidR="068780F3">
        <w:rPr/>
        <w:t xml:space="preserve"> </w:t>
      </w:r>
      <w:r w:rsidR="413950CA">
        <w:rPr/>
        <w:t>1.</w:t>
      </w:r>
    </w:p>
    <w:p w:rsidRPr="00930C40" w:rsidR="001369ED" w:rsidP="00F95DCA" w:rsidRDefault="001369ED" w14:paraId="11186695" w14:textId="436A7453">
      <w:pPr>
        <w:ind w:left="142" w:firstLine="0"/>
      </w:pPr>
      <w:commentRangeStart w:id="239"/>
      <w:commentRangeStart w:id="774360723"/>
      <w:r>
        <w:t xml:space="preserve">4 - </w:t>
      </w:r>
      <w:r w:rsidRPr="001369ED">
        <w:t>A mera comunicação prévia e a permissão administrativa previstas no presente decreto-lei não dispensam a licença municipal nem os demais títulos exigíveis para o exercício da atividade e para a utilização do espaço, designadamente nos termos do regime jurídico da urbanização e da edificação.</w:t>
      </w:r>
      <w:commentRangeEnd w:id="239"/>
      <w:r w:rsidRPr="00930C40">
        <w:rPr>
          <w:rStyle w:val="Refdecomentrio"/>
          <w:sz w:val="24"/>
          <w:szCs w:val="24"/>
        </w:rPr>
        <w:commentReference w:id="239"/>
      </w:r>
      <w:commentRangeEnd w:id="774360723"/>
      <w:r>
        <w:rPr>
          <w:rStyle w:val="CommentReference"/>
        </w:rPr>
        <w:commentReference w:id="774360723"/>
      </w:r>
    </w:p>
    <w:bookmarkEnd w:id="234"/>
    <w:p w:rsidRPr="00930C40" w:rsidR="005101CF" w:rsidP="00F95DCA" w:rsidRDefault="005101CF" w14:paraId="62800537" w14:textId="6BB659E9">
      <w:pPr>
        <w:ind w:left="142" w:firstLine="0"/>
      </w:pPr>
    </w:p>
    <w:p w:rsidRPr="00E75105" w:rsidR="00E203DD" w:rsidP="00F95DCA" w:rsidRDefault="00E203DD" w14:paraId="627997E7" w14:textId="1D0ABC21">
      <w:pPr>
        <w:pStyle w:val="Ttulo3"/>
      </w:pPr>
      <w:bookmarkStart w:name="_Toc1786146563" w:id="1972920854"/>
      <w:r w:rsidR="2B05C68E">
        <w:rPr/>
        <w:t xml:space="preserve">Artigo </w:t>
      </w:r>
      <w:r w:rsidR="2B05C68E">
        <w:rPr/>
        <w:t>4</w:t>
      </w:r>
      <w:r w:rsidR="71FB05E1">
        <w:rPr/>
        <w:t>3</w:t>
      </w:r>
      <w:r w:rsidR="2B05C68E">
        <w:rPr/>
        <w:t>.º</w:t>
      </w:r>
      <w:bookmarkEnd w:id="1972920854"/>
    </w:p>
    <w:p w:rsidRPr="00F95DCA" w:rsidR="00E203DD" w:rsidP="00F95DCA" w:rsidRDefault="00E203DD" w14:paraId="45FEEE68" w14:textId="77777777">
      <w:pPr>
        <w:pStyle w:val="Ttulo3"/>
      </w:pPr>
      <w:commentRangeStart w:id="242"/>
      <w:bookmarkStart w:name="_Toc357361905" w:id="904947501"/>
      <w:r w:rsidR="2B05C68E">
        <w:rPr/>
        <w:t>Médico-veterinário responsável pelo alojamento</w:t>
      </w:r>
      <w:commentRangeEnd w:id="242"/>
      <w:r>
        <w:rPr>
          <w:rStyle w:val="CommentReference"/>
        </w:rPr>
        <w:commentReference w:id="242"/>
      </w:r>
      <w:bookmarkEnd w:id="904947501"/>
    </w:p>
    <w:p w:rsidR="00E203DD" w:rsidP="00C61D10" w:rsidRDefault="00E203DD" w14:paraId="37D674E2" w14:textId="77777777">
      <w:pPr>
        <w:ind w:left="142" w:firstLine="0"/>
      </w:pPr>
      <w:r>
        <w:t>1 - Os operadores de estabelecimentos devem ter ao seu serviço um médico-veterinário responsável.</w:t>
      </w:r>
    </w:p>
    <w:p w:rsidR="00E203DD" w:rsidP="00F95DCA" w:rsidRDefault="00E203DD" w14:paraId="6AFCC8FB" w14:textId="003B2888">
      <w:pPr>
        <w:ind w:left="142" w:firstLine="0"/>
      </w:pPr>
      <w:r>
        <w:t>2 - Ao médico-veterinário responsável pelo estabelecimento compete:</w:t>
      </w:r>
    </w:p>
    <w:p w:rsidR="00E203DD" w:rsidP="00F95DCA" w:rsidRDefault="00E203DD" w14:paraId="7EB73E57" w14:textId="40EB3A21">
      <w:pPr>
        <w:pStyle w:val="PargrafodaLista"/>
        <w:numPr>
          <w:ilvl w:val="0"/>
          <w:numId w:val="272"/>
        </w:numPr>
      </w:pPr>
      <w:r>
        <w:t>Elaborar relatório de verificação das condições higiossanitárias e de bem-estar animal exigidas no presente decreto-lei;</w:t>
      </w:r>
    </w:p>
    <w:p w:rsidR="00E203DD" w:rsidP="00F95DCA" w:rsidRDefault="00E203DD" w14:paraId="56DF84DE" w14:textId="31B2410B">
      <w:pPr>
        <w:pStyle w:val="PargrafodaLista"/>
        <w:numPr>
          <w:ilvl w:val="0"/>
          <w:numId w:val="272"/>
        </w:numPr>
        <w:rPr/>
      </w:pPr>
      <w:r w:rsidR="4D4523CF">
        <w:rPr/>
        <w:t>Atestar, mediante exame clínico, que os</w:t>
      </w:r>
      <w:r w:rsidR="0266C7BF">
        <w:rPr/>
        <w:t xml:space="preserve"> </w:t>
      </w:r>
      <w:r w:rsidRPr="4C651409" w:rsidR="0266C7BF">
        <w:rPr>
          <w:b w:val="1"/>
          <w:bCs w:val="1"/>
          <w:color w:val="D86DCB" w:themeColor="accent5" w:themeTint="99" w:themeShade="FF"/>
          <w:rPrChange w:author="Rui André Vidal" w:date="2026-06-30T11:23:07.66Z" w16du:dateUtc="2026-06-30T11:23:07.66Z" w:id="2091792633"/>
        </w:rPr>
        <w:t>animais, designadamente</w:t>
      </w:r>
      <w:r w:rsidR="0266C7BF">
        <w:rPr/>
        <w:t xml:space="preserve"> os</w:t>
      </w:r>
      <w:r w:rsidR="4D4523CF">
        <w:rPr/>
        <w:t xml:space="preserve"> cães e gatos reúnem as condições para serem usados na reprodução, nos termos do </w:t>
      </w:r>
      <w:r w:rsidRPr="4C651409" w:rsidR="4D4523CF">
        <w:rPr>
          <w:highlight w:val="cyan"/>
        </w:rPr>
        <w:t>artigo [remissão a fixar — reprodução]</w:t>
      </w:r>
      <w:r w:rsidR="4D4523CF">
        <w:rPr/>
        <w:t>;</w:t>
      </w:r>
    </w:p>
    <w:p w:rsidR="00E203DD" w:rsidP="00F95DCA" w:rsidRDefault="00E203DD" w14:paraId="123004C2" w14:textId="77777777">
      <w:pPr>
        <w:pStyle w:val="PargrafodaLista"/>
        <w:numPr>
          <w:ilvl w:val="0"/>
          <w:numId w:val="272"/>
        </w:numPr>
      </w:pPr>
      <w:r>
        <w:t>Elaborar e executar programas e ações que visem a saúde e o bem-estar dos animais, assegurar o seu acompanhamento e emitir os pareceres relativos à saúde e ao bem-estar dos animais;</w:t>
      </w:r>
    </w:p>
    <w:p w:rsidR="00E203DD" w:rsidP="00F95DCA" w:rsidRDefault="00E203DD" w14:paraId="0AD3C53D" w14:textId="548F229F">
      <w:pPr>
        <w:pStyle w:val="PargrafodaLista"/>
        <w:numPr>
          <w:ilvl w:val="0"/>
          <w:numId w:val="272"/>
        </w:numPr>
      </w:pPr>
      <w:r>
        <w:t>Orientar tecnicamente o pessoal que cuida dos animais;</w:t>
      </w:r>
    </w:p>
    <w:p w:rsidR="00E203DD" w:rsidP="00F95DCA" w:rsidRDefault="00E203DD" w14:paraId="79426EED" w14:textId="081530BD">
      <w:pPr>
        <w:pStyle w:val="PargrafodaLista"/>
        <w:numPr>
          <w:ilvl w:val="0"/>
          <w:numId w:val="272"/>
        </w:numPr>
      </w:pPr>
      <w:r>
        <w:t>Colaborar com as autoridades competentes em todas as ações que estas determinarem.</w:t>
      </w:r>
    </w:p>
    <w:p w:rsidR="00E203DD" w:rsidP="00F95DCA" w:rsidRDefault="0066150D" w14:paraId="01F0CAD3" w14:textId="472D3FEE">
      <w:pPr>
        <w:ind w:left="142" w:firstLine="0"/>
      </w:pPr>
      <w:r>
        <w:t>3</w:t>
      </w:r>
      <w:r w:rsidR="00E203DD">
        <w:t xml:space="preserve"> - Os médicos-veterinários referidos no </w:t>
      </w:r>
      <w:r w:rsidR="008C56A9">
        <w:t>número anterior</w:t>
      </w:r>
      <w:r w:rsidR="00E203DD">
        <w:t xml:space="preserve"> que pretendam prestar serviços ocasionais e esporádicos em território nacional, em regime de livre prestação de serviços, devem apresentar declaração prévia à Ordem dos Médicos-Veterinários, nos termos da Lei n.º 9/2009, de 4 de março, na sua redação atual.</w:t>
      </w:r>
    </w:p>
    <w:p w:rsidR="00E203DD" w:rsidP="00F95DCA" w:rsidRDefault="0066150D" w14:paraId="0DA1AF90" w14:textId="2ABF2044">
      <w:pPr>
        <w:ind w:left="142" w:firstLine="0"/>
      </w:pPr>
      <w:r>
        <w:t>4</w:t>
      </w:r>
      <w:r w:rsidR="00E203DD">
        <w:t xml:space="preserve"> - Sem prejuízo do disposto no </w:t>
      </w:r>
      <w:r w:rsidRPr="00F95DCA" w:rsidR="00E203DD">
        <w:rPr>
          <w:highlight w:val="cyan"/>
        </w:rPr>
        <w:t>artigo [remissão a fixar — visitas de aconselhamento]</w:t>
      </w:r>
      <w:r w:rsidR="00E203DD">
        <w:t xml:space="preserve">, as lojas de venda de animais devem ter ao seu serviço um responsável técnico, com formação adequada nos termos do </w:t>
      </w:r>
      <w:r w:rsidRPr="00F95DCA" w:rsidR="00E203DD">
        <w:rPr>
          <w:highlight w:val="cyan"/>
        </w:rPr>
        <w:t>artigo [remissão a fixar — formação]</w:t>
      </w:r>
      <w:r w:rsidR="00E203DD">
        <w:t>, que se responsabilize pelo bem-estar dos animais e pela orientação técnica do pessoal que deles cuida, e que assegure a assistência aos animais, em caso de necessidade, por médico-veterinário ou centro de atendimento médico-veterinário.</w:t>
      </w:r>
    </w:p>
    <w:p w:rsidR="00A77A60" w:rsidP="00A77A60" w:rsidRDefault="00A77A60" w14:paraId="7D91E367" w14:textId="77777777">
      <w:pPr>
        <w:ind w:left="142" w:firstLine="0"/>
        <w:rPr>
          <w:b/>
          <w:bCs/>
        </w:rPr>
      </w:pPr>
    </w:p>
    <w:p w:rsidRPr="00E75105" w:rsidR="00A77A60" w:rsidP="00F95DCA" w:rsidRDefault="00A77A60" w14:paraId="45608498" w14:textId="449249A9">
      <w:pPr>
        <w:pStyle w:val="Ttulo3"/>
      </w:pPr>
      <w:commentRangeStart w:id="244"/>
      <w:bookmarkStart w:name="_Toc490102559" w:id="1630297011"/>
      <w:r w:rsidR="148D6AE8">
        <w:rPr/>
        <w:t>Artigo 4</w:t>
      </w:r>
      <w:r w:rsidR="71FB05E1">
        <w:rPr/>
        <w:t>4</w:t>
      </w:r>
      <w:r w:rsidR="148D6AE8">
        <w:rPr/>
        <w:t>.º</w:t>
      </w:r>
      <w:bookmarkEnd w:id="1630297011"/>
    </w:p>
    <w:p w:rsidRPr="00A77A60" w:rsidR="00A77A60" w:rsidP="00F95DCA" w:rsidRDefault="00A77A60" w14:paraId="1A368596" w14:textId="7F50447E">
      <w:pPr>
        <w:pStyle w:val="Ttulo3"/>
      </w:pPr>
      <w:bookmarkStart w:name="_Toc1061254150" w:id="583283828"/>
      <w:r w:rsidR="148D6AE8">
        <w:rPr/>
        <w:t>Mera comunicação prévia</w:t>
      </w:r>
      <w:commentRangeEnd w:id="244"/>
      <w:r>
        <w:rPr>
          <w:rStyle w:val="CommentReference"/>
        </w:rPr>
        <w:commentReference w:id="244"/>
      </w:r>
      <w:bookmarkEnd w:id="583283828"/>
    </w:p>
    <w:p w:rsidRPr="00F95DCA" w:rsidR="00A77A60" w:rsidP="00A77A60" w:rsidRDefault="00A77A60" w14:paraId="38AF9513" w14:textId="0E885B57">
      <w:pPr>
        <w:ind w:left="142" w:firstLine="0"/>
      </w:pPr>
      <w:r w:rsidR="4E5DA2A3">
        <w:rPr/>
        <w:t xml:space="preserve">1 </w:t>
      </w:r>
      <w:r w:rsidR="4E5DA2A3">
        <w:rPr/>
        <w:t>-</w:t>
      </w:r>
      <w:r w:rsidR="4E5DA2A3">
        <w:rPr/>
        <w:t xml:space="preserve"> A mera comunicação prévia a que se refere a </w:t>
      </w:r>
      <w:r w:rsidRPr="4C651409" w:rsidR="4E5DA2A3">
        <w:rPr>
          <w:highlight w:val="cyan"/>
        </w:rPr>
        <w:t>alínea a) do artigo 41.º</w:t>
      </w:r>
      <w:r w:rsidR="4E5DA2A3">
        <w:rPr/>
        <w:t xml:space="preserve"> é dirigida à DGAV, através do preenchimento do formulário </w:t>
      </w:r>
      <w:commentRangeStart w:id="1431505112"/>
      <w:r w:rsidR="4E5DA2A3">
        <w:rPr/>
        <w:t>disponibilizado no SIAC</w:t>
      </w:r>
      <w:commentRangeEnd w:id="1431505112"/>
      <w:r>
        <w:rPr>
          <w:rStyle w:val="CommentReference"/>
        </w:rPr>
        <w:commentReference w:id="1431505112"/>
      </w:r>
      <w:r w:rsidR="4E5DA2A3">
        <w:rPr/>
        <w:t>, e contém os seguintes elementos, quando aplicáveis:</w:t>
      </w:r>
    </w:p>
    <w:p w:rsidRPr="00F95DCA" w:rsidR="00A77A60" w:rsidP="00A77A60" w:rsidRDefault="00A77A60" w14:paraId="42F6BB9D" w14:textId="77777777">
      <w:pPr>
        <w:ind w:left="142" w:firstLine="0"/>
      </w:pPr>
      <w:r w:rsidRPr="00F95DCA">
        <w:t>a) O nome ou a denominação social do interessado;</w:t>
      </w:r>
    </w:p>
    <w:p w:rsidRPr="00F95DCA" w:rsidR="00A77A60" w:rsidP="00A77A60" w:rsidRDefault="00A77A60" w14:paraId="0E885B57" w14:textId="3B20AE90">
      <w:pPr>
        <w:ind w:left="142" w:firstLine="0"/>
      </w:pPr>
      <w:r w:rsidRPr="00F95DCA">
        <w:t xml:space="preserve">b) O </w:t>
      </w:r>
      <w:r w:rsidR="00BE60E5">
        <w:t>n.º</w:t>
      </w:r>
      <w:r w:rsidRPr="00F95DCA">
        <w:t xml:space="preserve"> de identificação fiscal ou de pessoa coletiva e os dados de contacto do interessado;</w:t>
      </w:r>
    </w:p>
    <w:p w:rsidRPr="00F95DCA" w:rsidR="00A77A60" w:rsidP="00A77A60" w:rsidRDefault="00A77A60" w14:paraId="2024E243" w14:textId="77777777">
      <w:pPr>
        <w:ind w:left="142" w:firstLine="0"/>
      </w:pPr>
      <w:r w:rsidRPr="00F95DCA">
        <w:t>c) A localização e a designação comercial do alojamento, incluindo as respetivas coordenadas geográficas;</w:t>
      </w:r>
    </w:p>
    <w:p w:rsidRPr="00F95DCA" w:rsidR="00A77A60" w:rsidP="00A77A60" w:rsidRDefault="00A77A60" w14:paraId="4208ED05" w14:textId="77777777">
      <w:pPr>
        <w:ind w:left="142" w:firstLine="0"/>
      </w:pPr>
      <w:r w:rsidRPr="00F95DCA">
        <w:t>d) A identificação dos municípios integrantes, no caso dos centros de recolha intermunicipais;</w:t>
      </w:r>
    </w:p>
    <w:p w:rsidRPr="00F95DCA" w:rsidR="00A77A60" w:rsidP="00A77A60" w:rsidRDefault="00A77A60" w14:paraId="6B79B9FF" w14:textId="77777777">
      <w:pPr>
        <w:ind w:left="142" w:firstLine="0"/>
      </w:pPr>
      <w:r w:rsidRPr="00F95DCA">
        <w:t>e) A caracterização das atividades a exercer;</w:t>
      </w:r>
    </w:p>
    <w:p w:rsidRPr="00F95DCA" w:rsidR="00A77A60" w:rsidP="00A77A60" w:rsidRDefault="00A77A60" w14:paraId="37E15C08" w14:textId="77777777">
      <w:pPr>
        <w:ind w:left="142" w:firstLine="0"/>
      </w:pPr>
      <w:r w:rsidRPr="00F95DCA">
        <w:t>f) A indicação do médico-veterinário responsável pelo alojamento, exceto quando se destine exclusivamente a fins higiénicos;</w:t>
      </w:r>
    </w:p>
    <w:p w:rsidRPr="00F95DCA" w:rsidR="00A77A60" w:rsidP="00A77A60" w:rsidRDefault="00A77A60" w14:paraId="5B946410" w14:textId="6FD59FCE">
      <w:pPr>
        <w:ind w:left="142" w:firstLine="0"/>
      </w:pPr>
      <w:r w:rsidRPr="00F95DCA">
        <w:t xml:space="preserve">g) O </w:t>
      </w:r>
      <w:r w:rsidR="00BE60E5">
        <w:t>n.º</w:t>
      </w:r>
      <w:r w:rsidRPr="00F95DCA">
        <w:t xml:space="preserve"> de celas de quarentena para isolamento de animais por suspeita de raiva, no caso dos centros de recolha;</w:t>
      </w:r>
    </w:p>
    <w:p w:rsidRPr="00F95DCA" w:rsidR="00A77A60" w:rsidP="00A77A60" w:rsidRDefault="00A77A60" w14:paraId="66CFACC0" w14:textId="77777777">
      <w:pPr>
        <w:ind w:left="142" w:firstLine="0"/>
      </w:pPr>
      <w:r w:rsidRPr="00F95DCA">
        <w:t>h) A capacidade máxima de animais a alojar e as respetivas espécies;</w:t>
      </w:r>
    </w:p>
    <w:p w:rsidRPr="00F95DCA" w:rsidR="00A77A60" w:rsidP="00A77A60" w:rsidRDefault="00A77A60" w14:paraId="48233404" w14:textId="71608557">
      <w:pPr>
        <w:ind w:left="142" w:firstLine="0"/>
      </w:pPr>
      <w:r w:rsidRPr="00F95DCA">
        <w:t xml:space="preserve">i) O </w:t>
      </w:r>
      <w:r w:rsidR="00BE60E5">
        <w:t>n.º</w:t>
      </w:r>
      <w:r w:rsidRPr="00F95DCA">
        <w:t xml:space="preserve"> de animais detidos, as espécies e as raças;</w:t>
      </w:r>
    </w:p>
    <w:p w:rsidRPr="00F95DCA" w:rsidR="00A77A60" w:rsidP="00A77A60" w:rsidRDefault="00A77A60" w14:paraId="098F575F" w14:textId="1EE83CD7">
      <w:pPr>
        <w:ind w:left="142" w:firstLine="0"/>
      </w:pPr>
      <w:r w:rsidRPr="00F95DCA">
        <w:t xml:space="preserve">j) No caso dos estabelecimentos de criação, o </w:t>
      </w:r>
      <w:r w:rsidR="00BE60E5">
        <w:t>n.º</w:t>
      </w:r>
      <w:r w:rsidRPr="00F95DCA">
        <w:t xml:space="preserve"> estimado de ninhadas a colocar no mercado por ano;</w:t>
      </w:r>
    </w:p>
    <w:p w:rsidRPr="00A77A60" w:rsidR="00A77A60" w:rsidP="00F95DCA" w:rsidRDefault="00A77A60" w14:paraId="53483FA2" w14:textId="5B1789CA">
      <w:pPr>
        <w:ind w:left="142" w:firstLine="0"/>
      </w:pPr>
      <w:r w:rsidRPr="00F95DCA">
        <w:t>k) Declaração de responsabilidade, subscrita pelo interessado, relativa ao cumprimento da legislação aplicável aos animais de companhia, designadamente em matéria de instalações, equipamentos, higiene, saúde e bem-estar dos animais.</w:t>
      </w:r>
    </w:p>
    <w:p w:rsidRPr="00582BE6" w:rsidR="00582BE6" w:rsidP="00582BE6" w:rsidRDefault="00582BE6" w14:paraId="58B952A1" w14:textId="77777777">
      <w:pPr>
        <w:ind w:left="284" w:firstLine="0"/>
        <w:jc w:val="center"/>
        <w:rPr>
          <w:b/>
          <w:bCs/>
        </w:rPr>
      </w:pPr>
      <w:bookmarkStart w:name="_Toc223954428" w:id="246"/>
    </w:p>
    <w:p w:rsidRPr="00E75105" w:rsidR="00582BE6" w:rsidP="00F95DCA" w:rsidRDefault="00582BE6" w14:paraId="2F018423" w14:textId="36AE84C7">
      <w:pPr>
        <w:pStyle w:val="Ttulo3"/>
      </w:pPr>
      <w:commentRangeStart w:id="248"/>
      <w:bookmarkStart w:name="_Toc747314282" w:id="644257849"/>
      <w:r w:rsidR="5F763851">
        <w:rPr/>
        <w:t xml:space="preserve">Artigo </w:t>
      </w:r>
      <w:r w:rsidR="5F763851">
        <w:rPr/>
        <w:t>4</w:t>
      </w:r>
      <w:r w:rsidR="71FB05E1">
        <w:rPr/>
        <w:t>5</w:t>
      </w:r>
      <w:r w:rsidR="5F763851">
        <w:rPr/>
        <w:t>.º</w:t>
      </w:r>
      <w:bookmarkEnd w:id="644257849"/>
    </w:p>
    <w:p w:rsidRPr="00582BE6" w:rsidR="00582BE6" w:rsidP="00F95DCA" w:rsidRDefault="00582BE6" w14:paraId="0644D883" w14:textId="35EF0E39">
      <w:pPr>
        <w:pStyle w:val="Ttulo3"/>
      </w:pPr>
      <w:bookmarkStart w:name="_Toc1201917571" w:id="378428436"/>
      <w:r w:rsidR="5F763851">
        <w:rPr/>
        <w:t>Permissão administrativa</w:t>
      </w:r>
      <w:commentRangeEnd w:id="248"/>
      <w:r>
        <w:rPr>
          <w:rStyle w:val="CommentReference"/>
        </w:rPr>
        <w:commentReference w:id="248"/>
      </w:r>
      <w:bookmarkEnd w:id="378428436"/>
    </w:p>
    <w:p w:rsidRPr="00F95DCA" w:rsidR="00582BE6" w:rsidP="292E8E6C" w:rsidRDefault="00582BE6" w14:paraId="1A32D5C3" w14:textId="42C0BE73">
      <w:pPr>
        <w:pStyle w:val="Normal"/>
        <w:ind w:left="284" w:firstLine="0"/>
      </w:pPr>
      <w:r w:rsidR="1B608E37">
        <w:rPr/>
        <w:t xml:space="preserve">1 </w:t>
      </w:r>
      <w:r w:rsidR="1B608E37">
        <w:rPr/>
        <w:t>-</w:t>
      </w:r>
      <w:r w:rsidR="1B608E37">
        <w:rPr/>
        <w:t xml:space="preserve"> O pedido de permissão administrativa a que se refere a </w:t>
      </w:r>
      <w:r w:rsidRPr="292E8E6C" w:rsidR="1B608E37">
        <w:rPr>
          <w:highlight w:val="cyan"/>
        </w:rPr>
        <w:t>alínea b) do artigo 41.º</w:t>
      </w:r>
      <w:r w:rsidR="1B608E37">
        <w:rPr/>
        <w:t xml:space="preserve"> é </w:t>
      </w:r>
      <w:del w:author="Rui André Vidal" w:date="2026-07-07T09:21:00.774Z" w16du:dateUtc="2026-07-07T09:21:00.774Z" w:id="461455770">
        <w:r w:rsidDel="1B608E37">
          <w:delText>apresentado à DGAV</w:delText>
        </w:r>
      </w:del>
      <w:ins w:author="Rui André Vidal" w:date="2026-07-07T09:21:00.801Z" w16du:dateUtc="2026-07-07T09:21:00.801Z" w:id="1126148847">
        <w:r w:rsidR="0766BD5E">
          <w:t xml:space="preserve"> é dirigida à DGAV, através do preenchimento do formulário </w:t>
        </w:r>
      </w:ins>
      <w:commentRangeStart w:id="515677217"/>
      <w:ins w:author="Rui André Vidal" w:date="2026-07-07T09:21:00.801Z" w16du:dateUtc="2026-07-07T09:21:00.801Z" w:id="2061516922">
        <w:r w:rsidR="0766BD5E">
          <w:t>disponibilizado no SIAC</w:t>
        </w:r>
      </w:ins>
      <w:commentRangeEnd w:id="515677217"/>
      <w:r>
        <w:rPr>
          <w:rStyle w:val="CommentReference"/>
        </w:rPr>
        <w:commentReference w:id="515677217"/>
      </w:r>
      <w:ins w:author="Rui André Vidal" w:date="2026-07-07T09:21:00.801Z" w16du:dateUtc="2026-07-07T09:21:00.801Z" w:id="562308804">
        <w:r w:rsidR="0766BD5E">
          <w:t>,</w:t>
        </w:r>
      </w:ins>
      <w:r w:rsidR="1B608E37">
        <w:rPr/>
        <w:t xml:space="preserve"> e deve conter os seguintes elementos, quando aplicáveis:</w:t>
      </w:r>
    </w:p>
    <w:p w:rsidRPr="00F95DCA" w:rsidR="00582BE6" w:rsidP="00F95DCA" w:rsidRDefault="00582BE6" w14:paraId="2B3F47D9" w14:textId="0C79D9D7">
      <w:pPr>
        <w:ind w:left="284" w:firstLine="0"/>
      </w:pPr>
      <w:r w:rsidRPr="00F95DCA">
        <w:t xml:space="preserve">a) O nome, dados de contacto e, sempre que disponível, o </w:t>
      </w:r>
      <w:r w:rsidR="007E4FF7">
        <w:t>endereço</w:t>
      </w:r>
      <w:r w:rsidRPr="00F95DCA">
        <w:t xml:space="preserve"> </w:t>
      </w:r>
      <w:r w:rsidRPr="00F75C73" w:rsidR="00F75C73">
        <w:t xml:space="preserve">do sítio na </w:t>
      </w:r>
      <w:r w:rsidR="00F75C73">
        <w:t>i</w:t>
      </w:r>
      <w:r w:rsidRPr="00F75C73" w:rsidR="00F75C73">
        <w:t>nternet</w:t>
      </w:r>
      <w:r w:rsidR="00F75C73">
        <w:t xml:space="preserve"> </w:t>
      </w:r>
      <w:r w:rsidRPr="00F95DCA">
        <w:t>do estabelecimento ou denominação social do interessado;</w:t>
      </w:r>
    </w:p>
    <w:p w:rsidRPr="00F95DCA" w:rsidR="00582BE6" w:rsidP="00F95DCA" w:rsidRDefault="00582BE6" w14:paraId="35B4178A" w14:textId="0E0FD685">
      <w:pPr>
        <w:ind w:left="284" w:firstLine="0"/>
      </w:pPr>
      <w:r w:rsidR="4DEB93ED">
        <w:rPr/>
        <w:t>b) O endereço e a</w:t>
      </w:r>
      <w:r w:rsidR="106E9C5B">
        <w:rPr/>
        <w:t xml:space="preserve">s </w:t>
      </w:r>
      <w:r w:rsidRPr="4C651409" w:rsidR="106E9C5B">
        <w:rPr>
          <w:b w:val="1"/>
          <w:bCs w:val="1"/>
          <w:color w:val="D86DCB" w:themeColor="accent5" w:themeTint="99" w:themeShade="FF"/>
          <w:rPrChange w:author="Rui André Vidal" w:date="2026-06-30T11:29:56.061Z" w16du:dateUtc="2026-06-30T11:29:56.061Z" w:id="207265468"/>
        </w:rPr>
        <w:t xml:space="preserve">coordenadas </w:t>
      </w:r>
      <w:r w:rsidRPr="4C651409" w:rsidR="106E9C5B">
        <w:rPr>
          <w:b w:val="1"/>
          <w:bCs w:val="1"/>
          <w:color w:val="D86DCB" w:themeColor="accent5" w:themeTint="99" w:themeShade="FF"/>
          <w:rPrChange w:author="Rui André Vidal" w:date="2026-06-30T11:29:54.868Z" w16du:dateUtc="2026-06-30T11:29:54.868Z" w:id="1330824567"/>
        </w:rPr>
        <w:t>geográficas</w:t>
      </w:r>
      <w:r w:rsidR="4DEB93ED">
        <w:rPr/>
        <w:t xml:space="preserve"> </w:t>
      </w:r>
      <w:commentRangeStart w:id="10279100"/>
      <w:r w:rsidRPr="4C651409" w:rsidR="4DEB93ED">
        <w:rPr>
          <w:strike w:val="1"/>
          <w:rPrChange w:author="Rui André Vidal" w:date="2026-06-30T11:29:36.394Z" w16du:dateUtc="2026-06-30T11:29:36.394Z" w:id="2057643940"/>
        </w:rPr>
        <w:t>georreferenciação</w:t>
      </w:r>
      <w:r w:rsidRPr="4C651409" w:rsidR="4DEB93ED">
        <w:rPr>
          <w:strike w:val="1"/>
          <w:rPrChange w:author="Rui André Vidal" w:date="2026-06-30T11:29:36.394Z" w16du:dateUtc="2026-06-30T11:29:36.394Z" w:id="1056305832"/>
        </w:rPr>
        <w:t xml:space="preserve"> </w:t>
      </w:r>
      <w:commentRangeEnd w:id="10279100"/>
      <w:r>
        <w:rPr>
          <w:rStyle w:val="CommentReference"/>
        </w:rPr>
        <w:commentReference w:id="10279100"/>
      </w:r>
      <w:r w:rsidR="4DEB93ED">
        <w:rPr/>
        <w:t>do local de implantação do estabelecimento e a sua designação comercial;</w:t>
      </w:r>
    </w:p>
    <w:p w:rsidRPr="00F95DCA" w:rsidR="00582BE6" w:rsidP="00F95DCA" w:rsidRDefault="00582BE6" w14:paraId="58F7DC74" w14:textId="3911286A">
      <w:pPr>
        <w:ind w:left="284" w:firstLine="0"/>
      </w:pPr>
      <w:r w:rsidRPr="00F95DCA">
        <w:t xml:space="preserve">c) O </w:t>
      </w:r>
      <w:r w:rsidR="00BE60E5">
        <w:t>n.º</w:t>
      </w:r>
      <w:r w:rsidRPr="00F95DCA">
        <w:t xml:space="preserve"> de identificação fiscal ou de pessoa coletiva do interessado;</w:t>
      </w:r>
    </w:p>
    <w:p w:rsidRPr="00F95DCA" w:rsidR="00582BE6" w:rsidP="00F95DCA" w:rsidRDefault="00582BE6" w14:paraId="37D12762" w14:textId="0A3EF2D3">
      <w:pPr>
        <w:ind w:left="284" w:firstLine="0"/>
      </w:pPr>
      <w:r w:rsidRPr="00F95DCA">
        <w:t xml:space="preserve">d) O </w:t>
      </w:r>
      <w:r w:rsidR="00BE60E5">
        <w:t>n.º</w:t>
      </w:r>
      <w:r w:rsidRPr="00F95DCA">
        <w:t xml:space="preserve"> de animais a deter, respetivas espécies, raças e sexos;</w:t>
      </w:r>
    </w:p>
    <w:p w:rsidRPr="00F95DCA" w:rsidR="00582BE6" w:rsidP="00F95DCA" w:rsidRDefault="00582BE6" w14:paraId="6DE09AE3" w14:textId="77777777">
      <w:pPr>
        <w:ind w:left="284" w:firstLine="0"/>
      </w:pPr>
      <w:r w:rsidRPr="00F95DCA">
        <w:t>e) A identificação do médico-veterinário responsável pelo alojamento.</w:t>
      </w:r>
    </w:p>
    <w:p w:rsidRPr="00F95DCA" w:rsidR="00582BE6" w:rsidP="00F95DCA" w:rsidRDefault="00582BE6" w14:paraId="5CA2F0D2" w14:textId="726ADD11">
      <w:pPr>
        <w:ind w:left="284" w:firstLine="0"/>
      </w:pPr>
      <w:r w:rsidRPr="00F95DCA">
        <w:t xml:space="preserve">2 </w:t>
      </w:r>
      <w:r>
        <w:t>-</w:t>
      </w:r>
      <w:r w:rsidRPr="00F95DCA">
        <w:t xml:space="preserve"> O pedido de permissão administrativa é acompanhado dos seguintes documentos:</w:t>
      </w:r>
    </w:p>
    <w:p w:rsidRPr="00F95DCA" w:rsidR="00582BE6" w:rsidP="00F95DCA" w:rsidRDefault="00582BE6" w14:paraId="71FD99F4" w14:textId="77777777">
      <w:pPr>
        <w:ind w:left="284" w:firstLine="0"/>
      </w:pPr>
      <w:r w:rsidRPr="00F95DCA">
        <w:t>a) Cópia dos documentos de identificação civil e fiscal do interessado ou, se aplicável, extrato em forma simples do teor das inscrições em vigor no registo comercial ou a indicação do código de certidão permanente de registo comercial;</w:t>
      </w:r>
    </w:p>
    <w:p w:rsidRPr="00F95DCA" w:rsidR="00582BE6" w:rsidP="00F95DCA" w:rsidRDefault="00582BE6" w14:paraId="29081489" w14:textId="77777777">
      <w:pPr>
        <w:ind w:left="284" w:firstLine="0"/>
      </w:pPr>
      <w:r w:rsidRPr="00F95DCA">
        <w:t>b) Declaração de titularidade da licença municipal exigível ao estabelecimento, nos termos da lei;</w:t>
      </w:r>
    </w:p>
    <w:p w:rsidRPr="00F95DCA" w:rsidR="00582BE6" w:rsidP="00F95DCA" w:rsidRDefault="00582BE6" w14:paraId="36089F04" w14:textId="77777777">
      <w:pPr>
        <w:ind w:left="284" w:firstLine="0"/>
      </w:pPr>
      <w:r w:rsidRPr="00F95DCA">
        <w:t>c) Declaração de responsabilidade, subscrita pelo interessado, relativa ao cumprimento da legislação aplicável aos animais de companhia, incluindo as disposições relativas a animais potencialmente perigosos, nomeadamente em matéria de instalações, equipamentos, higiene, saúde e bem-estar;</w:t>
      </w:r>
    </w:p>
    <w:p w:rsidRPr="00F95DCA" w:rsidR="00582BE6" w:rsidP="00F95DCA" w:rsidRDefault="00582BE6" w14:paraId="03C92EBA" w14:textId="228157BD">
      <w:pPr>
        <w:ind w:left="284" w:firstLine="0"/>
      </w:pPr>
      <w:r w:rsidRPr="00F95DCA">
        <w:t xml:space="preserve">d) Descrição sumária dos alojamentos, com indicação do </w:t>
      </w:r>
      <w:r w:rsidR="00BE60E5">
        <w:t>n.º</w:t>
      </w:r>
      <w:r w:rsidRPr="00F95DCA">
        <w:t xml:space="preserve"> de celas</w:t>
      </w:r>
      <w:r w:rsidR="008E4DDF">
        <w:t xml:space="preserve"> e ou </w:t>
      </w:r>
      <w:r w:rsidRPr="00F95DCA">
        <w:t>jaulas destinadas a animais, a respetiva função e indicação de outras instalações existentes, bem como das medidas de segurança adotadas no caso de animais potencialmente perigosos.</w:t>
      </w:r>
    </w:p>
    <w:p w:rsidRPr="00F95DCA" w:rsidR="00582BE6" w:rsidP="00F95DCA" w:rsidRDefault="00582BE6" w14:paraId="581259FB" w14:textId="77777777">
      <w:pPr>
        <w:ind w:left="284" w:firstLine="0"/>
      </w:pPr>
    </w:p>
    <w:p w:rsidRPr="00E75105" w:rsidR="00582BE6" w:rsidP="00F95DCA" w:rsidRDefault="00582BE6" w14:paraId="4855DC5E" w14:textId="216AA93B">
      <w:pPr>
        <w:pStyle w:val="Ttulo3"/>
      </w:pPr>
      <w:bookmarkStart w:name="_Toc527088257" w:id="114888452"/>
      <w:r w:rsidR="5F763851">
        <w:rPr/>
        <w:t>Artigo 4</w:t>
      </w:r>
      <w:r w:rsidR="71FB05E1">
        <w:rPr/>
        <w:t>6</w:t>
      </w:r>
      <w:r w:rsidR="5F763851">
        <w:rPr/>
        <w:t>.º</w:t>
      </w:r>
      <w:bookmarkEnd w:id="114888452"/>
    </w:p>
    <w:p w:rsidRPr="008E4DDF" w:rsidR="00582BE6" w:rsidP="00F95DCA" w:rsidRDefault="00582BE6" w14:paraId="05DCD6AA" w14:textId="67FF4DBB">
      <w:pPr>
        <w:pStyle w:val="Ttulo3"/>
      </w:pPr>
      <w:bookmarkStart w:name="_Toc1433788420" w:id="1522539800"/>
      <w:r w:rsidR="5F763851">
        <w:rPr/>
        <w:t>Instrução do processo de permissão administrativa</w:t>
      </w:r>
      <w:bookmarkEnd w:id="1522539800"/>
    </w:p>
    <w:p w:rsidRPr="00F95DCA" w:rsidR="00582BE6" w:rsidP="00F95DCA" w:rsidRDefault="00582BE6" w14:paraId="0423E6E4" w14:textId="06284841">
      <w:pPr>
        <w:ind w:left="284" w:firstLine="0"/>
      </w:pPr>
      <w:r w:rsidRPr="00F95DCA">
        <w:t xml:space="preserve">1 </w:t>
      </w:r>
      <w:r w:rsidR="00BC7A18">
        <w:t>-</w:t>
      </w:r>
      <w:r w:rsidRPr="00F95DCA">
        <w:t xml:space="preserve"> Compete à direção de serviços de alimentação e veterinária da região de localização do estabelecimento a instrução do processo de permissão administrativa.</w:t>
      </w:r>
    </w:p>
    <w:p w:rsidRPr="00F95DCA" w:rsidR="00582BE6" w:rsidP="00F95DCA" w:rsidRDefault="00582BE6" w14:paraId="705D75F8" w14:textId="68A2F47A">
      <w:pPr>
        <w:ind w:left="284" w:firstLine="0"/>
      </w:pPr>
      <w:r w:rsidRPr="00F95DCA">
        <w:t xml:space="preserve">2 </w:t>
      </w:r>
      <w:r w:rsidR="00BC7A18">
        <w:t>-</w:t>
      </w:r>
      <w:r w:rsidRPr="00F95DCA">
        <w:t xml:space="preserve"> Para os efeitos previstos no </w:t>
      </w:r>
      <w:r w:rsidR="008C56A9">
        <w:t>número anterior</w:t>
      </w:r>
      <w:r w:rsidRPr="00F95DCA">
        <w:t xml:space="preserve">, o serviço instrutor pode solicitar ao requerente, por uma vez, todos os esclarecimentos adicionais que em cada caso considere </w:t>
      </w:r>
      <w:r w:rsidRPr="00F95DCA">
        <w:t>essenciais à apreciação do processo, fixando um prazo não superior a 10 dias para a resposta.</w:t>
      </w:r>
    </w:p>
    <w:p w:rsidRPr="00F95DCA" w:rsidR="00582BE6" w:rsidP="00F95DCA" w:rsidRDefault="00582BE6" w14:paraId="4C838D53" w14:textId="3A6DC389">
      <w:pPr>
        <w:ind w:left="284" w:firstLine="0"/>
      </w:pPr>
      <w:r w:rsidRPr="00F95DCA">
        <w:t xml:space="preserve">3 </w:t>
      </w:r>
      <w:r w:rsidR="00BC7A18">
        <w:t>-</w:t>
      </w:r>
      <w:r w:rsidRPr="00F95DCA">
        <w:t xml:space="preserve"> Em caso de fundadas dúvidas sobre os dados apresentados pelo requerente, o serviço instrutor pode requerer a exibição de documentos comprovativos dos referidos dados, fixando um prazo não superior a 10 dias para a resposta.</w:t>
      </w:r>
    </w:p>
    <w:p w:rsidRPr="00F95DCA" w:rsidR="00582BE6" w:rsidP="00F95DCA" w:rsidRDefault="00582BE6" w14:paraId="6DD18816" w14:textId="02DD940C">
      <w:pPr>
        <w:ind w:left="284" w:firstLine="0"/>
      </w:pPr>
      <w:r w:rsidRPr="00F95DCA">
        <w:t xml:space="preserve">4 </w:t>
      </w:r>
      <w:r w:rsidR="00BC7A18">
        <w:t>-</w:t>
      </w:r>
      <w:r w:rsidRPr="00F95DCA">
        <w:t xml:space="preserve"> O cumprimento dos requisitos necessários à atribuição de permissão de funcionamento é verificado através de visita de controlo a efetuar pela direção de serviços de alimentação e veterinária da respetiva região no prazo de 30 dias a contar da data de receção do respetivo pedido ou dos elementos referidos nos </w:t>
      </w:r>
      <w:r w:rsidR="00BE60E5">
        <w:t>n.º</w:t>
      </w:r>
      <w:r w:rsidR="00BC7A18">
        <w:t>s</w:t>
      </w:r>
      <w:r w:rsidRPr="00F95DCA">
        <w:t xml:space="preserve"> 2 e 3, quando solicitados.</w:t>
      </w:r>
    </w:p>
    <w:p w:rsidRPr="00F95DCA" w:rsidR="00582BE6" w:rsidP="4C651409" w:rsidRDefault="00582BE6" w14:paraId="1A5E9327" w14:textId="181EEACF">
      <w:pPr>
        <w:ind w:left="284" w:firstLine="0"/>
        <w:rPr>
          <w:strike w:val="1"/>
          <w:rPrChange w:author="Rui André Vidal" w:date="2026-06-30T11:35:00.132Z" w:id="2067131068"/>
        </w:rPr>
      </w:pPr>
      <w:commentRangeStart w:id="252"/>
      <w:commentRangeStart w:id="164424781"/>
      <w:r w:rsidRPr="4C651409" w:rsidR="4DEB93ED">
        <w:rPr>
          <w:strike w:val="1"/>
          <w:rPrChange w:author="Rui André Vidal" w:date="2026-06-30T11:35:00.128Z" w16du:dateUtc="2026-06-30T11:35:00.128Z" w:id="1382935559"/>
        </w:rPr>
        <w:t xml:space="preserve">5 </w:t>
      </w:r>
      <w:r w:rsidRPr="4C651409" w:rsidR="1C910546">
        <w:rPr>
          <w:strike w:val="1"/>
          <w:rPrChange w:author="Rui André Vidal" w:date="2026-06-30T11:35:00.129Z" w16du:dateUtc="2026-06-30T11:35:00.129Z" w:id="1894041800"/>
        </w:rPr>
        <w:t>-</w:t>
      </w:r>
      <w:r w:rsidRPr="4C651409" w:rsidR="4DEB93ED">
        <w:rPr>
          <w:strike w:val="1"/>
          <w:rPrChange w:author="Rui André Vidal" w:date="2026-06-30T11:35:00.129Z" w16du:dateUtc="2026-06-30T11:35:00.129Z" w:id="1558937647"/>
        </w:rPr>
        <w:t xml:space="preserve"> Para efeitos do </w:t>
      </w:r>
      <w:r w:rsidRPr="4C651409" w:rsidR="55E7EF87">
        <w:rPr>
          <w:strike w:val="1"/>
          <w:rPrChange w:author="Rui André Vidal" w:date="2026-06-30T11:35:00.129Z" w16du:dateUtc="2026-06-30T11:35:00.129Z" w:id="484561162"/>
        </w:rPr>
        <w:t>número anterior</w:t>
      </w:r>
      <w:r w:rsidRPr="4C651409" w:rsidR="4DEB93ED">
        <w:rPr>
          <w:strike w:val="1"/>
          <w:rPrChange w:author="Rui André Vidal" w:date="2026-06-30T11:35:00.13Z" w16du:dateUtc="2026-06-30T11:35:00.13Z" w:id="1758414474"/>
        </w:rPr>
        <w:t xml:space="preserve">, no caso da criação de </w:t>
      </w:r>
      <w:del w:author="Rui André Vidal" w:date="2026-06-30T11:30:32.967Z" w16du:dateUtc="2026-06-30T11:30:32.967Z" w:id="704811739">
        <w:r w:rsidRPr="4C651409" w:rsidDel="4DEB93ED">
          <w:rPr>
            <w:strike w:val="1"/>
            <w:rPrChange w:author="Rui André Vidal" w:date="2026-06-30T11:35:00.13Z" w16du:dateUtc="2026-06-30T11:35:00.13Z" w:id="1255739020"/>
          </w:rPr>
          <w:delText>gatos e de cães</w:delText>
        </w:r>
      </w:del>
      <w:ins w:author="Rui André Vidal" w:date="2026-06-30T11:30:35.668Z" w16du:dateUtc="2026-06-30T11:30:35.668Z" w:id="1722379634">
        <w:r w:rsidRPr="4C651409" w:rsidR="22B46875">
          <w:rPr>
            <w:strike w:val="1"/>
            <w:rPrChange w:author="Rui André Vidal" w:date="2026-06-30T11:35:00.131Z" w16du:dateUtc="2026-06-30T11:35:00.131Z" w:id="772524964"/>
          </w:rPr>
          <w:t>cães e gatos</w:t>
        </w:r>
      </w:ins>
      <w:r w:rsidRPr="4C651409" w:rsidR="4DEB93ED">
        <w:rPr>
          <w:strike w:val="1"/>
          <w:rPrChange w:author="Rui André Vidal" w:date="2026-06-30T11:35:00.131Z" w16du:dateUtc="2026-06-30T11:35:00.131Z" w:id="1639140447"/>
        </w:rPr>
        <w:t xml:space="preserve"> que não das raças consideradas como potencialmente perigosas, a visita de controlo pode ser substituída por verificação à distância desde que o meio de comunicação à distância utilizado permita recolher provas suficientes do cumprimento das disposições aplicáveis.</w:t>
      </w:r>
      <w:commentRangeEnd w:id="252"/>
      <w:r>
        <w:rPr>
          <w:rStyle w:val="CommentReference"/>
        </w:rPr>
        <w:commentReference w:id="252"/>
      </w:r>
      <w:commentRangeEnd w:id="164424781"/>
      <w:r>
        <w:rPr>
          <w:rStyle w:val="CommentReference"/>
        </w:rPr>
        <w:commentReference w:id="164424781"/>
      </w:r>
    </w:p>
    <w:p w:rsidR="00582BE6" w:rsidP="00582BE6" w:rsidRDefault="00582BE6" w14:paraId="66DE2E3F" w14:textId="199D1091">
      <w:pPr>
        <w:ind w:left="284" w:firstLine="0"/>
      </w:pPr>
      <w:r w:rsidRPr="00F95DCA">
        <w:t xml:space="preserve">6 </w:t>
      </w:r>
      <w:r w:rsidR="00BC7A18">
        <w:t>-</w:t>
      </w:r>
      <w:r w:rsidRPr="00F95DCA">
        <w:t xml:space="preserve"> No prazo de 15 dias a contar da data da visita de controlo, a direção de serviços de alimentação e veterinária da respetiva região conclui a instrução, elabora um relatório final com proposta de decisão e remete o processo, com os elementos dele constantes, ao diretor-geral de Alimentação e Veterinária, para decisão.</w:t>
      </w:r>
    </w:p>
    <w:p w:rsidR="00F75C73" w:rsidP="00582BE6" w:rsidRDefault="00F75C73" w14:paraId="2BB03799" w14:textId="77777777">
      <w:pPr>
        <w:ind w:left="284" w:firstLine="0"/>
      </w:pPr>
    </w:p>
    <w:p w:rsidRPr="00E75105" w:rsidR="00F75C73" w:rsidP="00F95DCA" w:rsidRDefault="00F75C73" w14:paraId="25C77972" w14:textId="658FFB62">
      <w:pPr>
        <w:pStyle w:val="Ttulo3"/>
      </w:pPr>
      <w:bookmarkStart w:name="_Toc237220375" w:id="1160918949"/>
      <w:r w:rsidR="06134354">
        <w:rPr/>
        <w:t>Artigo 4</w:t>
      </w:r>
      <w:r w:rsidR="71FB05E1">
        <w:rPr/>
        <w:t>7</w:t>
      </w:r>
      <w:r w:rsidR="06134354">
        <w:rPr/>
        <w:t>.º</w:t>
      </w:r>
      <w:bookmarkEnd w:id="1160918949"/>
    </w:p>
    <w:p w:rsidRPr="00E75105" w:rsidR="00F75C73" w:rsidP="00F95DCA" w:rsidRDefault="00F75C73" w14:paraId="708AD68A" w14:textId="094B695E">
      <w:pPr>
        <w:pStyle w:val="Ttulo3"/>
      </w:pPr>
      <w:bookmarkStart w:name="_Toc1722987933" w:id="946041586"/>
      <w:r w:rsidR="06134354">
        <w:rPr/>
        <w:t>Decisão</w:t>
      </w:r>
      <w:bookmarkEnd w:id="946041586"/>
    </w:p>
    <w:p w:rsidRPr="005E2D3C" w:rsidR="00F75C73" w:rsidP="00F95DCA" w:rsidRDefault="00F75C73" w14:paraId="19555AF4" w14:textId="5CAAB475">
      <w:pPr>
        <w:ind w:left="142" w:firstLine="0"/>
      </w:pPr>
      <w:r>
        <w:rPr>
          <w:rFonts w:eastAsia="Arial"/>
        </w:rPr>
        <w:t xml:space="preserve">1 - </w:t>
      </w:r>
      <w:r>
        <w:t xml:space="preserve">O diretor-geral de Alimentação e Veterinária profere decisão no prazo de 15 dias, a contar da remessa do processo a que se refere o </w:t>
      </w:r>
      <w:r w:rsidRPr="00F95DCA">
        <w:rPr>
          <w:highlight w:val="cyan"/>
        </w:rPr>
        <w:t xml:space="preserve">n.º </w:t>
      </w:r>
      <w:r w:rsidRPr="00F95DCA" w:rsidR="004824CB">
        <w:rPr>
          <w:highlight w:val="cyan"/>
        </w:rPr>
        <w:t>6</w:t>
      </w:r>
      <w:r w:rsidRPr="00F95DCA">
        <w:rPr>
          <w:highlight w:val="cyan"/>
        </w:rPr>
        <w:t xml:space="preserve"> do artigo anterior</w:t>
      </w:r>
      <w:r>
        <w:t xml:space="preserve">. </w:t>
      </w:r>
    </w:p>
    <w:p w:rsidRPr="005E2D3C" w:rsidR="00F75C73" w:rsidP="00F95DCA" w:rsidRDefault="00F75C73" w14:paraId="7A8F0EFD" w14:textId="0E3D2825">
      <w:pPr>
        <w:ind w:left="142" w:firstLine="0"/>
      </w:pPr>
      <w:r>
        <w:rPr>
          <w:rFonts w:eastAsia="Arial"/>
        </w:rPr>
        <w:t xml:space="preserve">2 - </w:t>
      </w:r>
      <w:r>
        <w:t xml:space="preserve">Caso não seja proferida a decisão referida no </w:t>
      </w:r>
      <w:r w:rsidR="008C56A9">
        <w:t>número anterior</w:t>
      </w:r>
      <w:r>
        <w:t xml:space="preserve"> no prazo de 60 dias contados da data de receção do pedido de permissão administrativa devidamente instruído, independentemente da realização de visita de controlo, não há lugar a deferimento tácito, podendo o interessado obter a tutela adequada junto dos tribunais administrativos. </w:t>
      </w:r>
    </w:p>
    <w:p w:rsidRPr="00582BE6" w:rsidR="00F75C73" w:rsidP="00F95DCA" w:rsidRDefault="00F75C73" w14:paraId="0C8F070D" w14:textId="77777777">
      <w:pPr>
        <w:ind w:left="284" w:firstLine="0"/>
      </w:pPr>
    </w:p>
    <w:p w:rsidRPr="00E75105" w:rsidR="000B09D4" w:rsidP="00F95DCA" w:rsidRDefault="000B09D4" w14:paraId="286B2DD6" w14:textId="367FED37">
      <w:pPr>
        <w:pStyle w:val="Ttulo3"/>
      </w:pPr>
      <w:bookmarkEnd w:id="246"/>
      <w:bookmarkStart w:name="_Toc772767689" w:id="2077687548"/>
      <w:r w:rsidR="4F8458D6">
        <w:rPr/>
        <w:t>Artigo 4</w:t>
      </w:r>
      <w:r w:rsidR="71FB05E1">
        <w:rPr/>
        <w:t>8</w:t>
      </w:r>
      <w:r w:rsidR="4F8458D6">
        <w:rPr/>
        <w:t>.º</w:t>
      </w:r>
      <w:bookmarkEnd w:id="2077687548"/>
    </w:p>
    <w:p w:rsidRPr="006B70D2" w:rsidR="000B09D4" w:rsidP="00F95DCA" w:rsidRDefault="000B09D4" w14:paraId="13ACDC77" w14:textId="5BB7775E">
      <w:pPr>
        <w:pStyle w:val="Ttulo3"/>
      </w:pPr>
      <w:commentRangeStart w:id="257"/>
      <w:commentRangeStart w:id="569984550"/>
      <w:bookmarkStart w:name="_Toc1396273653" w:id="316176253"/>
      <w:r w:rsidR="4F8458D6">
        <w:rPr/>
        <w:t>Divulgação dos estabelecimentos</w:t>
      </w:r>
      <w:commentRangeEnd w:id="257"/>
      <w:r>
        <w:rPr>
          <w:rStyle w:val="CommentReference"/>
        </w:rPr>
        <w:commentReference w:id="257"/>
      </w:r>
      <w:commentRangeEnd w:id="569984550"/>
      <w:r>
        <w:rPr>
          <w:rStyle w:val="CommentReference"/>
        </w:rPr>
        <w:commentReference w:id="569984550"/>
      </w:r>
      <w:bookmarkEnd w:id="316176253"/>
    </w:p>
    <w:p w:rsidRPr="00F95DCA" w:rsidR="000B09D4" w:rsidP="000B09D4" w:rsidRDefault="000B09D4" w14:paraId="69927514" w14:textId="1B6F657A">
      <w:pPr>
        <w:ind w:left="284" w:firstLine="0"/>
      </w:pPr>
      <w:r w:rsidRPr="00F95DCA">
        <w:t xml:space="preserve">1 </w:t>
      </w:r>
      <w:r>
        <w:t>-</w:t>
      </w:r>
      <w:r w:rsidRPr="00F95DCA">
        <w:t xml:space="preserve"> A DGAV publicita no balcão único eletrónico de serviços, a que se refere o artigo 6.º do Decreto-Lei n.º 92/2010, de 26 de julho, e no seu sítio na Internet, a lista dos centros de recolha oficial, bem como de todos os estabelecimentos que haja permitido ou em relação aos quais tenha recebido mera comunicação prévia, nos termos do presente decreto-lei.</w:t>
      </w:r>
    </w:p>
    <w:p w:rsidRPr="00F95DCA" w:rsidR="000B09D4" w:rsidP="000B09D4" w:rsidRDefault="000B09D4" w14:paraId="32A274C8" w14:textId="6721C7A9">
      <w:pPr>
        <w:ind w:left="284" w:firstLine="0"/>
      </w:pPr>
      <w:commentRangeStart w:id="258"/>
      <w:r w:rsidRPr="00F95DCA">
        <w:t xml:space="preserve">2 </w:t>
      </w:r>
      <w:r>
        <w:t>-</w:t>
      </w:r>
      <w:r w:rsidRPr="00F95DCA">
        <w:t xml:space="preserve"> Relativamente a cada estabelecimento aprovado, a lista acessível ao público contém as seguintes informações:</w:t>
      </w:r>
      <w:commentRangeEnd w:id="258"/>
      <w:r w:rsidRPr="00F95DCA" w:rsidR="00C0363E">
        <w:rPr>
          <w:rStyle w:val="Refdecomentrio"/>
          <w:sz w:val="24"/>
          <w:szCs w:val="24"/>
        </w:rPr>
        <w:commentReference w:id="258"/>
      </w:r>
    </w:p>
    <w:p w:rsidRPr="00F95DCA" w:rsidR="000B09D4" w:rsidP="00F95DCA" w:rsidRDefault="000B09D4" w14:paraId="1D66E171" w14:textId="44E1DAC4">
      <w:pPr>
        <w:pStyle w:val="PargrafodaLista"/>
        <w:numPr>
          <w:ilvl w:val="0"/>
          <w:numId w:val="273"/>
        </w:numPr>
        <w:ind w:left="644"/>
      </w:pPr>
      <w:r w:rsidRPr="00F95DCA">
        <w:t xml:space="preserve">O nome, os dados de contacto e, sempre que disponível, o </w:t>
      </w:r>
      <w:r>
        <w:t>endereço</w:t>
      </w:r>
      <w:r w:rsidRPr="00F95DCA">
        <w:t xml:space="preserve"> do sítio </w:t>
      </w:r>
      <w:r>
        <w:t>da Internet</w:t>
      </w:r>
      <w:r w:rsidRPr="00F95DCA">
        <w:t xml:space="preserve"> do estabelecimento;</w:t>
      </w:r>
    </w:p>
    <w:p w:rsidRPr="00F95DCA" w:rsidR="000B09D4" w:rsidP="00F95DCA" w:rsidRDefault="000B09D4" w14:paraId="0EE37C27" w14:textId="0A762824">
      <w:pPr>
        <w:pStyle w:val="PargrafodaLista"/>
        <w:numPr>
          <w:ilvl w:val="0"/>
          <w:numId w:val="273"/>
        </w:numPr>
        <w:ind w:left="644"/>
      </w:pPr>
      <w:r>
        <w:t xml:space="preserve">A morada </w:t>
      </w:r>
      <w:r w:rsidRPr="00F95DCA">
        <w:t>do estabelecimento;</w:t>
      </w:r>
    </w:p>
    <w:p w:rsidRPr="00F95DCA" w:rsidR="000B09D4" w:rsidP="00F95DCA" w:rsidRDefault="000B09D4" w14:paraId="481E9E50" w14:textId="3EB4B5E7">
      <w:pPr>
        <w:pStyle w:val="PargrafodaLista"/>
        <w:numPr>
          <w:ilvl w:val="0"/>
          <w:numId w:val="273"/>
        </w:numPr>
        <w:ind w:left="644"/>
      </w:pPr>
      <w:r w:rsidRPr="00F95DCA">
        <w:t>O nome do operador;</w:t>
      </w:r>
    </w:p>
    <w:p w:rsidR="006B70D2" w:rsidP="000B09D4" w:rsidRDefault="000B09D4" w14:paraId="42EE9013" w14:textId="77777777">
      <w:pPr>
        <w:pStyle w:val="PargrafodaLista"/>
        <w:numPr>
          <w:ilvl w:val="0"/>
          <w:numId w:val="273"/>
        </w:numPr>
        <w:ind w:left="644"/>
      </w:pPr>
      <w:r w:rsidRPr="00F95DCA">
        <w:t>As espécies e, sendo caso disso, as raças relacionadas com as atividades aprovadas do estabelecimento;</w:t>
      </w:r>
    </w:p>
    <w:p w:rsidR="000B09D4" w:rsidRDefault="006B70D2" w14:paraId="59AC3B1A" w14:textId="0BBEB4CD">
      <w:pPr>
        <w:pStyle w:val="PargrafodaLista"/>
        <w:numPr>
          <w:ilvl w:val="0"/>
          <w:numId w:val="273"/>
        </w:numPr>
        <w:ind w:left="644"/>
      </w:pPr>
      <w:r w:rsidRPr="006B3071">
        <w:t xml:space="preserve">O </w:t>
      </w:r>
      <w:r w:rsidR="00BE60E5">
        <w:t>n.º</w:t>
      </w:r>
      <w:r w:rsidRPr="006B3071">
        <w:t xml:space="preserve"> de aprovação único atribuído ao estabelecimento pela autoridade competente e a data de aprovação e de cessação das atividades.</w:t>
      </w:r>
    </w:p>
    <w:p w:rsidRPr="00F95DCA" w:rsidR="00E75105" w:rsidP="00F95DCA" w:rsidRDefault="00E75105" w14:paraId="36780AB1" w14:textId="77777777">
      <w:pPr>
        <w:pStyle w:val="PargrafodaLista"/>
        <w:ind w:left="644" w:firstLine="0"/>
      </w:pPr>
    </w:p>
    <w:p w:rsidRPr="00E75105" w:rsidR="005101CF" w:rsidP="292E8E6C" w:rsidRDefault="00C0363E" w14:paraId="64035F29" w14:textId="3104847F">
      <w:pPr>
        <w:pStyle w:val="Ttulo2"/>
        <w:ind w:right="0"/>
      </w:pPr>
      <w:bookmarkStart w:name="_Toc1444459057" w:id="1952148598"/>
      <w:r w:rsidR="5B2DC03A">
        <w:rPr/>
        <w:t>S</w:t>
      </w:r>
      <w:bookmarkStart w:name="_Toc223954434" w:id="260"/>
      <w:r w:rsidR="6F5E8D5D">
        <w:rPr/>
        <w:t>UBSECÇÃO II</w:t>
      </w:r>
      <w:bookmarkEnd w:id="1952148598"/>
    </w:p>
    <w:p w:rsidRPr="00E75105" w:rsidR="005101CF" w:rsidP="292E8E6C" w:rsidRDefault="5BF3B7D7" w14:paraId="1B7C6C44" w14:textId="155BC066">
      <w:pPr>
        <w:pStyle w:val="Ttulo2"/>
        <w:ind w:right="0"/>
      </w:pPr>
      <w:bookmarkStart w:name="_Toc1977256495" w:id="1203469970"/>
      <w:r w:rsidR="76F7EDD0">
        <w:rPr/>
        <w:t xml:space="preserve">Alteração, suspensão e encerramento dos </w:t>
      </w:r>
      <w:bookmarkEnd w:id="260"/>
      <w:r w:rsidR="5B2DC03A">
        <w:rPr/>
        <w:t>estabelecimentos</w:t>
      </w:r>
      <w:bookmarkEnd w:id="1203469970"/>
    </w:p>
    <w:p w:rsidRPr="005E2D3C" w:rsidR="00660800" w:rsidP="00F95DCA" w:rsidRDefault="00660800" w14:paraId="6BEF1958" w14:textId="77777777"/>
    <w:p w:rsidRPr="00E75105" w:rsidR="005101CF" w:rsidP="00F95DCA" w:rsidRDefault="00A626AB" w14:paraId="3045F58E" w14:textId="7BF0CEBC">
      <w:pPr>
        <w:pStyle w:val="Ttulo3"/>
      </w:pPr>
      <w:bookmarkStart w:name="_Toc223954435" w:id="262"/>
      <w:bookmarkStart w:name="_Toc1873434307" w:id="1240378172"/>
      <w:r w:rsidR="6F5E8D5D">
        <w:rPr/>
        <w:t>Artigo 4</w:t>
      </w:r>
      <w:r w:rsidR="71FB05E1">
        <w:rPr/>
        <w:t>9</w:t>
      </w:r>
      <w:r w:rsidR="6F5E8D5D">
        <w:rPr/>
        <w:t>.º</w:t>
      </w:r>
      <w:bookmarkEnd w:id="1240378172"/>
    </w:p>
    <w:p w:rsidRPr="00E75105" w:rsidR="005101CF" w:rsidP="00F95DCA" w:rsidRDefault="5BF3B7D7" w14:paraId="600D6F53" w14:textId="790E937A">
      <w:pPr>
        <w:pStyle w:val="Ttulo3"/>
      </w:pPr>
      <w:bookmarkStart w:name="_Toc1877668908" w:id="113178559"/>
      <w:r w:rsidR="76F7EDD0">
        <w:rPr/>
        <w:t xml:space="preserve">Alteração de funcionamento dos </w:t>
      </w:r>
      <w:bookmarkEnd w:id="262"/>
      <w:r w:rsidR="76F7EDD0">
        <w:rPr/>
        <w:t>estabelecimentos</w:t>
      </w:r>
      <w:bookmarkEnd w:id="113178559"/>
    </w:p>
    <w:p w:rsidRPr="005E2D3C" w:rsidR="00101D9B" w:rsidP="292E8E6C" w:rsidRDefault="5BF3B7D7" w14:paraId="618A76DA" w14:textId="2EA0188F">
      <w:pPr>
        <w:pStyle w:val="PargrafodaLista"/>
        <w:numPr>
          <w:ilvl w:val="0"/>
          <w:numId w:val="325"/>
        </w:numPr>
        <w:ind/>
        <w:rPr/>
        <w:pPrChange w:author="Maria Cristina Tavares Briosa" w:date="2026-07-06T17:17:53.834Z">
          <w:pPr>
            <w:ind w:left="142" w:firstLine="0"/>
          </w:pPr>
        </w:pPrChange>
      </w:pPr>
      <w:r w:rsidR="76F7EDD0">
        <w:rPr/>
        <w:t xml:space="preserve">Qualquer alteração de funcionamento dos estabelecimentos, designadamente a modificação estrutural nos estabelecimentos, a transferência de titularidade, a cessão de exploração, e a alteração do médico responsável pelo alojamento, é comunicada à DGAV no prazo de 15 dias contados da sua ocorrência. </w:t>
      </w:r>
    </w:p>
    <w:p w:rsidRPr="005E2D3C" w:rsidR="04F004B5" w:rsidP="292E8E6C" w:rsidRDefault="04F004B5" w14:paraId="48571126" w14:textId="0C22CB09">
      <w:pPr>
        <w:pStyle w:val="PargrafodaLista"/>
        <w:numPr>
          <w:ilvl w:val="0"/>
          <w:numId w:val="325"/>
        </w:numPr>
        <w:ind/>
        <w:rPr/>
        <w:pPrChange w:author="Maria Cristina Tavares Briosa" w:date="2026-07-06T17:17:58.135Z">
          <w:pPr>
            <w:ind w:left="142" w:firstLine="0"/>
          </w:pPr>
        </w:pPrChange>
      </w:pPr>
      <w:commentRangeStart w:id="265"/>
      <w:del w:author="Maria Cristina Tavares Briosa" w:date="2026-07-06T17:18:05.058Z" w16du:dateUtc="2026-07-06T17:18:05.058Z" w:id="2099846834">
        <w:r w:rsidDel="125C7C9D">
          <w:delText>No caso de</w:delText>
        </w:r>
      </w:del>
      <w:ins w:author="Maria Cristina Tavares Briosa" w:date="2026-07-06T17:18:06.383Z" w16du:dateUtc="2026-07-06T17:18:06.383Z" w:id="611147819">
        <w:r w:rsidR="7CC682AB">
          <w:t xml:space="preserve">A </w:t>
        </w:r>
      </w:ins>
      <w:r w:rsidR="125C7C9D">
        <w:rPr/>
        <w:t xml:space="preserve"> cessação de atividade deve ser comunicada até cinco dias úteis antes dessa data;</w:t>
      </w:r>
      <w:commentRangeEnd w:id="265"/>
      <w:r>
        <w:rPr>
          <w:rStyle w:val="CommentReference"/>
        </w:rPr>
        <w:commentReference w:id="265"/>
      </w:r>
    </w:p>
    <w:p w:rsidRPr="005E2D3C" w:rsidR="005101CF" w:rsidP="292E8E6C" w:rsidRDefault="00A626AB" w14:paraId="5DDC69BC" w14:textId="61EFC68F">
      <w:pPr>
        <w:pStyle w:val="PargrafodaLista"/>
        <w:numPr>
          <w:ilvl w:val="0"/>
          <w:numId w:val="325"/>
        </w:numPr>
        <w:ind/>
        <w:rPr/>
        <w:pPrChange w:author="Maria Cristina Tavares Briosa" w:date="2026-07-06T17:18:13.471Z">
          <w:pPr>
            <w:ind w:left="142" w:firstLine="0"/>
          </w:pPr>
        </w:pPrChange>
      </w:pPr>
      <w:r w:rsidR="6F5E8D5D">
        <w:rPr/>
        <w:t xml:space="preserve">A comunicação de obras de modificação estrutural nos alojamentos é acompanhada das respetivas plantas. </w:t>
      </w:r>
    </w:p>
    <w:p w:rsidRPr="005E2D3C" w:rsidR="005101CF" w:rsidP="292E8E6C" w:rsidRDefault="00A626AB" w14:paraId="6BD127D6" w14:textId="686758FF">
      <w:pPr>
        <w:pStyle w:val="PargrafodaLista"/>
        <w:numPr>
          <w:ilvl w:val="0"/>
          <w:numId w:val="325"/>
        </w:numPr>
        <w:ind/>
        <w:rPr/>
        <w:pPrChange w:author="Maria Cristina Tavares Briosa" w:date="2026-07-06T17:18:18.999Z">
          <w:pPr>
            <w:ind w:left="142" w:firstLine="0"/>
          </w:pPr>
        </w:pPrChange>
      </w:pPr>
      <w:r w:rsidR="6F5E8D5D">
        <w:rPr/>
        <w:t xml:space="preserve">Compete à DGAV atualizar as informações obtidas através das comunicações referidas nos </w:t>
      </w:r>
      <w:r w:rsidR="7BCD562F">
        <w:rPr/>
        <w:t>n.º</w:t>
      </w:r>
      <w:r w:rsidR="6F5E8D5D">
        <w:rPr/>
        <w:t xml:space="preserve">s anteriores. </w:t>
      </w:r>
    </w:p>
    <w:p w:rsidRPr="005E2D3C" w:rsidR="00660800" w:rsidP="00F95DCA" w:rsidRDefault="00660800" w14:paraId="3F7C7676" w14:textId="77777777"/>
    <w:p w:rsidRPr="00E01663" w:rsidR="005101CF" w:rsidP="00F95DCA" w:rsidRDefault="00A626AB" w14:paraId="03BA6253" w14:textId="3971C7A6">
      <w:pPr>
        <w:pStyle w:val="Ttulo3"/>
      </w:pPr>
      <w:bookmarkStart w:name="_Toc223954436" w:id="266"/>
      <w:bookmarkStart w:name="_Toc1472883330" w:id="2033635802"/>
      <w:r w:rsidR="6F5E8D5D">
        <w:rPr/>
        <w:t xml:space="preserve">Artigo </w:t>
      </w:r>
      <w:r w:rsidR="71FB05E1">
        <w:rPr/>
        <w:t>50</w:t>
      </w:r>
      <w:r w:rsidR="6F5E8D5D">
        <w:rPr/>
        <w:t>.º</w:t>
      </w:r>
      <w:bookmarkEnd w:id="2033635802"/>
    </w:p>
    <w:p w:rsidRPr="00E01663" w:rsidR="005101CF" w:rsidP="00F95DCA" w:rsidRDefault="5BF3B7D7" w14:paraId="53EB0F50" w14:textId="77765E16">
      <w:pPr>
        <w:pStyle w:val="Ttulo3"/>
      </w:pPr>
      <w:bookmarkStart w:name="_Toc92572120" w:id="665222343"/>
      <w:r w:rsidR="76F7EDD0">
        <w:rPr/>
        <w:t xml:space="preserve">Suspensão de atividade e encerramento dos </w:t>
      </w:r>
      <w:bookmarkEnd w:id="266"/>
      <w:r w:rsidR="76F7EDD0">
        <w:rPr/>
        <w:t>estabelecimentos</w:t>
      </w:r>
      <w:bookmarkEnd w:id="665222343"/>
    </w:p>
    <w:p w:rsidRPr="005E2D3C" w:rsidR="005101CF" w:rsidP="00F95DCA" w:rsidRDefault="5BF3B7D7" w14:paraId="7BB7621A" w14:textId="13046B01">
      <w:pPr>
        <w:ind w:left="142" w:firstLine="0"/>
      </w:pPr>
      <w:r>
        <w:t>1 -</w:t>
      </w:r>
      <w:r>
        <w:rPr>
          <w:rFonts w:eastAsia="Arial"/>
        </w:rPr>
        <w:t xml:space="preserve"> </w:t>
      </w:r>
      <w:r>
        <w:t xml:space="preserve">O diretor-geral de Alimentação e Veterinária pode, mediante despacho, determinar a suspensão da atividade ou o encerramento do estabelecimento, designadamente quando se verifique uma das seguintes situações: </w:t>
      </w:r>
    </w:p>
    <w:p w:rsidRPr="005E2D3C" w:rsidR="00101D9B" w:rsidP="00F95DCA" w:rsidRDefault="00327456" w14:paraId="3DC72820" w14:textId="15FBC896">
      <w:pPr>
        <w:ind w:left="142" w:firstLine="0"/>
      </w:pPr>
      <w:r>
        <w:t xml:space="preserve">2 - </w:t>
      </w:r>
      <w:r w:rsidR="00A626AB">
        <w:t xml:space="preserve">Existência de riscos higiossanitários que ponham em causa a saúde das pessoas e ou dos animais; </w:t>
      </w:r>
    </w:p>
    <w:p w:rsidRPr="005E2D3C" w:rsidR="005101CF" w:rsidP="00F95DCA" w:rsidRDefault="7F44F69F" w14:paraId="137DB902" w14:textId="365E4859">
      <w:pPr>
        <w:pStyle w:val="PargrafodaLista"/>
        <w:numPr>
          <w:ilvl w:val="0"/>
          <w:numId w:val="274"/>
        </w:numPr>
      </w:pPr>
      <w:r>
        <w:t xml:space="preserve">Maus-tratos aos animais; </w:t>
      </w:r>
    </w:p>
    <w:p w:rsidRPr="005E2D3C" w:rsidR="005101CF" w:rsidP="00F95DCA" w:rsidRDefault="00A626AB" w14:paraId="592F367A" w14:textId="77777777">
      <w:pPr>
        <w:pStyle w:val="PargrafodaLista"/>
        <w:numPr>
          <w:ilvl w:val="0"/>
          <w:numId w:val="274"/>
        </w:numPr>
      </w:pPr>
      <w:r>
        <w:t xml:space="preserve">Existência de graves problemas de saúde e bem-estar dos animais; </w:t>
      </w:r>
    </w:p>
    <w:p w:rsidRPr="005E2D3C" w:rsidR="005101CF" w:rsidP="00F95DCA" w:rsidRDefault="00A626AB" w14:paraId="3EA5BED8" w14:textId="34AE68FD">
      <w:pPr>
        <w:pStyle w:val="PargrafodaLista"/>
        <w:numPr>
          <w:ilvl w:val="0"/>
          <w:numId w:val="274"/>
        </w:numPr>
      </w:pPr>
      <w:r>
        <w:t xml:space="preserve">Falta de condições de segurança e de tranquilidade para as pessoas ou animais, bem como de proteção do meio ambiente. </w:t>
      </w:r>
      <w:r w:rsidRPr="00531A5D">
        <w:rPr>
          <w:rFonts w:eastAsia="Cambria"/>
        </w:rPr>
        <w:tab/>
      </w:r>
      <w:r w:rsidRPr="00531A5D">
        <w:rPr>
          <w:rFonts w:eastAsia="Cambria"/>
        </w:rPr>
        <w:tab/>
      </w:r>
    </w:p>
    <w:p w:rsidRPr="005E2D3C" w:rsidR="005101CF" w:rsidP="00F95DCA" w:rsidRDefault="005101CF" w14:paraId="77973910" w14:textId="77777777"/>
    <w:p w:rsidRPr="005E2D3C" w:rsidR="005101CF" w:rsidP="00F95DCA" w:rsidRDefault="00327456" w14:paraId="7F750E6C" w14:textId="1074B4F0">
      <w:pPr>
        <w:ind w:left="142" w:firstLine="0"/>
      </w:pPr>
      <w:r>
        <w:t xml:space="preserve">3 </w:t>
      </w:r>
      <w:r w:rsidR="5BF3B7D7">
        <w:t>-</w:t>
      </w:r>
      <w:r w:rsidR="5BF3B7D7">
        <w:rPr>
          <w:rFonts w:eastAsia="Arial"/>
        </w:rPr>
        <w:t xml:space="preserve"> </w:t>
      </w:r>
      <w:r w:rsidR="5BF3B7D7">
        <w:t xml:space="preserve">As situações referidas no </w:t>
      </w:r>
      <w:r w:rsidR="008C56A9">
        <w:t>número anterior</w:t>
      </w:r>
      <w:r w:rsidR="5BF3B7D7">
        <w:t xml:space="preserve"> são comprovadas em processo instruído pela direção de serviços de alimentação e veterinária da região onde se localiza o estabelecimento, que elabora relatório com proposta de decisão a proferir pelo diretor-geral da Alimentação e Veterinária. </w:t>
      </w:r>
    </w:p>
    <w:p w:rsidRPr="005E2D3C" w:rsidR="005101CF" w:rsidP="00F95DCA" w:rsidRDefault="00327456" w14:paraId="48B74FED" w14:textId="224D7A31">
      <w:pPr>
        <w:ind w:left="142" w:firstLine="0"/>
      </w:pPr>
      <w:r>
        <w:t xml:space="preserve">4 </w:t>
      </w:r>
      <w:r w:rsidR="00A626AB">
        <w:t>-</w:t>
      </w:r>
      <w:r w:rsidR="00A626AB">
        <w:rPr>
          <w:rFonts w:eastAsia="Arial"/>
        </w:rPr>
        <w:t xml:space="preserve"> </w:t>
      </w:r>
      <w:r w:rsidR="00A626AB">
        <w:t xml:space="preserve">A decisão é de suspensão sempre que seja possível suprir, num curto prazo, a situação que a determinou. </w:t>
      </w:r>
    </w:p>
    <w:p w:rsidRPr="005E2D3C" w:rsidR="005101CF" w:rsidP="00F95DCA" w:rsidRDefault="00327456" w14:paraId="3B821954" w14:textId="1669161E">
      <w:pPr>
        <w:ind w:left="142" w:firstLine="0"/>
      </w:pPr>
      <w:r>
        <w:t xml:space="preserve">5 </w:t>
      </w:r>
      <w:r w:rsidR="5BF3B7D7">
        <w:t>-</w:t>
      </w:r>
      <w:r w:rsidR="5BF3B7D7">
        <w:rPr>
          <w:rFonts w:eastAsia="Arial"/>
        </w:rPr>
        <w:t xml:space="preserve"> </w:t>
      </w:r>
      <w:r w:rsidR="5BF3B7D7">
        <w:t xml:space="preserve">O despacho que determina a suspensão da atividade do estabelecimento fixa um prazo, não superior a 180 dias, durante o qual o titular da exploração do estabelecimento deve proceder às alterações necessárias, sob pena de ser determinado o encerramento definitivo do alojamento. </w:t>
      </w:r>
    </w:p>
    <w:p w:rsidRPr="005E2D3C" w:rsidR="005101CF" w:rsidP="00F95DCA" w:rsidRDefault="00327456" w14:paraId="09128A61" w14:textId="183E4541">
      <w:pPr>
        <w:ind w:left="142" w:firstLine="0"/>
      </w:pPr>
      <w:r>
        <w:t xml:space="preserve">6 </w:t>
      </w:r>
      <w:r w:rsidR="5BF3B7D7">
        <w:t>-</w:t>
      </w:r>
      <w:r w:rsidR="5BF3B7D7">
        <w:rPr>
          <w:rFonts w:eastAsia="Arial"/>
        </w:rPr>
        <w:t xml:space="preserve"> </w:t>
      </w:r>
      <w:r w:rsidR="5BF3B7D7">
        <w:t xml:space="preserve">O despacho que determine o encerramento do estabelecimento é notificado ao titular da exploração do estabelecimento, devendo este cessar a sua atividade no prazo fixado pela DGAV, o qual não deve exceder cinco dias úteis, sob pena de ser solicitado às autoridades administrativas e policiais competentes o encerramento compulsivo. </w:t>
      </w:r>
    </w:p>
    <w:p w:rsidRPr="005E2D3C" w:rsidR="005101CF" w:rsidP="00F95DCA" w:rsidRDefault="00327456" w14:paraId="27535D11" w14:textId="150B67A4">
      <w:pPr>
        <w:ind w:left="142" w:firstLine="0"/>
      </w:pPr>
      <w:r>
        <w:t xml:space="preserve">7 </w:t>
      </w:r>
      <w:r w:rsidR="5BF3B7D7">
        <w:t>-</w:t>
      </w:r>
      <w:r w:rsidR="5BF3B7D7">
        <w:rPr>
          <w:rFonts w:eastAsia="Arial"/>
        </w:rPr>
        <w:t xml:space="preserve"> </w:t>
      </w:r>
      <w:r w:rsidR="5BF3B7D7">
        <w:t xml:space="preserve">Compete às câmaras municipais executar as medidas necessárias ao cumprimento da decisão a que se referem os </w:t>
      </w:r>
      <w:r w:rsidR="00BE60E5">
        <w:t>n.º</w:t>
      </w:r>
      <w:r w:rsidR="5BF3B7D7">
        <w:t xml:space="preserve">s 3 e 4, nomeadamente proceder, quando necessário, à recolha dos animais, nos termos </w:t>
      </w:r>
      <w:r w:rsidRPr="00F95DCA" w:rsidR="5BF3B7D7">
        <w:rPr>
          <w:highlight w:val="cyan"/>
        </w:rPr>
        <w:t>do art</w:t>
      </w:r>
      <w:r>
        <w:rPr>
          <w:highlight w:val="cyan"/>
        </w:rPr>
        <w:t>igo</w:t>
      </w:r>
      <w:r w:rsidRPr="00F95DCA" w:rsidR="5BF3B7D7">
        <w:rPr>
          <w:highlight w:val="cyan"/>
        </w:rPr>
        <w:t xml:space="preserve"> XX.º (recolha e encaminhamento de animais)</w:t>
      </w:r>
      <w:r>
        <w:t>.</w:t>
      </w:r>
    </w:p>
    <w:p w:rsidRPr="005E2D3C" w:rsidR="007B41DC" w:rsidP="00F95DCA" w:rsidRDefault="007B41DC" w14:paraId="6A4C0B90" w14:textId="77777777"/>
    <w:p w:rsidRPr="00E01663" w:rsidR="005101CF" w:rsidP="00F95DCA" w:rsidRDefault="00A626AB" w14:paraId="139E24E9" w14:textId="7193B799">
      <w:pPr>
        <w:pStyle w:val="Ttulo3"/>
      </w:pPr>
      <w:bookmarkStart w:name="_Toc223954437" w:id="269"/>
      <w:bookmarkStart w:name="_Toc1685620636" w:id="1019500800"/>
      <w:r w:rsidR="6F5E8D5D">
        <w:rPr/>
        <w:t xml:space="preserve">Artigo </w:t>
      </w:r>
      <w:r w:rsidR="10FDFF48">
        <w:rPr/>
        <w:t>5</w:t>
      </w:r>
      <w:r w:rsidR="68876BDD">
        <w:rPr/>
        <w:t>1</w:t>
      </w:r>
      <w:r w:rsidR="6F5E8D5D">
        <w:rPr/>
        <w:t>.º</w:t>
      </w:r>
      <w:bookmarkEnd w:id="1019500800"/>
    </w:p>
    <w:p w:rsidRPr="00E01663" w:rsidR="005101CF" w:rsidP="00F95DCA" w:rsidRDefault="616BF547" w14:paraId="06B2EBF7" w14:textId="69ED6BDF">
      <w:pPr>
        <w:pStyle w:val="Ttulo3"/>
      </w:pPr>
      <w:bookmarkStart w:name="_Toc846869068" w:id="2051692792"/>
      <w:r w:rsidR="57D0BB0B">
        <w:rPr/>
        <w:t>Permissão de reabertura após suspensão da atividade</w:t>
      </w:r>
      <w:bookmarkEnd w:id="269"/>
      <w:bookmarkEnd w:id="2051692792"/>
    </w:p>
    <w:p w:rsidRPr="005E2D3C" w:rsidR="005101CF" w:rsidP="00F95DCA" w:rsidRDefault="5BF3B7D7" w14:paraId="1DB1487C" w14:textId="0DD20605">
      <w:pPr>
        <w:ind w:left="142" w:firstLine="0"/>
      </w:pPr>
      <w:r>
        <w:t>1 -</w:t>
      </w:r>
      <w:r>
        <w:rPr>
          <w:rFonts w:eastAsia="Arial"/>
        </w:rPr>
        <w:t xml:space="preserve"> </w:t>
      </w:r>
      <w:r>
        <w:t xml:space="preserve">Após o decurso do prazo fixado nos termos do n.º 4 do artigo anterior, a direção de serviços veterinários de alimentação e veterinária da região onde se localiza o estabelecimento realiza visita de controlo no prazo de 20 dias, a fim de verificar se se encontram reunidas as condições para o levantamento da suspensão, mediante decisão de permissão de reabertura a proferir pelo diretor-geral de Alimentação e Veterinária. </w:t>
      </w:r>
      <w:r>
        <w:tab/>
      </w:r>
      <w:r>
        <w:tab/>
      </w:r>
    </w:p>
    <w:p w:rsidRPr="005E2D3C" w:rsidR="005101CF" w:rsidP="00F95DCA" w:rsidRDefault="00327456" w14:paraId="353674B8" w14:textId="0C0C4BC7">
      <w:pPr>
        <w:ind w:left="142" w:firstLine="0"/>
      </w:pPr>
      <w:r>
        <w:t xml:space="preserve">2 </w:t>
      </w:r>
      <w:r w:rsidR="00A626AB">
        <w:t>-</w:t>
      </w:r>
      <w:r w:rsidR="00A626AB">
        <w:rPr>
          <w:rFonts w:eastAsia="Arial"/>
        </w:rPr>
        <w:t xml:space="preserve"> </w:t>
      </w:r>
      <w:r w:rsidR="00A626AB">
        <w:t xml:space="preserve">Na falta de decisão do diretor-geral de Alimentação e Veterinária a que se refere o </w:t>
      </w:r>
      <w:r w:rsidR="008C56A9">
        <w:t>número anterior</w:t>
      </w:r>
      <w:r w:rsidR="00A626AB">
        <w:t xml:space="preserve"> no prazo de 30 dias contados do termo do prazo fixado nos termos do n.º 4 do artigo anterior, ou no prazo de 10 dias após a realização de visita de controlo, no caso de esta ser realizada, não há lugar a deferimento tácito, podendo o interessado obter a tutela adequada junto dos tribunais administrativos. </w:t>
      </w:r>
    </w:p>
    <w:p w:rsidRPr="005E2D3C" w:rsidR="005101CF" w:rsidP="00F95DCA" w:rsidRDefault="00327456" w14:paraId="05288F1D" w14:textId="75DA173E">
      <w:pPr>
        <w:ind w:left="142" w:firstLine="0"/>
      </w:pPr>
      <w:r>
        <w:t xml:space="preserve">3 </w:t>
      </w:r>
      <w:r w:rsidR="00A626AB">
        <w:t>-</w:t>
      </w:r>
      <w:r w:rsidR="00A626AB">
        <w:rPr>
          <w:rFonts w:eastAsia="Arial"/>
        </w:rPr>
        <w:t xml:space="preserve"> </w:t>
      </w:r>
      <w:r w:rsidR="00A626AB">
        <w:t xml:space="preserve">A permissão de reabertura é publicitada pelos meios utilizados para a divulgação da suspensão da permissão. </w:t>
      </w:r>
    </w:p>
    <w:p w:rsidRPr="005E2D3C" w:rsidR="00F6515A" w:rsidP="00F95DCA" w:rsidRDefault="00F6515A" w14:paraId="46ECCA75" w14:textId="77777777">
      <w:pPr>
        <w:pStyle w:val="Ttulo3"/>
      </w:pPr>
    </w:p>
    <w:p w:rsidRPr="00E01663" w:rsidR="005101CF" w:rsidP="292E8E6C" w:rsidRDefault="00A626AB" w14:paraId="17A0AE18" w14:textId="4EC3D4E1">
      <w:pPr>
        <w:pStyle w:val="Ttulo3"/>
      </w:pPr>
      <w:bookmarkStart w:name="_Toc223954438" w:id="272"/>
      <w:bookmarkStart w:name="_Toc38132086" w:id="309376758"/>
      <w:r w:rsidR="6F5E8D5D">
        <w:rPr/>
        <w:t xml:space="preserve">Artigo </w:t>
      </w:r>
      <w:r w:rsidR="47D755DF">
        <w:rPr/>
        <w:t>5</w:t>
      </w:r>
      <w:r w:rsidR="68876BDD">
        <w:rPr/>
        <w:t>2</w:t>
      </w:r>
      <w:r w:rsidR="6F5E8D5D">
        <w:rPr/>
        <w:t>.º</w:t>
      </w:r>
      <w:bookmarkEnd w:id="309376758"/>
    </w:p>
    <w:p w:rsidRPr="00F95DCA" w:rsidR="005101CF" w:rsidP="292E8E6C" w:rsidRDefault="00A626AB" w14:paraId="2749A993" w14:textId="08B18E58">
      <w:pPr>
        <w:pStyle w:val="Ttulo3"/>
        <w:rPr>
          <w:color w:val="9F2B92"/>
        </w:rPr>
      </w:pPr>
      <w:bookmarkStart w:name="_Toc116541151" w:id="136104937"/>
      <w:r w:rsidR="0F178446">
        <w:rPr/>
        <w:t xml:space="preserve">Divulgação da suspensão de atividade, do encerramento e da reabertura de </w:t>
      </w:r>
      <w:r w:rsidRPr="292E8E6C" w:rsidR="7A648E63">
        <w:rPr>
          <w:color w:val="9F2B92"/>
          <w:rPrChange w:author="Rui André Vidal" w:date="2026-06-30T11:41:51.37Z" w16du:dateUtc="2026-06-30T11:41:51.37Z" w:id="1990079133"/>
        </w:rPr>
        <w:t>estabelecimento</w:t>
      </w:r>
      <w:bookmarkEnd w:id="272"/>
      <w:bookmarkEnd w:id="136104937"/>
    </w:p>
    <w:p w:rsidR="005101CF" w:rsidP="00327456" w:rsidRDefault="00A626AB" w14:paraId="4FFB32C3" w14:textId="15162065">
      <w:pPr>
        <w:ind w:left="142" w:firstLine="0"/>
      </w:pPr>
      <w:r>
        <w:t xml:space="preserve">As medidas previstas nos artigos 39.º e 40.º são publicitadas através do balcão único eletrónico de serviços, a que se refere o artigo 6.º do Decreto-Lei n.º 92/2010, de 26 de julho, e no sítio na </w:t>
      </w:r>
      <w:r>
        <w:rPr>
          <w:i/>
          <w:iCs/>
        </w:rPr>
        <w:t xml:space="preserve">Internet </w:t>
      </w:r>
      <w:r>
        <w:t xml:space="preserve">da DGAV. </w:t>
      </w:r>
    </w:p>
    <w:p w:rsidRPr="005E2D3C" w:rsidR="00327456" w:rsidP="00F95DCA" w:rsidRDefault="00327456" w14:paraId="6F42E96F" w14:textId="77777777">
      <w:pPr>
        <w:ind w:left="142" w:firstLine="0"/>
      </w:pPr>
    </w:p>
    <w:p w:rsidRPr="00E01663" w:rsidR="005101CF" w:rsidP="00F95DCA" w:rsidRDefault="00A626AB" w14:paraId="14D32ED2" w14:textId="49CA8F6F">
      <w:pPr>
        <w:pStyle w:val="Ttulo3"/>
      </w:pPr>
      <w:bookmarkStart w:name="_Toc223954439" w:id="276"/>
      <w:bookmarkStart w:name="_Toc1272456329" w:id="566087732"/>
      <w:r w:rsidR="6F5E8D5D">
        <w:rPr/>
        <w:t xml:space="preserve">Artigo </w:t>
      </w:r>
      <w:r w:rsidR="47D755DF">
        <w:rPr/>
        <w:t>5</w:t>
      </w:r>
      <w:r w:rsidR="68876BDD">
        <w:rPr/>
        <w:t>3</w:t>
      </w:r>
      <w:r w:rsidR="6F5E8D5D">
        <w:rPr/>
        <w:t>.º</w:t>
      </w:r>
      <w:bookmarkEnd w:id="566087732"/>
    </w:p>
    <w:p w:rsidRPr="00E01663" w:rsidR="005101CF" w:rsidP="00F95DCA" w:rsidRDefault="00A626AB" w14:paraId="45C41672" w14:textId="2B7AE27F">
      <w:pPr>
        <w:pStyle w:val="Ttulo3"/>
      </w:pPr>
      <w:bookmarkStart w:name="_Toc810895941" w:id="2008425134"/>
      <w:r w:rsidR="6F5E8D5D">
        <w:rPr/>
        <w:t>Reconhecimento mútuo</w:t>
      </w:r>
      <w:bookmarkEnd w:id="276"/>
      <w:bookmarkEnd w:id="2008425134"/>
    </w:p>
    <w:p w:rsidRPr="005E2D3C" w:rsidR="005101CF" w:rsidP="00F95DCA" w:rsidRDefault="00327456" w14:paraId="0E9DDE45" w14:textId="2A5A64D0">
      <w:pPr>
        <w:ind w:left="142" w:firstLine="0"/>
      </w:pPr>
      <w:r>
        <w:t xml:space="preserve">1 </w:t>
      </w:r>
      <w:r w:rsidR="00A626AB">
        <w:t>-</w:t>
      </w:r>
      <w:r w:rsidR="00A626AB">
        <w:rPr>
          <w:rFonts w:eastAsia="Arial"/>
        </w:rPr>
        <w:t xml:space="preserve"> </w:t>
      </w:r>
      <w:r w:rsidR="00A626AB">
        <w:t xml:space="preserve">Não pode haver duplicação entre as condições exigíveis para o cumprimento dos procedimentos previstos no presente diploma e os requisitos e os controlos equivalentes ou </w:t>
      </w:r>
      <w:r w:rsidR="00A626AB">
        <w:t xml:space="preserve">comparáveis, quanto à finalidade, a que o interessado já tenha sido submetido noutro Estado membro da União Europeia ou do Espaço Económico Europeu. </w:t>
      </w:r>
    </w:p>
    <w:p w:rsidRPr="005E2D3C" w:rsidR="005101CF" w:rsidP="00F95DCA" w:rsidRDefault="00327456" w14:paraId="0591FD52" w14:textId="6FDE260B">
      <w:pPr>
        <w:ind w:left="142" w:firstLine="0"/>
      </w:pPr>
      <w:r>
        <w:t xml:space="preserve">2 </w:t>
      </w:r>
      <w:r w:rsidR="00A626AB">
        <w:t>-</w:t>
      </w:r>
      <w:r w:rsidR="00A626AB">
        <w:rPr>
          <w:rFonts w:eastAsia="Arial"/>
        </w:rPr>
        <w:t xml:space="preserve"> </w:t>
      </w:r>
      <w:r w:rsidR="00A626AB">
        <w:t xml:space="preserve">O disposto no </w:t>
      </w:r>
      <w:r w:rsidR="008C56A9">
        <w:t>número anterior</w:t>
      </w:r>
      <w:r w:rsidR="00A626AB">
        <w:t xml:space="preserve"> não é aplicável ao cumprimento das condições diretamente referentes às instalações físicas localizadas em território nacional, nem aos respetivos controlos por autoridade competente.  </w:t>
      </w:r>
      <w:r w:rsidR="00A626AB">
        <w:rPr>
          <w:rFonts w:eastAsia="Cambria"/>
        </w:rPr>
        <w:tab/>
      </w:r>
      <w:r w:rsidR="00A626AB">
        <w:rPr>
          <w:rFonts w:eastAsia="Cambria"/>
        </w:rPr>
        <w:tab/>
      </w:r>
      <w:r w:rsidR="00A626AB">
        <w:rPr>
          <w:rFonts w:eastAsia="Cambria"/>
        </w:rPr>
        <w:tab/>
      </w:r>
    </w:p>
    <w:p w:rsidRPr="005E2D3C" w:rsidR="005101CF" w:rsidP="00F95DCA" w:rsidRDefault="00A626AB" w14:paraId="4CAFE5F7" w14:textId="38667373">
      <w:pPr>
        <w:ind w:left="142" w:firstLine="0"/>
      </w:pPr>
      <w:r>
        <w:t>3 -</w:t>
      </w:r>
      <w:r>
        <w:rPr>
          <w:rFonts w:eastAsia="Arial"/>
        </w:rPr>
        <w:t xml:space="preserve"> </w:t>
      </w:r>
      <w:r>
        <w:t xml:space="preserve">Sem prejuízo do disposto nos </w:t>
      </w:r>
      <w:r w:rsidR="00BE60E5">
        <w:t>n.º</w:t>
      </w:r>
      <w:r>
        <w:t xml:space="preserve">s anteriores, o reconhecimento mútuo de requisitos relativos a qualificações é regulado pela Lei n.º 9/2009, de 4 de março, alterada pela Lei n.º 41/2012, de 28 de agosto. </w:t>
      </w:r>
    </w:p>
    <w:p w:rsidRPr="00F95DCA" w:rsidR="00243575" w:rsidP="00F95DCA" w:rsidRDefault="00243575" w14:paraId="2BD0129B" w14:textId="77777777">
      <w:pPr>
        <w:jc w:val="center"/>
        <w:rPr>
          <w:b/>
          <w:bCs/>
        </w:rPr>
      </w:pPr>
    </w:p>
    <w:p w:rsidRPr="00E01663" w:rsidR="005101CF" w:rsidP="00F95DCA" w:rsidRDefault="00A626AB" w14:paraId="0EB77AEE" w14:textId="4D67DB91">
      <w:pPr>
        <w:pStyle w:val="Ttulo3"/>
      </w:pPr>
      <w:bookmarkStart w:name="_Toc223954440" w:id="279"/>
      <w:bookmarkStart w:name="_Toc1285810714" w:id="942496587"/>
      <w:r w:rsidR="6F5E8D5D">
        <w:rPr/>
        <w:t xml:space="preserve">Artigo </w:t>
      </w:r>
      <w:r w:rsidR="47D755DF">
        <w:rPr/>
        <w:t>5</w:t>
      </w:r>
      <w:r w:rsidR="68876BDD">
        <w:rPr/>
        <w:t>4</w:t>
      </w:r>
      <w:r w:rsidR="6F5E8D5D">
        <w:rPr/>
        <w:t>.º</w:t>
      </w:r>
      <w:bookmarkEnd w:id="942496587"/>
    </w:p>
    <w:p w:rsidRPr="00E01663" w:rsidR="005101CF" w:rsidP="00F95DCA" w:rsidRDefault="5BF3B7D7" w14:paraId="5092E4B3" w14:textId="7A318FE1">
      <w:pPr>
        <w:pStyle w:val="Ttulo3"/>
      </w:pPr>
      <w:bookmarkStart w:name="_Toc1163049070" w:id="1743898699"/>
      <w:r w:rsidR="76F7EDD0">
        <w:rPr/>
        <w:t xml:space="preserve">Acesso ao </w:t>
      </w:r>
      <w:bookmarkEnd w:id="279"/>
      <w:r w:rsidR="76F7EDD0">
        <w:rPr/>
        <w:t>estabelecimento</w:t>
      </w:r>
      <w:bookmarkEnd w:id="1743898699"/>
    </w:p>
    <w:p w:rsidRPr="005E2D3C" w:rsidR="005101CF" w:rsidP="00F95DCA" w:rsidRDefault="00B972E6" w14:paraId="2E5C9A1E" w14:textId="08FF8C18">
      <w:pPr>
        <w:ind w:left="142" w:firstLine="0"/>
      </w:pPr>
      <w:r w:rsidR="37F1667A">
        <w:rPr/>
        <w:t xml:space="preserve">1 </w:t>
      </w:r>
      <w:r w:rsidR="76F7EDD0">
        <w:rPr/>
        <w:t>-</w:t>
      </w:r>
      <w:r w:rsidRPr="292E8E6C" w:rsidR="76F7EDD0">
        <w:rPr>
          <w:rFonts w:eastAsia="Arial"/>
        </w:rPr>
        <w:t xml:space="preserve"> </w:t>
      </w:r>
      <w:r w:rsidR="76F7EDD0">
        <w:rPr/>
        <w:t>Para efeitos de controlo do cumprimento das normas aplicáveis, o titular da exploração está obrigado a facultar às autoridades competentes o acesso</w:t>
      </w:r>
      <w:ins w:author="Maria Cristina Tavares Briosa" w:date="2026-07-06T17:18:59.942Z" w16du:dateUtc="2026-07-06T17:18:59.942Z" w:id="1225188064">
        <w:r w:rsidR="4CB9E8D7">
          <w:t xml:space="preserve"> </w:t>
        </w:r>
        <w:r w:rsidR="4CB9E8D7">
          <w:t>a</w:t>
        </w:r>
      </w:ins>
      <w:ins w:author="Maria Cristina Tavares Briosa" w:date="2026-07-06T17:19:01.549Z" w16du:dateUtc="2026-07-06T17:19:01.549Z" w:id="1724209337">
        <w:r w:rsidR="4CB9E8D7">
          <w:t xml:space="preserve">o </w:t>
        </w:r>
      </w:ins>
      <w:del w:author="Maria Cristina Tavares Briosa" w:date="2026-07-06T17:19:13.89Z" w16du:dateUtc="2026-07-06T17:19:13.89Z" w:id="1534981472">
        <w:r w:rsidDel="76F7EDD0">
          <w:delText xml:space="preserve"> </w:delText>
        </w:r>
      </w:del>
      <w:r w:rsidR="76F7EDD0">
        <w:rPr/>
        <w:t>estabelecimento</w:t>
      </w:r>
      <w:r w:rsidR="76F7EDD0">
        <w:rPr/>
        <w:t>.</w:t>
      </w:r>
    </w:p>
    <w:p w:rsidRPr="005E2D3C" w:rsidR="005101CF" w:rsidP="00F95DCA" w:rsidRDefault="00B972E6" w14:paraId="31914ABD" w14:textId="72DC0681">
      <w:pPr>
        <w:ind w:left="142" w:firstLine="0"/>
      </w:pPr>
      <w:r>
        <w:t xml:space="preserve">2 </w:t>
      </w:r>
      <w:r w:rsidR="5BF3B7D7">
        <w:t>-</w:t>
      </w:r>
      <w:r w:rsidR="5BF3B7D7">
        <w:rPr>
          <w:rFonts w:eastAsia="Arial"/>
        </w:rPr>
        <w:t xml:space="preserve"> </w:t>
      </w:r>
      <w:r w:rsidR="5BF3B7D7">
        <w:t xml:space="preserve">Caso o titular da exploração do estabelecimento se recuse a facultar o acesso, pode ser solicitado mandado judicial para permitir às autoridades competentes o acesso aos locais onde os animais se encontrem, nomeadamente casas de habitação e terrenos privados. </w:t>
      </w:r>
    </w:p>
    <w:p w:rsidRPr="005E2D3C" w:rsidR="00F6515A" w:rsidP="00F95DCA" w:rsidRDefault="00F6515A" w14:paraId="6C5E7C49" w14:textId="77777777"/>
    <w:p w:rsidRPr="00E01663" w:rsidR="005101CF" w:rsidP="00F95DCA" w:rsidRDefault="00A626AB" w14:paraId="0EF63068" w14:textId="245F2CE2">
      <w:pPr>
        <w:pStyle w:val="Ttulo3"/>
      </w:pPr>
      <w:bookmarkStart w:name="_Toc223954441" w:id="282"/>
      <w:bookmarkStart w:name="_Toc427292942" w:id="908888313"/>
      <w:r w:rsidR="6F5E8D5D">
        <w:rPr/>
        <w:t xml:space="preserve">Artigo </w:t>
      </w:r>
      <w:r w:rsidR="47D755DF">
        <w:rPr/>
        <w:t>5</w:t>
      </w:r>
      <w:r w:rsidR="68876BDD">
        <w:rPr/>
        <w:t>5</w:t>
      </w:r>
      <w:r w:rsidR="6F5E8D5D">
        <w:rPr/>
        <w:t>.º</w:t>
      </w:r>
      <w:bookmarkEnd w:id="908888313"/>
    </w:p>
    <w:p w:rsidRPr="00E01663" w:rsidR="005101CF" w:rsidP="00F95DCA" w:rsidRDefault="00A626AB" w14:paraId="7918C444" w14:textId="7DF2823D">
      <w:pPr>
        <w:pStyle w:val="Ttulo3"/>
      </w:pPr>
      <w:bookmarkStart w:name="_Toc721488589" w:id="1727040235"/>
      <w:r w:rsidR="6F5E8D5D">
        <w:rPr/>
        <w:t>Taxas</w:t>
      </w:r>
      <w:bookmarkEnd w:id="282"/>
      <w:bookmarkEnd w:id="1727040235"/>
    </w:p>
    <w:p w:rsidRPr="005E2D3C" w:rsidR="005101CF" w:rsidP="00F95DCA" w:rsidRDefault="00B972E6" w14:paraId="462E594B" w14:textId="7249A075">
      <w:pPr>
        <w:ind w:left="142" w:firstLine="0"/>
      </w:pPr>
      <w:r>
        <w:t xml:space="preserve">1 </w:t>
      </w:r>
      <w:r w:rsidR="00A626AB">
        <w:t>-</w:t>
      </w:r>
      <w:r w:rsidR="00A626AB">
        <w:rPr>
          <w:rFonts w:eastAsia="Arial"/>
        </w:rPr>
        <w:t xml:space="preserve"> </w:t>
      </w:r>
      <w:r w:rsidR="00A626AB">
        <w:t xml:space="preserve">Pelos atos e serviços relativos aos procedimentos previstos no presente diploma, são devidas taxas, cujos montantes, condições de aplicação e cobrança são estabelecidos em </w:t>
      </w:r>
      <w:r w:rsidR="0052508A">
        <w:t>Portaria</w:t>
      </w:r>
      <w:r w:rsidR="00A626AB">
        <w:t xml:space="preserve"> dos membros do Governo responsáveis pelas áreas das finanças e da agricultura. </w:t>
      </w:r>
    </w:p>
    <w:p w:rsidR="00F42365" w:rsidP="004138DF" w:rsidRDefault="00B972E6" w14:paraId="5BF24B5B" w14:textId="494CF397">
      <w:r>
        <w:t xml:space="preserve">2 </w:t>
      </w:r>
      <w:r w:rsidR="311765C4">
        <w:t>-</w:t>
      </w:r>
      <w:r w:rsidR="311765C4">
        <w:rPr>
          <w:rFonts w:eastAsia="Arial"/>
        </w:rPr>
        <w:t xml:space="preserve"> </w:t>
      </w:r>
      <w:r w:rsidR="311765C4">
        <w:t xml:space="preserve">O produto das taxas referidas no </w:t>
      </w:r>
      <w:r w:rsidR="008C56A9">
        <w:t>número anterior</w:t>
      </w:r>
      <w:r w:rsidR="311765C4">
        <w:t xml:space="preserve"> constitui receita da DGAV.  </w:t>
      </w:r>
    </w:p>
    <w:p w:rsidR="00F42365" w:rsidP="001A4910" w:rsidRDefault="00F42365" w14:paraId="260CCC7F" w14:textId="77777777"/>
    <w:p w:rsidRPr="00E01663" w:rsidR="6A0975F2" w:rsidP="00F95DCA" w:rsidRDefault="6A0975F2" w14:paraId="46323CE2" w14:textId="55A419B4">
      <w:pPr>
        <w:pStyle w:val="Ttulo2"/>
        <w:ind w:right="0"/>
      </w:pPr>
      <w:bookmarkStart w:name="_Toc505536828" w:id="644437027"/>
      <w:r w:rsidR="64F03A18">
        <w:rPr/>
        <w:t>CAPÍTULO V</w:t>
      </w:r>
      <w:bookmarkEnd w:id="644437027"/>
    </w:p>
    <w:p w:rsidRPr="00E01663" w:rsidR="6A0975F2" w:rsidP="00F95DCA" w:rsidRDefault="6A0975F2" w14:paraId="72B1B579" w14:textId="137AEC21">
      <w:pPr>
        <w:pStyle w:val="Ttulo2"/>
        <w:ind w:right="0"/>
      </w:pPr>
      <w:bookmarkStart w:name="_Toc321395051" w:id="882094736"/>
      <w:r w:rsidR="64F03A18">
        <w:rPr/>
        <w:t>Alimentação, maneio e transporte</w:t>
      </w:r>
      <w:bookmarkEnd w:id="882094736"/>
    </w:p>
    <w:p w:rsidRPr="005E2D3C" w:rsidR="7706BE61" w:rsidP="00F95DCA" w:rsidRDefault="7706BE61" w14:paraId="61E0A474" w14:textId="34802F5A"/>
    <w:p w:rsidRPr="005E2D3C" w:rsidR="005101CF" w:rsidP="00F95DCA" w:rsidRDefault="5BF26D51" w14:paraId="1A6D988C" w14:textId="1E33E5F3">
      <w:pPr>
        <w:pStyle w:val="Ttulo3"/>
        <w:rPr>
          <w:vertAlign w:val="superscript"/>
        </w:rPr>
      </w:pPr>
      <w:bookmarkStart w:name="_Toc1313261914" w:id="610760220"/>
      <w:r w:rsidR="0B462F14">
        <w:rPr/>
        <w:t>Artigo 5</w:t>
      </w:r>
      <w:r w:rsidR="1C619AD5">
        <w:rPr/>
        <w:t>6</w:t>
      </w:r>
      <w:r w:rsidR="0B462F14">
        <w:rPr/>
        <w:t>.º</w:t>
      </w:r>
      <w:bookmarkEnd w:id="610760220"/>
    </w:p>
    <w:p w:rsidRPr="005E2D3C" w:rsidR="005101CF" w:rsidP="4C651409" w:rsidRDefault="5BF26D51" w14:paraId="0A3816C5" w14:textId="6D2BD5A7">
      <w:pPr>
        <w:pStyle w:val="Heading4"/>
        <w:spacing w:line="360" w:lineRule="auto"/>
        <w:jc w:val="center"/>
        <w:rPr>
          <w:rFonts w:ascii="Garamond" w:hAnsi="Garamond" w:eastAsia="Garamond" w:cs="Garamond"/>
          <w:b w:val="1"/>
          <w:bCs w:val="1"/>
          <w:i w:val="0"/>
          <w:iCs w:val="0"/>
          <w:noProof w:val="0"/>
          <w:color w:val="D86DCB" w:themeColor="accent5" w:themeTint="99" w:themeShade="FF"/>
          <w:sz w:val="24"/>
          <w:szCs w:val="24"/>
          <w:lang w:val="pt"/>
          <w:rPrChange w:author="Rui André Vidal" w:date="2026-06-30T11:45:02.186Z" w:id="731764292">
            <w:rPr>
              <w:rFonts w:ascii="Garamond" w:hAnsi="Garamond" w:eastAsia="Garamond" w:cs="Garamond"/>
              <w:i w:val="0"/>
              <w:iCs w:val="0"/>
              <w:noProof w:val="0"/>
              <w:sz w:val="24"/>
              <w:szCs w:val="24"/>
              <w:lang w:val="pt"/>
            </w:rPr>
          </w:rPrChange>
        </w:rPr>
        <w:pPrChange w:author="Rui André Vidal" w:date="2026-06-30T11:45:08.516Z">
          <w:pPr/>
        </w:pPrChange>
      </w:pPr>
      <w:commentRangeStart w:id="738197494"/>
      <w:commentRangeStart w:id="253029860"/>
      <w:r w:rsidRPr="4C651409" w:rsidR="7373B2F4">
        <w:rPr>
          <w:rFonts w:ascii="Garamond" w:hAnsi="Garamond" w:eastAsia="Garamond" w:cs="Garamond"/>
          <w:b w:val="1"/>
          <w:bCs w:val="1"/>
          <w:i w:val="0"/>
          <w:iCs w:val="0"/>
          <w:noProof w:val="0"/>
          <w:color w:val="D86DCB" w:themeColor="accent5" w:themeTint="99" w:themeShade="FF"/>
          <w:sz w:val="24"/>
          <w:szCs w:val="24"/>
          <w:lang w:val="pt"/>
          <w:rPrChange w:author="Rui André Vidal" w:date="2026-06-30T11:45:02.185Z" w16du:dateUtc="2026-06-30T11:45:02.185Z" w:id="736775915">
            <w:rPr>
              <w:rFonts w:ascii="Garamond" w:hAnsi="Garamond" w:eastAsia="Garamond" w:cs="Garamond"/>
              <w:i w:val="0"/>
              <w:iCs w:val="0"/>
              <w:noProof w:val="0"/>
              <w:sz w:val="24"/>
              <w:szCs w:val="24"/>
              <w:lang w:val="pt"/>
            </w:rPr>
          </w:rPrChange>
        </w:rPr>
        <w:t>Transporte de animais em transportes públicos</w:t>
      </w:r>
    </w:p>
    <w:p w:rsidRPr="005E2D3C" w:rsidR="005101CF" w:rsidP="4C651409" w:rsidRDefault="5BF26D51" w14:paraId="50004C71" w14:textId="77A83252">
      <w:pPr>
        <w:spacing w:after="173" w:afterAutospacing="off" w:line="276" w:lineRule="auto"/>
        <w:ind w:left="0" w:right="142"/>
        <w:jc w:val="both"/>
        <w:rPr>
          <w:rFonts w:ascii="Garamond" w:hAnsi="Garamond" w:eastAsia="Garamond" w:cs="Garamond"/>
          <w:b w:val="1"/>
          <w:bCs w:val="1"/>
          <w:noProof w:val="0"/>
          <w:color w:val="D86DCB" w:themeColor="accent5" w:themeTint="99" w:themeShade="FF"/>
          <w:sz w:val="24"/>
          <w:szCs w:val="24"/>
          <w:lang w:val="pt-BR"/>
          <w:rPrChange w:author="Rui André Vidal" w:date="2026-06-30T11:45:02.187Z" w:id="1522068774">
            <w:rPr>
              <w:rFonts w:ascii="Garamond" w:hAnsi="Garamond" w:eastAsia="Garamond" w:cs="Garamond"/>
              <w:noProof w:val="0"/>
              <w:color w:val="000000" w:themeColor="text1" w:themeTint="FF" w:themeShade="FF"/>
              <w:sz w:val="24"/>
              <w:szCs w:val="24"/>
              <w:lang w:val="pt-BR"/>
            </w:rPr>
          </w:rPrChange>
        </w:rPr>
        <w:pPrChange w:author="Rui André Vidal" w:date="2026-06-30T11:45:04.267Z">
          <w:pPr/>
        </w:pPrChange>
      </w:pPr>
      <w:r w:rsidRPr="4C651409" w:rsidR="7373B2F4">
        <w:rPr>
          <w:rFonts w:ascii="Garamond" w:hAnsi="Garamond" w:eastAsia="Garamond" w:cs="Garamond"/>
          <w:b w:val="1"/>
          <w:bCs w:val="1"/>
          <w:noProof w:val="0"/>
          <w:color w:val="D86DCB" w:themeColor="accent5" w:themeTint="99" w:themeShade="FF"/>
          <w:sz w:val="24"/>
          <w:szCs w:val="24"/>
          <w:lang w:val="pt-BR"/>
          <w:rPrChange w:author="Rui André Vidal" w:date="2026-06-30T11:45:02.186Z" w16du:dateUtc="2026-06-30T11:45:02.186Z" w:id="1590254776">
            <w:rPr>
              <w:rFonts w:ascii="Garamond" w:hAnsi="Garamond" w:eastAsia="Garamond" w:cs="Garamond"/>
              <w:noProof w:val="0"/>
              <w:color w:val="000000" w:themeColor="text1" w:themeTint="FF" w:themeShade="FF"/>
              <w:sz w:val="24"/>
              <w:szCs w:val="24"/>
              <w:lang w:val="pt-BR"/>
            </w:rPr>
          </w:rPrChange>
        </w:rPr>
        <w:t xml:space="preserve">A deslocação de animais de companhia, nomeadamente cães e gatos, em transportes públicos não pode ser recusada, desde que </w:t>
      </w:r>
      <w:r w:rsidRPr="4C651409" w:rsidR="7373B2F4">
        <w:rPr>
          <w:rFonts w:ascii="Garamond" w:hAnsi="Garamond" w:eastAsia="Garamond" w:cs="Garamond"/>
          <w:b w:val="1"/>
          <w:bCs w:val="1"/>
          <w:noProof w:val="0"/>
          <w:color w:val="D86DCB" w:themeColor="accent5" w:themeTint="99" w:themeShade="FF"/>
          <w:sz w:val="24"/>
          <w:szCs w:val="24"/>
          <w:lang w:val="pt-BR"/>
          <w:rPrChange w:author="Rui André Vidal" w:date="2026-06-30T11:44:59.099Z" w16du:dateUtc="2026-06-30T11:44:59.099Z" w:id="841876480">
            <w:rPr>
              <w:rFonts w:ascii="Garamond" w:hAnsi="Garamond" w:eastAsia="Garamond" w:cs="Garamond"/>
              <w:noProof w:val="0"/>
              <w:color w:val="000000" w:themeColor="text1" w:themeTint="FF" w:themeShade="FF"/>
              <w:sz w:val="24"/>
              <w:szCs w:val="24"/>
              <w:lang w:val="pt-BR"/>
            </w:rPr>
          </w:rPrChange>
        </w:rPr>
        <w:t>os mesmos</w:t>
      </w:r>
      <w:r w:rsidRPr="4C651409" w:rsidR="7373B2F4">
        <w:rPr>
          <w:rFonts w:ascii="Garamond" w:hAnsi="Garamond" w:eastAsia="Garamond" w:cs="Garamond"/>
          <w:b w:val="1"/>
          <w:bCs w:val="1"/>
          <w:noProof w:val="0"/>
          <w:color w:val="D86DCB" w:themeColor="accent5" w:themeTint="99" w:themeShade="FF"/>
          <w:sz w:val="24"/>
          <w:szCs w:val="24"/>
          <w:lang w:val="pt-BR"/>
          <w:rPrChange w:author="Rui André Vidal" w:date="2026-06-30T11:44:59.099Z" w16du:dateUtc="2026-06-30T11:44:59.099Z" w:id="147186175">
            <w:rPr>
              <w:rFonts w:ascii="Garamond" w:hAnsi="Garamond" w:eastAsia="Garamond" w:cs="Garamond"/>
              <w:noProof w:val="0"/>
              <w:color w:val="000000" w:themeColor="text1" w:themeTint="FF" w:themeShade="FF"/>
              <w:sz w:val="24"/>
              <w:szCs w:val="24"/>
              <w:lang w:val="pt-BR"/>
            </w:rPr>
          </w:rPrChange>
        </w:rPr>
        <w:t xml:space="preserve"> sejam devidamente acompanhados, acondicionados e sujeitos a meios de contenção que não lhes permitam morder ou causar danos ou prejuízos a pessoas, outros animais ou bens, de acordo com as condições a fixar por portaria conjunta dos membros do Governo responsáveis pelas áreas dos transportes e da agricultura. </w:t>
      </w:r>
      <w:commentRangeEnd w:id="738197494"/>
      <w:r>
        <w:rPr>
          <w:rStyle w:val="CommentReference"/>
        </w:rPr>
        <w:commentReference w:id="738197494"/>
      </w:r>
      <w:commentRangeEnd w:id="253029860"/>
      <w:r>
        <w:rPr>
          <w:rStyle w:val="CommentReference"/>
        </w:rPr>
        <w:commentReference w:id="253029860"/>
      </w:r>
    </w:p>
    <w:p w:rsidRPr="005E2D3C" w:rsidR="005101CF" w:rsidP="4C651409" w:rsidRDefault="5BF26D51" w14:paraId="03C70496" w14:textId="6B1750B2">
      <w:pPr/>
    </w:p>
    <w:p w:rsidRPr="005E2D3C" w:rsidR="005101CF" w:rsidP="4C651409" w:rsidRDefault="5BF26D51" w14:paraId="668EE1AB" w14:textId="54E292AB">
      <w:pPr>
        <w:pStyle w:val="Ttulo3"/>
        <w:rPr>
          <w:strike w:val="1"/>
          <w:rPrChange w:author="Rui André Vidal" w:date="2026-06-30T11:44:26.65Z" w:id="1009642735"/>
        </w:rPr>
      </w:pPr>
      <w:bookmarkStart w:name="_Toc197169766" w:id="531207825"/>
      <w:r w:rsidRPr="292E8E6C" w:rsidR="0B462F14">
        <w:rPr>
          <w:strike w:val="1"/>
          <w:rPrChange w:author="Rui André Vidal" w:date="2026-06-30T11:44:26.65Z" w16du:dateUtc="2026-06-30T11:44:26.65Z" w:id="203220933"/>
        </w:rPr>
        <w:t>Transporte de animais</w:t>
      </w:r>
      <w:bookmarkEnd w:id="531207825"/>
    </w:p>
    <w:p w:rsidRPr="005E2D3C" w:rsidR="005101CF" w:rsidP="4C651409" w:rsidRDefault="00F40A7F" w14:paraId="47B6F95C" w14:textId="48095ABE">
      <w:pPr>
        <w:ind w:left="142" w:firstLine="0"/>
        <w:rPr>
          <w:strike w:val="1"/>
          <w:color w:val="000000" w:themeColor="text1"/>
          <w:rPrChange w:author="Rui André Vidal" w:date="2026-06-30T11:43:11.541Z" w:id="1426529028">
            <w:rPr>
              <w:color w:val="000000" w:themeColor="text1" w:themeTint="FF" w:themeShade="FF"/>
            </w:rPr>
          </w:rPrChange>
        </w:rPr>
      </w:pPr>
      <w:r w:rsidRPr="4C651409" w:rsidR="10B6526A">
        <w:rPr>
          <w:strike w:val="1"/>
          <w:color w:val="000000" w:themeColor="text1" w:themeTint="FF" w:themeShade="FF"/>
          <w:rPrChange w:author="Rui André Vidal" w:date="2026-06-30T11:43:11.54Z" w16du:dateUtc="2026-06-30T11:43:11.54Z" w:id="1100859053">
            <w:rPr>
              <w:color w:val="000000" w:themeColor="text1" w:themeTint="FF" w:themeShade="FF"/>
            </w:rPr>
          </w:rPrChange>
        </w:rPr>
        <w:t xml:space="preserve">1 </w:t>
      </w:r>
      <w:r w:rsidRPr="4C651409" w:rsidR="7451E8D7">
        <w:rPr>
          <w:strike w:val="1"/>
          <w:color w:val="000000" w:themeColor="text1" w:themeTint="FF" w:themeShade="FF"/>
          <w:rPrChange w:author="Rui André Vidal" w:date="2026-06-30T11:43:11.54Z" w16du:dateUtc="2026-06-30T11:43:11.54Z" w:id="1669449064">
            <w:rPr>
              <w:color w:val="000000" w:themeColor="text1" w:themeTint="FF" w:themeShade="FF"/>
            </w:rPr>
          </w:rPrChange>
        </w:rPr>
        <w:t>-</w:t>
      </w:r>
      <w:r w:rsidRPr="4C651409" w:rsidR="7451E8D7">
        <w:rPr>
          <w:rFonts w:eastAsia="Arial"/>
          <w:strike w:val="1"/>
          <w:color w:val="000000" w:themeColor="text1" w:themeTint="FF" w:themeShade="FF"/>
          <w:rPrChange w:author="Rui André Vidal" w:date="2026-06-30T11:43:11.54Z" w16du:dateUtc="2026-06-30T11:43:11.54Z" w:id="380573928">
            <w:rPr>
              <w:rFonts w:eastAsia="Arial"/>
              <w:color w:val="000000" w:themeColor="text1" w:themeTint="FF" w:themeShade="FF"/>
            </w:rPr>
          </w:rPrChange>
        </w:rPr>
        <w:t xml:space="preserve"> </w:t>
      </w:r>
      <w:r w:rsidRPr="4C651409" w:rsidR="7451E8D7">
        <w:rPr>
          <w:strike w:val="1"/>
          <w:color w:val="000000" w:themeColor="text1" w:themeTint="FF" w:themeShade="FF"/>
          <w:rPrChange w:author="Rui André Vidal" w:date="2026-06-30T11:43:11.54Z" w16du:dateUtc="2026-06-30T11:43:11.54Z" w:id="529095966">
            <w:rPr>
              <w:color w:val="000000" w:themeColor="text1" w:themeTint="FF" w:themeShade="FF"/>
            </w:rPr>
          </w:rPrChange>
        </w:rPr>
        <w:t xml:space="preserve">O transporte de animais deve ser efetuado em veículos e contentores apropriados à espécie e </w:t>
      </w:r>
      <w:r w:rsidRPr="4C651409" w:rsidR="67460396">
        <w:rPr>
          <w:strike w:val="1"/>
          <w:color w:val="000000" w:themeColor="text1" w:themeTint="FF" w:themeShade="FF"/>
          <w:rPrChange w:author="Rui André Vidal" w:date="2026-06-30T11:43:11.54Z" w16du:dateUtc="2026-06-30T11:43:11.54Z" w:id="340220582">
            <w:rPr>
              <w:color w:val="000000" w:themeColor="text1" w:themeTint="FF" w:themeShade="FF"/>
            </w:rPr>
          </w:rPrChange>
        </w:rPr>
        <w:t>n.º</w:t>
      </w:r>
      <w:r w:rsidRPr="4C651409" w:rsidR="7451E8D7">
        <w:rPr>
          <w:strike w:val="1"/>
          <w:color w:val="000000" w:themeColor="text1" w:themeTint="FF" w:themeShade="FF"/>
          <w:rPrChange w:author="Rui André Vidal" w:date="2026-06-30T11:43:11.54Z" w16du:dateUtc="2026-06-30T11:43:11.54Z" w:id="383805637">
            <w:rPr>
              <w:color w:val="000000" w:themeColor="text1" w:themeTint="FF" w:themeShade="FF"/>
            </w:rPr>
          </w:rPrChange>
        </w:rPr>
        <w:t xml:space="preserve"> de animais a transportar, nomeadamente em termos de espaço, ventilação ou oxigenação, temperatura, segurança e fornecimento de água, de modo a salvaguardar a proteção dos mesmos e a segurança de pessoas e outros animais. </w:t>
      </w:r>
    </w:p>
    <w:p w:rsidRPr="005E2D3C" w:rsidR="005101CF" w:rsidP="4C651409" w:rsidRDefault="00F40A7F" w14:paraId="76D06FED" w14:textId="08A7ADD1">
      <w:pPr>
        <w:ind w:left="142" w:firstLine="0"/>
        <w:rPr>
          <w:strike w:val="1"/>
          <w:color w:val="000000" w:themeColor="text1"/>
          <w:rPrChange w:author="Rui André Vidal" w:date="2026-06-30T11:44:20.634Z" w:id="827733177">
            <w:rPr>
              <w:color w:val="000000" w:themeColor="text1" w:themeTint="FF" w:themeShade="FF"/>
            </w:rPr>
          </w:rPrChange>
        </w:rPr>
      </w:pPr>
      <w:r w:rsidRPr="4C651409" w:rsidR="10B6526A">
        <w:rPr>
          <w:strike w:val="1"/>
          <w:color w:val="000000" w:themeColor="text1" w:themeTint="FF" w:themeShade="FF"/>
          <w:rPrChange w:author="Rui André Vidal" w:date="2026-06-30T11:44:20.633Z" w16du:dateUtc="2026-06-30T11:44:20.633Z" w:id="1050967495">
            <w:rPr>
              <w:color w:val="000000" w:themeColor="text1" w:themeTint="FF" w:themeShade="FF"/>
            </w:rPr>
          </w:rPrChange>
        </w:rPr>
        <w:t xml:space="preserve">2 </w:t>
      </w:r>
      <w:r w:rsidRPr="4C651409" w:rsidR="7451E8D7">
        <w:rPr>
          <w:strike w:val="1"/>
          <w:color w:val="000000" w:themeColor="text1" w:themeTint="FF" w:themeShade="FF"/>
          <w:rPrChange w:author="Rui André Vidal" w:date="2026-06-30T11:44:20.633Z" w16du:dateUtc="2026-06-30T11:44:20.633Z" w:id="2025475825">
            <w:rPr>
              <w:color w:val="000000" w:themeColor="text1" w:themeTint="FF" w:themeShade="FF"/>
            </w:rPr>
          </w:rPrChange>
        </w:rPr>
        <w:t>-</w:t>
      </w:r>
      <w:r w:rsidRPr="4C651409" w:rsidR="7451E8D7">
        <w:rPr>
          <w:rFonts w:eastAsia="Arial"/>
          <w:strike w:val="1"/>
          <w:color w:val="000000" w:themeColor="text1" w:themeTint="FF" w:themeShade="FF"/>
          <w:rPrChange w:author="Rui André Vidal" w:date="2026-06-30T11:44:20.633Z" w16du:dateUtc="2026-06-30T11:44:20.633Z" w:id="1132696291">
            <w:rPr>
              <w:rFonts w:eastAsia="Arial"/>
              <w:color w:val="000000" w:themeColor="text1" w:themeTint="FF" w:themeShade="FF"/>
            </w:rPr>
          </w:rPrChange>
        </w:rPr>
        <w:t xml:space="preserve"> </w:t>
      </w:r>
      <w:r w:rsidRPr="4C651409" w:rsidR="7451E8D7">
        <w:rPr>
          <w:strike w:val="1"/>
          <w:color w:val="000000" w:themeColor="text1" w:themeTint="FF" w:themeShade="FF"/>
          <w:rPrChange w:author="Rui André Vidal" w:date="2026-06-30T11:44:20.633Z" w16du:dateUtc="2026-06-30T11:44:20.633Z" w:id="1239756520">
            <w:rPr>
              <w:color w:val="000000" w:themeColor="text1" w:themeTint="FF" w:themeShade="FF"/>
            </w:rPr>
          </w:rPrChange>
        </w:rPr>
        <w:t xml:space="preserve">Sem prejuízo do disposto no </w:t>
      </w:r>
      <w:r w:rsidRPr="4C651409" w:rsidR="55E7EF87">
        <w:rPr>
          <w:strike w:val="1"/>
          <w:color w:val="000000" w:themeColor="text1" w:themeTint="FF" w:themeShade="FF"/>
          <w:rPrChange w:author="Rui André Vidal" w:date="2026-06-30T11:44:20.633Z" w16du:dateUtc="2026-06-30T11:44:20.633Z" w:id="513498973">
            <w:rPr>
              <w:color w:val="000000" w:themeColor="text1" w:themeTint="FF" w:themeShade="FF"/>
            </w:rPr>
          </w:rPrChange>
        </w:rPr>
        <w:t>número anterior</w:t>
      </w:r>
      <w:r w:rsidRPr="4C651409" w:rsidR="7451E8D7">
        <w:rPr>
          <w:strike w:val="1"/>
          <w:color w:val="000000" w:themeColor="text1" w:themeTint="FF" w:themeShade="FF"/>
          <w:rPrChange w:author="Rui André Vidal" w:date="2026-06-30T11:44:20.633Z" w16du:dateUtc="2026-06-30T11:44:20.633Z" w:id="1334717998">
            <w:rPr>
              <w:color w:val="000000" w:themeColor="text1" w:themeTint="FF" w:themeShade="FF"/>
            </w:rPr>
          </w:rPrChange>
        </w:rPr>
        <w:t xml:space="preserve"> e em cumprimento do disposto no artigo 7.º da Lei n.º 92/95, de 12 de setembro, alterada pela Lei n.º 19/2002, de 31 de julho, a deslocação de animais de companhia, nomeadamente cães e gatos, em transportes públicos não pode ser recusada, desde que os mesmos sejam devidamente acompanhados, acondicionados e sujeitos a meios de contenção que não lhes permitam morder ou causar danos ou prejuízos a pessoas, outros animais ou bens, de acordo com as condições a fixar por </w:t>
      </w:r>
      <w:r w:rsidRPr="4C651409" w:rsidR="30301CF3">
        <w:rPr>
          <w:strike w:val="1"/>
          <w:color w:val="000000" w:themeColor="text1" w:themeTint="FF" w:themeShade="FF"/>
          <w:rPrChange w:author="Rui André Vidal" w:date="2026-06-30T11:44:20.633Z" w16du:dateUtc="2026-06-30T11:44:20.633Z" w:id="1294994173">
            <w:rPr>
              <w:color w:val="000000" w:themeColor="text1" w:themeTint="FF" w:themeShade="FF"/>
            </w:rPr>
          </w:rPrChange>
        </w:rPr>
        <w:t>Portaria</w:t>
      </w:r>
      <w:r w:rsidRPr="4C651409" w:rsidR="7451E8D7">
        <w:rPr>
          <w:strike w:val="1"/>
          <w:color w:val="000000" w:themeColor="text1" w:themeTint="FF" w:themeShade="FF"/>
          <w:rPrChange w:author="Rui André Vidal" w:date="2026-06-30T11:44:20.634Z" w16du:dateUtc="2026-06-30T11:44:20.634Z" w:id="406917982">
            <w:rPr>
              <w:color w:val="000000" w:themeColor="text1" w:themeTint="FF" w:themeShade="FF"/>
            </w:rPr>
          </w:rPrChange>
        </w:rPr>
        <w:t xml:space="preserve"> conjunta dos membros do Governo responsáveis pelas áreas dos transportes e da agricultura. </w:t>
      </w:r>
    </w:p>
    <w:p w:rsidRPr="005E2D3C" w:rsidR="005101CF" w:rsidP="4C651409" w:rsidRDefault="00F40A7F" w14:paraId="3173237E" w14:textId="57C0888A">
      <w:pPr>
        <w:ind w:left="142" w:firstLine="0"/>
        <w:rPr>
          <w:strike w:val="1"/>
          <w:color w:val="000000" w:themeColor="text1"/>
          <w:rPrChange w:author="Rui André Vidal" w:date="2026-06-30T11:43:16.091Z" w:id="573247215">
            <w:rPr>
              <w:color w:val="000000" w:themeColor="text1" w:themeTint="FF" w:themeShade="FF"/>
            </w:rPr>
          </w:rPrChange>
        </w:rPr>
      </w:pPr>
      <w:r w:rsidRPr="4C651409" w:rsidR="10B6526A">
        <w:rPr>
          <w:strike w:val="1"/>
          <w:color w:val="000000" w:themeColor="text1" w:themeTint="FF" w:themeShade="FF"/>
          <w:rPrChange w:author="Rui André Vidal" w:date="2026-06-30T11:43:16.09Z" w16du:dateUtc="2026-06-30T11:43:16.09Z" w:id="616839423">
            <w:rPr>
              <w:color w:val="000000" w:themeColor="text1" w:themeTint="FF" w:themeShade="FF"/>
            </w:rPr>
          </w:rPrChange>
        </w:rPr>
        <w:t xml:space="preserve">3 </w:t>
      </w:r>
      <w:r w:rsidRPr="4C651409" w:rsidR="7451E8D7">
        <w:rPr>
          <w:strike w:val="1"/>
          <w:color w:val="000000" w:themeColor="text1" w:themeTint="FF" w:themeShade="FF"/>
          <w:rPrChange w:author="Rui André Vidal" w:date="2026-06-30T11:43:16.09Z" w16du:dateUtc="2026-06-30T11:43:16.09Z" w:id="1503753015">
            <w:rPr>
              <w:color w:val="000000" w:themeColor="text1" w:themeTint="FF" w:themeShade="FF"/>
            </w:rPr>
          </w:rPrChange>
        </w:rPr>
        <w:t>-</w:t>
      </w:r>
      <w:r w:rsidRPr="4C651409" w:rsidR="7451E8D7">
        <w:rPr>
          <w:rFonts w:eastAsia="Arial"/>
          <w:strike w:val="1"/>
          <w:color w:val="000000" w:themeColor="text1" w:themeTint="FF" w:themeShade="FF"/>
          <w:rPrChange w:author="Rui André Vidal" w:date="2026-06-30T11:43:16.09Z" w16du:dateUtc="2026-06-30T11:43:16.09Z" w:id="1415981580">
            <w:rPr>
              <w:rFonts w:eastAsia="Arial"/>
              <w:color w:val="000000" w:themeColor="text1" w:themeTint="FF" w:themeShade="FF"/>
            </w:rPr>
          </w:rPrChange>
        </w:rPr>
        <w:t xml:space="preserve"> </w:t>
      </w:r>
      <w:r w:rsidRPr="4C651409" w:rsidR="7451E8D7">
        <w:rPr>
          <w:strike w:val="1"/>
          <w:color w:val="000000" w:themeColor="text1" w:themeTint="FF" w:themeShade="FF"/>
          <w:rPrChange w:author="Rui André Vidal" w:date="2026-06-30T11:43:16.09Z" w16du:dateUtc="2026-06-30T11:43:16.09Z" w:id="1931527760">
            <w:rPr>
              <w:color w:val="000000" w:themeColor="text1" w:themeTint="FF" w:themeShade="FF"/>
            </w:rPr>
          </w:rPrChange>
        </w:rPr>
        <w:t xml:space="preserve">Ao transporte de animais de companhia com fins comerciais aplicam-se as disposições do Regulamento (CE) n.º 1/2005, do Conselho, de 22 de dezembro de 2004. </w:t>
      </w:r>
      <w:r>
        <w:tab/>
      </w:r>
    </w:p>
    <w:p w:rsidRPr="005E2D3C" w:rsidR="00243575" w:rsidP="00F95DCA" w:rsidRDefault="00243575" w14:paraId="6060C4E2" w14:textId="5431BB3F"/>
    <w:p w:rsidRPr="00E01663" w:rsidR="005101CF" w:rsidP="00F95DCA" w:rsidRDefault="00A626AB" w14:paraId="73CDE445" w14:textId="376C4B02">
      <w:pPr>
        <w:pStyle w:val="Ttulo3"/>
      </w:pPr>
      <w:bookmarkStart w:name="_Toc223954445" w:id="289"/>
      <w:bookmarkStart w:name="_Toc391705463" w:id="1232513498"/>
      <w:r w:rsidR="6F5E8D5D">
        <w:rPr/>
        <w:t>Artigo 5</w:t>
      </w:r>
      <w:r w:rsidR="68876BDD">
        <w:rPr/>
        <w:t>7</w:t>
      </w:r>
      <w:r w:rsidR="6F5E8D5D">
        <w:rPr/>
        <w:t>.º</w:t>
      </w:r>
      <w:bookmarkEnd w:id="1232513498"/>
    </w:p>
    <w:p w:rsidRPr="00E01663" w:rsidR="005101CF" w:rsidP="00F95DCA" w:rsidRDefault="00A626AB" w14:paraId="6612B49B" w14:textId="3D5EBBCF">
      <w:pPr>
        <w:pStyle w:val="Ttulo3"/>
      </w:pPr>
      <w:bookmarkStart w:name="_Toc1892078208" w:id="1973588269"/>
      <w:r w:rsidR="6F5E8D5D">
        <w:rPr/>
        <w:t>Maneio</w:t>
      </w:r>
      <w:bookmarkEnd w:id="289"/>
      <w:commentRangeStart w:id="497146565"/>
      <w:commentRangeEnd w:id="497146565"/>
      <w:r>
        <w:rPr>
          <w:rStyle w:val="CommentReference"/>
        </w:rPr>
        <w:commentReference w:id="497146565"/>
      </w:r>
      <w:bookmarkEnd w:id="1973588269"/>
    </w:p>
    <w:p w:rsidRPr="005E2D3C" w:rsidR="005101CF" w:rsidP="00F95DCA" w:rsidRDefault="00F40A7F" w14:paraId="76A792E5" w14:textId="13EB60CA">
      <w:pPr>
        <w:ind w:left="142" w:firstLine="0"/>
      </w:pPr>
      <w:r w:rsidR="71D41144">
        <w:rPr/>
        <w:t xml:space="preserve">1 </w:t>
      </w:r>
      <w:r w:rsidR="6F5E8D5D">
        <w:rPr/>
        <w:t>-</w:t>
      </w:r>
      <w:r w:rsidRPr="292E8E6C" w:rsidR="6F5E8D5D">
        <w:rPr>
          <w:rFonts w:eastAsia="Arial"/>
        </w:rPr>
        <w:t xml:space="preserve"> </w:t>
      </w:r>
      <w:r w:rsidR="6F5E8D5D">
        <w:rPr/>
        <w:t xml:space="preserve">Nos </w:t>
      </w:r>
      <w:ins w:author="Maria Cristina Tavares Briosa" w:date="2026-07-06T17:20:08.117Z" w16du:dateUtc="2026-07-06T17:20:08.117Z" w:id="843380855">
        <w:r w:rsidR="53FA9DE2">
          <w:t xml:space="preserve">estabelecimentos </w:t>
        </w:r>
      </w:ins>
      <w:r w:rsidR="6F5E8D5D">
        <w:rPr/>
        <w:t>a</w:t>
      </w:r>
      <w:del w:author="Maria Cristina Tavares Briosa" w:date="2026-07-06T17:20:39.003Z" w16du:dateUtc="2026-07-06T17:20:39.003Z" w:id="57228984">
        <w:r w:rsidDel="6F5E8D5D">
          <w:delText>lojamentos de hospedagem</w:delText>
        </w:r>
      </w:del>
      <w:r w:rsidR="6F5E8D5D">
        <w:rPr/>
        <w:t xml:space="preserve"> de animais, </w:t>
      </w:r>
      <w:del w:author="Maria Cristina Tavares Briosa" w:date="2026-07-06T17:20:45.043Z" w16du:dateUtc="2026-07-06T17:20:45.043Z" w:id="305986721">
        <w:r w:rsidDel="6F5E8D5D">
          <w:delText>nos centros de recolha e</w:delText>
        </w:r>
      </w:del>
      <w:r w:rsidR="6F5E8D5D">
        <w:rPr/>
        <w:t xml:space="preserve"> </w:t>
      </w:r>
      <w:del w:author="Maria Cristina Tavares Briosa" w:date="2026-07-06T17:20:22.706Z" w16du:dateUtc="2026-07-06T17:20:22.706Z" w:id="1066396209">
        <w:r w:rsidDel="6F5E8D5D">
          <w:delText>nas hospedagens com fins médico-veterinários,</w:delText>
        </w:r>
      </w:del>
      <w:r w:rsidR="6F5E8D5D">
        <w:rPr/>
        <w:t xml:space="preserve"> a observação diária dos animais e o seu maneio, a organização da dieta e o tratamento médico-veterinário devem ser assegurados por pessoal com aptidão para o efeito e em </w:t>
      </w:r>
      <w:r w:rsidR="7BCD562F">
        <w:rPr/>
        <w:t>n.º</w:t>
      </w:r>
      <w:r w:rsidR="6F5E8D5D">
        <w:rPr/>
        <w:t xml:space="preserve"> adequado à quantidade e espécies animais que alojam. </w:t>
      </w:r>
    </w:p>
    <w:p w:rsidRPr="005E2D3C" w:rsidR="005101CF" w:rsidP="00F95DCA" w:rsidRDefault="00F40A7F" w14:paraId="15BB4D4F" w14:textId="3244B55F">
      <w:pPr>
        <w:ind w:left="142" w:firstLine="0"/>
      </w:pPr>
      <w:r>
        <w:t xml:space="preserve">2 </w:t>
      </w:r>
      <w:r w:rsidR="00A626AB">
        <w:t>-</w:t>
      </w:r>
      <w:r w:rsidR="00A626AB">
        <w:rPr>
          <w:rFonts w:eastAsia="Arial"/>
        </w:rPr>
        <w:t xml:space="preserve"> </w:t>
      </w:r>
      <w:r w:rsidR="00A626AB">
        <w:t xml:space="preserve">O maneio deve ser feito por pessoal que possua experiência ou formação adequada e sob a orientação de um médico-veterinário ou pessoa com competência para o efeito. </w:t>
      </w:r>
    </w:p>
    <w:p w:rsidRPr="005E2D3C" w:rsidR="005101CF" w:rsidP="00F95DCA" w:rsidRDefault="00F40A7F" w14:paraId="4D919BC0" w14:textId="35B72A25">
      <w:pPr>
        <w:ind w:left="142" w:firstLine="0"/>
      </w:pPr>
      <w:r>
        <w:t xml:space="preserve">3 </w:t>
      </w:r>
      <w:r w:rsidR="00A626AB">
        <w:t>-</w:t>
      </w:r>
      <w:r w:rsidR="00A626AB">
        <w:rPr>
          <w:rFonts w:eastAsia="Arial"/>
        </w:rPr>
        <w:t xml:space="preserve"> </w:t>
      </w:r>
      <w:r w:rsidR="00A626AB">
        <w:t xml:space="preserve">Todos os animais devem ser alvo de inspeção diária, sendo de imediato prestados os primeiros cuidados aos que tiverem sinais que levem a suspeitar estarem doentes, lesionados ou com alterações comportamentais. </w:t>
      </w:r>
    </w:p>
    <w:p w:rsidRPr="005E2D3C" w:rsidR="005101CF" w:rsidP="00F95DCA" w:rsidRDefault="00F40A7F" w14:paraId="6610FC99" w14:textId="6679DF24">
      <w:pPr>
        <w:ind w:left="142" w:firstLine="0"/>
      </w:pPr>
      <w:r>
        <w:t xml:space="preserve">4 </w:t>
      </w:r>
      <w:r w:rsidR="00A626AB">
        <w:t>-</w:t>
      </w:r>
      <w:r w:rsidR="00A626AB">
        <w:rPr>
          <w:rFonts w:eastAsia="Arial"/>
        </w:rPr>
        <w:t xml:space="preserve"> </w:t>
      </w:r>
      <w:r w:rsidR="00A626AB">
        <w:t xml:space="preserve">O manuseamento dos animais deve ser feito de forma a não lhes causar quaisquer dores, sofrimento ou distúrbios desnecessários. </w:t>
      </w:r>
    </w:p>
    <w:p w:rsidRPr="005E2D3C" w:rsidR="005101CF" w:rsidP="00F95DCA" w:rsidRDefault="00F40A7F" w14:paraId="34B77058" w14:textId="7765D9E2">
      <w:pPr>
        <w:ind w:left="142" w:firstLine="0"/>
      </w:pPr>
      <w:r>
        <w:t xml:space="preserve">5 </w:t>
      </w:r>
      <w:r w:rsidR="00A626AB">
        <w:t>-</w:t>
      </w:r>
      <w:r w:rsidR="00A626AB">
        <w:rPr>
          <w:rFonts w:eastAsia="Arial"/>
        </w:rPr>
        <w:t xml:space="preserve"> </w:t>
      </w:r>
      <w:r w:rsidR="00A626AB">
        <w:t xml:space="preserve">Quando houver necessidade de recorrer a meios de contenção, não devem estes causar ferimentos, dores ou angústia desnecessários aos animais. </w:t>
      </w:r>
    </w:p>
    <w:p w:rsidRPr="005E2D3C" w:rsidR="00151F5E" w:rsidP="00F95DCA" w:rsidRDefault="00151F5E" w14:paraId="4E1C1A4E" w14:textId="77777777">
      <w:pPr>
        <w:pStyle w:val="Ttulo3"/>
      </w:pPr>
    </w:p>
    <w:p w:rsidRPr="00E01663" w:rsidR="005101CF" w:rsidP="292E8E6C" w:rsidRDefault="00A626AB" w14:paraId="4045952B" w14:textId="7BC7485A">
      <w:pPr>
        <w:pStyle w:val="Ttulo3"/>
      </w:pPr>
      <w:bookmarkStart w:name="_Toc223954446" w:id="292"/>
      <w:bookmarkStart w:name="_Toc452343981" w:id="1954988957"/>
      <w:r w:rsidR="6F5E8D5D">
        <w:rPr/>
        <w:t>Artigo 5</w:t>
      </w:r>
      <w:r w:rsidR="68876BDD">
        <w:rPr/>
        <w:t>8</w:t>
      </w:r>
      <w:r w:rsidR="6F5E8D5D">
        <w:rPr/>
        <w:t>.º</w:t>
      </w:r>
      <w:bookmarkEnd w:id="1954988957"/>
    </w:p>
    <w:p w:rsidRPr="00E01663" w:rsidR="005101CF" w:rsidP="292E8E6C" w:rsidRDefault="00A626AB" w14:paraId="321B7278" w14:textId="4A060E47">
      <w:pPr>
        <w:pStyle w:val="Ttulo3"/>
      </w:pPr>
      <w:bookmarkStart w:name="_Toc844950541" w:id="1650395846"/>
      <w:r w:rsidR="6F5E8D5D">
        <w:rPr/>
        <w:t>Higiene</w:t>
      </w:r>
      <w:bookmarkEnd w:id="292"/>
      <w:bookmarkEnd w:id="1650395846"/>
    </w:p>
    <w:p w:rsidRPr="005E2D3C" w:rsidR="005101CF" w:rsidP="00F95DCA" w:rsidRDefault="00A626AB" w14:paraId="4533F99E" w14:textId="2DEDD9E7">
      <w:pPr>
        <w:ind w:left="142" w:firstLine="0"/>
      </w:pPr>
      <w:r w:rsidR="6F5E8D5D">
        <w:rPr/>
        <w:t>1 -</w:t>
      </w:r>
      <w:r w:rsidRPr="292E8E6C" w:rsidR="6F5E8D5D">
        <w:rPr>
          <w:rFonts w:eastAsia="Arial"/>
        </w:rPr>
        <w:t xml:space="preserve"> </w:t>
      </w:r>
      <w:r w:rsidR="6F5E8D5D">
        <w:rPr/>
        <w:t xml:space="preserve">Nos </w:t>
      </w:r>
      <w:ins w:author="Maria Cristina Tavares Briosa" w:date="2026-07-06T17:24:53.91Z" w16du:dateUtc="2026-07-06T17:24:53.91Z" w:id="596936746">
        <w:r w:rsidR="6A243A6C">
          <w:t xml:space="preserve">estabelecimentos </w:t>
        </w:r>
      </w:ins>
      <w:del w:author="Maria Cristina Tavares Briosa" w:date="2026-07-06T17:25:01.759Z" w16du:dateUtc="2026-07-06T17:25:01.759Z" w:id="1002472150">
        <w:r w:rsidDel="6F5E8D5D">
          <w:delText xml:space="preserve">locais </w:delText>
        </w:r>
      </w:del>
      <w:r w:rsidR="6F5E8D5D">
        <w:rPr/>
        <w:t xml:space="preserve">de criação, manutenção e venda bem como nos centros de recolha e </w:t>
      </w:r>
      <w:del w:author="Maria Cristina Tavares Briosa" w:date="2026-07-06T17:25:12.784Z" w16du:dateUtc="2026-07-06T17:25:12.784Z" w:id="2050469338">
        <w:r w:rsidDel="6F5E8D5D">
          <w:delText>alojamentos de hospedagem</w:delText>
        </w:r>
      </w:del>
      <w:ins w:author="Maria Cristina Tavares Briosa" w:date="2026-07-06T17:25:16.841Z" w16du:dateUtc="2026-07-06T17:25:16.841Z" w:id="1179406373">
        <w:r w:rsidR="7F77DE80">
          <w:t>abrigos</w:t>
        </w:r>
      </w:ins>
      <w:r w:rsidR="6F5E8D5D">
        <w:rPr/>
        <w:t xml:space="preserve"> devem ser cumpridos adequados padrões de higiene, nomeadamente no que respeita à higiene pessoal dos </w:t>
      </w:r>
      <w:r w:rsidR="6F5E8D5D">
        <w:rPr/>
        <w:t>tratadores</w:t>
      </w:r>
      <w:r w:rsidR="6F5E8D5D">
        <w:rPr/>
        <w:t xml:space="preserve"> e demais pessoal em contacto com os animais, às instalações e a todas as estruturas de apoio ao maneio e tratamento dos animais. </w:t>
      </w:r>
      <w:r>
        <w:tab/>
      </w:r>
      <w:r>
        <w:tab/>
      </w:r>
    </w:p>
    <w:p w:rsidRPr="005E2D3C" w:rsidR="005101CF" w:rsidP="00F95DCA" w:rsidRDefault="00CE5DAF" w14:paraId="75FBECF3" w14:textId="506A0EAC">
      <w:pPr>
        <w:ind w:left="142" w:firstLine="0"/>
      </w:pPr>
      <w:r>
        <w:t xml:space="preserve">2 </w:t>
      </w:r>
      <w:r w:rsidR="00A626AB">
        <w:t>-</w:t>
      </w:r>
      <w:r w:rsidR="00A626AB">
        <w:rPr>
          <w:rFonts w:eastAsia="Arial"/>
        </w:rPr>
        <w:t xml:space="preserve"> </w:t>
      </w:r>
      <w:r w:rsidR="00A626AB">
        <w:t xml:space="preserve">As instalações, o equipamento e as áreas adjacentes devem ser limpos com a periodicidade adequada, de modo a não criar perturbações desnecessárias aos animais, e, sempre que existirem tanques ou aquários, a água neles contida deve ser renovada com a frequência necessária à manutenção das suas condições higiossanitárias. </w:t>
      </w:r>
    </w:p>
    <w:p w:rsidRPr="005E2D3C" w:rsidR="005101CF" w:rsidP="00F95DCA" w:rsidRDefault="00CE5DAF" w14:paraId="5CBE1C37" w14:textId="17DDC469">
      <w:pPr>
        <w:ind w:left="142" w:firstLine="0"/>
      </w:pPr>
      <w:r>
        <w:t xml:space="preserve">3 </w:t>
      </w:r>
      <w:r w:rsidR="00A626AB">
        <w:t>-</w:t>
      </w:r>
      <w:r w:rsidR="00A626AB">
        <w:rPr>
          <w:rFonts w:eastAsia="Arial"/>
        </w:rPr>
        <w:t xml:space="preserve"> </w:t>
      </w:r>
      <w:r w:rsidR="00A626AB">
        <w:t xml:space="preserve">As instalações devem possuir uma boa capacidade de drenagem das águas sujas e os animais não devem poder ter acesso a tubos de drenagem de águas residuais. </w:t>
      </w:r>
    </w:p>
    <w:p w:rsidRPr="005E2D3C" w:rsidR="005101CF" w:rsidP="00F95DCA" w:rsidRDefault="00CE5DAF" w14:paraId="044D403A" w14:textId="61020E35">
      <w:pPr>
        <w:ind w:left="142" w:firstLine="0"/>
      </w:pPr>
      <w:r>
        <w:t xml:space="preserve">4 </w:t>
      </w:r>
      <w:r w:rsidR="00A626AB">
        <w:t>-</w:t>
      </w:r>
      <w:r w:rsidR="00A626AB">
        <w:rPr>
          <w:rFonts w:eastAsia="Arial"/>
        </w:rPr>
        <w:t xml:space="preserve"> </w:t>
      </w:r>
      <w:r w:rsidR="00A626AB">
        <w:t xml:space="preserve">Os detergentes e demais material de limpeza ou de desinfeção devem ser adequados e aplicados em concentrações que não sejam tóxicas para as espécies alojadas. </w:t>
      </w:r>
    </w:p>
    <w:p w:rsidRPr="005E2D3C" w:rsidR="005101CF" w:rsidP="00F95DCA" w:rsidRDefault="00CE5DAF" w14:paraId="22A5A72C" w14:textId="29B01C03">
      <w:pPr>
        <w:ind w:left="142" w:firstLine="0"/>
      </w:pPr>
      <w:r>
        <w:t xml:space="preserve">5 </w:t>
      </w:r>
      <w:r w:rsidR="00A626AB">
        <w:t>-</w:t>
      </w:r>
      <w:r w:rsidR="00A626AB">
        <w:rPr>
          <w:rFonts w:eastAsia="Arial"/>
        </w:rPr>
        <w:t xml:space="preserve"> </w:t>
      </w:r>
      <w:r w:rsidR="00A626AB">
        <w:t xml:space="preserve">O lixo deve ser removido das instalações de forma a salvaguardar quaisquer riscos para a saúde pública. </w:t>
      </w:r>
    </w:p>
    <w:p w:rsidRPr="005E2D3C" w:rsidR="005101CF" w:rsidP="00F95DCA" w:rsidRDefault="00CE5DAF" w14:paraId="480AFC01" w14:textId="0992F2EA">
      <w:pPr>
        <w:ind w:left="142" w:firstLine="0"/>
      </w:pPr>
      <w:r>
        <w:t xml:space="preserve">6 </w:t>
      </w:r>
      <w:r w:rsidR="00A626AB">
        <w:t>-</w:t>
      </w:r>
      <w:r w:rsidR="00A626AB">
        <w:rPr>
          <w:rFonts w:eastAsia="Arial"/>
        </w:rPr>
        <w:t xml:space="preserve"> </w:t>
      </w:r>
      <w:r w:rsidR="00A626AB">
        <w:t xml:space="preserve">Os locais referidos no n.º 1 devem dispor de um plano seguro e eficaz para o controlo de animais infestantes. </w:t>
      </w:r>
    </w:p>
    <w:p w:rsidRPr="005E2D3C" w:rsidR="005101CF" w:rsidP="00F95DCA" w:rsidRDefault="00CE5DAF" w14:paraId="687294F7" w14:textId="24CBF7FE">
      <w:pPr>
        <w:ind w:left="142" w:firstLine="0"/>
      </w:pPr>
      <w:r>
        <w:t xml:space="preserve">7 </w:t>
      </w:r>
      <w:r w:rsidR="00A626AB">
        <w:t>-</w:t>
      </w:r>
      <w:r w:rsidR="00A626AB">
        <w:rPr>
          <w:rFonts w:eastAsia="Arial"/>
        </w:rPr>
        <w:t xml:space="preserve"> </w:t>
      </w:r>
      <w:r w:rsidR="00A626AB">
        <w:t xml:space="preserve">Devem ser observadas rigorosas medidas de higiene em todos os espaços e utensílios usados na prestação de cuidados médico-veterinários e todo o material não reutilizável deve ser eliminado de forma adequada. </w:t>
      </w:r>
    </w:p>
    <w:p w:rsidRPr="005E2D3C" w:rsidR="00151F5E" w:rsidP="00F95DCA" w:rsidRDefault="00151F5E" w14:paraId="123A6AD3" w14:textId="77777777"/>
    <w:p w:rsidRPr="00E01663" w:rsidR="005101CF" w:rsidP="00F95DCA" w:rsidRDefault="00A626AB" w14:paraId="1D363B1B" w14:textId="44C663CF">
      <w:pPr>
        <w:pStyle w:val="Ttulo3"/>
      </w:pPr>
      <w:bookmarkStart w:name="_Toc223954447" w:id="295"/>
      <w:bookmarkStart w:name="_Toc1889246846" w:id="559170842"/>
      <w:r w:rsidR="6F5E8D5D">
        <w:rPr/>
        <w:t xml:space="preserve">Artigo </w:t>
      </w:r>
      <w:r w:rsidR="68876BDD">
        <w:rPr/>
        <w:t>59</w:t>
      </w:r>
      <w:r w:rsidR="6F5E8D5D">
        <w:rPr/>
        <w:t>.º</w:t>
      </w:r>
      <w:bookmarkEnd w:id="559170842"/>
    </w:p>
    <w:p w:rsidRPr="005E2D3C" w:rsidR="7706BE61" w:rsidP="292E8E6C" w:rsidRDefault="207D26C7" w14:paraId="38844E19" w14:textId="0C13EE6D">
      <w:pPr>
        <w:pStyle w:val="Ttulo3"/>
        <w:rPr>
          <w:b w:val="0"/>
          <w:bCs w:val="0"/>
          <w:i w:val="1"/>
          <w:iCs w:val="1"/>
        </w:rPr>
      </w:pPr>
      <w:bookmarkStart w:name="_Toc1260137549" w:id="1261410627"/>
      <w:r w:rsidR="1110196D">
        <w:rPr/>
        <w:t>Cuidados de saúde animal</w:t>
      </w:r>
      <w:bookmarkEnd w:id="295"/>
      <w:r w:rsidR="1110196D">
        <w:rPr/>
        <w:t xml:space="preserve"> </w:t>
      </w:r>
      <w:r w:rsidRPr="292E8E6C" w:rsidR="496B249C">
        <w:rPr>
          <w:b w:val="0"/>
          <w:bCs w:val="0"/>
          <w:i w:val="1"/>
          <w:iCs w:val="1"/>
        </w:rPr>
        <w:t>(</w:t>
      </w:r>
      <w:r w:rsidRPr="292E8E6C" w:rsidR="1110196D">
        <w:rPr>
          <w:i w:val="1"/>
          <w:iCs w:val="1"/>
        </w:rPr>
        <w:t>Operadores</w:t>
      </w:r>
      <w:r w:rsidRPr="292E8E6C" w:rsidR="496B249C">
        <w:rPr>
          <w:b w:val="0"/>
          <w:bCs w:val="0"/>
          <w:i w:val="1"/>
          <w:iCs w:val="1"/>
        </w:rPr>
        <w:t>)</w:t>
      </w:r>
      <w:bookmarkEnd w:id="1261410627"/>
    </w:p>
    <w:p w:rsidRPr="005E2D3C" w:rsidR="005101CF" w:rsidP="00F95DCA" w:rsidRDefault="60E1B6F4" w14:paraId="041011E2" w14:textId="73AE801F">
      <w:pPr>
        <w:ind w:left="142" w:firstLine="0"/>
      </w:pPr>
      <w:r>
        <w:t>1 -</w:t>
      </w:r>
      <w:r>
        <w:rPr>
          <w:rFonts w:eastAsia="Arial"/>
        </w:rPr>
        <w:t xml:space="preserve"> </w:t>
      </w:r>
      <w:r>
        <w:t xml:space="preserve">Sem prejuízo de quaisquer medidas determinadas pela DGAV, nos estabelecimentos, deve existir um programa de profilaxia médica e sanitária, elaborado e supervisionado pelo médico-veterinário responsável e executado por profissionais habilitados para o efeito. </w:t>
      </w:r>
      <w:r>
        <w:tab/>
      </w:r>
    </w:p>
    <w:p w:rsidR="003D03F3" w:rsidP="00CE5DAF" w:rsidRDefault="7B71A339" w14:paraId="0405A0A2" w14:textId="77777777">
      <w:pPr>
        <w:ind w:left="142" w:firstLine="0"/>
      </w:pPr>
      <w:r>
        <w:t>2 -</w:t>
      </w:r>
      <w:r>
        <w:rPr>
          <w:rFonts w:eastAsia="Arial"/>
        </w:rPr>
        <w:t xml:space="preserve"> </w:t>
      </w:r>
      <w:r>
        <w:t>Os medicamentos, produtos ou substâncias de prescrição médico-veterinária devem ser armazenados em locais secos e com acesso restrito.</w:t>
      </w:r>
    </w:p>
    <w:p w:rsidR="003D03F3" w:rsidP="00CE5DAF" w:rsidRDefault="7B71A339" w14:paraId="22E728EF" w14:textId="33AE2443">
      <w:pPr>
        <w:ind w:left="142" w:firstLine="0"/>
      </w:pPr>
      <w:r>
        <w:t>3 -</w:t>
      </w:r>
      <w:r>
        <w:rPr>
          <w:rFonts w:eastAsia="Arial"/>
        </w:rPr>
        <w:t xml:space="preserve"> </w:t>
      </w:r>
      <w:r>
        <w:t xml:space="preserve">A administração e utilização de medicamentos, produtos ou substâncias referidas no </w:t>
      </w:r>
      <w:r w:rsidR="008C56A9">
        <w:t>número anterior</w:t>
      </w:r>
      <w:r>
        <w:t>, deve ser feita sob orientação do médico-veterinário responsável.</w:t>
      </w:r>
    </w:p>
    <w:p w:rsidRPr="005E2D3C" w:rsidR="4EBE5CD8" w:rsidP="00F95DCA" w:rsidRDefault="7B71A339" w14:paraId="0E6A4CE6" w14:textId="3AB1F1D0">
      <w:pPr>
        <w:ind w:left="142" w:firstLine="0"/>
      </w:pPr>
      <w:r>
        <w:t>4 - Os operadores devem assegurar que:</w:t>
      </w:r>
    </w:p>
    <w:p w:rsidRPr="005E2D3C" w:rsidR="37A7ECE6" w:rsidP="00F95DCA" w:rsidRDefault="37A7ECE6" w14:paraId="734921F0" w14:textId="4FCCCE4A">
      <w:r>
        <w:t>a)</w:t>
      </w:r>
      <w:r>
        <w:tab/>
      </w:r>
      <w:r>
        <w:t xml:space="preserve">Os cães ou gatos pelos quais são responsáveis sejam inspecionados pelos tratadores de animais pelo menos uma vez por dia e que os cães e gatos vulneráveis, como os </w:t>
      </w:r>
      <w:r>
        <w:rPr>
          <w:rFonts w:ascii="Cambria Math" w:hAnsi="Cambria Math" w:cs="Cambria Math"/>
        </w:rPr>
        <w:t>‑</w:t>
      </w:r>
      <w:r>
        <w:t>recém-nascidos, os cães e gatos doentes ou feridos e as cadelas e gatas em período perinatal, sejam inspecionados com maior frequência;</w:t>
      </w:r>
    </w:p>
    <w:p w:rsidRPr="005E2D3C" w:rsidR="37A7ECE6" w:rsidP="00F95DCA" w:rsidRDefault="37A7ECE6" w14:paraId="053CEE40" w14:textId="42BB3649">
      <w:r>
        <w:t>b)</w:t>
      </w:r>
      <w:r>
        <w:tab/>
      </w:r>
      <w:r>
        <w:t>Os animais</w:t>
      </w:r>
      <w:r w:rsidR="003D03F3">
        <w:t xml:space="preserve"> </w:t>
      </w:r>
      <w:r>
        <w:t>cuja</w:t>
      </w:r>
      <w:r w:rsidR="0019190A">
        <w:t xml:space="preserve"> </w:t>
      </w:r>
      <w:r>
        <w:t>saúde e bem-estar estejam comprometidos sejam transferidos, se necessário e se adequado à espécie, sem demora injustificada para uma área separada, e, se necessário, recebam tratamento adequado;</w:t>
      </w:r>
    </w:p>
    <w:p w:rsidRPr="005E2D3C" w:rsidR="00553601" w:rsidP="00F95DCA" w:rsidRDefault="00553601" w14:paraId="078837EA" w14:textId="7B233472">
      <w:pPr>
        <w:ind w:left="0" w:firstLine="0"/>
        <w:rPr>
          <w:color w:val="000000" w:themeColor="text1"/>
        </w:rPr>
      </w:pPr>
    </w:p>
    <w:p w:rsidRPr="00E01663" w:rsidR="005101CF" w:rsidP="00F95DCA" w:rsidRDefault="00A626AB" w14:paraId="05E77C56" w14:textId="18AFA821">
      <w:pPr>
        <w:pStyle w:val="Ttulo2"/>
        <w:ind w:right="0"/>
      </w:pPr>
      <w:bookmarkStart w:name="_Toc223954448" w:id="298"/>
      <w:bookmarkStart w:name="_Toc423258931" w:id="648967089"/>
      <w:r w:rsidR="6F5E8D5D">
        <w:rPr/>
        <w:t>CAPÍTULO VI</w:t>
      </w:r>
      <w:bookmarkEnd w:id="648967089"/>
    </w:p>
    <w:p w:rsidRPr="00E01663" w:rsidR="005101CF" w:rsidP="00F95DCA" w:rsidRDefault="00A626AB" w14:paraId="0F164444" w14:textId="632F690F">
      <w:pPr>
        <w:pStyle w:val="Ttulo2"/>
        <w:ind w:right="0"/>
      </w:pPr>
      <w:commentRangeStart w:id="2041326380"/>
      <w:bookmarkStart w:name="_Toc180382457" w:id="305753835"/>
      <w:r w:rsidR="6F5E8D5D">
        <w:rPr/>
        <w:t>Meios de contenção</w:t>
      </w:r>
      <w:bookmarkEnd w:id="298"/>
      <w:commentRangeEnd w:id="2041326380"/>
      <w:r>
        <w:rPr>
          <w:rStyle w:val="CommentReference"/>
        </w:rPr>
        <w:commentReference w:id="2041326380"/>
      </w:r>
      <w:bookmarkEnd w:id="305753835"/>
    </w:p>
    <w:p w:rsidRPr="005E2D3C" w:rsidR="00553601" w:rsidP="00F95DCA" w:rsidRDefault="00553601" w14:paraId="16B542FF" w14:textId="77777777"/>
    <w:p w:rsidRPr="00E01663" w:rsidR="005101CF" w:rsidP="00F95DCA" w:rsidRDefault="00A626AB" w14:paraId="41AEF494" w14:textId="3ADBD79C">
      <w:pPr>
        <w:pStyle w:val="Ttulo3"/>
      </w:pPr>
      <w:bookmarkStart w:name="_Toc223954449" w:id="301"/>
      <w:bookmarkStart w:name="_Toc1506906784" w:id="301568916"/>
      <w:r w:rsidR="6F5E8D5D">
        <w:rPr/>
        <w:t xml:space="preserve">Artigo </w:t>
      </w:r>
      <w:r w:rsidR="68876BDD">
        <w:rPr/>
        <w:t>60</w:t>
      </w:r>
      <w:r w:rsidR="6F5E8D5D">
        <w:rPr/>
        <w:t>.º</w:t>
      </w:r>
      <w:bookmarkEnd w:id="301568916"/>
    </w:p>
    <w:p w:rsidRPr="00E01663" w:rsidR="70CCCE41" w:rsidP="00F95DCA" w:rsidRDefault="5A2E8871" w14:paraId="1373D732" w14:textId="24DEEEBB">
      <w:pPr>
        <w:pStyle w:val="Ttulo3"/>
      </w:pPr>
      <w:bookmarkStart w:name="_Toc1007329784" w:id="1983716216"/>
      <w:r w:rsidR="7F41D1BB">
        <w:rPr/>
        <w:t>Obrigatoriedade do uso de coleira ou peitoral e trela ou açaimo</w:t>
      </w:r>
      <w:bookmarkEnd w:id="301"/>
      <w:bookmarkEnd w:id="1983716216"/>
    </w:p>
    <w:p w:rsidRPr="005E2D3C" w:rsidR="005101CF" w:rsidP="00F95DCA" w:rsidRDefault="0019190A" w14:paraId="1713871C" w14:textId="04D1CE67">
      <w:pPr>
        <w:ind w:left="142" w:firstLine="0"/>
      </w:pPr>
      <w:r>
        <w:t xml:space="preserve">1 </w:t>
      </w:r>
      <w:r w:rsidR="00A626AB">
        <w:t>-</w:t>
      </w:r>
      <w:r w:rsidR="00A626AB">
        <w:rPr>
          <w:rFonts w:eastAsia="Arial"/>
        </w:rPr>
        <w:t xml:space="preserve"> </w:t>
      </w:r>
      <w:r w:rsidR="00A626AB">
        <w:t xml:space="preserve">Todos os cães e gatos que circulem na via ou lugar públicos devem usar coleira ou peitoral, os quais devem incluir o contacto do detentor. </w:t>
      </w:r>
    </w:p>
    <w:p w:rsidRPr="005E2D3C" w:rsidR="005101CF" w:rsidP="00F95DCA" w:rsidRDefault="0019190A" w14:paraId="301C207E" w14:textId="72BCFAAC">
      <w:pPr>
        <w:ind w:left="142" w:firstLine="0"/>
        <w:rPr>
          <w:ins w:author="Maria Cristina Tavares Briosa" w:date="2026-07-06T17:27:59.584Z" w16du:dateUtc="2026-07-06T17:27:59.584Z" w:id="838865146"/>
        </w:rPr>
      </w:pPr>
      <w:r w:rsidR="2B783070">
        <w:rPr/>
        <w:t xml:space="preserve">2 </w:t>
      </w:r>
      <w:r w:rsidR="27E8415B">
        <w:rPr/>
        <w:t>-</w:t>
      </w:r>
      <w:r w:rsidRPr="292E8E6C" w:rsidR="27E8415B">
        <w:rPr>
          <w:rFonts w:eastAsia="Arial"/>
        </w:rPr>
        <w:t xml:space="preserve"> </w:t>
      </w:r>
      <w:r w:rsidR="27E8415B">
        <w:rPr/>
        <w:t xml:space="preserve">Os cães só podem circular na via ou lugares públicos conduzidos à trela ou com açaimo funcional e acompanhados de </w:t>
      </w:r>
      <w:ins w:author="Maria Cristina Tavares Briosa" w:date="2026-07-06T17:27:32.248Z" w16du:dateUtc="2026-07-06T17:27:32.248Z" w:id="1718275195">
        <w:r w:rsidR="7AA6457F">
          <w:t xml:space="preserve">titular ou </w:t>
        </w:r>
      </w:ins>
      <w:r w:rsidR="27E8415B">
        <w:rPr/>
        <w:t>detentor, exceto em provas e treinos ou, tratando-se de animais utilizados na caça, durante os atos venatórios, bem como de cães de pastoreio e de cães de proteção de gado no âmbito da sua atividade-</w:t>
      </w:r>
      <w:r w:rsidRPr="292E8E6C" w:rsidR="27E8415B">
        <w:rPr>
          <w:rFonts w:eastAsia="Arial"/>
        </w:rPr>
        <w:t xml:space="preserve"> </w:t>
      </w:r>
    </w:p>
    <w:p w:rsidRPr="005E2D3C" w:rsidR="005101CF" w:rsidP="292E8E6C" w:rsidRDefault="0019190A" w14:paraId="33EAE61E" w14:textId="540C70D2">
      <w:pPr>
        <w:pStyle w:val="PargrafodaLista"/>
        <w:numPr>
          <w:ilvl w:val="0"/>
          <w:numId w:val="326"/>
        </w:numPr>
        <w:ind/>
        <w:rPr/>
        <w:pPrChange w:author="Maria Cristina Tavares Briosa" w:date="2026-07-06T17:28:02.944Z">
          <w:pPr>
            <w:ind w:left="142" w:firstLine="0"/>
          </w:pPr>
        </w:pPrChange>
      </w:pPr>
      <w:r w:rsidR="27E8415B">
        <w:rPr/>
        <w:t xml:space="preserve">O açaimo deve ser colocado sem </w:t>
      </w:r>
      <w:r w:rsidR="27E8415B">
        <w:rPr/>
        <w:t xml:space="preserve">prejuízo da atividade respiratória do animal e deve garantir que o mesmo não possa morder ou comer. </w:t>
      </w:r>
    </w:p>
    <w:p w:rsidRPr="005E2D3C" w:rsidR="005101CF" w:rsidP="00F95DCA" w:rsidRDefault="0019190A" w14:paraId="3F62A46A" w14:textId="3C386BCC">
      <w:pPr>
        <w:ind w:left="142" w:firstLine="0"/>
      </w:pPr>
      <w:r w:rsidR="2B783070">
        <w:rPr/>
        <w:t xml:space="preserve">3 </w:t>
      </w:r>
      <w:r w:rsidR="75E39FBA">
        <w:rPr/>
        <w:t>-</w:t>
      </w:r>
      <w:r w:rsidRPr="292E8E6C" w:rsidR="75E39FBA">
        <w:rPr>
          <w:rFonts w:eastAsia="Arial"/>
        </w:rPr>
        <w:t xml:space="preserve"> </w:t>
      </w:r>
      <w:r w:rsidR="75E39FBA">
        <w:rPr/>
        <w:t xml:space="preserve">Os meios de contenção exigidos para os cães potencialmente perigosos ou perigosos, </w:t>
      </w:r>
      <w:ins w:author="Maria Cristina Tavares Briosa" w:date="2026-07-06T17:28:27.906Z" w16du:dateUtc="2026-07-06T17:28:27.906Z" w:id="1621560065">
        <w:r w:rsidR="502EE4CE">
          <w:t xml:space="preserve">são os </w:t>
        </w:r>
      </w:ins>
      <w:del w:author="Maria Cristina Tavares Briosa" w:date="2026-07-06T17:28:32.939Z" w16du:dateUtc="2026-07-06T17:28:32.939Z" w:id="1916066966">
        <w:r w:rsidDel="75E39FBA">
          <w:delText>conforme</w:delText>
        </w:r>
      </w:del>
      <w:r w:rsidR="75E39FBA">
        <w:rPr/>
        <w:t xml:space="preserve"> previsto</w:t>
      </w:r>
      <w:ins w:author="Maria Cristina Tavares Briosa" w:date="2026-07-06T17:28:36.448Z" w16du:dateUtc="2026-07-06T17:28:36.448Z" w:id="1274162606">
        <w:r w:rsidR="04C86BF6">
          <w:t>s</w:t>
        </w:r>
      </w:ins>
      <w:r w:rsidR="75E39FBA">
        <w:rPr/>
        <w:t xml:space="preserve"> no </w:t>
      </w:r>
      <w:r w:rsidRPr="292E8E6C" w:rsidR="75E39FBA">
        <w:rPr>
          <w:highlight w:val="cyan"/>
        </w:rPr>
        <w:t>capítulo X.</w:t>
      </w:r>
    </w:p>
    <w:p w:rsidRPr="005E2D3C" w:rsidR="005101CF" w:rsidP="00F95DCA" w:rsidRDefault="0019190A" w14:paraId="464A49AE" w14:textId="2DE4F4C7">
      <w:pPr>
        <w:ind w:left="142" w:firstLine="0"/>
      </w:pPr>
      <w:r>
        <w:t xml:space="preserve">4 </w:t>
      </w:r>
      <w:r w:rsidR="00A626AB">
        <w:t>-</w:t>
      </w:r>
      <w:r w:rsidR="00A626AB">
        <w:rPr>
          <w:rFonts w:eastAsia="Arial"/>
        </w:rPr>
        <w:t xml:space="preserve"> </w:t>
      </w:r>
      <w:r w:rsidR="00A626AB">
        <w:t xml:space="preserve">As câmaras municipais, no âmbito das suas competências, podem criar zonas ou locais próprios para a permanência e circulação de cães e gatos, estabelecendo as condições em que esta se pode fazer sem os meios de contenção previstos neste artigo.  </w:t>
      </w:r>
    </w:p>
    <w:p w:rsidRPr="005E2D3C" w:rsidR="005101CF" w:rsidP="00F95DCA" w:rsidRDefault="0019190A" w14:paraId="2AF96384" w14:textId="28E850E5">
      <w:pPr>
        <w:ind w:left="142" w:firstLine="0"/>
      </w:pPr>
      <w:r w:rsidR="2B783070">
        <w:rPr/>
        <w:t xml:space="preserve">5 </w:t>
      </w:r>
      <w:r w:rsidR="7CAE7DC1">
        <w:rPr/>
        <w:t>-</w:t>
      </w:r>
      <w:r w:rsidRPr="292E8E6C" w:rsidR="7CAE7DC1">
        <w:rPr>
          <w:rFonts w:eastAsia="Arial"/>
        </w:rPr>
        <w:t xml:space="preserve"> </w:t>
      </w:r>
      <w:r w:rsidR="7CAE7DC1">
        <w:rPr/>
        <w:t xml:space="preserve">Os cães que transitem na via ou outro lugar público sem estarem acompanhados por </w:t>
      </w:r>
      <w:ins w:author="Maria Cristina Tavares Briosa" w:date="2026-07-06T17:28:52.898Z" w16du:dateUtc="2026-07-06T17:28:52.898Z" w:id="42604470">
        <w:r w:rsidR="49D71EBE">
          <w:t xml:space="preserve">titular ou </w:t>
        </w:r>
      </w:ins>
      <w:r w:rsidR="7CAE7DC1">
        <w:rPr/>
        <w:t xml:space="preserve">detentor são considerados errantes e devem ser recolhidos para o centro de recolha. </w:t>
      </w:r>
    </w:p>
    <w:p w:rsidRPr="005E2D3C" w:rsidR="0067507B" w:rsidP="00F95DCA" w:rsidRDefault="0067507B" w14:paraId="6651A3F3" w14:textId="77777777"/>
    <w:p w:rsidRPr="00E01663" w:rsidR="005101CF" w:rsidP="00F95DCA" w:rsidRDefault="00A626AB" w14:paraId="0459E7B5" w14:textId="1E52EA30">
      <w:pPr>
        <w:pStyle w:val="Ttulo2"/>
        <w:ind w:right="0"/>
      </w:pPr>
      <w:bookmarkStart w:name="_Toc223954450" w:id="304"/>
      <w:bookmarkStart w:name="_Toc1996663694" w:id="1226125715"/>
      <w:r w:rsidR="6F5E8D5D">
        <w:rPr/>
        <w:t>CAPÍTULO VII</w:t>
      </w:r>
      <w:bookmarkEnd w:id="1226125715"/>
    </w:p>
    <w:p w:rsidRPr="005E2D3C" w:rsidR="0067507B" w:rsidP="00F95DCA" w:rsidRDefault="00A626AB" w14:paraId="09A94416" w14:textId="187F9946">
      <w:pPr>
        <w:pStyle w:val="Ttulo2"/>
        <w:ind w:right="0"/>
      </w:pPr>
      <w:bookmarkStart w:name="_Toc1951043764" w:id="1034425605"/>
      <w:r w:rsidR="6F5E8D5D">
        <w:rPr/>
        <w:t>Intervenções cirúrgicas e mutilações</w:t>
      </w:r>
      <w:bookmarkEnd w:id="304"/>
      <w:bookmarkEnd w:id="1034425605"/>
    </w:p>
    <w:p w:rsidR="00E01663" w:rsidP="00E01663" w:rsidRDefault="00E01663" w14:paraId="0D6592CA" w14:textId="77777777">
      <w:pPr>
        <w:jc w:val="center"/>
        <w:rPr>
          <w:b/>
          <w:bCs/>
        </w:rPr>
      </w:pPr>
      <w:bookmarkStart w:name="_Toc223954451" w:id="307"/>
    </w:p>
    <w:p w:rsidRPr="00E01663" w:rsidR="00E01663" w:rsidP="00F95DCA" w:rsidRDefault="00A626AB" w14:paraId="277A5CE1" w14:textId="7083A0BF">
      <w:pPr>
        <w:pStyle w:val="Ttulo3"/>
      </w:pPr>
      <w:bookmarkStart w:name="_Toc1168422660" w:id="991758737"/>
      <w:r w:rsidR="6F5E8D5D">
        <w:rPr/>
        <w:t xml:space="preserve">Artigo </w:t>
      </w:r>
      <w:r w:rsidR="496B249C">
        <w:rPr/>
        <w:t>6</w:t>
      </w:r>
      <w:r w:rsidR="68876BDD">
        <w:rPr/>
        <w:t>1</w:t>
      </w:r>
      <w:r w:rsidR="6F5E8D5D">
        <w:rPr/>
        <w:t>.º</w:t>
      </w:r>
      <w:bookmarkEnd w:id="991758737"/>
    </w:p>
    <w:p w:rsidRPr="00E01663" w:rsidR="005101CF" w:rsidP="00F95DCA" w:rsidRDefault="00A626AB" w14:paraId="0D1A70BB" w14:textId="6543D1A2">
      <w:pPr>
        <w:pStyle w:val="Ttulo3"/>
      </w:pPr>
      <w:bookmarkStart w:name="_Toc1273386415" w:id="1514521501"/>
      <w:r w:rsidR="6F5E8D5D">
        <w:rPr/>
        <w:t>Intervenções cirúrgicas</w:t>
      </w:r>
      <w:bookmarkEnd w:id="307"/>
      <w:bookmarkEnd w:id="1514521501"/>
    </w:p>
    <w:p w:rsidRPr="005E2D3C" w:rsidR="005101CF" w:rsidP="00F95DCA" w:rsidRDefault="00A626AB" w14:paraId="4A636331" w14:textId="77777777">
      <w:r>
        <w:t xml:space="preserve">As intervenções cirúrgicas têm de ser executadas por um médico-veterinário. </w:t>
      </w:r>
    </w:p>
    <w:p w:rsidRPr="00F95DCA" w:rsidR="0067507B" w:rsidP="00F95DCA" w:rsidRDefault="0067507B" w14:paraId="16703076" w14:textId="77777777">
      <w:pPr>
        <w:jc w:val="center"/>
        <w:rPr>
          <w:b/>
          <w:bCs/>
        </w:rPr>
      </w:pPr>
    </w:p>
    <w:p w:rsidRPr="00E01663" w:rsidR="005101CF" w:rsidP="00F95DCA" w:rsidRDefault="00A626AB" w14:paraId="1515A28E" w14:textId="1779ADBE">
      <w:pPr>
        <w:pStyle w:val="Ttulo3"/>
      </w:pPr>
      <w:bookmarkStart w:name="_Toc223954452" w:id="310"/>
      <w:bookmarkStart w:name="_Toc449014554" w:id="979125228"/>
      <w:r w:rsidR="6F5E8D5D">
        <w:rPr/>
        <w:t xml:space="preserve">Artigo </w:t>
      </w:r>
      <w:r w:rsidR="496B249C">
        <w:rPr/>
        <w:t>6</w:t>
      </w:r>
      <w:r w:rsidR="68876BDD">
        <w:rPr/>
        <w:t>2</w:t>
      </w:r>
      <w:r w:rsidR="6F5E8D5D">
        <w:rPr/>
        <w:t>.º</w:t>
      </w:r>
      <w:bookmarkEnd w:id="979125228"/>
    </w:p>
    <w:p w:rsidRPr="00E01663" w:rsidR="005101CF" w:rsidP="00F95DCA" w:rsidRDefault="00A626AB" w14:paraId="14378065" w14:textId="4ACB022B">
      <w:pPr>
        <w:pStyle w:val="Ttulo3"/>
      </w:pPr>
      <w:commentRangeStart w:id="26265114"/>
      <w:bookmarkStart w:name="_Toc520928256" w:id="408890537"/>
      <w:r w:rsidR="6F5E8D5D">
        <w:rPr/>
        <w:t>Mutilações</w:t>
      </w:r>
      <w:bookmarkEnd w:id="310"/>
      <w:commentRangeEnd w:id="26265114"/>
      <w:r>
        <w:rPr>
          <w:rStyle w:val="CommentReference"/>
        </w:rPr>
        <w:commentReference w:id="26265114"/>
      </w:r>
      <w:bookmarkEnd w:id="408890537"/>
    </w:p>
    <w:p w:rsidRPr="005E2D3C" w:rsidR="3BED8919" w:rsidP="00F95DCA" w:rsidRDefault="0019190A" w14:paraId="5CA6259B" w14:textId="0D1177F8">
      <w:pPr>
        <w:ind w:left="142" w:firstLine="0"/>
        <w:rPr>
          <w:lang w:val="pt"/>
        </w:rPr>
      </w:pPr>
      <w:r>
        <w:t xml:space="preserve">1 </w:t>
      </w:r>
      <w:r w:rsidR="0A6E1445">
        <w:t>-</w:t>
      </w:r>
      <w:r w:rsidR="0A6E1445">
        <w:rPr>
          <w:rFonts w:eastAsia="Arial"/>
        </w:rPr>
        <w:t xml:space="preserve"> </w:t>
      </w:r>
      <w:r w:rsidR="0A6E1445">
        <w:t xml:space="preserve">São proibidas as mutilações que modifiquem a aparência dos animais ou que sejam realizadas com objetivos não curativos, designadamente </w:t>
      </w:r>
      <w:r w:rsidR="0A6E1445">
        <w:rPr>
          <w:lang w:val="pt"/>
        </w:rPr>
        <w:t>o corte das orelhas, o corte da cauda, a excisão de dentes ou presas, a excisão de garras, ou outros tipos de amputação digital parcial ou completa, assim como a ressecção de cordas ou pregas vocais.</w:t>
      </w:r>
    </w:p>
    <w:p w:rsidRPr="005E2D3C" w:rsidR="3BED8919" w:rsidP="00F95DCA" w:rsidRDefault="0019190A" w14:paraId="16C0E528" w14:textId="396E1BC1">
      <w:pPr>
        <w:ind w:left="142" w:firstLine="0"/>
        <w:rPr>
          <w:lang w:val="pt"/>
        </w:rPr>
      </w:pPr>
      <w:r>
        <w:rPr>
          <w:lang w:val="pt"/>
        </w:rPr>
        <w:t>2 -</w:t>
      </w:r>
      <w:r w:rsidR="0A6E1445">
        <w:t xml:space="preserve"> Apenas são permitidas as mutilações acima descritas apenas quando justificadas por indicação médica ou </w:t>
      </w:r>
      <w:r w:rsidR="0A6E1445">
        <w:rPr>
          <w:lang w:val="pt"/>
        </w:rPr>
        <w:t xml:space="preserve">profilática, com o único objetivo de manter ou melhorar a saúde dos cães ou gatos ou de prevenir que estes se lesionem. </w:t>
      </w:r>
    </w:p>
    <w:p w:rsidRPr="005E2D3C" w:rsidR="3BED8919" w:rsidP="00F95DCA" w:rsidRDefault="0019190A" w14:paraId="2C9C41DC" w14:textId="579C038A">
      <w:pPr>
        <w:ind w:left="142" w:firstLine="0"/>
        <w:rPr>
          <w:lang w:val="pt"/>
        </w:rPr>
      </w:pPr>
      <w:r>
        <w:rPr>
          <w:lang w:val="pt"/>
        </w:rPr>
        <w:t xml:space="preserve">3 - </w:t>
      </w:r>
      <w:r w:rsidR="01B1FC81">
        <w:rPr>
          <w:lang w:val="pt-BR"/>
        </w:rPr>
        <w:t>A título de derrogação do n.º 1, autoriza-se a marcação de gatos errantes esterilizados no âmbito de um programa de captura, esterilização e libertação.</w:t>
      </w:r>
    </w:p>
    <w:p w:rsidRPr="005E2D3C" w:rsidR="3BED8919" w:rsidP="00F95DCA" w:rsidRDefault="0019190A" w14:paraId="1FA08B24" w14:textId="1740B05C">
      <w:pPr>
        <w:ind w:left="142" w:firstLine="0"/>
        <w:rPr>
          <w:lang w:val="pt-BR"/>
        </w:rPr>
      </w:pPr>
      <w:r>
        <w:rPr>
          <w:lang w:val="pt-BR"/>
        </w:rPr>
        <w:t xml:space="preserve">4 </w:t>
      </w:r>
      <w:r w:rsidR="28F122DD">
        <w:rPr>
          <w:lang w:val="pt-BR"/>
        </w:rPr>
        <w:t xml:space="preserve">- Nos casos descritos nos </w:t>
      </w:r>
      <w:r w:rsidR="00BE60E5">
        <w:rPr>
          <w:lang w:val="pt-BR"/>
        </w:rPr>
        <w:t>n.º</w:t>
      </w:r>
      <w:r w:rsidR="28F122DD">
        <w:rPr>
          <w:lang w:val="pt-BR"/>
        </w:rPr>
        <w:t>s anteriores, os procedimentos só podem ser realizados sob anestesia e analgesia prolongada, e exclusivamente por um médico-veterinário.</w:t>
      </w:r>
    </w:p>
    <w:p w:rsidRPr="005E2D3C" w:rsidR="3BED8919" w:rsidP="00F95DCA" w:rsidRDefault="0019190A" w14:paraId="5AC10E55" w14:textId="10661CBD">
      <w:pPr>
        <w:ind w:left="142" w:firstLine="0"/>
        <w:rPr>
          <w:lang w:val="pt"/>
        </w:rPr>
      </w:pPr>
      <w:r w:rsidRPr="4C651409" w:rsidR="3B6703F1">
        <w:rPr>
          <w:lang w:val="pt"/>
        </w:rPr>
        <w:t xml:space="preserve">5 </w:t>
      </w:r>
      <w:r w:rsidRPr="4C651409" w:rsidR="1ECD389F">
        <w:rPr>
          <w:lang w:val="pt"/>
        </w:rPr>
        <w:t>- A indicação médica que justifica a m</w:t>
      </w:r>
      <w:commentRangeStart w:id="313"/>
      <w:r w:rsidRPr="4C651409" w:rsidR="1ECD389F">
        <w:rPr>
          <w:lang w:val="pt"/>
        </w:rPr>
        <w:t xml:space="preserve">utilação e os pormenores do procedimento realizado devem constar de um documento elaborado por um médico-veterinário, devendo este documento </w:t>
      </w:r>
      <w:r w:rsidRPr="4C651409" w:rsidR="1ECD389F">
        <w:rPr>
          <w:highlight w:val="yellow"/>
          <w:lang w:val="pt"/>
        </w:rPr>
        <w:t>s</w:t>
      </w:r>
      <w:commentRangeStart w:id="1412621603"/>
      <w:commentRangeStart w:id="1722207495"/>
      <w:r w:rsidRPr="4C651409" w:rsidR="1ECD389F">
        <w:rPr>
          <w:highlight w:val="yellow"/>
          <w:lang w:val="pt"/>
        </w:rPr>
        <w:t>er conservado pelo operador</w:t>
      </w:r>
      <w:r w:rsidRPr="4C651409" w:rsidR="1ECD389F">
        <w:rPr>
          <w:lang w:val="pt"/>
        </w:rPr>
        <w:t xml:space="preserve"> </w:t>
      </w:r>
      <w:commentRangeEnd w:id="1412621603"/>
      <w:r>
        <w:rPr>
          <w:rStyle w:val="CommentReference"/>
        </w:rPr>
        <w:commentReference w:id="1412621603"/>
      </w:r>
      <w:commentRangeEnd w:id="1722207495"/>
      <w:r>
        <w:rPr>
          <w:rStyle w:val="CommentReference"/>
        </w:rPr>
        <w:commentReference w:id="1722207495"/>
      </w:r>
      <w:r w:rsidRPr="4C651409" w:rsidR="1ECD389F">
        <w:rPr>
          <w:lang w:val="pt"/>
        </w:rPr>
        <w:t xml:space="preserve">e </w:t>
      </w:r>
      <w:del w:author="Rui André Vidal" w:date="2026-06-30T11:46:16.424Z" w16du:dateUtc="2026-06-30T11:46:16.424Z" w:id="1490349341">
        <w:r w:rsidRPr="4C651409" w:rsidDel="1ECD389F">
          <w:rPr>
            <w:lang w:val="pt"/>
          </w:rPr>
          <w:delText xml:space="preserve">deve </w:delText>
        </w:r>
      </w:del>
      <w:r w:rsidRPr="4C651409" w:rsidR="1ECD389F">
        <w:rPr>
          <w:lang w:val="pt"/>
        </w:rPr>
        <w:t xml:space="preserve">acompanhar o cão ou o gato quando este for transferido para outro estabelecimento ou proprietário. </w:t>
      </w:r>
    </w:p>
    <w:p w:rsidRPr="005E2D3C" w:rsidR="70CCCE41" w:rsidP="00F95DCA" w:rsidRDefault="0019190A" w14:paraId="47F48808" w14:textId="77068D81">
      <w:pPr>
        <w:ind w:left="142" w:firstLine="0"/>
      </w:pPr>
      <w:r>
        <w:rPr>
          <w:lang w:val="pt"/>
        </w:rPr>
        <w:t xml:space="preserve">6 </w:t>
      </w:r>
      <w:r w:rsidR="7C61D979">
        <w:rPr>
          <w:lang w:val="pt"/>
        </w:rPr>
        <w:t xml:space="preserve">- </w:t>
      </w:r>
      <w:commentRangeStart w:id="314"/>
      <w:r w:rsidR="7C61D979">
        <w:rPr>
          <w:lang w:val="pt"/>
        </w:rPr>
        <w:t>O operador deve conservar uma cópia do documento durant</w:t>
      </w:r>
      <w:commentRangeEnd w:id="313"/>
      <w:r w:rsidR="002251E2">
        <w:rPr>
          <w:rStyle w:val="Refdecomentrio"/>
          <w:sz w:val="24"/>
          <w:szCs w:val="24"/>
          <w:lang w:val="pt"/>
        </w:rPr>
        <w:commentReference w:id="313"/>
      </w:r>
      <w:r w:rsidR="7C61D979">
        <w:rPr>
          <w:lang w:val="pt"/>
        </w:rPr>
        <w:t>e os primeiros três anos após essa transferência.</w:t>
      </w:r>
      <w:commentRangeEnd w:id="314"/>
      <w:r w:rsidRPr="005E2D3C" w:rsidR="002251E2">
        <w:rPr>
          <w:rStyle w:val="Refdecomentrio"/>
          <w:sz w:val="24"/>
          <w:szCs w:val="24"/>
        </w:rPr>
        <w:commentReference w:id="314"/>
      </w:r>
    </w:p>
    <w:p w:rsidRPr="005E2D3C" w:rsidR="4652C387" w:rsidP="00F95DCA" w:rsidRDefault="0019190A" w14:paraId="63735DCB" w14:textId="3BD89FE5">
      <w:pPr>
        <w:ind w:left="142" w:firstLine="0"/>
      </w:pPr>
      <w:r>
        <w:t xml:space="preserve">7 </w:t>
      </w:r>
      <w:r w:rsidR="4652C387">
        <w:t>-</w:t>
      </w:r>
      <w:r w:rsidR="4652C387">
        <w:rPr>
          <w:rFonts w:eastAsia="Arial"/>
        </w:rPr>
        <w:t xml:space="preserve"> </w:t>
      </w:r>
      <w:r w:rsidR="4652C387">
        <w:t xml:space="preserve">Excetuam-se do disposto no </w:t>
      </w:r>
      <w:r w:rsidR="008C56A9">
        <w:t>número anterior</w:t>
      </w:r>
      <w:r w:rsidR="4652C387">
        <w:t xml:space="preserve"> as intervenções cirúrgicas feitas com vista a impedir a reprodução, por razões médico-veterinárias, ou no interesse particular do animal. </w:t>
      </w:r>
    </w:p>
    <w:p w:rsidRPr="005E2D3C" w:rsidR="4652C387" w:rsidP="00F95DCA" w:rsidRDefault="00AA7676" w14:paraId="71D39B92" w14:textId="05472EE3">
      <w:pPr>
        <w:ind w:left="142" w:firstLine="0"/>
      </w:pPr>
      <w:r>
        <w:rPr>
          <w:rFonts w:eastAsia="Arial"/>
        </w:rPr>
        <w:t xml:space="preserve">8 - </w:t>
      </w:r>
      <w:r w:rsidR="4652C387">
        <w:t xml:space="preserve">Os detentores de </w:t>
      </w:r>
      <w:r w:rsidRPr="00F95DCA" w:rsidR="4652C387">
        <w:rPr>
          <w:b/>
          <w:bCs/>
          <w:color w:val="auto"/>
        </w:rPr>
        <w:t>animais importados</w:t>
      </w:r>
      <w:r w:rsidRPr="00F95DCA" w:rsidR="4652C387">
        <w:rPr>
          <w:color w:val="auto"/>
        </w:rPr>
        <w:t xml:space="preserve"> </w:t>
      </w:r>
      <w:r w:rsidR="4652C387">
        <w:t>que apresentem quaisquer das amputações referidas no n.º 1 devem possuir documento comprovativo da necessidade dessa mutilação, passada pelo médico-veterinário que a ela procedeu, legalizado pela autoridade competente do respetivo país.</w:t>
      </w:r>
    </w:p>
    <w:p w:rsidRPr="00F95DCA" w:rsidR="70CCCE41" w:rsidP="00F95DCA" w:rsidRDefault="70CCCE41" w14:paraId="5BB58F17" w14:textId="72B9BAA5">
      <w:pPr>
        <w:jc w:val="center"/>
        <w:rPr>
          <w:b/>
          <w:bCs/>
          <w:lang w:val="pt"/>
        </w:rPr>
      </w:pPr>
    </w:p>
    <w:p w:rsidRPr="00E01663" w:rsidR="005101CF" w:rsidP="00F95DCA" w:rsidRDefault="00A626AB" w14:paraId="60F2886F" w14:textId="76ACBBAD">
      <w:pPr>
        <w:pStyle w:val="Ttulo2"/>
        <w:ind w:right="0"/>
      </w:pPr>
      <w:bookmarkStart w:name="_Toc223954453" w:id="315"/>
      <w:bookmarkStart w:name="_Toc1563866583" w:id="457707292"/>
      <w:r w:rsidR="6F5E8D5D">
        <w:rPr/>
        <w:t>CAPÍTULO VIII</w:t>
      </w:r>
      <w:bookmarkEnd w:id="457707292"/>
    </w:p>
    <w:p w:rsidRPr="00E01663" w:rsidR="005101CF" w:rsidP="00F95DCA" w:rsidRDefault="350E168B" w14:paraId="2D845C41" w14:textId="5DF71407">
      <w:pPr>
        <w:pStyle w:val="Ttulo2"/>
        <w:ind w:right="0"/>
      </w:pPr>
      <w:bookmarkStart w:name="_Toc857062241" w:id="1073426387"/>
      <w:r w:rsidR="27F2A592">
        <w:rPr/>
        <w:t>Registo e identificação</w:t>
      </w:r>
      <w:bookmarkEnd w:id="315"/>
      <w:r w:rsidR="27F2A592">
        <w:rPr/>
        <w:t xml:space="preserve"> e Sistemas de Informação</w:t>
      </w:r>
      <w:bookmarkEnd w:id="1073426387"/>
    </w:p>
    <w:p w:rsidRPr="005E2D3C" w:rsidR="0067507B" w:rsidP="00F95DCA" w:rsidRDefault="0067507B" w14:paraId="6C0A417E" w14:textId="77777777"/>
    <w:p w:rsidRPr="00E01663" w:rsidR="005101CF" w:rsidP="00F95DCA" w:rsidRDefault="00A626AB" w14:paraId="6392C1F6" w14:textId="30107A8D">
      <w:pPr>
        <w:pStyle w:val="Ttulo2"/>
        <w:ind w:right="0"/>
      </w:pPr>
      <w:bookmarkStart w:name="_Toc223954454" w:id="318"/>
      <w:bookmarkStart w:name="_Toc1854345020" w:id="930705938"/>
      <w:r w:rsidR="6F5E8D5D">
        <w:rPr/>
        <w:t>SECÇÃO I</w:t>
      </w:r>
      <w:bookmarkEnd w:id="318"/>
      <w:bookmarkEnd w:id="930705938"/>
    </w:p>
    <w:p w:rsidR="0067507B" w:rsidP="00F95DCA" w:rsidRDefault="2192648B" w14:paraId="3B8B30BE" w14:textId="033A3982">
      <w:pPr>
        <w:pStyle w:val="Ttulo2"/>
        <w:ind w:right="0"/>
      </w:pPr>
      <w:bookmarkStart w:name="_Toc1809558714" w:id="1289017039"/>
      <w:r w:rsidR="7D3A7F53">
        <w:rPr/>
        <w:t xml:space="preserve">Registo </w:t>
      </w:r>
      <w:r w:rsidR="496B249C">
        <w:rPr/>
        <w:t>no</w:t>
      </w:r>
      <w:r w:rsidR="7D3A7F53">
        <w:rPr/>
        <w:t xml:space="preserve"> Sistema de Informação de </w:t>
      </w:r>
      <w:commentRangeStart w:id="321"/>
      <w:r w:rsidR="7D3A7F53">
        <w:rPr/>
        <w:t>Animais</w:t>
      </w:r>
      <w:commentRangeEnd w:id="321"/>
      <w:r>
        <w:rPr>
          <w:rStyle w:val="CommentReference"/>
        </w:rPr>
        <w:commentReference w:id="321"/>
      </w:r>
      <w:r w:rsidR="7D3A7F53">
        <w:rPr/>
        <w:t xml:space="preserve"> de Companhia (SIAC)</w:t>
      </w:r>
      <w:bookmarkEnd w:id="1289017039"/>
    </w:p>
    <w:p w:rsidRPr="00F95DCA" w:rsidR="00FF4C56" w:rsidP="00F95DCA" w:rsidRDefault="00FF4C56" w14:paraId="009F4321" w14:textId="77777777">
      <w:pPr>
        <w:rPr>
          <w:b/>
          <w:bCs/>
        </w:rPr>
      </w:pPr>
    </w:p>
    <w:p w:rsidRPr="00E01663" w:rsidR="350E168B" w:rsidP="00F95DCA" w:rsidRDefault="350E168B" w14:paraId="276FC305" w14:textId="6BBCF23C">
      <w:pPr>
        <w:pStyle w:val="Ttulo3"/>
        <w:rPr>
          <w:rFonts w:eastAsia="Calibri"/>
        </w:rPr>
      </w:pPr>
      <w:bookmarkStart w:name="_Toc223954455" w:id="322"/>
      <w:bookmarkStart w:name="_Toc1788883484" w:id="141186100"/>
      <w:r w:rsidR="27F2A592">
        <w:rPr/>
        <w:t xml:space="preserve">Artigo </w:t>
      </w:r>
      <w:r w:rsidR="496B249C">
        <w:rPr/>
        <w:t>6</w:t>
      </w:r>
      <w:r w:rsidR="68876BDD">
        <w:rPr/>
        <w:t>3</w:t>
      </w:r>
      <w:r w:rsidR="27F2A592">
        <w:rPr/>
        <w:t>.º</w:t>
      </w:r>
      <w:bookmarkEnd w:id="141186100"/>
    </w:p>
    <w:p w:rsidRPr="00E01663" w:rsidR="51201D07" w:rsidP="00F95DCA" w:rsidRDefault="51201D07" w14:paraId="0C9E93D6" w14:textId="5EB32079">
      <w:pPr>
        <w:pStyle w:val="Ttulo3"/>
        <w:rPr>
          <w:rFonts w:eastAsia="Calibri"/>
        </w:rPr>
      </w:pPr>
      <w:bookmarkStart w:name="_Toc460427781" w:id="1550963347"/>
      <w:r w:rsidRPr="292E8E6C" w:rsidR="0E614584">
        <w:rPr>
          <w:rFonts w:eastAsia="Calibri"/>
        </w:rPr>
        <w:t>Sistema de Informação de Animais de Companhia</w:t>
      </w:r>
      <w:bookmarkEnd w:id="1550963347"/>
    </w:p>
    <w:p w:rsidRPr="005E2D3C" w:rsidR="51201D07" w:rsidP="00F95DCA" w:rsidRDefault="00AA7676" w14:paraId="572031B7" w14:textId="00AC4F94">
      <w:pPr>
        <w:ind w:left="142" w:firstLine="0"/>
        <w:rPr>
          <w:rFonts w:eastAsia="Calibri"/>
        </w:rPr>
      </w:pPr>
      <w:r>
        <w:rPr>
          <w:rFonts w:eastAsia="Calibri"/>
        </w:rPr>
        <w:t xml:space="preserve">1 - </w:t>
      </w:r>
      <w:r w:rsidR="013C85F9">
        <w:rPr>
          <w:rFonts w:eastAsia="Calibri"/>
        </w:rPr>
        <w:t xml:space="preserve">O SIAC reúne a informação relativa à rastreabilidade dos dispositivos de identificação, à identificação individual dos animais obrigados à marcação e registo, e à sua titularidade ou detenção, toda a informação sanitária e médica considerada como de registo obrigatório neste Decreto-Lei, </w:t>
      </w:r>
      <w:commentRangeStart w:id="325"/>
      <w:commentRangeStart w:id="326"/>
      <w:r w:rsidR="013C85F9">
        <w:rPr>
          <w:rFonts w:eastAsia="Calibri"/>
        </w:rPr>
        <w:t>e</w:t>
      </w:r>
      <w:commentRangeEnd w:id="325"/>
      <w:r w:rsidR="00D8441D">
        <w:rPr>
          <w:rStyle w:val="Refdecomentrio"/>
          <w:rFonts w:eastAsia="Calibri"/>
          <w:sz w:val="24"/>
          <w:szCs w:val="24"/>
        </w:rPr>
        <w:commentReference w:id="325"/>
      </w:r>
      <w:commentRangeEnd w:id="326"/>
      <w:r>
        <w:rPr>
          <w:rStyle w:val="CommentReference"/>
        </w:rPr>
        <w:commentReference w:id="326"/>
      </w:r>
      <w:r w:rsidR="013C85F9">
        <w:rPr>
          <w:rFonts w:eastAsia="Calibri"/>
        </w:rPr>
        <w:t xml:space="preserve"> outra informação que seja considerada importante e referida no Manual de Procedimentos, referido no artigo º 54 deste diploma. </w:t>
      </w:r>
    </w:p>
    <w:p w:rsidRPr="005E2D3C" w:rsidR="51201D07" w:rsidP="00F95DCA" w:rsidRDefault="00AA7676" w14:paraId="333641B0" w14:textId="44099AD5">
      <w:pPr>
        <w:ind w:left="142" w:firstLine="0"/>
        <w:rPr>
          <w:rFonts w:eastAsia="Calibri"/>
        </w:rPr>
      </w:pPr>
      <w:r>
        <w:rPr>
          <w:rFonts w:eastAsia="Calibri"/>
        </w:rPr>
        <w:t xml:space="preserve">2 - </w:t>
      </w:r>
      <w:r w:rsidR="51201D07">
        <w:rPr>
          <w:rFonts w:eastAsia="Calibri"/>
        </w:rPr>
        <w:t>A DGAV, é a entidade responsável pelo SIAC, competindo-lhe assegurar o seu funcionamento e o tratamento dos dados nele reunidos</w:t>
      </w:r>
    </w:p>
    <w:p w:rsidRPr="005E2D3C" w:rsidR="51201D07" w:rsidP="00F95DCA" w:rsidRDefault="00AA7676" w14:paraId="552500B5" w14:textId="758F3D00">
      <w:pPr>
        <w:ind w:left="142" w:firstLine="0"/>
        <w:rPr>
          <w:rFonts w:eastAsia="Calibri"/>
        </w:rPr>
      </w:pPr>
      <w:r>
        <w:rPr>
          <w:rFonts w:eastAsia="Calibri"/>
        </w:rPr>
        <w:t xml:space="preserve">3 - </w:t>
      </w:r>
      <w:r w:rsidR="51201D07">
        <w:rPr>
          <w:rFonts w:eastAsia="Calibri"/>
        </w:rPr>
        <w:t xml:space="preserve">A DGAV, pode atribuir a gestão do SIAC a outras entidades, mediante a celebração de protocolo e sob sua supervisão, observado o regime de subcontratação de tratamento de dados pessoais. </w:t>
      </w:r>
    </w:p>
    <w:p w:rsidRPr="005E2D3C" w:rsidR="51201D07" w:rsidP="00F95DCA" w:rsidRDefault="51201D07" w14:paraId="3E06E243" w14:textId="0863E7F3">
      <w:pPr>
        <w:ind w:left="142" w:firstLine="0"/>
        <w:rPr>
          <w:rFonts w:eastAsia="Calibri"/>
        </w:rPr>
      </w:pPr>
      <w:r>
        <w:rPr>
          <w:rFonts w:eastAsia="Calibri"/>
        </w:rPr>
        <w:t>4 - As normas e procedimentos relativos ao funcionamento do SIAC, bem como a gestão das entidades com acesso e respetivos perfis de acesso, são aprovados pela DGAV, e devem constar do Manual de Procedimentos SIAC.</w:t>
      </w:r>
    </w:p>
    <w:p w:rsidRPr="005E2D3C" w:rsidR="51201D07" w:rsidP="00F95DCA" w:rsidRDefault="00AA7676" w14:paraId="21125F85" w14:textId="63582AA3">
      <w:pPr>
        <w:ind w:left="142" w:firstLine="0"/>
        <w:rPr>
          <w:rFonts w:eastAsia="Calibri"/>
        </w:rPr>
      </w:pPr>
      <w:r w:rsidRPr="69805533" w:rsidR="00AA7676">
        <w:rPr>
          <w:rFonts w:eastAsia="Calibri"/>
        </w:rPr>
        <w:t xml:space="preserve">5 - </w:t>
      </w:r>
      <w:r w:rsidRPr="69805533" w:rsidR="51201D07">
        <w:rPr>
          <w:rFonts w:eastAsia="Calibri"/>
        </w:rPr>
        <w:t>A DGAV, pode determinar, por decisão fundamentada, a suspensão provisória e cautelar do acesso ao SIAC a uma entidade, ou médico-veterinário ou titular de animal de companhia ou</w:t>
      </w:r>
      <w:r w:rsidRPr="69805533" w:rsidR="00AA7676">
        <w:rPr>
          <w:rFonts w:eastAsia="Calibri"/>
        </w:rPr>
        <w:t xml:space="preserve"> </w:t>
      </w:r>
      <w:r w:rsidRPr="69805533" w:rsidR="51201D07">
        <w:rPr>
          <w:rFonts w:eastAsia="Calibri"/>
        </w:rPr>
        <w:t xml:space="preserve">operador, sempre que sejam identificados incumprimentos graves das normas prevista no Manual de Procedimentos SIAC, até à decisão que aplique a </w:t>
      </w:r>
      <w:r w:rsidRPr="69805533" w:rsidR="51201D07">
        <w:rPr>
          <w:rFonts w:eastAsia="Calibri"/>
        </w:rPr>
        <w:t xml:space="preserve">correspondente contraordenação, nomeadamente as previstas </w:t>
      </w:r>
      <w:r w:rsidRPr="69805533" w:rsidR="51201D07">
        <w:rPr>
          <w:rFonts w:eastAsia="Calibri"/>
          <w:highlight w:val="cyan"/>
        </w:rPr>
        <w:t xml:space="preserve">no artigo </w:t>
      </w:r>
      <w:ins w:author="Rui André Vidal" w:date="2026-06-30T13:30:42.418Z" w16du:dateUtc="2026-06-30T13:30:42.418Z" w:id="1635269617">
        <w:r w:rsidRPr="69805533" w:rsidR="16F97518">
          <w:rPr>
            <w:rFonts w:eastAsia="Calibri"/>
            <w:highlight w:val="cyan"/>
          </w:rPr>
          <w:t>140</w:t>
        </w:r>
      </w:ins>
      <w:r w:rsidRPr="69805533" w:rsidR="004138DF">
        <w:rPr>
          <w:rFonts w:eastAsia="Calibri"/>
          <w:highlight w:val="cyan"/>
        </w:rPr>
        <w:t>.</w:t>
      </w:r>
      <w:ins w:author="Rui André Vidal" w:date="2026-06-30T13:30:49.311Z" w16du:dateUtc="2026-06-30T13:30:49.311Z" w:id="1179228979">
        <w:r w:rsidRPr="69805533" w:rsidR="11CC4A3B">
          <w:rPr>
            <w:rFonts w:eastAsia="Calibri"/>
            <w:highlight w:val="cyan"/>
          </w:rPr>
          <w:t>º (CO)</w:t>
        </w:r>
      </w:ins>
    </w:p>
    <w:p w:rsidRPr="005E2D3C" w:rsidR="51201D07" w:rsidP="00F95DCA" w:rsidRDefault="00AA7676" w14:paraId="0E0527F4" w14:textId="23686D9F">
      <w:pPr>
        <w:ind w:left="142" w:firstLine="0"/>
        <w:rPr>
          <w:rFonts w:eastAsia="Calibri"/>
        </w:rPr>
      </w:pPr>
      <w:r>
        <w:rPr>
          <w:rFonts w:eastAsia="Calibri"/>
        </w:rPr>
        <w:t xml:space="preserve">6 - </w:t>
      </w:r>
      <w:r w:rsidR="51201D07">
        <w:rPr>
          <w:rFonts w:eastAsia="Calibri"/>
        </w:rPr>
        <w:t xml:space="preserve">Sempre que se mostre necessário à operacionalização do SIAC ou ao cumprimento das suas finalidades, deve promover-se a transmissão de dados entre sistemas de informação através da Plataforma de Interoperabilidade da Administração Pública (iAP), nos termos do Decreto-Lei n.º 135/99, de 22 de abril, na sua redação atual, e da Resolução do Conselho de Ministros n.º 42/2015, de 19 de junho, mediante </w:t>
      </w:r>
      <w:r w:rsidR="0052508A">
        <w:rPr>
          <w:rFonts w:eastAsia="Calibri"/>
        </w:rPr>
        <w:t>Portaria</w:t>
      </w:r>
      <w:r w:rsidR="51201D07">
        <w:rPr>
          <w:rFonts w:eastAsia="Calibri"/>
        </w:rPr>
        <w:t xml:space="preserve"> do membro do Governo responsável pela área da agricultura, que tipifique as situações em que pode justificar-se a transmissão de dados pessoais e as bases de dados entre as quais pode ocorrer tal transmissão.</w:t>
      </w:r>
    </w:p>
    <w:p w:rsidRPr="005E2D3C" w:rsidR="51201D07" w:rsidP="00F95DCA" w:rsidRDefault="00AA7676" w14:paraId="311F637C" w14:textId="7F9A4F14">
      <w:pPr>
        <w:ind w:left="142" w:firstLine="0"/>
        <w:rPr>
          <w:rFonts w:eastAsia="Calibri"/>
        </w:rPr>
      </w:pPr>
      <w:r>
        <w:rPr>
          <w:rFonts w:eastAsia="Calibri"/>
        </w:rPr>
        <w:t xml:space="preserve">7 - </w:t>
      </w:r>
      <w:commentRangeStart w:id="327"/>
      <w:r w:rsidR="51201D07">
        <w:rPr>
          <w:rFonts w:eastAsia="Calibri"/>
        </w:rPr>
        <w:t>O SIAC deverá adaptar-se caso seja determinado por legislação comunitária a interoperabilidade entre as bases de dados de registo de cães e gatos</w:t>
      </w:r>
      <w:commentRangeEnd w:id="327"/>
      <w:r w:rsidRPr="005E2D3C" w:rsidR="00D8441D">
        <w:rPr>
          <w:rStyle w:val="Refdecomentrio"/>
          <w:rFonts w:eastAsia="Calibri"/>
          <w:sz w:val="24"/>
          <w:szCs w:val="24"/>
        </w:rPr>
        <w:commentReference w:id="327"/>
      </w:r>
    </w:p>
    <w:p w:rsidRPr="005E2D3C" w:rsidR="51201D07" w:rsidP="00F95DCA" w:rsidRDefault="00AA7676" w14:paraId="2603C7C3" w14:textId="615106EF">
      <w:pPr>
        <w:ind w:left="142" w:firstLine="0"/>
        <w:rPr>
          <w:rFonts w:eastAsia="Calibri"/>
        </w:rPr>
      </w:pPr>
      <w:r>
        <w:rPr>
          <w:rFonts w:eastAsia="Calibri"/>
        </w:rPr>
        <w:t xml:space="preserve">8 - </w:t>
      </w:r>
      <w:r w:rsidR="51201D07">
        <w:rPr>
          <w:rFonts w:eastAsia="Calibri"/>
        </w:rPr>
        <w:t>Nas regras e procedimentos de segurança, para acesso e tratamento de informação no SIAC, deve ser obrigatoriamente prevista a utilização de mecanismos de autenticação eletrónica através do Cartão de Cidadão e Chave Móvel Digital.</w:t>
      </w:r>
    </w:p>
    <w:p w:rsidRPr="005E2D3C" w:rsidR="51201D07" w:rsidP="00F95DCA" w:rsidRDefault="00AA7676" w14:paraId="38535887" w14:textId="6C54BE50">
      <w:pPr>
        <w:ind w:left="142" w:firstLine="0"/>
        <w:rPr>
          <w:rFonts w:eastAsia="Calibri"/>
        </w:rPr>
      </w:pPr>
      <w:r>
        <w:rPr>
          <w:rFonts w:eastAsia="Calibri"/>
        </w:rPr>
        <w:t xml:space="preserve">9 </w:t>
      </w:r>
      <w:r w:rsidR="51201D07">
        <w:rPr>
          <w:rFonts w:eastAsia="Calibri"/>
        </w:rPr>
        <w:t>- 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rsidRPr="005E2D3C" w:rsidR="4CCB09DA" w:rsidP="00F95DCA" w:rsidRDefault="00AA7676" w14:paraId="3436C4D0" w14:textId="259CF170">
      <w:pPr>
        <w:ind w:left="142" w:firstLine="0"/>
        <w:rPr>
          <w:rFonts w:eastAsia="Calibri"/>
          <w:color w:val="000000" w:themeColor="text1"/>
        </w:rPr>
      </w:pPr>
      <w:r w:rsidRPr="69805533" w:rsidR="00AA7676">
        <w:rPr>
          <w:rFonts w:eastAsia="Calibri"/>
          <w:color w:val="000000" w:themeColor="text1" w:themeTint="FF" w:themeShade="FF"/>
        </w:rPr>
        <w:t xml:space="preserve">10 - </w:t>
      </w:r>
      <w:r w:rsidRPr="69805533" w:rsidR="07C9B79E">
        <w:rPr>
          <w:rFonts w:eastAsia="Calibri"/>
          <w:color w:val="000000" w:themeColor="text1" w:themeTint="FF" w:themeShade="FF"/>
        </w:rPr>
        <w:t xml:space="preserve">Para apoio à monitorização e controlo do </w:t>
      </w:r>
      <w:r w:rsidRPr="69805533" w:rsidR="00BE60E5">
        <w:rPr>
          <w:rFonts w:eastAsia="Calibri"/>
          <w:color w:val="000000" w:themeColor="text1" w:themeTint="FF" w:themeShade="FF"/>
        </w:rPr>
        <w:t>n.º</w:t>
      </w:r>
      <w:r w:rsidRPr="69805533" w:rsidR="07C9B79E">
        <w:rPr>
          <w:rFonts w:eastAsia="Calibri"/>
          <w:color w:val="000000" w:themeColor="text1" w:themeTint="FF" w:themeShade="FF"/>
        </w:rPr>
        <w:t xml:space="preserve"> de animais de companhia por habitação, os municípios e as juntas de freguesia, tem acesso às identificações dos animais de </w:t>
      </w:r>
      <w:r w:rsidRPr="69805533" w:rsidR="07C9B79E">
        <w:rPr>
          <w:rFonts w:eastAsia="Calibri"/>
          <w:color w:val="000000" w:themeColor="text1" w:themeTint="FF" w:themeShade="FF"/>
        </w:rPr>
        <w:t>companhia, aos titulares</w:t>
      </w:r>
      <w:r w:rsidRPr="69805533" w:rsidR="00FF4C56">
        <w:rPr>
          <w:rFonts w:eastAsia="Calibri"/>
          <w:strike w:val="1"/>
          <w:color w:val="000000" w:themeColor="text1" w:themeTint="FF" w:themeShade="FF"/>
        </w:rPr>
        <w:t xml:space="preserve">, </w:t>
      </w:r>
      <w:r w:rsidRPr="69805533" w:rsidR="07C9B79E">
        <w:rPr>
          <w:rFonts w:eastAsia="Calibri"/>
          <w:color w:val="000000" w:themeColor="text1" w:themeTint="FF" w:themeShade="FF"/>
        </w:rPr>
        <w:t>aos detentores, aos lares de acolhimento e ao local de permanência dos mesmos,</w:t>
      </w:r>
      <w:r w:rsidRPr="69805533" w:rsidR="07C9B79E">
        <w:rPr>
          <w:rFonts w:eastAsia="Calibri"/>
          <w:color w:val="000000" w:themeColor="text1" w:themeTint="FF" w:themeShade="FF"/>
        </w:rPr>
        <w:t xml:space="preserve"> nos seus territórios.</w:t>
      </w:r>
    </w:p>
    <w:p w:rsidRPr="00F95DCA" w:rsidR="54955807" w:rsidP="00F95DCA" w:rsidRDefault="7072CE87" w14:paraId="599AE01B" w14:textId="4177362B">
      <w:pPr>
        <w:ind w:left="142" w:firstLine="0"/>
        <w:rPr>
          <w:color w:val="000000" w:themeColor="text1"/>
        </w:rPr>
      </w:pPr>
      <w:r>
        <w:t xml:space="preserve"> </w:t>
      </w:r>
      <w:r w:rsidRPr="004138DF" w:rsidR="00AA7676">
        <w:t xml:space="preserve">11 - </w:t>
      </w:r>
      <w:r w:rsidRPr="00F95DCA" w:rsidR="54955807">
        <w:rPr>
          <w:color w:val="000000" w:themeColor="text1"/>
        </w:rPr>
        <w:t xml:space="preserve">O sistema referido no XXX deve permitir aos </w:t>
      </w:r>
      <w:commentRangeStart w:id="329"/>
      <w:r w:rsidRPr="00F95DCA" w:rsidR="54955807">
        <w:rPr>
          <w:color w:val="000000" w:themeColor="text1"/>
        </w:rPr>
        <w:t>adquirentes</w:t>
      </w:r>
      <w:commentRangeEnd w:id="329"/>
      <w:r w:rsidRPr="00F95DCA" w:rsidR="00D8441D">
        <w:rPr>
          <w:rStyle w:val="Refdecomentrio"/>
          <w:color w:val="000000" w:themeColor="text1"/>
          <w:sz w:val="24"/>
          <w:szCs w:val="24"/>
        </w:rPr>
        <w:commentReference w:id="329"/>
      </w:r>
      <w:r w:rsidRPr="00F95DCA" w:rsidR="54955807">
        <w:rPr>
          <w:color w:val="000000" w:themeColor="text1"/>
        </w:rPr>
        <w:t xml:space="preserve"> verificar a autenticidade da identificação, do registo e da propriedade dos cães ou gatos anunciados em linha.</w:t>
      </w:r>
    </w:p>
    <w:p w:rsidRPr="005E2D3C" w:rsidR="64C5F583" w:rsidP="00F95DCA" w:rsidRDefault="64C5F583" w14:paraId="19461BFC" w14:textId="3A92D5B6"/>
    <w:p w:rsidRPr="00E01663" w:rsidR="005101CF" w:rsidP="00F95DCA" w:rsidRDefault="350E168B" w14:paraId="6D25E345" w14:textId="1565D72E">
      <w:pPr>
        <w:pStyle w:val="Ttulo3"/>
      </w:pPr>
      <w:bookmarkStart w:name="_Toc223954456" w:id="330"/>
      <w:bookmarkEnd w:id="322"/>
      <w:bookmarkStart w:name="_Toc1184209927" w:id="165913281"/>
      <w:r w:rsidR="27F2A592">
        <w:rPr/>
        <w:t xml:space="preserve">Artigo </w:t>
      </w:r>
      <w:r w:rsidR="496B249C">
        <w:rPr/>
        <w:t>6</w:t>
      </w:r>
      <w:r w:rsidR="68876BDD">
        <w:rPr/>
        <w:t>4</w:t>
      </w:r>
      <w:r w:rsidR="27F2A592">
        <w:rPr/>
        <w:t>.º</w:t>
      </w:r>
      <w:bookmarkEnd w:id="165913281"/>
    </w:p>
    <w:p w:rsidRPr="00E01663" w:rsidR="005101CF" w:rsidP="00F95DCA" w:rsidRDefault="73033B2C" w14:paraId="7DF48FCA" w14:textId="06E01A62">
      <w:pPr>
        <w:pStyle w:val="Ttulo3"/>
        <w:rPr>
          <w:rFonts w:eastAsia="Calibri"/>
        </w:rPr>
      </w:pPr>
      <w:bookmarkStart w:name="_Toc415029141" w:id="1654654167"/>
      <w:r w:rsidRPr="292E8E6C" w:rsidR="487801C3">
        <w:rPr>
          <w:rFonts w:eastAsia="Calibri"/>
        </w:rPr>
        <w:t>Manual de Procedimentos</w:t>
      </w:r>
      <w:bookmarkEnd w:id="1654654167"/>
    </w:p>
    <w:p w:rsidRPr="005E2D3C" w:rsidR="005101CF" w:rsidP="00F95DCA" w:rsidRDefault="73033B2C" w14:paraId="07D6EB03" w14:textId="42220B33">
      <w:pPr>
        <w:ind w:left="142" w:firstLine="0"/>
        <w:rPr>
          <w:rFonts w:eastAsia="Calibri"/>
        </w:rPr>
      </w:pPr>
      <w:r>
        <w:rPr>
          <w:rFonts w:eastAsia="Calibri"/>
        </w:rPr>
        <w:t xml:space="preserve">O manual de procedimentos do SIAC é aprovado por decisão do </w:t>
      </w:r>
      <w:r w:rsidR="00FF4C56">
        <w:rPr>
          <w:rFonts w:eastAsia="Calibri"/>
        </w:rPr>
        <w:t xml:space="preserve">diretor geral </w:t>
      </w:r>
      <w:r>
        <w:rPr>
          <w:rFonts w:eastAsia="Calibri"/>
        </w:rPr>
        <w:t>da  DGAV, o qual deve incluir as normas e procedimentos relativos ao funcionamento do SIAC, bem como a gestão das entidades com acesso e respetivos perfis de acesso, os procedimentos de liquidação e cobrança da taxa de registo no SIAC, as classificações de registo dos, e os procedimentos relativos ao registo do animal, da detenção, de profilaxias médicas obrigatórias e específicas de cada espécie e intervenções e amputações</w:t>
      </w:r>
    </w:p>
    <w:p w:rsidRPr="005E2D3C" w:rsidR="005101CF" w:rsidP="00F95DCA" w:rsidRDefault="005101CF" w14:paraId="4F07DC58" w14:textId="5FF0ED9B">
      <w:pPr>
        <w:rPr>
          <w:rFonts w:eastAsia="Calibri"/>
        </w:rPr>
      </w:pPr>
    </w:p>
    <w:p w:rsidRPr="004138DF" w:rsidR="005101CF" w:rsidP="00F95DCA" w:rsidRDefault="350E168B" w14:paraId="70A21708" w14:textId="41EBFBDF">
      <w:pPr>
        <w:pStyle w:val="Ttulo3"/>
        <w:rPr>
          <w:rFonts w:eastAsia="Calibri"/>
        </w:rPr>
      </w:pPr>
      <w:bookmarkStart w:name="_Toc223954457" w:id="333"/>
      <w:bookmarkEnd w:id="330"/>
      <w:bookmarkStart w:name="_Toc929491229" w:id="360312958"/>
      <w:r w:rsidR="27F2A592">
        <w:rPr/>
        <w:t>Artigo</w:t>
      </w:r>
      <w:r w:rsidR="496B249C">
        <w:rPr/>
        <w:t xml:space="preserve"> 6</w:t>
      </w:r>
      <w:r w:rsidR="68876BDD">
        <w:rPr/>
        <w:t>5</w:t>
      </w:r>
      <w:r w:rsidR="27F2A592">
        <w:rPr/>
        <w:t>.º</w:t>
      </w:r>
      <w:bookmarkEnd w:id="360312958"/>
    </w:p>
    <w:p w:rsidRPr="00F95DCA" w:rsidR="5A35CCD9" w:rsidP="00F95DCA" w:rsidRDefault="24FA378B" w14:paraId="4769A116" w14:textId="39AC2A35">
      <w:pPr>
        <w:pStyle w:val="Ttulo3"/>
        <w:rPr>
          <w:rFonts w:eastAsia="Calibri"/>
        </w:rPr>
      </w:pPr>
      <w:bookmarkStart w:name="_Toc1620967426" w:id="1306694903"/>
      <w:r w:rsidRPr="292E8E6C" w:rsidR="62C19ACE">
        <w:rPr>
          <w:rFonts w:eastAsia="Calibri"/>
        </w:rPr>
        <w:t xml:space="preserve">Obrigação da </w:t>
      </w:r>
      <w:r w:rsidRPr="292E8E6C" w:rsidR="62C19ACE">
        <w:rPr>
          <w:rFonts w:eastAsia="Calibri"/>
        </w:rPr>
        <w:t>Identificação</w:t>
      </w:r>
      <w:bookmarkEnd w:id="1306694903"/>
    </w:p>
    <w:p w:rsidRPr="005E2D3C" w:rsidR="5A35CCD9" w:rsidP="00F95DCA" w:rsidRDefault="00AA7676" w14:paraId="019F3207" w14:textId="561A61E2">
      <w:pPr>
        <w:ind w:left="142" w:firstLine="0"/>
        <w:rPr>
          <w:rFonts w:eastAsia="Calibri"/>
        </w:rPr>
      </w:pPr>
      <w:r>
        <w:rPr>
          <w:rFonts w:eastAsia="Calibri"/>
        </w:rPr>
        <w:t xml:space="preserve">1 </w:t>
      </w:r>
      <w:r w:rsidR="1E95E5DC">
        <w:rPr>
          <w:rFonts w:eastAsia="Calibri"/>
        </w:rPr>
        <w:t xml:space="preserve">- A identificação dos cães, gatos e furões, nascidos no território nacional ou </w:t>
      </w:r>
      <w:r w:rsidR="1E95E5DC">
        <w:rPr>
          <w:rFonts w:eastAsia="Calibri"/>
          <w:color w:val="auto"/>
        </w:rPr>
        <w:t xml:space="preserve">nele presentes por período igual ou </w:t>
      </w:r>
      <w:commentRangeStart w:id="337"/>
      <w:commentRangeStart w:id="338"/>
      <w:r w:rsidR="1E95E5DC">
        <w:rPr>
          <w:rFonts w:eastAsia="Calibri"/>
          <w:color w:val="auto"/>
        </w:rPr>
        <w:t>superior a 120 dias</w:t>
      </w:r>
      <w:commentRangeEnd w:id="337"/>
      <w:r w:rsidR="00D8441D">
        <w:rPr>
          <w:rStyle w:val="Refdecomentrio"/>
          <w:rFonts w:eastAsia="Calibri"/>
          <w:sz w:val="24"/>
          <w:szCs w:val="24"/>
        </w:rPr>
        <w:commentReference w:id="337"/>
      </w:r>
      <w:commentRangeEnd w:id="338"/>
      <w:r>
        <w:rPr>
          <w:rStyle w:val="CommentReference"/>
        </w:rPr>
        <w:commentReference w:id="338"/>
      </w:r>
      <w:r w:rsidR="1E95E5DC">
        <w:rPr>
          <w:rFonts w:eastAsia="Calibri"/>
        </w:rPr>
        <w:t>, é obrigatória, com registo no Sistema de Informação dos Animais de Companhia (SIAC).</w:t>
      </w:r>
    </w:p>
    <w:p w:rsidRPr="005E2D3C" w:rsidR="5A35CCD9" w:rsidP="00F95DCA" w:rsidRDefault="00AA7676" w14:paraId="2626D6DB" w14:textId="4D2A08DF">
      <w:pPr>
        <w:ind w:left="142" w:firstLine="0"/>
      </w:pPr>
      <w:r>
        <w:rPr>
          <w:rFonts w:eastAsia="Calibri"/>
        </w:rPr>
        <w:t>2</w:t>
      </w:r>
      <w:r w:rsidR="1A09E0C6">
        <w:rPr>
          <w:rFonts w:eastAsia="Calibri"/>
        </w:rPr>
        <w:t xml:space="preserve"> - Os</w:t>
      </w:r>
      <w:commentRangeStart w:id="339"/>
      <w:r w:rsidR="1A09E0C6">
        <w:rPr>
          <w:rFonts w:eastAsia="Calibri"/>
        </w:rPr>
        <w:t xml:space="preserve"> animais</w:t>
      </w:r>
      <w:commentRangeEnd w:id="339"/>
      <w:r w:rsidR="00D8441D">
        <w:rPr>
          <w:rStyle w:val="Refdecomentrio"/>
          <w:rFonts w:eastAsia="Calibri"/>
          <w:sz w:val="24"/>
          <w:szCs w:val="24"/>
        </w:rPr>
        <w:commentReference w:id="339"/>
      </w:r>
      <w:r w:rsidR="1A09E0C6">
        <w:rPr>
          <w:rFonts w:eastAsia="Calibri"/>
        </w:rPr>
        <w:t xml:space="preserve"> das espécies referidas na Parte B do Anexo I do Regulamento 2016/429, provenientes de outro Estado-Membro ou de país terceiro, obrigados à identificação individual para efeito de trânsito e que permaneçam no território nacional por período igual ou superior a 15 dias, devem ser registados no SIAC.</w:t>
      </w:r>
    </w:p>
    <w:p w:rsidRPr="005E2D3C" w:rsidR="5A35CCD9" w:rsidP="00F95DCA" w:rsidRDefault="00AA7676" w14:paraId="0FC79C22" w14:textId="12E206C2">
      <w:pPr>
        <w:ind w:left="142" w:firstLine="0"/>
        <w:rPr>
          <w:rFonts w:eastAsia="Calibri"/>
        </w:rPr>
      </w:pPr>
      <w:r>
        <w:rPr>
          <w:rFonts w:eastAsia="Calibri"/>
        </w:rPr>
        <w:t xml:space="preserve">3 - </w:t>
      </w:r>
      <w:r w:rsidR="1E95E5DC">
        <w:rPr>
          <w:rFonts w:eastAsia="Calibri"/>
        </w:rPr>
        <w:t>Por despacho do Diretor-Geral de Alimentação e Veterinária, pode ser determinada a obrigação da identificação dos animais das espécies referidas na parte B do Anexo I do Regulamento 2016/429, nascidos no território nacional, com fundamento de implementar medidas de natureza sanitária para combate a surtos de doenças epizoóticas ou zoonoses.</w:t>
      </w:r>
    </w:p>
    <w:p w:rsidRPr="005E2D3C" w:rsidR="7F7CCA47" w:rsidP="00F95DCA" w:rsidRDefault="7F7CCA47" w14:paraId="629AB3E5" w14:textId="2ADDFEEE">
      <w:pPr>
        <w:rPr>
          <w:rFonts w:eastAsia="Calibri"/>
        </w:rPr>
      </w:pPr>
    </w:p>
    <w:p w:rsidRPr="00E01663" w:rsidR="005101CF" w:rsidP="00F95DCA" w:rsidRDefault="725C3F1B" w14:paraId="2229EBE2" w14:textId="57A73F72">
      <w:pPr>
        <w:pStyle w:val="Ttulo3"/>
      </w:pPr>
      <w:bookmarkStart w:name="_Toc223954458" w:id="340"/>
      <w:bookmarkEnd w:id="333"/>
      <w:bookmarkStart w:name="_Toc1897985784" w:id="1547596146"/>
      <w:r w:rsidR="29677AD2">
        <w:rPr/>
        <w:t>Artigo 6</w:t>
      </w:r>
      <w:r w:rsidR="68876BDD">
        <w:rPr/>
        <w:t>6</w:t>
      </w:r>
      <w:r w:rsidR="29677AD2">
        <w:rPr/>
        <w:t>.º</w:t>
      </w:r>
      <w:bookmarkEnd w:id="1547596146"/>
    </w:p>
    <w:p w:rsidRPr="005E2D3C" w:rsidR="4F74B76E" w:rsidP="00F95DCA" w:rsidRDefault="3FD5B362" w14:paraId="78828A3E" w14:textId="5E30C097">
      <w:pPr>
        <w:pStyle w:val="Ttulo3"/>
        <w:rPr>
          <w:rFonts w:eastAsia="Calibri"/>
        </w:rPr>
      </w:pPr>
      <w:bookmarkStart w:name="_Toc1698001660" w:id="2073925994"/>
      <w:r w:rsidRPr="292E8E6C" w:rsidR="08899EEC">
        <w:rPr>
          <w:rFonts w:eastAsia="Calibri"/>
        </w:rPr>
        <w:t>Cumprimento da Identificação</w:t>
      </w:r>
      <w:bookmarkEnd w:id="2073925994"/>
    </w:p>
    <w:p w:rsidRPr="005E2D3C" w:rsidR="5DC4DBA7" w:rsidP="00F95DCA" w:rsidRDefault="004138DF" w14:paraId="2B6D11C6" w14:textId="26856366">
      <w:pPr>
        <w:ind w:left="142" w:firstLine="0"/>
        <w:rPr>
          <w:rFonts w:eastAsia="Calibri"/>
          <w:strike w:val="1"/>
        </w:rPr>
      </w:pPr>
      <w:r w:rsidRPr="69805533" w:rsidR="004138DF">
        <w:rPr>
          <w:rFonts w:eastAsia="Calibri"/>
        </w:rPr>
        <w:t xml:space="preserve">1 - </w:t>
      </w:r>
      <w:r w:rsidRPr="69805533" w:rsidR="0C24C39F">
        <w:rPr>
          <w:rFonts w:eastAsia="Calibri"/>
        </w:rPr>
        <w:t xml:space="preserve">A identificação dos cães e gatos, deve ser realizada até aos três meses de idade, </w:t>
      </w:r>
      <w:r w:rsidRPr="69805533" w:rsidR="6FDE6A35">
        <w:rPr>
          <w:rFonts w:eastAsia="Calibri"/>
          <w:b w:val="1"/>
          <w:bCs w:val="1"/>
          <w:color w:val="D86DCB" w:themeColor="accent5" w:themeTint="99" w:themeShade="FF"/>
          <w:rPrChange w:author="Rui André Vidal" w:date="2026-06-30T13:42:00.248Z" w16du:dateUtc="2026-06-30T13:42:00.248Z" w:id="1954622434">
            <w:rPr>
              <w:rFonts w:eastAsia="Calibri"/>
            </w:rPr>
          </w:rPrChange>
        </w:rPr>
        <w:t>ou</w:t>
      </w:r>
      <w:r w:rsidRPr="69805533" w:rsidR="0C24C39F">
        <w:rPr>
          <w:rFonts w:eastAsia="Calibri"/>
          <w:b w:val="1"/>
          <w:bCs w:val="1"/>
          <w:color w:val="D86DCB" w:themeColor="accent5" w:themeTint="99" w:themeShade="FF"/>
          <w:rPrChange w:author="Rui André Vidal" w:date="2026-06-30T13:41:58.63Z" w16du:dateUtc="2026-06-30T13:41:58.63Z" w:id="1988707199">
            <w:rPr>
              <w:rFonts w:eastAsia="Calibri"/>
            </w:rPr>
          </w:rPrChange>
        </w:rPr>
        <w:t xml:space="preserve"> </w:t>
      </w:r>
      <w:r w:rsidRPr="69805533" w:rsidR="0C24C39F">
        <w:rPr>
          <w:rFonts w:eastAsia="Calibri"/>
        </w:rPr>
        <w:t>sempre antes de saírem do local de nascimento.</w:t>
      </w:r>
    </w:p>
    <w:p w:rsidRPr="005E2D3C" w:rsidR="765B4ED4" w:rsidP="00F95DCA" w:rsidRDefault="004138DF" w14:paraId="68580F7B" w14:textId="68724969">
      <w:pPr>
        <w:ind w:left="142" w:firstLine="0"/>
        <w:rPr>
          <w:rFonts w:eastAsia="Calibri"/>
        </w:rPr>
      </w:pPr>
      <w:r>
        <w:rPr>
          <w:rFonts w:eastAsia="Calibri"/>
        </w:rPr>
        <w:t xml:space="preserve">2 - </w:t>
      </w:r>
      <w:r w:rsidR="7BDA5A53">
        <w:rPr>
          <w:rFonts w:eastAsia="Calibri"/>
        </w:rPr>
        <w:t>A identificação dos furões, deve ser feita até aos 4 meses de idade, ou antes de saírem do local de nascimento.</w:t>
      </w:r>
    </w:p>
    <w:p w:rsidRPr="005E2D3C" w:rsidR="2E7356B6" w:rsidP="00F95DCA" w:rsidRDefault="004138DF" w14:paraId="7FF7ACF0" w14:textId="0F594364">
      <w:pPr>
        <w:ind w:left="142" w:firstLine="0"/>
        <w:rPr>
          <w:rFonts w:eastAsia="Calibri"/>
        </w:rPr>
      </w:pPr>
      <w:r>
        <w:rPr>
          <w:rFonts w:eastAsia="Calibri"/>
        </w:rPr>
        <w:t xml:space="preserve">3 - </w:t>
      </w:r>
      <w:r w:rsidR="5656D680">
        <w:rPr>
          <w:rFonts w:eastAsia="Calibri"/>
        </w:rPr>
        <w:t xml:space="preserve">Na impossibilidade de determinar a data de nascimento exata, para efeitos de contagem do prazo referido nos </w:t>
      </w:r>
      <w:r w:rsidR="00BE60E5">
        <w:rPr>
          <w:rFonts w:eastAsia="Calibri"/>
        </w:rPr>
        <w:t>n.º</w:t>
      </w:r>
      <w:r w:rsidR="5656D680">
        <w:rPr>
          <w:rFonts w:eastAsia="Calibri"/>
        </w:rPr>
        <w:t>s 1 e 2 do presente artigo, a identificação deve ser efetuada até à perda dos dentes incisivos de leite, no caso de cães, gatos e furões.</w:t>
      </w:r>
    </w:p>
    <w:p w:rsidRPr="005E2D3C" w:rsidR="2E7356B6" w:rsidP="00F95DCA" w:rsidRDefault="004138DF" w14:paraId="3BCC2FDC" w14:textId="5E74E2E3">
      <w:pPr>
        <w:ind w:left="142" w:firstLine="0"/>
        <w:rPr>
          <w:rFonts w:eastAsia="Calibri"/>
        </w:rPr>
      </w:pPr>
      <w:r>
        <w:rPr>
          <w:rFonts w:eastAsia="Calibri"/>
        </w:rPr>
        <w:t xml:space="preserve">4 </w:t>
      </w:r>
      <w:r w:rsidR="5656D680">
        <w:rPr>
          <w:rFonts w:eastAsia="Calibri"/>
        </w:rPr>
        <w:t>-Sempre que seja declarada pela DGAV, a obrigatoriedade de execução de profilaxias ou as outras disposições médicas referidas neste diploma, a execução das mesmas só pode ser realizada em animais identificados e, caso o não estejam, o médico-veterinário deve assegurar a sua prévia identificação.</w:t>
      </w:r>
    </w:p>
    <w:p w:rsidRPr="005E2D3C" w:rsidR="2E7356B6" w:rsidP="00F95DCA" w:rsidRDefault="004138DF" w14:paraId="7FFE1F22" w14:textId="6E7B0155">
      <w:pPr>
        <w:ind w:left="142" w:firstLine="0"/>
        <w:rPr>
          <w:rFonts w:eastAsia="Calibri"/>
        </w:rPr>
      </w:pPr>
      <w:r>
        <w:rPr>
          <w:rFonts w:eastAsia="Calibri"/>
        </w:rPr>
        <w:t xml:space="preserve">5 - </w:t>
      </w:r>
      <w:r w:rsidR="5656D680">
        <w:rPr>
          <w:rFonts w:eastAsia="Calibri"/>
        </w:rPr>
        <w:t xml:space="preserve">O prazo para a identificação dos animais a que se refere o n.º 3 do artigo anterior, será determinado por despacho do </w:t>
      </w:r>
      <w:r w:rsidR="009C0271">
        <w:rPr>
          <w:rFonts w:eastAsia="Calibri"/>
        </w:rPr>
        <w:t>Diretor geral de alimentação de veterinária</w:t>
      </w:r>
      <w:r w:rsidR="5656D680">
        <w:rPr>
          <w:rFonts w:eastAsia="Calibri"/>
        </w:rPr>
        <w:t xml:space="preserve"> de Alimentação e Veterinária.</w:t>
      </w:r>
    </w:p>
    <w:p w:rsidRPr="005E2D3C" w:rsidR="4CCB09DA" w:rsidP="00F95DCA" w:rsidRDefault="00D8441D" w14:paraId="2A5C1E30" w14:textId="5F907337">
      <w:pPr>
        <w:rPr>
          <w:del w:author="Rui André Vidal" w:date="2026-06-30T13:42:17.757Z" w16du:dateUtc="2026-06-30T13:42:17.757Z" w:id="763962484"/>
          <w:rFonts w:eastAsia="Calibri"/>
        </w:rPr>
      </w:pPr>
    </w:p>
    <w:p w:rsidRPr="00E01663" w:rsidR="4CCB09DA" w:rsidP="00F95DCA" w:rsidRDefault="350E168B" w14:paraId="0B278844" w14:textId="64233C69">
      <w:pPr>
        <w:pStyle w:val="Ttulo3"/>
        <w:rPr>
          <w:rFonts w:eastAsia="Calibri"/>
        </w:rPr>
      </w:pPr>
      <w:bookmarkStart w:name="_Toc223954460" w:id="344"/>
      <w:bookmarkEnd w:id="340"/>
      <w:bookmarkStart w:name="_Toc947678404" w:id="2109726334"/>
      <w:r w:rsidR="27F2A592">
        <w:rPr/>
        <w:t>Artigo 6</w:t>
      </w:r>
      <w:r w:rsidR="68876BDD">
        <w:rPr/>
        <w:t>7</w:t>
      </w:r>
      <w:r w:rsidR="27F2A592">
        <w:rPr/>
        <w:t>.º</w:t>
      </w:r>
      <w:bookmarkEnd w:id="2109726334"/>
    </w:p>
    <w:p w:rsidRPr="00E01663" w:rsidR="43A28E2E" w:rsidP="00F95DCA" w:rsidRDefault="43A28E2E" w14:paraId="1B79608B" w14:textId="6467A45F">
      <w:pPr>
        <w:pStyle w:val="Ttulo3"/>
        <w:rPr>
          <w:rFonts w:eastAsia="Calibri"/>
        </w:rPr>
      </w:pPr>
      <w:bookmarkStart w:name="_Toc2018489441" w:id="1979860966"/>
      <w:r w:rsidRPr="292E8E6C" w:rsidR="639D36BD">
        <w:rPr>
          <w:rFonts w:eastAsia="Calibri"/>
        </w:rPr>
        <w:t>Métodos de Marcação</w:t>
      </w:r>
      <w:bookmarkEnd w:id="1979860966"/>
    </w:p>
    <w:p w:rsidRPr="005E2D3C" w:rsidR="43A28E2E" w:rsidP="00F95DCA" w:rsidRDefault="00FF4C56" w14:paraId="2397A65C" w14:textId="5FB3FED8">
      <w:pPr>
        <w:ind w:left="142" w:firstLine="0"/>
        <w:rPr>
          <w:rFonts w:eastAsia="Calibri"/>
        </w:rPr>
      </w:pPr>
      <w:r>
        <w:rPr>
          <w:rFonts w:eastAsia="Calibri"/>
        </w:rPr>
        <w:t xml:space="preserve">1 - </w:t>
      </w:r>
      <w:r w:rsidR="43A28E2E">
        <w:rPr>
          <w:rFonts w:eastAsia="Calibri"/>
        </w:rPr>
        <w:t>Os métodos de marcação devem atender às melhores práticas internacionais vigentes e salvaguardar o bem-estar animal.</w:t>
      </w:r>
    </w:p>
    <w:p w:rsidRPr="005E2D3C" w:rsidR="4F74B76E" w:rsidP="00F95DCA" w:rsidRDefault="00FF4C56" w14:paraId="6E09A524" w14:textId="74010E9F">
      <w:pPr>
        <w:ind w:left="142" w:firstLine="0"/>
        <w:rPr>
          <w:rFonts w:eastAsia="Calibri"/>
        </w:rPr>
      </w:pPr>
      <w:r>
        <w:rPr>
          <w:rFonts w:eastAsia="Calibri"/>
          <w:color w:val="000000" w:themeColor="text1"/>
        </w:rPr>
        <w:t xml:space="preserve">2 - </w:t>
      </w:r>
      <w:r w:rsidR="34606CA2">
        <w:rPr>
          <w:rFonts w:eastAsia="Calibri"/>
          <w:color w:val="000000" w:themeColor="text1"/>
        </w:rPr>
        <w:t>Os cães, gatos e furões identificados no nosso território devem ser marcados por implantação de um único transponder injetável, com autorização de comercialização no mercado concedida pela DGAV.</w:t>
      </w:r>
    </w:p>
    <w:p w:rsidRPr="005E2D3C" w:rsidR="43A28E2E" w:rsidP="00F95DCA" w:rsidRDefault="00FF4C56" w14:paraId="00706E52" w14:textId="7DA8D6A0">
      <w:pPr>
        <w:ind w:left="142" w:firstLine="0"/>
        <w:rPr>
          <w:rFonts w:eastAsia="Calibri"/>
        </w:rPr>
      </w:pPr>
      <w:r>
        <w:rPr>
          <w:rFonts w:eastAsia="Calibri"/>
        </w:rPr>
        <w:t xml:space="preserve">3 - </w:t>
      </w:r>
      <w:r w:rsidR="318C9D39">
        <w:rPr>
          <w:rFonts w:eastAsia="Calibri"/>
        </w:rPr>
        <w:t>A implantação do transponder referido no n.º 2 deve ser efetuada por médico-veterinário, no centro da face lateral esquerda do pescoço, após verificação de que o animal não se encontra já marcado por outro dispositivo de identificação.</w:t>
      </w:r>
    </w:p>
    <w:p w:rsidRPr="005E2D3C" w:rsidR="43A28E2E" w:rsidP="00F95DCA" w:rsidRDefault="00FF4C56" w14:paraId="6BA91099" w14:textId="691B42B3">
      <w:pPr>
        <w:ind w:left="142" w:firstLine="0"/>
        <w:rPr>
          <w:rFonts w:eastAsia="Calibri"/>
        </w:rPr>
      </w:pPr>
      <w:r w:rsidRPr="69805533" w:rsidR="00FF4C56">
        <w:rPr>
          <w:rFonts w:eastAsia="Calibri"/>
        </w:rPr>
        <w:t xml:space="preserve">4 - </w:t>
      </w:r>
      <w:r w:rsidRPr="69805533" w:rsidR="17445EA4">
        <w:rPr>
          <w:rFonts w:eastAsia="Calibri"/>
        </w:rPr>
        <w:t xml:space="preserve">Caso um transponder se torne ilegível, o titular do animal, referido no </w:t>
      </w:r>
      <w:r w:rsidRPr="69805533" w:rsidR="17445EA4">
        <w:rPr>
          <w:rFonts w:eastAsia="Calibri"/>
          <w:highlight w:val="cyan"/>
        </w:rPr>
        <w:t>n.º</w:t>
      </w:r>
      <w:r w:rsidRPr="69805533" w:rsidR="00FF4C56">
        <w:rPr>
          <w:rFonts w:eastAsia="Calibri"/>
          <w:highlight w:val="cyan"/>
        </w:rPr>
        <w:t xml:space="preserve"> </w:t>
      </w:r>
      <w:r w:rsidRPr="69805533" w:rsidR="17445EA4">
        <w:rPr>
          <w:rFonts w:eastAsia="Calibri"/>
          <w:highlight w:val="cyan"/>
        </w:rPr>
        <w:t>1 do artigo 55º</w:t>
      </w:r>
      <w:ins w:author="Rui André Vidal" w:date="2026-06-30T13:42:56.79Z" w16du:dateUtc="2026-06-30T13:42:56.79Z" w:id="989968946">
        <w:r w:rsidRPr="69805533" w:rsidR="53C58209">
          <w:rPr>
            <w:rFonts w:eastAsia="Calibri"/>
            <w:highlight w:val="cyan"/>
          </w:rPr>
          <w:t xml:space="preserve"> (obrigação da identificação)</w:t>
        </w:r>
      </w:ins>
      <w:r w:rsidRPr="69805533" w:rsidR="17445EA4">
        <w:rPr>
          <w:rFonts w:eastAsia="Calibri"/>
        </w:rPr>
        <w:t xml:space="preserve">, deve assegurar, através de um médico-veterinário, a colocação de um novo transponder </w:t>
      </w:r>
      <w:r w:rsidRPr="69805533" w:rsidR="17445EA4">
        <w:rPr>
          <w:rFonts w:eastAsia="Calibri"/>
        </w:rPr>
        <w:t xml:space="preserve">devendo o registo na base de dados ser atualizado com o </w:t>
      </w:r>
      <w:r w:rsidRPr="69805533" w:rsidR="00BE60E5">
        <w:rPr>
          <w:rFonts w:eastAsia="Calibri"/>
        </w:rPr>
        <w:t>n.º</w:t>
      </w:r>
      <w:r w:rsidRPr="69805533" w:rsidR="17445EA4">
        <w:rPr>
          <w:rFonts w:eastAsia="Calibri"/>
        </w:rPr>
        <w:t xml:space="preserve"> de identificação desse novo transponder e associado ao anterior.</w:t>
      </w:r>
    </w:p>
    <w:p w:rsidRPr="005E2D3C" w:rsidR="6FA5B1A4" w:rsidP="00F95DCA" w:rsidRDefault="00FF4C56" w14:paraId="460FFC1A" w14:textId="4CA3001F">
      <w:pPr>
        <w:ind w:left="142" w:firstLine="0"/>
      </w:pPr>
      <w:r>
        <w:rPr>
          <w:rFonts w:eastAsia="Calibri"/>
        </w:rPr>
        <w:t xml:space="preserve">5 - </w:t>
      </w:r>
      <w:r w:rsidR="17445EA4">
        <w:rPr>
          <w:rFonts w:eastAsia="Calibri"/>
        </w:rPr>
        <w:t xml:space="preserve">Se não for possível, por motivo justificado, aplicar o transponder no local referido no </w:t>
      </w:r>
      <w:r w:rsidR="00BE60E5">
        <w:rPr>
          <w:rFonts w:eastAsia="Calibri"/>
        </w:rPr>
        <w:t>n.º</w:t>
      </w:r>
      <w:r w:rsidR="17445EA4">
        <w:rPr>
          <w:rFonts w:eastAsia="Calibri"/>
        </w:rPr>
        <w:t xml:space="preserve"> 3 do presente artigo, deve o mesmo ser aplicado num local alternativo, devendo o médico-veterinário inserir essa informação no </w:t>
      </w:r>
      <w:r w:rsidR="17445EA4">
        <w:rPr>
          <w:rFonts w:eastAsia="Calibri"/>
          <w:color w:val="000000" w:themeColor="text1"/>
        </w:rPr>
        <w:t>SIAC e no Boletim Sanitário ou Passaporte de Animal de Companhia, quando existente.</w:t>
      </w:r>
    </w:p>
    <w:p w:rsidRPr="005E2D3C" w:rsidR="43A28E2E" w:rsidP="00F95DCA" w:rsidRDefault="00FF4C56" w14:paraId="77770554" w14:textId="28DF72C0">
      <w:pPr>
        <w:ind w:left="142" w:firstLine="0"/>
        <w:rPr>
          <w:rFonts w:eastAsia="Calibri"/>
        </w:rPr>
      </w:pPr>
      <w:r w:rsidRPr="69805533" w:rsidR="00FF4C56">
        <w:rPr>
          <w:rFonts w:eastAsia="Calibri"/>
        </w:rPr>
        <w:t xml:space="preserve">6 - </w:t>
      </w:r>
      <w:r w:rsidRPr="69805533" w:rsidR="17445EA4">
        <w:rPr>
          <w:rFonts w:eastAsia="Calibri"/>
        </w:rPr>
        <w:t xml:space="preserve">Os demais animais referidos </w:t>
      </w:r>
      <w:r w:rsidRPr="69805533" w:rsidR="17445EA4">
        <w:rPr>
          <w:rFonts w:eastAsia="Calibri"/>
          <w:highlight w:val="cyan"/>
        </w:rPr>
        <w:t>n.º 3 do artigo 55.º</w:t>
      </w:r>
      <w:ins w:author="Rui André Vidal" w:date="2026-06-30T13:43:07.602Z" w16du:dateUtc="2026-06-30T13:43:07.602Z" w:id="1143231757">
        <w:r w:rsidRPr="69805533" w:rsidR="5969F2B3">
          <w:rPr>
            <w:rFonts w:eastAsia="Calibri"/>
            <w:highlight w:val="cyan"/>
          </w:rPr>
          <w:t xml:space="preserve"> (obrigação da identificação)</w:t>
        </w:r>
      </w:ins>
      <w:r w:rsidRPr="69805533" w:rsidR="17445EA4">
        <w:rPr>
          <w:rFonts w:eastAsia="Calibri"/>
        </w:rPr>
        <w:t xml:space="preserve"> devem ser identificados através do método determinado para cada espécie por despacho do </w:t>
      </w:r>
      <w:r w:rsidRPr="69805533" w:rsidR="00FF4C56">
        <w:rPr>
          <w:rFonts w:eastAsia="Calibri"/>
        </w:rPr>
        <w:t xml:space="preserve">diretor geral </w:t>
      </w:r>
      <w:r w:rsidRPr="69805533" w:rsidR="17445EA4">
        <w:rPr>
          <w:rFonts w:eastAsia="Calibri"/>
        </w:rPr>
        <w:t xml:space="preserve">da DGAV, publicitado no respetivo sítio </w:t>
      </w:r>
      <w:r w:rsidRPr="69805533" w:rsidR="00FF4C56">
        <w:rPr>
          <w:rFonts w:eastAsia="Calibri"/>
        </w:rPr>
        <w:t>da internet</w:t>
      </w:r>
      <w:r w:rsidRPr="69805533" w:rsidR="17445EA4">
        <w:rPr>
          <w:rFonts w:eastAsia="Calibri"/>
        </w:rPr>
        <w:t>.</w:t>
      </w:r>
    </w:p>
    <w:p w:rsidRPr="005E2D3C" w:rsidR="43A28E2E" w:rsidP="00F95DCA" w:rsidRDefault="00FF4C56" w14:paraId="435D94AC" w14:textId="7D9169A7">
      <w:pPr>
        <w:ind w:left="142" w:firstLine="0"/>
        <w:rPr>
          <w:rFonts w:eastAsia="Calibri"/>
        </w:rPr>
      </w:pPr>
      <w:r>
        <w:rPr>
          <w:rFonts w:eastAsia="Calibri"/>
        </w:rPr>
        <w:t xml:space="preserve">7 - </w:t>
      </w:r>
      <w:r w:rsidR="2818E18E">
        <w:rPr>
          <w:rFonts w:eastAsia="Calibri"/>
        </w:rPr>
        <w:t>Caso exista alguma contraindicação, que por motivos de saúde do animal não permita temporariamente a sua marcação, o registo deve ser realizado pelo médico-veterinário, com a emissão de uma declaração, nos termos a definir em despacho do diretor-geral de Alimentação e Veterinária</w:t>
      </w:r>
      <w:r w:rsidR="00E94040">
        <w:rPr>
          <w:rFonts w:eastAsia="Calibri"/>
        </w:rPr>
        <w:t>.</w:t>
      </w:r>
    </w:p>
    <w:p w:rsidRPr="00F95DCA" w:rsidR="43A28E2E" w:rsidP="00F95DCA" w:rsidRDefault="43A28E2E" w14:paraId="18767E70" w14:textId="3E225783">
      <w:pPr>
        <w:rPr>
          <w:b/>
          <w:bCs/>
          <w:color w:val="000000" w:themeColor="text1"/>
        </w:rPr>
      </w:pPr>
    </w:p>
    <w:p w:rsidRPr="00E01663" w:rsidR="005101CF" w:rsidP="00F95DCA" w:rsidRDefault="350E168B" w14:paraId="30E6E10A" w14:textId="0E4EEAB6">
      <w:pPr>
        <w:pStyle w:val="Ttulo3"/>
      </w:pPr>
      <w:bookmarkStart w:name="_Toc223954462" w:id="347"/>
      <w:bookmarkEnd w:id="344"/>
      <w:bookmarkStart w:name="_Toc1660204477" w:id="1080138313"/>
      <w:r w:rsidR="27F2A592">
        <w:rPr/>
        <w:t>Artigo 6</w:t>
      </w:r>
      <w:r w:rsidR="68876BDD">
        <w:rPr/>
        <w:t>8</w:t>
      </w:r>
      <w:r w:rsidR="27F2A592">
        <w:rPr/>
        <w:t>.º</w:t>
      </w:r>
      <w:bookmarkEnd w:id="1080138313"/>
    </w:p>
    <w:p w:rsidRPr="00F95DCA" w:rsidR="0DFC9E06" w:rsidP="00F95DCA" w:rsidRDefault="07822360" w14:paraId="4F852020" w14:textId="1445B989">
      <w:pPr>
        <w:pStyle w:val="Ttulo3"/>
        <w:rPr>
          <w:color w:val="000000" w:themeColor="text1"/>
        </w:rPr>
      </w:pPr>
      <w:bookmarkStart w:name="_Toc789242706" w:id="1943747572"/>
      <w:r w:rsidRPr="292E8E6C" w:rsidR="3A5CCDAF">
        <w:rPr>
          <w:color w:val="000000" w:themeColor="text1" w:themeTint="FF" w:themeShade="FF"/>
        </w:rPr>
        <w:t>Colocação no Mercado de Dispositivos de identificação</w:t>
      </w:r>
      <w:bookmarkEnd w:id="1943747572"/>
    </w:p>
    <w:p w:rsidRPr="005E2D3C" w:rsidR="0DFC9E06" w:rsidP="00F95DCA" w:rsidRDefault="00E94040" w14:paraId="5FB0913B" w14:textId="1EC81843">
      <w:pPr>
        <w:ind w:left="142" w:firstLine="0"/>
        <w:rPr>
          <w:rFonts w:eastAsia="Calibri"/>
        </w:rPr>
      </w:pPr>
      <w:r>
        <w:rPr>
          <w:rFonts w:eastAsia="Calibri"/>
        </w:rPr>
        <w:t xml:space="preserve">1 </w:t>
      </w:r>
      <w:r w:rsidR="7C5706EB">
        <w:rPr>
          <w:rFonts w:eastAsia="Calibri"/>
        </w:rPr>
        <w:t xml:space="preserve">- A colocação no mercado nacional de </w:t>
      </w:r>
      <w:r w:rsidR="7C5706EB">
        <w:rPr>
          <w:rFonts w:eastAsia="Calibri"/>
          <w:i/>
          <w:iCs/>
        </w:rPr>
        <w:t>transponders</w:t>
      </w:r>
      <w:r w:rsidR="7C5706EB">
        <w:rPr>
          <w:rFonts w:eastAsia="Calibri"/>
        </w:rPr>
        <w:t xml:space="preserve"> e outros dispositivos de identificação individual, para cumprimento da obrigatoriedade de marcação prevista neste diploma, depende de acreditação prévia para efeitos do seu registo e autorização da sua comercialização, de acordo com os procedimentos estabelecidos pela DGAV.</w:t>
      </w:r>
    </w:p>
    <w:p w:rsidRPr="005E2D3C" w:rsidR="0D23BE78" w:rsidP="00F95DCA" w:rsidRDefault="00E94040" w14:paraId="42469D32" w14:textId="05E17557">
      <w:pPr>
        <w:ind w:left="142" w:firstLine="0"/>
      </w:pPr>
      <w:r>
        <w:rPr>
          <w:rFonts w:eastAsia="Calibri"/>
          <w:color w:val="000000" w:themeColor="text1"/>
        </w:rPr>
        <w:t xml:space="preserve">2 - </w:t>
      </w:r>
      <w:r w:rsidR="6445AC93">
        <w:rPr>
          <w:rFonts w:eastAsia="Calibri"/>
          <w:color w:val="000000" w:themeColor="text1"/>
        </w:rPr>
        <w:t xml:space="preserve">Os transponders utilizados para a identificação dos animais de companhia devem cumprir os requisitos estabelecidos no </w:t>
      </w:r>
      <w:r w:rsidRPr="00F95DCA" w:rsidR="6445AC93">
        <w:rPr>
          <w:rFonts w:eastAsia="Calibri"/>
          <w:color w:val="000000" w:themeColor="text1"/>
          <w:highlight w:val="cyan"/>
        </w:rPr>
        <w:t>Anexo II do Regulamento (UE) 2026/XXX do Parlamento e do Conselho de xx de xxxxxx</w:t>
      </w:r>
      <w:r w:rsidR="6445AC93">
        <w:rPr>
          <w:rFonts w:eastAsia="Calibri"/>
          <w:color w:val="000000" w:themeColor="text1"/>
        </w:rPr>
        <w:t>.</w:t>
      </w:r>
      <w:r w:rsidR="6445AC93">
        <w:t xml:space="preserve"> </w:t>
      </w:r>
    </w:p>
    <w:p w:rsidRPr="005E2D3C" w:rsidR="0DFC9E06" w:rsidP="00F95DCA" w:rsidRDefault="00E94040" w14:paraId="12230F49" w14:textId="048F0304">
      <w:pPr>
        <w:ind w:left="142" w:firstLine="0"/>
        <w:rPr>
          <w:rFonts w:eastAsia="Calibri"/>
        </w:rPr>
      </w:pPr>
      <w:r>
        <w:rPr>
          <w:rFonts w:eastAsia="Calibri"/>
        </w:rPr>
        <w:t xml:space="preserve">3 </w:t>
      </w:r>
      <w:r w:rsidR="7C5706EB">
        <w:rPr>
          <w:rFonts w:eastAsia="Calibri"/>
        </w:rPr>
        <w:t xml:space="preserve">- Às entidades autorizadas a comercializar transponders e outros dispositivos de identificação individual, de acordo com o previsto no </w:t>
      </w:r>
      <w:r w:rsidR="00BE60E5">
        <w:rPr>
          <w:rFonts w:eastAsia="Calibri"/>
        </w:rPr>
        <w:t>n.º</w:t>
      </w:r>
      <w:r w:rsidR="7C5706EB">
        <w:rPr>
          <w:rFonts w:eastAsia="Calibri"/>
        </w:rPr>
        <w:t xml:space="preserve"> 1 do presente artigo, é atribuído um acesso único ao SIAC, para que estas registem todos os dispositivos que tenham comercializado para cada médico-veterinário ou entidade autorizada perante o SIAC a deter meios de identificação, de acordo com procedimento a determinar pela DGAV.</w:t>
      </w:r>
    </w:p>
    <w:p w:rsidRPr="005E2D3C" w:rsidR="0DFC9E06" w:rsidP="00F95DCA" w:rsidRDefault="00E94040" w14:paraId="7F4D4A8C" w14:textId="2D9426DE">
      <w:pPr>
        <w:ind w:left="142" w:firstLine="0"/>
        <w:rPr>
          <w:rFonts w:eastAsia="Calibri"/>
        </w:rPr>
      </w:pPr>
      <w:r w:rsidRPr="69805533" w:rsidR="00E94040">
        <w:rPr>
          <w:rFonts w:eastAsia="Calibri"/>
        </w:rPr>
        <w:t xml:space="preserve">4 - </w:t>
      </w:r>
      <w:r w:rsidRPr="69805533" w:rsidR="59556D28">
        <w:rPr>
          <w:rFonts w:eastAsia="Calibri"/>
        </w:rPr>
        <w:t xml:space="preserve">Para a marcação dos animais previstos </w:t>
      </w:r>
      <w:r w:rsidRPr="69805533" w:rsidR="59556D28">
        <w:rPr>
          <w:rFonts w:eastAsia="Calibri"/>
          <w:highlight w:val="cyan"/>
        </w:rPr>
        <w:t>no artigo 55.º</w:t>
      </w:r>
      <w:ins w:author="Rui André Vidal" w:date="2026-06-30T13:43:30.721Z" w16du:dateUtc="2026-06-30T13:43:30.721Z" w:id="221568700">
        <w:r w:rsidRPr="69805533" w:rsidR="0C1F0AF9">
          <w:rPr>
            <w:rFonts w:eastAsia="Calibri"/>
            <w:highlight w:val="cyan"/>
          </w:rPr>
          <w:t xml:space="preserve"> (obrigação da identificação)</w:t>
        </w:r>
      </w:ins>
      <w:r w:rsidRPr="69805533" w:rsidR="59556D28">
        <w:rPr>
          <w:rFonts w:eastAsia="Calibri"/>
        </w:rPr>
        <w:t xml:space="preserve">, só pode ser utilizado um transponder ou outro dispositivo de identificação individual que tenha sido previamente </w:t>
      </w:r>
      <w:r w:rsidRPr="69805533" w:rsidR="59556D28">
        <w:rPr>
          <w:rFonts w:eastAsia="Calibri"/>
        </w:rPr>
        <w:t>registado no SIAC pela empresa comercializadora, e atribuído ao médico-veterinário ou a uma entidade autorizada a identificar animais de companhia.</w:t>
      </w:r>
    </w:p>
    <w:p w:rsidR="0DFC9E06" w:rsidRDefault="00D8441D" w14:paraId="0AA30E13" w14:textId="3A597D7F">
      <w:pPr>
        <w:ind w:left="142" w:firstLine="0"/>
        <w:rPr>
          <w:rFonts w:eastAsia="Calibri"/>
        </w:rPr>
      </w:pPr>
      <w:r>
        <w:rPr>
          <w:rFonts w:eastAsia="Calibri"/>
        </w:rPr>
        <w:t xml:space="preserve">5 - </w:t>
      </w:r>
      <w:commentRangeStart w:id="350"/>
      <w:r w:rsidR="7C5706EB">
        <w:rPr>
          <w:rFonts w:eastAsia="Calibri"/>
        </w:rPr>
        <w:t>O transponder para marcação de equídeo</w:t>
      </w:r>
      <w:commentRangeEnd w:id="350"/>
      <w:r>
        <w:rPr>
          <w:rStyle w:val="Refdecomentrio"/>
          <w:rFonts w:eastAsia="Calibri"/>
          <w:sz w:val="24"/>
          <w:szCs w:val="24"/>
        </w:rPr>
        <w:commentReference w:id="350"/>
      </w:r>
      <w:r w:rsidR="7C5706EB">
        <w:rPr>
          <w:rFonts w:eastAsia="Calibri"/>
        </w:rPr>
        <w:t>s, com autorização de comercialização concedida pela DGAV, ao abrigo de legislação especifica, que pelas suas características técnicas podem ser utilizados em animais de companhia, devem também ser registados no SIAC, sendo atribuído às empresas comercializadoras a acesso previsto no n.º 3 deste artigo.</w:t>
      </w:r>
    </w:p>
    <w:p w:rsidRPr="005E2D3C" w:rsidR="00E01663" w:rsidP="00F95DCA" w:rsidRDefault="00E01663" w14:paraId="4767C70A" w14:textId="77777777">
      <w:pPr>
        <w:ind w:left="142" w:firstLine="0"/>
        <w:rPr>
          <w:rFonts w:eastAsia="Calibri"/>
        </w:rPr>
      </w:pPr>
    </w:p>
    <w:p w:rsidRPr="00F95DCA" w:rsidR="457668D7" w:rsidP="00F95DCA" w:rsidRDefault="457668D7" w14:paraId="0BA43330" w14:textId="6651E9A4">
      <w:pPr>
        <w:pStyle w:val="Ttulo3"/>
        <w:rPr>
          <w:rFonts w:eastAsia="Calibri"/>
        </w:rPr>
      </w:pPr>
      <w:bookmarkEnd w:id="347"/>
      <w:bookmarkStart w:name="_Toc673668265" w:id="1745505559"/>
      <w:r w:rsidRPr="292E8E6C" w:rsidR="063C3800">
        <w:rPr>
          <w:rFonts w:eastAsia="Calibri"/>
        </w:rPr>
        <w:t>Artigo 6</w:t>
      </w:r>
      <w:r w:rsidRPr="292E8E6C" w:rsidR="68876BDD">
        <w:rPr>
          <w:rFonts w:eastAsia="Calibri"/>
        </w:rPr>
        <w:t>9</w:t>
      </w:r>
      <w:r w:rsidRPr="292E8E6C" w:rsidR="10DF65DF">
        <w:rPr>
          <w:rFonts w:eastAsia="Calibri"/>
        </w:rPr>
        <w:t>.º</w:t>
      </w:r>
      <w:bookmarkEnd w:id="1745505559"/>
    </w:p>
    <w:p w:rsidRPr="00F95DCA" w:rsidR="457668D7" w:rsidP="00F95DCA" w:rsidRDefault="457668D7" w14:paraId="0210CE1A" w14:textId="08D8B02A">
      <w:pPr>
        <w:pStyle w:val="Ttulo3"/>
        <w:rPr>
          <w:rFonts w:eastAsia="Calibri"/>
        </w:rPr>
      </w:pPr>
      <w:bookmarkStart w:name="_Toc959530413" w:id="2040488018"/>
      <w:r w:rsidRPr="292E8E6C" w:rsidR="063C3800">
        <w:rPr>
          <w:rFonts w:eastAsia="Calibri"/>
        </w:rPr>
        <w:t>Registo no Sistema de Informação de Animais de Companhia (SIAC)</w:t>
      </w:r>
      <w:bookmarkEnd w:id="2040488018"/>
    </w:p>
    <w:p w:rsidRPr="005E2D3C" w:rsidR="457668D7" w:rsidP="00F95DCA" w:rsidRDefault="00D8441D" w14:paraId="370C3434" w14:textId="24C28078">
      <w:pPr>
        <w:ind w:left="142" w:firstLine="0"/>
        <w:rPr>
          <w:rFonts w:eastAsia="Calibri"/>
          <w:color w:val="000000" w:themeColor="text1"/>
        </w:rPr>
      </w:pPr>
      <w:r>
        <w:rPr>
          <w:rFonts w:eastAsia="Calibri"/>
          <w:color w:val="000000" w:themeColor="text1"/>
        </w:rPr>
        <w:t xml:space="preserve">1 - </w:t>
      </w:r>
      <w:r w:rsidR="3F3C57CB">
        <w:rPr>
          <w:rFonts w:eastAsia="Calibri"/>
          <w:color w:val="000000" w:themeColor="text1"/>
        </w:rPr>
        <w:t>Os animais abrangidos pela obrigatoriedade da identificação, devem ser registados no SIAC, pelo médico-veterinário, imediatamente após a sua marcação, em nome do respetivo titular.</w:t>
      </w:r>
    </w:p>
    <w:p w:rsidRPr="005E2D3C" w:rsidR="457668D7" w:rsidP="00F95DCA" w:rsidRDefault="00D8441D" w14:paraId="47003886" w14:textId="1500BCE6">
      <w:pPr>
        <w:ind w:left="142" w:firstLine="0"/>
        <w:rPr>
          <w:rFonts w:eastAsia="Calibri"/>
          <w:color w:val="000000" w:themeColor="text1"/>
        </w:rPr>
      </w:pPr>
      <w:r>
        <w:rPr>
          <w:rFonts w:eastAsia="Calibri"/>
          <w:color w:val="000000" w:themeColor="text1"/>
        </w:rPr>
        <w:t xml:space="preserve">2 - </w:t>
      </w:r>
      <w:r w:rsidR="3F3C57CB">
        <w:rPr>
          <w:rFonts w:eastAsia="Calibri"/>
          <w:color w:val="000000" w:themeColor="text1"/>
        </w:rPr>
        <w:t xml:space="preserve">Em caso de impossibilidade de registo no SIAC, pode o médico-veterinário que procede à marcação do animal de companhia emitir uma ficha de registo manual, segundo modelo autorizado pela DGAV, e publicitado no respetivo sítio na Internet, devendo promover o seu registo na base de dados no prazo de dois dias úteis. </w:t>
      </w:r>
    </w:p>
    <w:p w:rsidRPr="005E2D3C" w:rsidR="457668D7" w:rsidP="00F95DCA" w:rsidRDefault="00D8441D" w14:paraId="207F4ECF" w14:textId="4E3BD52B">
      <w:pPr>
        <w:ind w:left="142" w:firstLine="0"/>
        <w:rPr>
          <w:rFonts w:eastAsia="Calibri"/>
          <w:color w:val="000000" w:themeColor="text1"/>
        </w:rPr>
      </w:pPr>
      <w:r>
        <w:rPr>
          <w:rFonts w:eastAsia="Calibri"/>
          <w:color w:val="000000" w:themeColor="text1"/>
        </w:rPr>
        <w:t xml:space="preserve">3 - </w:t>
      </w:r>
      <w:r w:rsidR="3F3C57CB">
        <w:rPr>
          <w:rFonts w:eastAsia="Calibri"/>
          <w:color w:val="000000" w:themeColor="text1"/>
        </w:rPr>
        <w:t>O registo dos animais de companhia no SIAC, obrigados à identificação, nascidos e detidos em estabelecimentos é feito em nome do operador responsável do estabelecimento.</w:t>
      </w:r>
    </w:p>
    <w:p w:rsidRPr="005E2D3C" w:rsidR="78110EE4" w:rsidP="00F95DCA" w:rsidRDefault="00D8441D" w14:paraId="2A7865A1" w14:textId="6F7D2752">
      <w:pPr>
        <w:ind w:left="142" w:firstLine="0"/>
        <w:rPr>
          <w:rFonts w:eastAsia="Calibri"/>
          <w:color w:val="000000" w:themeColor="text1"/>
        </w:rPr>
      </w:pPr>
      <w:r>
        <w:rPr>
          <w:rFonts w:eastAsia="Calibri"/>
          <w:color w:val="000000" w:themeColor="text1"/>
        </w:rPr>
        <w:t xml:space="preserve">4 - </w:t>
      </w:r>
      <w:commentRangeStart w:id="353"/>
      <w:r w:rsidRPr="00D32463" w:rsidR="00D32463">
        <w:rPr>
          <w:rFonts w:eastAsia="Calibri"/>
          <w:color w:val="000000" w:themeColor="text1"/>
        </w:rPr>
        <w:t>O registo dos animais de companhia no SIAC, obrigados à identificação, recolhidos por municípios que não disponham de centro de recolha oficial próprio, com recurso a protocolo com município dotado de centro de recolha oficial ou a centro de recolha oficial intermunicipal, é feito em nome do município de origem, para efeitos de controlo da origem e da rastreabilidade.</w:t>
      </w:r>
      <w:commentRangeEnd w:id="353"/>
      <w:r w:rsidRPr="005E2D3C" w:rsidR="00D32463">
        <w:rPr>
          <w:rStyle w:val="Refdecomentrio"/>
          <w:rFonts w:eastAsia="Calibri"/>
          <w:color w:val="000000" w:themeColor="text1"/>
          <w:sz w:val="24"/>
          <w:szCs w:val="24"/>
        </w:rPr>
        <w:commentReference w:id="353"/>
      </w:r>
    </w:p>
    <w:p w:rsidRPr="005E2D3C" w:rsidR="457668D7" w:rsidP="00F95DCA" w:rsidRDefault="00D8441D" w14:paraId="2B8F54B0" w14:textId="7182438A">
      <w:pPr>
        <w:ind w:left="142" w:firstLine="0"/>
        <w:rPr>
          <w:rFonts w:eastAsia="Calibri"/>
          <w:color w:val="000000" w:themeColor="text1"/>
        </w:rPr>
      </w:pPr>
      <w:r>
        <w:rPr>
          <w:rFonts w:eastAsia="Calibri"/>
          <w:color w:val="000000" w:themeColor="text1"/>
        </w:rPr>
        <w:t xml:space="preserve">5 - </w:t>
      </w:r>
      <w:r w:rsidR="457668D7">
        <w:rPr>
          <w:rFonts w:eastAsia="Calibri"/>
          <w:color w:val="000000" w:themeColor="text1"/>
        </w:rPr>
        <w:t>O registo dos animais de companhia no SIAC, obrigados à identificação, detidos por pessoas singulares ou coletivas que não operadores, é feito em nome dessas pessoas.</w:t>
      </w:r>
    </w:p>
    <w:p w:rsidRPr="005E2D3C" w:rsidR="457668D7" w:rsidP="00F95DCA" w:rsidRDefault="00D8441D" w14:paraId="6619D9E4" w14:textId="15D02ECE">
      <w:pPr>
        <w:ind w:left="142" w:firstLine="0"/>
        <w:rPr>
          <w:rFonts w:eastAsia="Calibri"/>
          <w:color w:val="000000" w:themeColor="text1"/>
        </w:rPr>
      </w:pPr>
      <w:r>
        <w:rPr>
          <w:rFonts w:eastAsia="Calibri"/>
          <w:color w:val="000000" w:themeColor="text1"/>
        </w:rPr>
        <w:t xml:space="preserve">6 - </w:t>
      </w:r>
      <w:r w:rsidR="457668D7">
        <w:rPr>
          <w:rFonts w:eastAsia="Calibri"/>
          <w:color w:val="000000" w:themeColor="text1"/>
        </w:rPr>
        <w:t xml:space="preserve">No registo de um animal considerado no presente diploma como perigoso ou potencialmente perigoso, só pode figurar como titular uma pessoa singular, maior de 16 anos. </w:t>
      </w:r>
    </w:p>
    <w:p w:rsidRPr="005E2D3C" w:rsidR="457668D7" w:rsidP="00F95DCA" w:rsidRDefault="00D8441D" w14:paraId="02374CB0" w14:textId="3514E6B1">
      <w:pPr>
        <w:ind w:left="142" w:firstLine="0"/>
        <w:rPr>
          <w:rFonts w:eastAsia="Calibri"/>
          <w:color w:val="000000" w:themeColor="text1"/>
        </w:rPr>
      </w:pPr>
      <w:r w:rsidRPr="69805533" w:rsidR="00D8441D">
        <w:rPr>
          <w:rFonts w:eastAsia="Calibri"/>
          <w:color w:val="000000" w:themeColor="text1" w:themeTint="FF" w:themeShade="FF"/>
        </w:rPr>
        <w:t xml:space="preserve">7 - </w:t>
      </w:r>
      <w:r w:rsidRPr="69805533" w:rsidR="3F3C57CB">
        <w:rPr>
          <w:rFonts w:eastAsia="Calibri"/>
          <w:color w:val="000000" w:themeColor="text1" w:themeTint="FF" w:themeShade="FF"/>
        </w:rPr>
        <w:t xml:space="preserve">Sem prejuízo do </w:t>
      </w:r>
      <w:r w:rsidRPr="69805533" w:rsidR="008C56A9">
        <w:rPr>
          <w:rFonts w:eastAsia="Calibri"/>
          <w:color w:val="000000" w:themeColor="text1" w:themeTint="FF" w:themeShade="FF"/>
        </w:rPr>
        <w:t>número anterior</w:t>
      </w:r>
      <w:r w:rsidRPr="69805533" w:rsidR="3F3C57CB">
        <w:rPr>
          <w:rFonts w:eastAsia="Calibri"/>
          <w:color w:val="000000" w:themeColor="text1" w:themeTint="FF" w:themeShade="FF"/>
        </w:rPr>
        <w:t xml:space="preserve">, o animal perigoso ou potencialmente perigoso pode ser registado em nome de uma </w:t>
      </w:r>
      <w:r w:rsidRPr="69805533" w:rsidR="1E10C72C">
        <w:rPr>
          <w:rFonts w:eastAsia="Calibri"/>
          <w:b w:val="1"/>
          <w:bCs w:val="1"/>
          <w:color w:val="D86DCB" w:themeColor="accent5" w:themeTint="99" w:themeShade="FF"/>
          <w:rPrChange w:author="Rui André Vidal" w:date="2026-06-30T13:45:32.075Z" w16du:dateUtc="2026-06-30T13:45:32.075Z" w:id="426741406">
            <w:rPr>
              <w:rFonts w:eastAsia="Calibri"/>
              <w:color w:val="000000" w:themeColor="text1" w:themeTint="FF" w:themeShade="FF"/>
            </w:rPr>
          </w:rPrChange>
        </w:rPr>
        <w:t xml:space="preserve">Município </w:t>
      </w:r>
      <w:r w:rsidRPr="69805533" w:rsidR="3F3C57CB">
        <w:rPr>
          <w:rFonts w:eastAsia="Calibri"/>
          <w:color w:val="000000" w:themeColor="text1" w:themeTint="FF" w:themeShade="FF"/>
        </w:rPr>
        <w:t>ou de uma Associação Zoófila, com estabelecimento devidamente licenciado.</w:t>
      </w:r>
    </w:p>
    <w:p w:rsidRPr="005E2D3C" w:rsidR="457668D7" w:rsidP="00F95DCA" w:rsidRDefault="00D8441D" w14:paraId="7F428AE8" w14:textId="23C931D7">
      <w:pPr>
        <w:ind w:left="142" w:firstLine="0"/>
        <w:rPr>
          <w:rFonts w:eastAsia="Calibri"/>
          <w:color w:val="000000" w:themeColor="text1"/>
        </w:rPr>
      </w:pPr>
      <w:r w:rsidRPr="69805533" w:rsidR="00D8441D">
        <w:rPr>
          <w:rFonts w:eastAsia="Calibri"/>
          <w:color w:val="000000" w:themeColor="text1" w:themeTint="FF" w:themeShade="FF"/>
        </w:rPr>
        <w:t xml:space="preserve">8 - </w:t>
      </w:r>
      <w:r w:rsidRPr="69805533" w:rsidR="3F3C57CB">
        <w:rPr>
          <w:rFonts w:eastAsia="Calibri"/>
          <w:color w:val="000000" w:themeColor="text1" w:themeTint="FF" w:themeShade="FF"/>
        </w:rPr>
        <w:t xml:space="preserve">Quem tenha a posse de um animal de companhia, referido no </w:t>
      </w:r>
      <w:r w:rsidRPr="69805533" w:rsidR="3F3C57CB">
        <w:rPr>
          <w:rFonts w:eastAsia="Calibri"/>
          <w:color w:val="000000" w:themeColor="text1" w:themeTint="FF" w:themeShade="FF"/>
          <w:highlight w:val="cyan"/>
        </w:rPr>
        <w:t>n.º 3 do artigo 55.º</w:t>
      </w:r>
      <w:ins w:author="Rui André Vidal" w:date="2026-06-30T13:45:44.989Z" w16du:dateUtc="2026-06-30T13:45:44.989Z" w:id="1012656468">
        <w:r w:rsidRPr="69805533" w:rsidR="76972CE3">
          <w:rPr>
            <w:rFonts w:eastAsia="Calibri"/>
            <w:color w:val="000000" w:themeColor="text1" w:themeTint="FF" w:themeShade="FF"/>
            <w:highlight w:val="cyan"/>
          </w:rPr>
          <w:t>(obrigação de identificação)</w:t>
        </w:r>
      </w:ins>
      <w:r w:rsidRPr="69805533" w:rsidR="3F3C57CB">
        <w:rPr>
          <w:rFonts w:eastAsia="Calibri"/>
          <w:color w:val="000000" w:themeColor="text1" w:themeTint="FF" w:themeShade="FF"/>
        </w:rPr>
        <w:t>, pode solicitar a um médico-veterinário que o seu animal seja identificado e registado no SIAC, passando a partir desse momento a ter de assegurar o cumprimento das normas previstas no presente diploma.</w:t>
      </w:r>
    </w:p>
    <w:p w:rsidRPr="005E2D3C" w:rsidR="457668D7" w:rsidP="00F95DCA" w:rsidRDefault="00D8441D" w14:paraId="32161DDE" w14:textId="69946DEF">
      <w:pPr>
        <w:ind w:left="142" w:firstLine="0"/>
        <w:rPr>
          <w:rFonts w:eastAsia="Calibri"/>
          <w:color w:val="000000" w:themeColor="text1"/>
        </w:rPr>
      </w:pPr>
      <w:r>
        <w:rPr>
          <w:rFonts w:eastAsia="Calibri"/>
          <w:color w:val="000000" w:themeColor="text1"/>
        </w:rPr>
        <w:t xml:space="preserve">9 - </w:t>
      </w:r>
      <w:r w:rsidR="457668D7">
        <w:rPr>
          <w:rFonts w:eastAsia="Calibri"/>
          <w:color w:val="000000" w:themeColor="text1"/>
        </w:rPr>
        <w:t>O registo no SIAC dos cães pertencentes às Forças Armadas e às Forças de Segurança e Serviços de Segurança é facultativo, desde que identificados e assegurado o registo pela respetiva entidade.</w:t>
      </w:r>
    </w:p>
    <w:p w:rsidRPr="005E2D3C" w:rsidR="457668D7" w:rsidP="00F95DCA" w:rsidRDefault="002B3A97" w14:paraId="06834957" w14:textId="78A5FCCD">
      <w:pPr>
        <w:ind w:left="142" w:firstLine="0"/>
        <w:rPr>
          <w:rFonts w:eastAsia="Calibri"/>
          <w:color w:val="000000" w:themeColor="text1"/>
        </w:rPr>
      </w:pPr>
      <w:r>
        <w:rPr>
          <w:rFonts w:eastAsia="Calibri"/>
          <w:color w:val="000000" w:themeColor="text1"/>
        </w:rPr>
        <w:t xml:space="preserve">10 - </w:t>
      </w:r>
      <w:r w:rsidR="457668D7">
        <w:rPr>
          <w:rFonts w:eastAsia="Calibri"/>
          <w:color w:val="000000" w:themeColor="text1"/>
        </w:rPr>
        <w:t xml:space="preserve">Também é facultativo o registo no SIAC dos animais de companhia detidos em centros de investigação ou experimentação, nos termos do Decreto-Lei n.º 113/2013, de 7 de agosto, na sua redação atual </w:t>
      </w:r>
    </w:p>
    <w:p w:rsidRPr="005E2D3C" w:rsidR="457668D7" w:rsidP="00F95DCA" w:rsidRDefault="002B3A97" w14:paraId="60021299" w14:textId="7F12636A">
      <w:pPr>
        <w:ind w:left="142" w:firstLine="0"/>
        <w:rPr>
          <w:rFonts w:eastAsia="Calibri"/>
          <w:color w:val="000000" w:themeColor="text1"/>
        </w:rPr>
      </w:pPr>
      <w:r>
        <w:rPr>
          <w:rFonts w:eastAsia="Calibri"/>
          <w:color w:val="000000" w:themeColor="text1"/>
        </w:rPr>
        <w:t xml:space="preserve">11 - </w:t>
      </w:r>
      <w:r w:rsidR="457668D7">
        <w:rPr>
          <w:rFonts w:eastAsia="Calibri"/>
          <w:color w:val="000000" w:themeColor="text1"/>
        </w:rPr>
        <w:t>As entidades de acolhimento temporário, designadas de lares de acolhimento, devem ser registadas no SIAC, de acordo com as normas previstas no Manual de Procedimentos do SIAC, referido no artigo 54º do presente diploma</w:t>
      </w:r>
    </w:p>
    <w:p w:rsidRPr="005E2D3C" w:rsidR="4F74B76E" w:rsidP="00F95DCA" w:rsidRDefault="4F74B76E" w14:paraId="5F6316CF" w14:textId="2BD1B2DF">
      <w:pPr>
        <w:rPr>
          <w:rFonts w:eastAsia="Calibri"/>
          <w:color w:val="000000" w:themeColor="text1"/>
        </w:rPr>
      </w:pPr>
    </w:p>
    <w:p w:rsidRPr="00F95DCA" w:rsidR="457668D7" w:rsidP="00F95DCA" w:rsidRDefault="457668D7" w14:paraId="0CE8AE1E" w14:textId="77C3D376">
      <w:pPr>
        <w:pStyle w:val="Ttulo3"/>
        <w:rPr>
          <w:color w:val="000000" w:themeColor="text1"/>
        </w:rPr>
      </w:pPr>
      <w:bookmarkStart w:name="_Toc305460135" w:id="1472689794"/>
      <w:r w:rsidRPr="292E8E6C" w:rsidR="063C3800">
        <w:rPr>
          <w:color w:val="000000" w:themeColor="text1" w:themeTint="FF" w:themeShade="FF"/>
        </w:rPr>
        <w:t>Artigo</w:t>
      </w:r>
      <w:r w:rsidRPr="292E8E6C" w:rsidR="68876BDD">
        <w:rPr>
          <w:color w:val="000000" w:themeColor="text1" w:themeTint="FF" w:themeShade="FF"/>
        </w:rPr>
        <w:t xml:space="preserve"> 70</w:t>
      </w:r>
      <w:r w:rsidRPr="292E8E6C" w:rsidR="6D6E3E25">
        <w:rPr>
          <w:color w:val="000000" w:themeColor="text1" w:themeTint="FF" w:themeShade="FF"/>
        </w:rPr>
        <w:t>.º</w:t>
      </w:r>
      <w:bookmarkEnd w:id="1472689794"/>
    </w:p>
    <w:p w:rsidRPr="00F95DCA" w:rsidR="457668D7" w:rsidP="00F95DCA" w:rsidRDefault="457668D7" w14:paraId="5C31FB2D" w14:textId="4782D22D">
      <w:pPr>
        <w:pStyle w:val="Ttulo3"/>
        <w:rPr>
          <w:color w:val="000000" w:themeColor="text1"/>
        </w:rPr>
      </w:pPr>
      <w:bookmarkStart w:name="_Toc1365796103" w:id="356950582"/>
      <w:r w:rsidRPr="292E8E6C" w:rsidR="063C3800">
        <w:rPr>
          <w:color w:val="000000" w:themeColor="text1" w:themeTint="FF" w:themeShade="FF"/>
        </w:rPr>
        <w:t>Situações especiais de registo</w:t>
      </w:r>
      <w:bookmarkEnd w:id="356950582"/>
    </w:p>
    <w:p w:rsidRPr="005E2D3C" w:rsidR="457668D7" w:rsidP="00F95DCA" w:rsidRDefault="00D53EF4" w14:paraId="68DE1CAB" w14:textId="0AB4177F">
      <w:pPr>
        <w:ind w:left="142" w:firstLine="0"/>
        <w:rPr>
          <w:rFonts w:eastAsia="Calibri"/>
          <w:color w:val="000000" w:themeColor="text1"/>
        </w:rPr>
      </w:pPr>
      <w:r>
        <w:rPr>
          <w:rFonts w:eastAsia="Calibri"/>
          <w:color w:val="000000" w:themeColor="text1"/>
        </w:rPr>
        <w:t xml:space="preserve">1 - </w:t>
      </w:r>
      <w:r w:rsidR="7EA98706">
        <w:rPr>
          <w:rFonts w:eastAsia="Calibri"/>
          <w:color w:val="000000" w:themeColor="text1"/>
        </w:rPr>
        <w:t xml:space="preserve">O cão, gato ou furão, que entre em território nacional sem caráter comercial, provenientes de um Estado-Membro ou de um país terceiro ou território, e que permaneça em território nacional por </w:t>
      </w:r>
      <w:r w:rsidR="7EA98706">
        <w:rPr>
          <w:rFonts w:eastAsia="Calibri"/>
          <w:color w:val="auto"/>
        </w:rPr>
        <w:t>período igual ou superior a 120 dias</w:t>
      </w:r>
      <w:r w:rsidR="7EA98706">
        <w:rPr>
          <w:rFonts w:eastAsia="Calibri"/>
          <w:color w:val="000000" w:themeColor="text1"/>
        </w:rPr>
        <w:t xml:space="preserve"> é obrigatoriamente registado no SIAC n</w:t>
      </w:r>
      <w:commentRangeStart w:id="357"/>
      <w:r w:rsidR="7EA98706">
        <w:rPr>
          <w:rFonts w:eastAsia="Calibri"/>
          <w:color w:val="000000" w:themeColor="text1"/>
        </w:rPr>
        <w:t>o prazo de cinco dias úteis</w:t>
      </w:r>
      <w:commentRangeEnd w:id="357"/>
      <w:r w:rsidR="002251E2">
        <w:rPr>
          <w:rStyle w:val="Refdecomentrio"/>
          <w:rFonts w:eastAsia="Calibri"/>
          <w:color w:val="000000" w:themeColor="text1"/>
          <w:sz w:val="24"/>
          <w:szCs w:val="24"/>
        </w:rPr>
        <w:commentReference w:id="357"/>
      </w:r>
      <w:r w:rsidR="7EA98706">
        <w:rPr>
          <w:rFonts w:eastAsia="Calibri"/>
          <w:color w:val="000000" w:themeColor="text1"/>
        </w:rPr>
        <w:t xml:space="preserve"> a contar do termo d</w:t>
      </w:r>
      <w:commentRangeStart w:id="358"/>
      <w:r w:rsidR="7EA98706">
        <w:rPr>
          <w:rFonts w:eastAsia="Calibri"/>
          <w:color w:val="000000" w:themeColor="text1"/>
        </w:rPr>
        <w:t xml:space="preserve">os 120 dias. </w:t>
      </w:r>
      <w:commentRangeEnd w:id="358"/>
      <w:r w:rsidRPr="005E2D3C" w:rsidR="002251E2">
        <w:rPr>
          <w:rStyle w:val="Refdecomentrio"/>
          <w:rFonts w:eastAsia="Calibri"/>
          <w:color w:val="000000" w:themeColor="text1"/>
          <w:sz w:val="24"/>
          <w:szCs w:val="24"/>
        </w:rPr>
        <w:commentReference w:id="358"/>
      </w:r>
    </w:p>
    <w:p w:rsidRPr="005E2D3C" w:rsidR="457668D7" w:rsidP="00F95DCA" w:rsidRDefault="00D53EF4" w14:paraId="4BC872D3" w14:textId="24FF0AA1">
      <w:pPr>
        <w:ind w:left="142" w:firstLine="0"/>
        <w:rPr>
          <w:rFonts w:eastAsia="Calibri"/>
          <w:color w:val="000000" w:themeColor="text1"/>
        </w:rPr>
      </w:pPr>
      <w:r>
        <w:rPr>
          <w:rFonts w:eastAsia="Calibri"/>
          <w:color w:val="000000" w:themeColor="text1"/>
        </w:rPr>
        <w:t xml:space="preserve">2 - </w:t>
      </w:r>
      <w:r w:rsidR="54C8C917">
        <w:rPr>
          <w:rFonts w:eastAsia="Calibri"/>
          <w:color w:val="000000" w:themeColor="text1"/>
        </w:rPr>
        <w:t xml:space="preserve">O operador de um estabelecimento de criação, que introduza no território nacional, um cão, gato ou furão, proveniente de um </w:t>
      </w:r>
      <w:commentRangeStart w:id="359"/>
      <w:r w:rsidR="54C8C917">
        <w:rPr>
          <w:rFonts w:eastAsia="Calibri"/>
          <w:color w:val="000000" w:themeColor="text1"/>
        </w:rPr>
        <w:t>Estado-Membro</w:t>
      </w:r>
      <w:commentRangeEnd w:id="359"/>
      <w:r w:rsidR="002251E2">
        <w:rPr>
          <w:rStyle w:val="Refdecomentrio"/>
          <w:rFonts w:eastAsia="Calibri"/>
          <w:color w:val="000000" w:themeColor="text1"/>
          <w:sz w:val="24"/>
          <w:szCs w:val="24"/>
        </w:rPr>
        <w:commentReference w:id="359"/>
      </w:r>
      <w:r w:rsidR="54C8C917">
        <w:rPr>
          <w:rFonts w:eastAsia="Calibri"/>
          <w:color w:val="000000" w:themeColor="text1"/>
        </w:rPr>
        <w:t xml:space="preserve"> ou de um país terceiro, deve assegurar que estes sejam registados no SIAC, no prazo de cinco dias úteis após a sua entrada na União.</w:t>
      </w:r>
    </w:p>
    <w:p w:rsidRPr="005E2D3C" w:rsidR="70CCCE41" w:rsidP="00F95DCA" w:rsidRDefault="00D53EF4" w14:paraId="0338197E" w14:textId="122359EC">
      <w:pPr>
        <w:ind w:left="142" w:firstLine="0"/>
        <w:rPr>
          <w:rFonts w:eastAsia="Calibri"/>
          <w:color w:val="000000" w:themeColor="text1"/>
        </w:rPr>
      </w:pPr>
      <w:r>
        <w:rPr>
          <w:rFonts w:eastAsia="Calibri"/>
          <w:color w:val="000000" w:themeColor="text1"/>
        </w:rPr>
        <w:t xml:space="preserve">3 - </w:t>
      </w:r>
      <w:r w:rsidR="13D19F6D">
        <w:rPr>
          <w:rFonts w:eastAsia="Calibri"/>
          <w:color w:val="000000" w:themeColor="text1"/>
        </w:rPr>
        <w:t xml:space="preserve">Para cumprimento do disposto nos </w:t>
      </w:r>
      <w:r w:rsidR="00BE60E5">
        <w:rPr>
          <w:rFonts w:eastAsia="Calibri"/>
          <w:color w:val="000000" w:themeColor="text1"/>
        </w:rPr>
        <w:t>n.º</w:t>
      </w:r>
      <w:r w:rsidR="13D19F6D">
        <w:rPr>
          <w:rFonts w:eastAsia="Calibri"/>
          <w:color w:val="000000" w:themeColor="text1"/>
        </w:rPr>
        <w:t xml:space="preserve">s 1 e 2, no caso de cão potencialmente perigoso, o registo no SIAC é efetuado pelo médico-veterinário municipal ou médico-veterinário ao serviço do município da sua área de residência. </w:t>
      </w:r>
    </w:p>
    <w:p w:rsidRPr="005E2D3C" w:rsidR="457668D7" w:rsidP="00F95DCA" w:rsidRDefault="00D53EF4" w14:paraId="431E9CC7" w14:textId="44207077">
      <w:pPr>
        <w:ind w:left="142" w:firstLine="0"/>
        <w:rPr>
          <w:rFonts w:eastAsia="Calibri"/>
          <w:color w:val="000000" w:themeColor="text1"/>
        </w:rPr>
      </w:pPr>
      <w:r>
        <w:rPr>
          <w:rFonts w:eastAsia="Calibri"/>
          <w:color w:val="000000" w:themeColor="text1"/>
        </w:rPr>
        <w:t xml:space="preserve">4 - </w:t>
      </w:r>
      <w:r w:rsidR="7EA98706">
        <w:rPr>
          <w:rFonts w:eastAsia="Calibri"/>
          <w:color w:val="000000" w:themeColor="text1"/>
        </w:rPr>
        <w:t xml:space="preserve">Os animais das espécies referidas na Parte B do Anexo I do Regulamento 2016/429, obrigados à identificação para efeitos de trânsito, provenientes de outro Estado-Membro ou </w:t>
      </w:r>
      <w:r w:rsidR="7EA98706">
        <w:rPr>
          <w:rFonts w:eastAsia="Calibri"/>
          <w:color w:val="000000" w:themeColor="text1"/>
        </w:rPr>
        <w:t>de país terceiro, que permaneçam em território nacional mais de 15 dias, devem ser registados no SIAC 5 dias uteis contar do termo dos 15 dias</w:t>
      </w:r>
    </w:p>
    <w:p w:rsidRPr="005E2D3C" w:rsidR="457668D7" w:rsidP="00F95DCA" w:rsidRDefault="00D53EF4" w14:paraId="2175A913" w14:textId="713D6216">
      <w:pPr>
        <w:ind w:left="142" w:firstLine="0"/>
        <w:rPr>
          <w:rFonts w:eastAsia="Calibri"/>
          <w:color w:val="000000" w:themeColor="text1"/>
        </w:rPr>
      </w:pPr>
      <w:r>
        <w:rPr>
          <w:rFonts w:eastAsia="Calibri"/>
          <w:color w:val="000000" w:themeColor="text1"/>
        </w:rPr>
        <w:t xml:space="preserve">5 - </w:t>
      </w:r>
      <w:r w:rsidR="7EA98706">
        <w:rPr>
          <w:rFonts w:eastAsia="Calibri"/>
          <w:color w:val="000000" w:themeColor="text1"/>
        </w:rPr>
        <w:t xml:space="preserve">Os animais de companhia nas condições referidas nos </w:t>
      </w:r>
      <w:r w:rsidR="00BE60E5">
        <w:rPr>
          <w:rFonts w:eastAsia="Calibri"/>
          <w:color w:val="000000" w:themeColor="text1"/>
        </w:rPr>
        <w:t>n.º</w:t>
      </w:r>
      <w:r w:rsidR="7EA98706">
        <w:rPr>
          <w:rFonts w:eastAsia="Calibri"/>
          <w:color w:val="000000" w:themeColor="text1"/>
        </w:rPr>
        <w:t>s anteriores devem ser registados no SIAC por médico-veterinário acreditado no SIAC, em nome da pessoa que figure como seu proprietário no Passaporte de Animal de Companhia (PAC) ou na pessoa que consta como como local de destino no certificado sanitário</w:t>
      </w:r>
    </w:p>
    <w:p w:rsidRPr="005E2D3C" w:rsidR="457668D7" w:rsidP="00F95DCA" w:rsidRDefault="00D53EF4" w14:paraId="46B46D0F" w14:textId="2DD1D759">
      <w:pPr>
        <w:ind w:left="142" w:firstLine="0"/>
        <w:rPr>
          <w:rFonts w:eastAsia="Calibri"/>
          <w:color w:val="000000" w:themeColor="text1"/>
        </w:rPr>
      </w:pPr>
      <w:r w:rsidRPr="69805533" w:rsidR="00D53EF4">
        <w:rPr>
          <w:rFonts w:eastAsia="Calibri"/>
          <w:color w:val="000000" w:themeColor="text1" w:themeTint="FF" w:themeShade="FF"/>
        </w:rPr>
        <w:t xml:space="preserve">6 - </w:t>
      </w:r>
      <w:r w:rsidRPr="69805533" w:rsidR="52ADC363">
        <w:rPr>
          <w:rFonts w:eastAsia="Calibri"/>
          <w:color w:val="000000" w:themeColor="text1" w:themeTint="FF" w:themeShade="FF"/>
        </w:rPr>
        <w:t xml:space="preserve">Em derrogação do disposto no </w:t>
      </w:r>
      <w:r w:rsidRPr="69805533" w:rsidR="52ADC363">
        <w:rPr>
          <w:rFonts w:eastAsia="Calibri"/>
          <w:color w:val="000000" w:themeColor="text1" w:themeTint="FF" w:themeShade="FF"/>
          <w:highlight w:val="cyan"/>
        </w:rPr>
        <w:t>n.º 4 do artigo 59.º</w:t>
      </w:r>
      <w:ins w:author="Rui André Vidal" w:date="2026-06-30T13:46:50.804Z" w16du:dateUtc="2026-06-30T13:46:50.804Z" w:id="1462846455">
        <w:r w:rsidRPr="69805533" w:rsidR="35AB6A1C">
          <w:rPr>
            <w:rFonts w:eastAsia="Calibri"/>
            <w:color w:val="000000" w:themeColor="text1" w:themeTint="FF" w:themeShade="FF"/>
            <w:highlight w:val="cyan"/>
          </w:rPr>
          <w:t xml:space="preserve"> (colocação no mercado de dispositivos de identificação)</w:t>
        </w:r>
      </w:ins>
      <w:r w:rsidRPr="69805533" w:rsidR="52ADC363">
        <w:rPr>
          <w:rFonts w:eastAsia="Calibri"/>
          <w:color w:val="000000" w:themeColor="text1" w:themeTint="FF" w:themeShade="FF"/>
        </w:rPr>
        <w:t xml:space="preserve"> o registo dos animais referidos no </w:t>
      </w:r>
      <w:r w:rsidRPr="69805533" w:rsidR="008C56A9">
        <w:rPr>
          <w:rFonts w:eastAsia="Calibri"/>
          <w:color w:val="000000" w:themeColor="text1" w:themeTint="FF" w:themeShade="FF"/>
        </w:rPr>
        <w:t>número anterior</w:t>
      </w:r>
      <w:r w:rsidRPr="69805533" w:rsidR="52ADC363">
        <w:rPr>
          <w:rFonts w:eastAsia="Calibri"/>
          <w:color w:val="000000" w:themeColor="text1" w:themeTint="FF" w:themeShade="FF"/>
        </w:rPr>
        <w:t>, depende da validação do pré-registo efetuado pelo médico-veterinário no SIAC, de acordo o previsto no Manual de Procedimentos.</w:t>
      </w:r>
    </w:p>
    <w:p w:rsidRPr="005E2D3C" w:rsidR="457668D7" w:rsidP="00F95DCA" w:rsidRDefault="00D53EF4" w14:paraId="0F02F033" w14:textId="7F8C560B">
      <w:pPr>
        <w:ind w:left="142" w:firstLine="0"/>
        <w:rPr>
          <w:rFonts w:eastAsia="Calibri"/>
          <w:color w:val="000000" w:themeColor="text1"/>
        </w:rPr>
      </w:pPr>
      <w:r>
        <w:rPr>
          <w:rFonts w:eastAsia="Calibri"/>
          <w:color w:val="000000" w:themeColor="text1"/>
        </w:rPr>
        <w:t xml:space="preserve">7 - </w:t>
      </w:r>
      <w:r w:rsidR="7EA98706">
        <w:rPr>
          <w:rFonts w:eastAsia="Calibri"/>
          <w:color w:val="000000" w:themeColor="text1"/>
        </w:rPr>
        <w:t xml:space="preserve">Os animais referidos nos </w:t>
      </w:r>
      <w:r w:rsidR="00BE60E5">
        <w:rPr>
          <w:rFonts w:eastAsia="Calibri"/>
          <w:color w:val="000000" w:themeColor="text1"/>
        </w:rPr>
        <w:t>n.º</w:t>
      </w:r>
      <w:r w:rsidR="7EA98706">
        <w:rPr>
          <w:rFonts w:eastAsia="Calibri"/>
          <w:color w:val="000000" w:themeColor="text1"/>
        </w:rPr>
        <w:t>s 9 e 10 do artigo anterior, caso sejam cedidos a pessoa singular ou coletiva diferente da aí referida devem ser registados no SIAC, no ato de transmissão, em nome do seu novo titular.</w:t>
      </w:r>
    </w:p>
    <w:p w:rsidRPr="005E2D3C" w:rsidR="457668D7" w:rsidP="00F95DCA" w:rsidRDefault="00D53EF4" w14:paraId="1E57FD7B" w14:textId="46B0B0F8">
      <w:pPr>
        <w:ind w:left="142" w:firstLine="0"/>
        <w:rPr>
          <w:color w:val="000000" w:themeColor="text1"/>
        </w:rPr>
      </w:pPr>
      <w:r>
        <w:rPr>
          <w:color w:val="000000" w:themeColor="text1"/>
        </w:rPr>
        <w:t xml:space="preserve">8 - </w:t>
      </w:r>
      <w:r w:rsidR="7EA98706">
        <w:rPr>
          <w:color w:val="000000" w:themeColor="text1"/>
        </w:rPr>
        <w:t xml:space="preserve">Os animais já identificados e sem registo no SIAC, que sejam acolhidos num Centro de Recolha Oficial (CRO), e que não sejam reclamados pelos seus proprietários devem ser registados no SIAC em nome do operador, titular do estabelecimento, após o período de 15 dias. </w:t>
      </w:r>
    </w:p>
    <w:p w:rsidRPr="005E2D3C" w:rsidR="71FFACC4" w:rsidP="00F95DCA" w:rsidRDefault="00D53EF4" w14:paraId="77E18172" w14:textId="2DE592C9">
      <w:pPr>
        <w:ind w:left="142" w:firstLine="0"/>
        <w:rPr>
          <w:color w:val="000000" w:themeColor="text1"/>
        </w:rPr>
      </w:pPr>
      <w:r w:rsidRPr="69805533" w:rsidR="00D53EF4">
        <w:rPr>
          <w:color w:val="000000" w:themeColor="text1" w:themeTint="FF" w:themeShade="FF"/>
        </w:rPr>
        <w:t xml:space="preserve">9 - </w:t>
      </w:r>
      <w:r w:rsidRPr="69805533" w:rsidR="0C6C81CF">
        <w:rPr>
          <w:color w:val="000000" w:themeColor="text1" w:themeTint="FF" w:themeShade="FF"/>
        </w:rPr>
        <w:t>Os animais já identificados e com registo no SIAC, que sejam acolhidos num CRO, e que não sejam reclamados pelos seus titulares</w:t>
      </w:r>
      <w:r w:rsidRPr="69805533" w:rsidR="0C6C81CF">
        <w:rPr>
          <w:color w:val="000000" w:themeColor="text1" w:themeTint="FF" w:themeShade="FF"/>
          <w:highlight w:val="yellow"/>
        </w:rPr>
        <w:t>,</w:t>
      </w:r>
      <w:r w:rsidRPr="69805533" w:rsidR="0C6C81CF">
        <w:rPr>
          <w:color w:val="000000" w:themeColor="text1" w:themeTint="FF" w:themeShade="FF"/>
          <w:rPrChange w:author="Rui André Vidal" w:date="2026-06-30T13:52:21.562Z" w16du:dateUtc="2026-06-30T13:52:21.562Z" w:id="784971767">
            <w:rPr>
              <w:color w:val="000000" w:themeColor="text1" w:themeTint="FF" w:themeShade="FF"/>
              <w:highlight w:val="yellow"/>
            </w:rPr>
          </w:rPrChange>
        </w:rPr>
        <w:t xml:space="preserve"> </w:t>
      </w:r>
      <w:commentRangeStart w:id="360"/>
      <w:commentRangeStart w:id="870147649"/>
      <w:r w:rsidRPr="69805533" w:rsidR="0C6C81CF">
        <w:rPr>
          <w:color w:val="000000" w:themeColor="text1" w:themeTint="FF" w:themeShade="FF"/>
          <w:rPrChange w:author="Rui André Vidal" w:date="2026-06-30T13:52:21.563Z" w16du:dateUtc="2026-06-30T13:52:21.563Z" w:id="927671282">
            <w:rPr>
              <w:color w:val="000000" w:themeColor="text1" w:themeTint="FF" w:themeShade="FF"/>
              <w:highlight w:val="yellow"/>
            </w:rPr>
          </w:rPrChange>
        </w:rPr>
        <w:t xml:space="preserve">no prazo </w:t>
      </w:r>
      <w:r w:rsidRPr="69805533" w:rsidR="79F6981B">
        <w:rPr>
          <w:b w:val="1"/>
          <w:bCs w:val="1"/>
          <w:color w:val="D86DCB" w:themeColor="accent5" w:themeTint="99" w:themeShade="FF"/>
          <w:rPrChange w:author="Rui André Vidal" w:date="2026-06-30T13:52:21.565Z" w16du:dateUtc="2026-06-30T13:52:21.565Z" w:id="2075356168">
            <w:rPr>
              <w:color w:val="000000" w:themeColor="text1" w:themeTint="FF" w:themeShade="FF"/>
              <w:highlight w:val="yellow"/>
            </w:rPr>
          </w:rPrChange>
        </w:rPr>
        <w:t xml:space="preserve">15 </w:t>
      </w:r>
      <w:r w:rsidRPr="69805533" w:rsidR="0C6C81CF">
        <w:rPr>
          <w:b w:val="1"/>
          <w:bCs w:val="1"/>
          <w:color w:val="D86DCB" w:themeColor="accent5" w:themeTint="99" w:themeShade="FF"/>
          <w:rPrChange w:author="Rui André Vidal" w:date="2026-06-30T13:52:21.566Z" w16du:dateUtc="2026-06-30T13:52:21.566Z" w:id="1732281828">
            <w:rPr>
              <w:color w:val="000000" w:themeColor="text1" w:themeTint="FF" w:themeShade="FF"/>
              <w:highlight w:val="yellow"/>
            </w:rPr>
          </w:rPrChange>
        </w:rPr>
        <w:t>dias</w:t>
      </w:r>
      <w:r w:rsidRPr="69805533" w:rsidR="0C6C81CF">
        <w:rPr>
          <w:color w:val="000000" w:themeColor="text1" w:themeTint="FF" w:themeShade="FF"/>
          <w:rPrChange w:author="Rui André Vidal" w:date="2026-06-30T13:52:21.566Z" w16du:dateUtc="2026-06-30T13:52:21.566Z" w:id="1536391598">
            <w:rPr>
              <w:color w:val="000000" w:themeColor="text1" w:themeTint="FF" w:themeShade="FF"/>
              <w:highlight w:val="yellow"/>
            </w:rPr>
          </w:rPrChange>
        </w:rPr>
        <w:t xml:space="preserve"> e cumpridos os requisitos legais</w:t>
      </w:r>
      <w:commentRangeEnd w:id="360"/>
      <w:r>
        <w:rPr>
          <w:rStyle w:val="CommentReference"/>
        </w:rPr>
        <w:commentReference w:id="360"/>
      </w:r>
      <w:commentRangeEnd w:id="870147649"/>
      <w:r>
        <w:rPr>
          <w:rStyle w:val="CommentReference"/>
        </w:rPr>
        <w:commentReference w:id="870147649"/>
      </w:r>
      <w:r w:rsidRPr="69805533" w:rsidR="0C6C81CF">
        <w:rPr>
          <w:color w:val="000000" w:themeColor="text1" w:themeTint="FF" w:themeShade="FF"/>
          <w:rPrChange w:author="Rui André Vidal" w:date="2026-06-30T13:52:21.566Z" w16du:dateUtc="2026-06-30T13:52:21.566Z" w:id="1313517263">
            <w:rPr>
              <w:color w:val="000000" w:themeColor="text1" w:themeTint="FF" w:themeShade="FF"/>
              <w:highlight w:val="yellow"/>
            </w:rPr>
          </w:rPrChange>
        </w:rPr>
        <w:t>,</w:t>
      </w:r>
      <w:r w:rsidRPr="69805533" w:rsidR="0C6C81CF">
        <w:rPr>
          <w:color w:val="000000" w:themeColor="text1" w:themeTint="FF" w:themeShade="FF"/>
        </w:rPr>
        <w:t xml:space="preserve"> é alterado o registo para nome do operador, titular do estabelecimento.</w:t>
      </w:r>
    </w:p>
    <w:p w:rsidRPr="005E2D3C" w:rsidR="457668D7" w:rsidP="00F95DCA" w:rsidRDefault="00D53EF4" w14:paraId="11B74DE4" w14:textId="410EC3D1">
      <w:pPr>
        <w:ind w:left="142" w:firstLine="0"/>
        <w:rPr>
          <w:color w:val="000000" w:themeColor="text1"/>
        </w:rPr>
      </w:pPr>
      <w:r>
        <w:rPr>
          <w:color w:val="000000" w:themeColor="text1"/>
        </w:rPr>
        <w:t xml:space="preserve">10 - </w:t>
      </w:r>
      <w:r w:rsidR="7EA98706">
        <w:rPr>
          <w:color w:val="000000" w:themeColor="text1"/>
        </w:rPr>
        <w:t>No caso dos cães, gatos e furões acolhidos num CRO, não identificados, deverá ser providenciada a aplicação de um transponder e seu registo no SIAC, em nome do município.</w:t>
      </w:r>
    </w:p>
    <w:p w:rsidRPr="005E2D3C" w:rsidR="70CCCE41" w:rsidP="00F95DCA" w:rsidRDefault="00D53EF4" w14:paraId="5B7934D5" w14:textId="3E887A55">
      <w:pPr>
        <w:ind w:left="142" w:firstLine="0"/>
        <w:rPr>
          <w:rFonts w:eastAsia="Calibri"/>
          <w:color w:val="000000" w:themeColor="text1"/>
        </w:rPr>
      </w:pPr>
      <w:r>
        <w:t xml:space="preserve">11 - </w:t>
      </w:r>
      <w:r w:rsidR="30C1EA2B">
        <w:t xml:space="preserve">Nos casos acima elencados nos </w:t>
      </w:r>
      <w:r w:rsidR="00BE60E5">
        <w:t>n.º</w:t>
      </w:r>
      <w:r w:rsidR="30C1EA2B">
        <w:t>s 8 e 9 o titular do estabelecimento deve participar no SIAC que o animal foi acolhido no estabelecimento, mediante preenchimento de formulário próprio.</w:t>
      </w:r>
    </w:p>
    <w:p w:rsidRPr="005E2D3C" w:rsidR="457668D7" w:rsidP="00F95DCA" w:rsidRDefault="00D53EF4" w14:paraId="01477307" w14:textId="76C09E93">
      <w:pPr>
        <w:ind w:left="142" w:firstLine="0"/>
        <w:rPr>
          <w:rFonts w:eastAsia="Calibri"/>
        </w:rPr>
      </w:pPr>
      <w:r w:rsidRPr="69805533" w:rsidR="00D53EF4">
        <w:rPr>
          <w:rFonts w:eastAsia="Calibri"/>
          <w:color w:val="000000" w:themeColor="text1" w:themeTint="FF" w:themeShade="FF"/>
        </w:rPr>
        <w:t xml:space="preserve">12 - </w:t>
      </w:r>
      <w:r w:rsidRPr="69805533" w:rsidR="7EA98706">
        <w:rPr>
          <w:rFonts w:eastAsia="Calibri"/>
          <w:color w:val="000000" w:themeColor="text1" w:themeTint="FF" w:themeShade="FF"/>
        </w:rPr>
        <w:t xml:space="preserve">Os gatos integrados num programa CED, ao abrigo do disposto </w:t>
      </w:r>
      <w:r w:rsidRPr="69805533" w:rsidR="7EA98706">
        <w:rPr>
          <w:rFonts w:eastAsia="Calibri"/>
          <w:color w:val="000000" w:themeColor="text1" w:themeTint="FF" w:themeShade="FF"/>
          <w:highlight w:val="cyan"/>
        </w:rPr>
        <w:t xml:space="preserve">no artigo </w:t>
      </w:r>
      <w:r w:rsidRPr="69805533" w:rsidR="00D53EF4">
        <w:rPr>
          <w:rFonts w:eastAsia="Calibri"/>
          <w:color w:val="000000" w:themeColor="text1" w:themeTint="FF" w:themeShade="FF"/>
          <w:highlight w:val="cyan"/>
        </w:rPr>
        <w:t>XX</w:t>
      </w:r>
      <w:r w:rsidRPr="69805533" w:rsidR="7EA98706">
        <w:rPr>
          <w:rFonts w:eastAsia="Calibri"/>
          <w:color w:val="000000" w:themeColor="text1" w:themeTint="FF" w:themeShade="FF"/>
          <w:highlight w:val="cyan"/>
        </w:rPr>
        <w:t>.º</w:t>
      </w:r>
      <w:r w:rsidRPr="69805533" w:rsidR="7EA98706">
        <w:rPr>
          <w:rFonts w:eastAsia="Calibri"/>
          <w:color w:val="000000" w:themeColor="text1" w:themeTint="FF" w:themeShade="FF"/>
        </w:rPr>
        <w:t xml:space="preserve"> deste diploma, devem ser identificados e registados no SIAC em nome do município responsável pelo programa CED, sendo todas as medidas profiláticas efetuadas registadas no SIAC, conforme disposto no artigo </w:t>
      </w:r>
      <w:r w:rsidRPr="69805533" w:rsidR="7EA98706">
        <w:rPr>
          <w:rFonts w:eastAsia="Calibri"/>
          <w:color w:val="000000" w:themeColor="text1" w:themeTint="FF" w:themeShade="FF"/>
          <w:highlight w:val="cyan"/>
          <w:rPrChange w:author="Maria Rosário Silva Lemos Cidadão" w:date="2026-06-30T08:20:35.643Z" w16du:dateUtc="2026-06-30T08:20:35.643Z" w:id="950992763">
            <w:rPr>
              <w:rFonts w:eastAsia="Calibri"/>
              <w:color w:val="000000" w:themeColor="text1" w:themeTint="FF" w:themeShade="FF"/>
            </w:rPr>
          </w:rPrChange>
        </w:rPr>
        <w:t>59º+4</w:t>
      </w:r>
      <w:ins w:author="Rui André Vidal" w:date="2026-06-30T13:53:14.739Z" w16du:dateUtc="2026-06-30T13:53:14.739Z" w:id="371562691">
        <w:r w:rsidRPr="69805533" w:rsidR="240CD4BE">
          <w:rPr>
            <w:rFonts w:eastAsia="Calibri"/>
            <w:color w:val="000000" w:themeColor="text1" w:themeTint="FF" w:themeShade="FF"/>
            <w:highlight w:val="cyan"/>
          </w:rPr>
          <w:t xml:space="preserve"> (registo de profilaxias médicas e outras intervenções)</w:t>
        </w:r>
      </w:ins>
      <w:del w:author="Rui André Vidal" w:date="2026-06-30T13:53:03.101Z" w16du:dateUtc="2026-06-30T13:53:03.101Z" w:id="812208600">
        <w:r w:rsidRPr="69805533" w:rsidDel="7EA98706">
          <w:rPr>
            <w:rFonts w:eastAsia="Calibri"/>
            <w:color w:val="000000" w:themeColor="text1" w:themeTint="FF" w:themeShade="FF"/>
            <w:highlight w:val="cyan"/>
            <w:rPrChange w:author="Maria Rosário Silva Lemos Cidadão" w:date="2026-06-30T08:20:35.643Z" w16du:dateUtc="2026-06-30T08:20:35.643Z" w:id="405945723">
              <w:rPr>
                <w:rFonts w:eastAsia="Calibri"/>
                <w:color w:val="000000" w:themeColor="text1" w:themeTint="FF" w:themeShade="FF"/>
              </w:rPr>
            </w:rPrChange>
          </w:rPr>
          <w:delText>,</w:delText>
        </w:r>
      </w:del>
      <w:r w:rsidRPr="69805533" w:rsidR="7EA98706">
        <w:rPr>
          <w:rFonts w:eastAsia="Calibri"/>
          <w:color w:val="000000" w:themeColor="text1" w:themeTint="FF" w:themeShade="FF"/>
        </w:rPr>
        <w:t xml:space="preserve"> deste diploma.</w:t>
      </w:r>
    </w:p>
    <w:p w:rsidRPr="005E2D3C" w:rsidR="457668D7" w:rsidP="00F95DCA" w:rsidRDefault="457668D7" w14:paraId="729912DF" w14:textId="3F7604BE">
      <w:pPr>
        <w:ind w:left="0" w:firstLine="0"/>
        <w:rPr>
          <w:rFonts w:eastAsia="Calibri"/>
          <w:color w:val="000000" w:themeColor="text1"/>
        </w:rPr>
      </w:pPr>
    </w:p>
    <w:p w:rsidRPr="00F95DCA" w:rsidR="457668D7" w:rsidP="00F95DCA" w:rsidRDefault="457668D7" w14:paraId="6D158B22" w14:textId="2DA0C657">
      <w:pPr>
        <w:pStyle w:val="Ttulo3"/>
      </w:pPr>
      <w:bookmarkStart w:name="_Toc1362076698" w:id="2002143096"/>
      <w:r w:rsidR="063C3800">
        <w:rPr/>
        <w:t xml:space="preserve">Artigo </w:t>
      </w:r>
      <w:r w:rsidR="6D6E3E25">
        <w:rPr/>
        <w:t>7</w:t>
      </w:r>
      <w:r w:rsidR="68876BDD">
        <w:rPr/>
        <w:t>1</w:t>
      </w:r>
      <w:r w:rsidR="6D6E3E25">
        <w:rPr/>
        <w:t>.º</w:t>
      </w:r>
      <w:bookmarkEnd w:id="2002143096"/>
    </w:p>
    <w:p w:rsidRPr="00F95DCA" w:rsidR="457668D7" w:rsidP="00F95DCA" w:rsidRDefault="457668D7" w14:paraId="67D88418" w14:textId="7FCC3F01">
      <w:pPr>
        <w:pStyle w:val="Ttulo3"/>
      </w:pPr>
      <w:bookmarkStart w:name="_Toc398380287" w:id="812039200"/>
      <w:r w:rsidR="063C3800">
        <w:rPr/>
        <w:t>Documento de Identificação do Animal de Companhia</w:t>
      </w:r>
      <w:bookmarkEnd w:id="812039200"/>
    </w:p>
    <w:p w:rsidRPr="005E2D3C" w:rsidR="457668D7" w:rsidP="00F95DCA" w:rsidRDefault="00D53EF4" w14:paraId="55BAF702" w14:textId="77CD395D">
      <w:pPr>
        <w:ind w:left="142" w:firstLine="0"/>
        <w:rPr>
          <w:rFonts w:eastAsia="Calibri"/>
          <w:color w:val="000000" w:themeColor="text1"/>
        </w:rPr>
      </w:pPr>
      <w:r>
        <w:rPr>
          <w:rFonts w:eastAsia="Calibri"/>
          <w:color w:val="000000" w:themeColor="text1"/>
        </w:rPr>
        <w:t xml:space="preserve">1 - </w:t>
      </w:r>
      <w:r w:rsidR="3F3C57CB">
        <w:rPr>
          <w:rFonts w:eastAsia="Calibri"/>
          <w:color w:val="000000" w:themeColor="text1"/>
        </w:rPr>
        <w:t>Após o registo no SIAC, é emitido pelo sistema o DIAC que reproduz, em suporte físico ou digital, os dados constantes do SIAC, constituindo este o documento de identificação no território nacional.</w:t>
      </w:r>
    </w:p>
    <w:p w:rsidRPr="005E2D3C" w:rsidR="01695A14" w:rsidP="00F95DCA" w:rsidRDefault="00D53EF4" w14:paraId="561C4DB5" w14:textId="4588D672">
      <w:pPr>
        <w:ind w:left="142" w:firstLine="0"/>
        <w:rPr>
          <w:rFonts w:eastAsia="Calibri"/>
          <w:color w:val="000000" w:themeColor="text1"/>
        </w:rPr>
      </w:pPr>
      <w:r w:rsidRPr="69805533" w:rsidR="00D53EF4">
        <w:rPr>
          <w:rFonts w:eastAsia="Calibri"/>
          <w:color w:val="000000" w:themeColor="text1" w:themeTint="FF" w:themeShade="FF"/>
        </w:rPr>
        <w:t xml:space="preserve">2 - </w:t>
      </w:r>
      <w:r w:rsidRPr="69805533" w:rsidR="01695A14">
        <w:rPr>
          <w:rFonts w:eastAsia="Calibri"/>
          <w:color w:val="000000" w:themeColor="text1" w:themeTint="FF" w:themeShade="FF"/>
        </w:rPr>
        <w:t xml:space="preserve">Na situação prevista no </w:t>
      </w:r>
      <w:r w:rsidRPr="69805533" w:rsidR="01695A14">
        <w:rPr>
          <w:rFonts w:eastAsia="Calibri"/>
          <w:color w:val="000000" w:themeColor="text1" w:themeTint="FF" w:themeShade="FF"/>
          <w:highlight w:val="cyan"/>
        </w:rPr>
        <w:t>n.</w:t>
      </w:r>
      <w:r w:rsidRPr="69805533" w:rsidR="00D53EF4">
        <w:rPr>
          <w:rFonts w:eastAsia="Calibri"/>
          <w:color w:val="000000" w:themeColor="text1" w:themeTint="FF" w:themeShade="FF"/>
          <w:highlight w:val="cyan"/>
        </w:rPr>
        <w:t xml:space="preserve">º </w:t>
      </w:r>
      <w:r w:rsidRPr="69805533" w:rsidR="01695A14">
        <w:rPr>
          <w:rFonts w:eastAsia="Calibri"/>
          <w:color w:val="000000" w:themeColor="text1" w:themeTint="FF" w:themeShade="FF"/>
          <w:highlight w:val="cyan"/>
        </w:rPr>
        <w:t xml:space="preserve">2 do artigo </w:t>
      </w:r>
      <w:r w:rsidRPr="69805533" w:rsidR="00D53EF4">
        <w:rPr>
          <w:rFonts w:eastAsia="Calibri"/>
          <w:color w:val="000000" w:themeColor="text1" w:themeTint="FF" w:themeShade="FF"/>
          <w:highlight w:val="cyan"/>
        </w:rPr>
        <w:t>XX</w:t>
      </w:r>
      <w:ins w:author="Rui André Vidal" w:date="2026-06-30T13:54:08.853Z" w16du:dateUtc="2026-06-30T13:54:08.853Z" w:id="1969642566">
        <w:r w:rsidRPr="69805533" w:rsidR="50AA4E7B">
          <w:rPr>
            <w:rFonts w:eastAsia="Calibri"/>
            <w:color w:val="000000" w:themeColor="text1" w:themeTint="FF" w:themeShade="FF"/>
            <w:highlight w:val="cyan"/>
          </w:rPr>
          <w:t xml:space="preserve"> (registo no sistema de informação de animais de companhia)</w:t>
        </w:r>
      </w:ins>
      <w:r w:rsidRPr="69805533" w:rsidR="01695A14">
        <w:rPr>
          <w:rFonts w:eastAsia="Calibri"/>
          <w:color w:val="000000" w:themeColor="text1" w:themeTint="FF" w:themeShade="FF"/>
        </w:rPr>
        <w:t>, o médico-veterinário deve promover que o DIAC seja entregue ao titular do animal no prazo de 7 dias.</w:t>
      </w:r>
    </w:p>
    <w:p w:rsidRPr="005E2D3C" w:rsidR="457668D7" w:rsidP="00F95DCA" w:rsidRDefault="00D53EF4" w14:paraId="197E35AA" w14:textId="323A09E1">
      <w:pPr>
        <w:ind w:left="142" w:firstLine="0"/>
        <w:rPr>
          <w:rFonts w:eastAsia="Calibri"/>
          <w:color w:val="000000" w:themeColor="text1"/>
        </w:rPr>
      </w:pPr>
      <w:r>
        <w:rPr>
          <w:rFonts w:eastAsia="Calibri"/>
          <w:color w:val="000000" w:themeColor="text1"/>
        </w:rPr>
        <w:t xml:space="preserve">3 - </w:t>
      </w:r>
      <w:r w:rsidR="3F3C57CB">
        <w:rPr>
          <w:rFonts w:eastAsia="Calibri"/>
          <w:color w:val="000000" w:themeColor="text1"/>
        </w:rPr>
        <w:t>Qualquer alteração aos elementos constantes no SIAC, nomeadamente alteração de titular, da sua residência ou de local de alojamento do animal, ou outras disposições obrigatórias de registo, deve ser comunicada ao sistema, determina a caducidade do anterior DIAC e a obrigação da emissão de DIAC atualizado</w:t>
      </w:r>
    </w:p>
    <w:p w:rsidRPr="005E2D3C" w:rsidR="457668D7" w:rsidP="00F95DCA" w:rsidRDefault="00D53EF4" w14:paraId="4BC58DB9" w14:textId="05807847">
      <w:pPr>
        <w:ind w:left="142" w:firstLine="0"/>
        <w:rPr>
          <w:rFonts w:eastAsia="Calibri"/>
          <w:color w:val="000000" w:themeColor="text1"/>
        </w:rPr>
      </w:pPr>
      <w:r>
        <w:rPr>
          <w:rFonts w:eastAsia="Calibri"/>
          <w:color w:val="000000" w:themeColor="text1"/>
        </w:rPr>
        <w:t xml:space="preserve">4 - </w:t>
      </w:r>
      <w:r w:rsidR="3F3C57CB">
        <w:rPr>
          <w:rFonts w:eastAsia="Calibri"/>
          <w:color w:val="000000" w:themeColor="text1"/>
        </w:rPr>
        <w:t>Em qualquer altura, pode o titular solicitar a emissão do DIAC diretamente ao SIAC, ao médico-veterinário acreditado no SIAC, a entidade acreditada no SIAC ou à junta de freguesia da sua área de residência.</w:t>
      </w:r>
    </w:p>
    <w:p w:rsidRPr="005E2D3C" w:rsidR="457668D7" w:rsidP="00F95DCA" w:rsidRDefault="00D53EF4" w14:paraId="26AC999C" w14:textId="1E6B3C6A">
      <w:pPr>
        <w:rPr>
          <w:rFonts w:eastAsia="Calibri"/>
          <w:color w:val="000000" w:themeColor="text1"/>
        </w:rPr>
      </w:pPr>
      <w:r>
        <w:rPr>
          <w:rFonts w:eastAsia="Calibri"/>
          <w:color w:val="000000" w:themeColor="text1"/>
        </w:rPr>
        <w:t xml:space="preserve">5 - </w:t>
      </w:r>
      <w:r w:rsidR="3F3C57CB">
        <w:rPr>
          <w:rFonts w:eastAsia="Calibri"/>
          <w:color w:val="000000" w:themeColor="text1"/>
        </w:rPr>
        <w:t>O DIAC encontra-se disponível de forma desmaterializada na aplicação móvel id.gov.pt.</w:t>
      </w:r>
    </w:p>
    <w:p w:rsidRPr="005E2D3C" w:rsidR="457668D7" w:rsidP="00F95DCA" w:rsidRDefault="00D53EF4" w14:paraId="35BBE40F" w14:textId="07D7F42A">
      <w:pPr>
        <w:ind w:left="142" w:firstLine="0"/>
        <w:rPr>
          <w:rFonts w:eastAsia="Calibri"/>
          <w:color w:val="000000" w:themeColor="text1"/>
        </w:rPr>
      </w:pPr>
      <w:r>
        <w:rPr>
          <w:rFonts w:eastAsia="Calibri"/>
          <w:color w:val="000000" w:themeColor="text1"/>
        </w:rPr>
        <w:t xml:space="preserve">6 - </w:t>
      </w:r>
      <w:r w:rsidR="3F3C57CB">
        <w:rPr>
          <w:rFonts w:eastAsia="Calibri"/>
          <w:color w:val="000000" w:themeColor="text1"/>
        </w:rPr>
        <w:t>O DIAC apresenta um código de validação, que permite a verificação da correspondência dos dados do documento com os do registo no SIAC.</w:t>
      </w:r>
    </w:p>
    <w:p w:rsidRPr="005E2D3C" w:rsidR="457668D7" w:rsidP="00F95DCA" w:rsidRDefault="3F3C57CB" w14:paraId="5FDC786D" w14:textId="4E059921">
      <w:pPr>
        <w:rPr>
          <w:rFonts w:eastAsia="Calibri"/>
          <w:color w:val="000000" w:themeColor="text1"/>
        </w:rPr>
      </w:pPr>
      <w:r>
        <w:rPr>
          <w:rFonts w:eastAsia="Calibri"/>
          <w:color w:val="000000" w:themeColor="text1"/>
        </w:rPr>
        <w:t xml:space="preserve"> </w:t>
      </w:r>
    </w:p>
    <w:p w:rsidRPr="00F95DCA" w:rsidR="457668D7" w:rsidP="00F95DCA" w:rsidRDefault="457668D7" w14:paraId="31A74AE0" w14:textId="7F036E71">
      <w:pPr>
        <w:pStyle w:val="Ttulo3"/>
      </w:pPr>
      <w:bookmarkStart w:name="_Toc313937097" w:id="405303628"/>
      <w:r w:rsidR="063C3800">
        <w:rPr/>
        <w:t xml:space="preserve">Artigo </w:t>
      </w:r>
      <w:r w:rsidR="6D6E3E25">
        <w:rPr/>
        <w:t>7</w:t>
      </w:r>
      <w:r w:rsidR="68876BDD">
        <w:rPr/>
        <w:t>2</w:t>
      </w:r>
      <w:r w:rsidR="6D6E3E25">
        <w:rPr/>
        <w:t>.º</w:t>
      </w:r>
      <w:bookmarkEnd w:id="405303628"/>
    </w:p>
    <w:p w:rsidRPr="00F95DCA" w:rsidR="457668D7" w:rsidP="00F95DCA" w:rsidRDefault="457668D7" w14:paraId="0952D436" w14:textId="7B8C7FC0">
      <w:pPr>
        <w:pStyle w:val="Ttulo3"/>
      </w:pPr>
      <w:bookmarkStart w:name="_Toc1056521843" w:id="864914411"/>
      <w:r w:rsidR="063C3800">
        <w:rPr/>
        <w:t>Registo de profilaxias médicas e outras intervenções</w:t>
      </w:r>
      <w:bookmarkEnd w:id="864914411"/>
    </w:p>
    <w:p w:rsidRPr="005E2D3C" w:rsidR="457668D7" w:rsidP="00F95DCA" w:rsidRDefault="00D53EF4" w14:paraId="6341EAAF" w14:textId="0C51E41B">
      <w:pPr>
        <w:ind w:left="142" w:firstLine="0"/>
        <w:rPr>
          <w:rFonts w:eastAsia="Calibri"/>
          <w:color w:val="000000" w:themeColor="text1"/>
        </w:rPr>
      </w:pPr>
      <w:r w:rsidRPr="69805533" w:rsidR="00D53EF4">
        <w:rPr>
          <w:rFonts w:eastAsia="Calibri"/>
          <w:color w:val="000000" w:themeColor="text1" w:themeTint="FF" w:themeShade="FF"/>
        </w:rPr>
        <w:t xml:space="preserve">1 - </w:t>
      </w:r>
      <w:r w:rsidRPr="69805533" w:rsidR="3F3C57CB">
        <w:rPr>
          <w:rFonts w:eastAsia="Calibri"/>
          <w:color w:val="000000" w:themeColor="text1" w:themeTint="FF" w:themeShade="FF"/>
        </w:rPr>
        <w:t xml:space="preserve">As profilaxias médicas declaradas obrigatórias pela DGAV para aos animais referidos no </w:t>
      </w:r>
      <w:r w:rsidRPr="69805533" w:rsidR="3F3C57CB">
        <w:rPr>
          <w:rFonts w:eastAsia="Calibri"/>
          <w:color w:val="000000" w:themeColor="text1" w:themeTint="FF" w:themeShade="FF"/>
          <w:highlight w:val="cyan"/>
        </w:rPr>
        <w:t>n.º 1 e 2 do artigo 55.º</w:t>
      </w:r>
      <w:ins w:author="Rui André Vidal" w:date="2026-06-30T13:54:20.91Z" w16du:dateUtc="2026-06-30T13:54:20.91Z" w:id="566833686">
        <w:r w:rsidRPr="69805533" w:rsidR="7330F6E5">
          <w:rPr>
            <w:rFonts w:eastAsia="Calibri"/>
            <w:color w:val="000000" w:themeColor="text1" w:themeTint="FF" w:themeShade="FF"/>
            <w:highlight w:val="cyan"/>
          </w:rPr>
          <w:t xml:space="preserve"> (obrigação de identificação)</w:t>
        </w:r>
      </w:ins>
      <w:r w:rsidRPr="69805533" w:rsidR="3F3C57CB">
        <w:rPr>
          <w:rFonts w:eastAsia="Calibri"/>
          <w:color w:val="000000" w:themeColor="text1" w:themeTint="FF" w:themeShade="FF"/>
        </w:rPr>
        <w:t xml:space="preserve"> do presente diploma, ou as intervenções que sejam requeridas para efeitos de certificação sanitária, devem ser registadas pelo médico-veterinário no SIAC.</w:t>
      </w:r>
    </w:p>
    <w:p w:rsidRPr="005E2D3C" w:rsidR="457668D7" w:rsidP="00F95DCA" w:rsidRDefault="00D53EF4" w14:paraId="53DA06C3" w14:textId="2817559F">
      <w:pPr>
        <w:ind w:left="142" w:firstLine="0"/>
        <w:rPr>
          <w:rFonts w:eastAsia="Calibri"/>
          <w:color w:val="000000" w:themeColor="text1"/>
        </w:rPr>
      </w:pPr>
      <w:r>
        <w:rPr>
          <w:rFonts w:eastAsia="Calibri"/>
          <w:color w:val="000000" w:themeColor="text1"/>
        </w:rPr>
        <w:t xml:space="preserve">2 - </w:t>
      </w:r>
      <w:r w:rsidR="457668D7">
        <w:rPr>
          <w:rFonts w:eastAsia="Calibri"/>
          <w:color w:val="000000" w:themeColor="text1"/>
        </w:rPr>
        <w:t>As intervenções ou mutilações que por razões clínicas tenham sido realizadas e que interfiram com as características dos animais, nomeadamente a esterilização, amputações, ou corte de orelha dos gatos de programas CED, devem ser registadas no SIAC.</w:t>
      </w:r>
    </w:p>
    <w:p w:rsidRPr="005E2D3C" w:rsidR="457668D7" w:rsidP="00F95DCA" w:rsidRDefault="00D53EF4" w14:paraId="1586895A" w14:textId="41B0E122">
      <w:pPr>
        <w:ind w:left="142" w:firstLine="0"/>
        <w:rPr>
          <w:rFonts w:eastAsia="Calibri"/>
          <w:color w:val="000000" w:themeColor="text1"/>
        </w:rPr>
      </w:pPr>
      <w:r>
        <w:rPr>
          <w:rFonts w:eastAsia="Calibri"/>
          <w:color w:val="000000" w:themeColor="text1"/>
        </w:rPr>
        <w:t xml:space="preserve">3 - </w:t>
      </w:r>
      <w:r w:rsidR="457668D7">
        <w:rPr>
          <w:rFonts w:eastAsia="Calibri"/>
          <w:color w:val="000000" w:themeColor="text1"/>
        </w:rPr>
        <w:t xml:space="preserve">Os registos referidos nos </w:t>
      </w:r>
      <w:r w:rsidR="00BE60E5">
        <w:rPr>
          <w:rFonts w:eastAsia="Calibri"/>
          <w:color w:val="000000" w:themeColor="text1"/>
        </w:rPr>
        <w:t>n.º</w:t>
      </w:r>
      <w:r w:rsidR="457668D7">
        <w:rPr>
          <w:rFonts w:eastAsia="Calibri"/>
          <w:color w:val="000000" w:themeColor="text1"/>
        </w:rPr>
        <w:t>s anteriores devem ser efetuados no SIAC no momento da sua execução, exceto se em caso de indisponibilidade de acesso ao SIAC, em que o prazo se estende até 2 dias uteis após a data da ocorrência.</w:t>
      </w:r>
    </w:p>
    <w:p w:rsidRPr="005E2D3C" w:rsidR="457668D7" w:rsidP="00F95DCA" w:rsidRDefault="00D53EF4" w14:paraId="4255C6F5" w14:textId="1CEA42B8">
      <w:pPr>
        <w:ind w:left="142" w:firstLine="0"/>
        <w:rPr>
          <w:rFonts w:eastAsia="Calibri"/>
          <w:color w:val="000000" w:themeColor="text1"/>
        </w:rPr>
      </w:pPr>
      <w:r>
        <w:rPr>
          <w:rFonts w:eastAsia="Calibri"/>
          <w:color w:val="000000" w:themeColor="text1"/>
        </w:rPr>
        <w:t xml:space="preserve">4 - </w:t>
      </w:r>
      <w:r w:rsidR="457668D7">
        <w:rPr>
          <w:rFonts w:eastAsia="Calibri"/>
          <w:color w:val="000000" w:themeColor="text1"/>
        </w:rPr>
        <w:t xml:space="preserve">Os procedimentos para os registos referidos nos </w:t>
      </w:r>
      <w:r w:rsidR="00BE60E5">
        <w:rPr>
          <w:rFonts w:eastAsia="Calibri"/>
          <w:color w:val="000000" w:themeColor="text1"/>
        </w:rPr>
        <w:t>n.º</w:t>
      </w:r>
      <w:r w:rsidR="457668D7">
        <w:rPr>
          <w:rFonts w:eastAsia="Calibri"/>
          <w:color w:val="000000" w:themeColor="text1"/>
        </w:rPr>
        <w:t xml:space="preserve">s anteriores são </w:t>
      </w:r>
      <w:r>
        <w:rPr>
          <w:rFonts w:eastAsia="Calibri"/>
          <w:color w:val="000000" w:themeColor="text1"/>
        </w:rPr>
        <w:t>definidos pelo</w:t>
      </w:r>
      <w:r w:rsidR="457668D7">
        <w:rPr>
          <w:rFonts w:eastAsia="Calibri"/>
          <w:color w:val="000000" w:themeColor="text1"/>
        </w:rPr>
        <w:t xml:space="preserve"> Manual de Procedimentos SIAC.</w:t>
      </w:r>
    </w:p>
    <w:p w:rsidRPr="005E2D3C" w:rsidR="457668D7" w:rsidP="00F95DCA" w:rsidRDefault="457668D7" w14:paraId="42CAAC1B" w14:textId="620E5A78">
      <w:pPr>
        <w:rPr>
          <w:color w:val="000000" w:themeColor="text1"/>
        </w:rPr>
      </w:pPr>
    </w:p>
    <w:p w:rsidRPr="00F95DCA" w:rsidR="457668D7" w:rsidP="00F95DCA" w:rsidRDefault="457668D7" w14:paraId="40E7F533" w14:textId="3D53E3F8">
      <w:pPr>
        <w:pStyle w:val="Ttulo3"/>
        <w:rPr>
          <w:color w:val="000000" w:themeColor="text1"/>
        </w:rPr>
      </w:pPr>
      <w:bookmarkStart w:name="_Toc724978095" w:id="1833301259"/>
      <w:r w:rsidRPr="292E8E6C" w:rsidR="063C3800">
        <w:rPr>
          <w:color w:val="000000" w:themeColor="text1" w:themeTint="FF" w:themeShade="FF"/>
        </w:rPr>
        <w:t xml:space="preserve">Artigo </w:t>
      </w:r>
      <w:r w:rsidRPr="292E8E6C" w:rsidR="6D6E3E25">
        <w:rPr>
          <w:color w:val="000000" w:themeColor="text1" w:themeTint="FF" w:themeShade="FF"/>
        </w:rPr>
        <w:t>7</w:t>
      </w:r>
      <w:r w:rsidRPr="292E8E6C" w:rsidR="68876BDD">
        <w:rPr>
          <w:color w:val="000000" w:themeColor="text1" w:themeTint="FF" w:themeShade="FF"/>
        </w:rPr>
        <w:t>3</w:t>
      </w:r>
      <w:r w:rsidRPr="292E8E6C" w:rsidR="6D6E3E25">
        <w:rPr>
          <w:color w:val="000000" w:themeColor="text1" w:themeTint="FF" w:themeShade="FF"/>
        </w:rPr>
        <w:t>.º</w:t>
      </w:r>
      <w:bookmarkEnd w:id="1833301259"/>
    </w:p>
    <w:p w:rsidRPr="00F95DCA" w:rsidR="457668D7" w:rsidP="00F95DCA" w:rsidRDefault="457668D7" w14:paraId="19D2E5B6" w14:textId="50013809">
      <w:pPr>
        <w:pStyle w:val="Ttulo3"/>
        <w:rPr>
          <w:color w:val="000000" w:themeColor="text1"/>
        </w:rPr>
      </w:pPr>
      <w:bookmarkStart w:name="_Toc1240575665" w:id="510716053"/>
      <w:r w:rsidRPr="292E8E6C" w:rsidR="063C3800">
        <w:rPr>
          <w:color w:val="000000" w:themeColor="text1" w:themeTint="FF" w:themeShade="FF"/>
        </w:rPr>
        <w:t>Alterações ao registo</w:t>
      </w:r>
      <w:bookmarkEnd w:id="510716053"/>
    </w:p>
    <w:p w:rsidRPr="005E2D3C" w:rsidR="457668D7" w:rsidP="00F95DCA" w:rsidRDefault="00D53EF4" w14:paraId="1E4827DD" w14:textId="7F436194">
      <w:pPr>
        <w:ind w:left="142" w:firstLine="0"/>
        <w:rPr>
          <w:rFonts w:eastAsia="Calibri"/>
          <w:color w:val="000000" w:themeColor="text1"/>
        </w:rPr>
      </w:pPr>
      <w:r>
        <w:rPr>
          <w:rFonts w:eastAsia="Calibri"/>
          <w:color w:val="000000" w:themeColor="text1"/>
        </w:rPr>
        <w:t xml:space="preserve">1 - </w:t>
      </w:r>
      <w:r w:rsidR="457668D7">
        <w:rPr>
          <w:rFonts w:eastAsia="Calibri"/>
          <w:color w:val="000000" w:themeColor="text1"/>
        </w:rPr>
        <w:t>As alterações aos registos do SIAC só podem ser efetuadas pelas entidades com acesso ao sistema, de acordo com o respetivo perfil atribuído pela DGAV</w:t>
      </w:r>
    </w:p>
    <w:p w:rsidR="00D53EF4" w:rsidP="00D53EF4" w:rsidRDefault="00D53EF4" w14:paraId="217E6520" w14:textId="77777777">
      <w:pPr>
        <w:ind w:left="142" w:firstLine="0"/>
        <w:rPr>
          <w:rFonts w:eastAsia="Calibri"/>
          <w:color w:val="000000" w:themeColor="text1"/>
        </w:rPr>
      </w:pPr>
      <w:r>
        <w:rPr>
          <w:rFonts w:eastAsia="Calibri"/>
          <w:color w:val="000000" w:themeColor="text1"/>
        </w:rPr>
        <w:t xml:space="preserve">2 - </w:t>
      </w:r>
      <w:r w:rsidR="735D24AE">
        <w:rPr>
          <w:rFonts w:eastAsia="Calibri"/>
          <w:color w:val="000000" w:themeColor="text1"/>
        </w:rPr>
        <w:t>Na transmissão de titularidade, o titular que transfere, deve assegurar que a alteração do registo no SIAC, no prazo de 14 dias consecutivos, a contar da data de transmissão.</w:t>
      </w:r>
    </w:p>
    <w:p w:rsidRPr="005E2D3C" w:rsidR="00D53EF4" w:rsidP="00F95DCA" w:rsidRDefault="00D53EF4" w14:paraId="51462F22" w14:textId="615DE628">
      <w:pPr>
        <w:ind w:left="142" w:firstLine="0"/>
        <w:rPr>
          <w:rFonts w:eastAsia="Calibri"/>
          <w:color w:val="000000" w:themeColor="text1"/>
        </w:rPr>
      </w:pPr>
      <w:r>
        <w:rPr>
          <w:rFonts w:eastAsia="Calibri"/>
          <w:color w:val="000000" w:themeColor="text1"/>
        </w:rPr>
        <w:t xml:space="preserve">3 - </w:t>
      </w:r>
      <w:r w:rsidR="735D24AE">
        <w:rPr>
          <w:rFonts w:eastAsia="Calibri"/>
          <w:color w:val="000000" w:themeColor="text1"/>
        </w:rPr>
        <w:t>O titular deve informar o SIAC, no prazo de 2 dias úteis, sempre que ocorra uma das seguintes situações:</w:t>
      </w:r>
    </w:p>
    <w:p w:rsidRPr="00F95DCA" w:rsidR="457668D7" w:rsidP="00F95DCA" w:rsidRDefault="457668D7" w14:paraId="029B099C" w14:textId="781BCC73">
      <w:pPr>
        <w:pStyle w:val="PargrafodaLista"/>
        <w:numPr>
          <w:ilvl w:val="0"/>
          <w:numId w:val="275"/>
        </w:numPr>
        <w:rPr>
          <w:rFonts w:eastAsia="Calibri"/>
          <w:color w:val="000000" w:themeColor="text1"/>
        </w:rPr>
      </w:pPr>
      <w:r w:rsidRPr="00F95DCA">
        <w:rPr>
          <w:rFonts w:eastAsia="Calibri"/>
          <w:color w:val="000000" w:themeColor="text1"/>
        </w:rPr>
        <w:t>Alteração da residência do titular ou da morada do operador</w:t>
      </w:r>
    </w:p>
    <w:p w:rsidRPr="00F95DCA" w:rsidR="457668D7" w:rsidP="00F95DCA" w:rsidRDefault="457668D7" w14:paraId="13DD3EAC" w14:textId="42E5BBE9">
      <w:pPr>
        <w:pStyle w:val="PargrafodaLista"/>
        <w:numPr>
          <w:ilvl w:val="0"/>
          <w:numId w:val="275"/>
        </w:numPr>
        <w:rPr>
          <w:rFonts w:eastAsia="Calibri"/>
          <w:color w:val="000000" w:themeColor="text1"/>
        </w:rPr>
      </w:pPr>
      <w:r w:rsidRPr="00F95DCA">
        <w:rPr>
          <w:rFonts w:eastAsia="Calibri"/>
          <w:color w:val="000000" w:themeColor="text1"/>
        </w:rPr>
        <w:t>Alteração do local de alojamento do animal</w:t>
      </w:r>
    </w:p>
    <w:p w:rsidRPr="00F95DCA" w:rsidR="457668D7" w:rsidP="00F95DCA" w:rsidRDefault="3F3C57CB" w14:paraId="4437F45F" w14:textId="2A0B6834">
      <w:pPr>
        <w:pStyle w:val="PargrafodaLista"/>
        <w:numPr>
          <w:ilvl w:val="0"/>
          <w:numId w:val="275"/>
        </w:numPr>
        <w:rPr>
          <w:rFonts w:eastAsia="Calibri"/>
          <w:color w:val="000000" w:themeColor="text1"/>
        </w:rPr>
      </w:pPr>
      <w:r w:rsidRPr="69805533" w:rsidR="3F3C57CB">
        <w:rPr>
          <w:rFonts w:eastAsia="Calibri"/>
          <w:color w:val="000000" w:themeColor="text1" w:themeTint="FF" w:themeShade="FF"/>
        </w:rPr>
        <w:t>Morte do animal,</w:t>
      </w:r>
      <w:commentRangeStart w:id="367"/>
      <w:r w:rsidRPr="69805533" w:rsidR="3F3C57CB">
        <w:rPr>
          <w:rFonts w:eastAsia="Calibri"/>
          <w:color w:val="000000" w:themeColor="text1" w:themeTint="FF" w:themeShade="FF"/>
        </w:rPr>
        <w:t xml:space="preserve"> devidamente comprovada por atestado médico-veterinário ou prova da entrega do cadáver para incineração</w:t>
      </w:r>
      <w:ins w:author="Rui André Vidal" w:date="2026-06-30T13:56:36.54Z" w16du:dateUtc="2026-06-30T13:56:36.54Z" w:id="1720944348">
        <w:r w:rsidRPr="69805533" w:rsidR="1C9E958A">
          <w:rPr>
            <w:rFonts w:eastAsia="Calibri"/>
            <w:color w:val="000000" w:themeColor="text1" w:themeTint="FF" w:themeShade="FF"/>
          </w:rPr>
          <w:t>;</w:t>
        </w:r>
      </w:ins>
      <w:del w:author="Rui André Vidal" w:date="2026-06-30T13:56:36.16Z" w16du:dateUtc="2026-06-30T13:56:36.16Z" w:id="1145153197">
        <w:r w:rsidRPr="69805533" w:rsidDel="3F3C57CB">
          <w:rPr>
            <w:rFonts w:eastAsia="Calibri"/>
            <w:color w:val="000000" w:themeColor="text1" w:themeTint="FF" w:themeShade="FF"/>
          </w:rPr>
          <w:delText xml:space="preserve"> </w:delText>
        </w:r>
      </w:del>
      <w:commentRangeEnd w:id="367"/>
      <w:r>
        <w:rPr>
          <w:rStyle w:val="CommentReference"/>
        </w:rPr>
        <w:commentReference w:id="367"/>
      </w:r>
    </w:p>
    <w:p w:rsidRPr="00F95DCA" w:rsidR="457668D7" w:rsidP="00F95DCA" w:rsidRDefault="3F3C57CB" w14:paraId="687CE7EA" w14:textId="6BDDDB42">
      <w:pPr>
        <w:pStyle w:val="PargrafodaLista"/>
        <w:numPr>
          <w:ilvl w:val="0"/>
          <w:numId w:val="275"/>
        </w:numPr>
        <w:rPr>
          <w:rFonts w:eastAsia="Calibri"/>
          <w:color w:val="000000" w:themeColor="text1"/>
        </w:rPr>
      </w:pPr>
      <w:r w:rsidRPr="69805533" w:rsidR="3F3C57CB">
        <w:rPr>
          <w:rFonts w:eastAsia="Calibri"/>
          <w:color w:val="000000" w:themeColor="text1" w:themeTint="FF" w:themeShade="FF"/>
        </w:rPr>
        <w:t>O titular ou detentor deve participar ao SIAC, no prazo de 24 horas, sempre que ocorra uma das seguintes situações</w:t>
      </w:r>
      <w:ins w:author="Rui André Vidal" w:date="2026-06-30T13:56:55.474Z" w16du:dateUtc="2026-06-30T13:56:55.474Z" w:id="766975059">
        <w:r w:rsidRPr="69805533" w:rsidR="38C5D3EB">
          <w:rPr>
            <w:rFonts w:eastAsia="Calibri"/>
            <w:color w:val="000000" w:themeColor="text1" w:themeTint="FF" w:themeShade="FF"/>
          </w:rPr>
          <w:t>;</w:t>
        </w:r>
      </w:ins>
    </w:p>
    <w:p w:rsidRPr="00F95DCA" w:rsidR="457668D7" w:rsidP="00F95DCA" w:rsidRDefault="3F3C57CB" w14:paraId="6C0CF77E" w14:textId="0BC62EA3">
      <w:pPr>
        <w:pStyle w:val="PargrafodaLista"/>
        <w:numPr>
          <w:ilvl w:val="0"/>
          <w:numId w:val="275"/>
        </w:numPr>
        <w:rPr>
          <w:rFonts w:eastAsia="Calibri"/>
          <w:color w:val="000000" w:themeColor="text1"/>
        </w:rPr>
      </w:pPr>
      <w:commentRangeStart w:id="368"/>
      <w:r w:rsidRPr="00F95DCA">
        <w:rPr>
          <w:rFonts w:eastAsia="Calibri"/>
          <w:color w:val="000000" w:themeColor="text1"/>
        </w:rPr>
        <w:t>Desaparecimento do animal</w:t>
      </w:r>
      <w:commentRangeEnd w:id="368"/>
      <w:r w:rsidRPr="00F95DCA" w:rsidR="002251E2">
        <w:rPr>
          <w:rStyle w:val="Refdecomentrio"/>
          <w:rFonts w:eastAsia="Calibri"/>
          <w:color w:val="000000" w:themeColor="text1"/>
          <w:sz w:val="24"/>
          <w:szCs w:val="24"/>
        </w:rPr>
        <w:commentReference w:id="368"/>
      </w:r>
      <w:r w:rsidRPr="00F95DCA">
        <w:rPr>
          <w:rFonts w:eastAsia="Calibri"/>
          <w:color w:val="000000" w:themeColor="text1"/>
        </w:rPr>
        <w:t>;</w:t>
      </w:r>
    </w:p>
    <w:p w:rsidRPr="00F95DCA" w:rsidR="457668D7" w:rsidP="00F95DCA" w:rsidRDefault="3F3C57CB" w14:paraId="0C48CC8B" w14:textId="1830F935">
      <w:pPr>
        <w:pStyle w:val="PargrafodaLista"/>
        <w:numPr>
          <w:ilvl w:val="0"/>
          <w:numId w:val="275"/>
        </w:numPr>
        <w:rPr>
          <w:rFonts w:eastAsia="Calibri"/>
          <w:color w:val="000000" w:themeColor="text1"/>
        </w:rPr>
      </w:pPr>
      <w:r w:rsidRPr="00F95DCA">
        <w:rPr>
          <w:rFonts w:eastAsia="Calibri"/>
          <w:color w:val="000000" w:themeColor="text1"/>
        </w:rPr>
        <w:t>Recuperação do anima</w:t>
      </w:r>
      <w:r w:rsidRPr="00F95DCA" w:rsidR="00D53EF4">
        <w:rPr>
          <w:rFonts w:eastAsia="Calibri"/>
          <w:color w:val="000000" w:themeColor="text1"/>
        </w:rPr>
        <w:t>l.</w:t>
      </w:r>
    </w:p>
    <w:p w:rsidRPr="005E2D3C" w:rsidR="457668D7" w:rsidP="00F95DCA" w:rsidRDefault="00632B82" w14:paraId="3531E3C4" w14:textId="6A53804B">
      <w:pPr>
        <w:ind w:left="142" w:firstLine="0"/>
        <w:rPr>
          <w:rFonts w:eastAsia="Calibri"/>
          <w:color w:val="000000" w:themeColor="text1"/>
        </w:rPr>
      </w:pPr>
      <w:r>
        <w:rPr>
          <w:rFonts w:eastAsia="Calibri"/>
          <w:color w:val="000000" w:themeColor="text1"/>
        </w:rPr>
        <w:t xml:space="preserve">4 - </w:t>
      </w:r>
      <w:r w:rsidR="3F3C57CB">
        <w:rPr>
          <w:rFonts w:eastAsia="Calibri"/>
          <w:color w:val="000000" w:themeColor="text1"/>
        </w:rPr>
        <w:t xml:space="preserve">O titular do animal, tem a obrigação de comunicar as alterações referidas nos </w:t>
      </w:r>
      <w:r w:rsidR="00BE60E5">
        <w:rPr>
          <w:rFonts w:eastAsia="Calibri"/>
          <w:color w:val="000000" w:themeColor="text1"/>
        </w:rPr>
        <w:t>n.º</w:t>
      </w:r>
      <w:r w:rsidR="3F3C57CB">
        <w:rPr>
          <w:rFonts w:eastAsia="Calibri"/>
          <w:color w:val="000000" w:themeColor="text1"/>
        </w:rPr>
        <w:t>s anteriores, diretamente ao SIAC, ou por via de qualquer entidade que tenha acesso ao sistema, nomeadamente o médico-veterinário acreditado no SIAC, pela junta de freguesia ou pela câmara municipal.</w:t>
      </w:r>
    </w:p>
    <w:p w:rsidRPr="005E2D3C" w:rsidR="457668D7" w:rsidP="00F95DCA" w:rsidRDefault="00632B82" w14:paraId="4F3887F7" w14:textId="75170DA9">
      <w:pPr>
        <w:ind w:left="142" w:firstLine="0"/>
        <w:rPr>
          <w:rFonts w:eastAsia="Calibri"/>
          <w:color w:val="000000" w:themeColor="text1"/>
        </w:rPr>
      </w:pPr>
      <w:r>
        <w:rPr>
          <w:rFonts w:eastAsia="Calibri"/>
          <w:color w:val="000000" w:themeColor="text1"/>
        </w:rPr>
        <w:t xml:space="preserve">5 - </w:t>
      </w:r>
      <w:r w:rsidR="457668D7">
        <w:rPr>
          <w:rFonts w:eastAsia="Calibri"/>
          <w:color w:val="000000" w:themeColor="text1"/>
        </w:rPr>
        <w:t>A transferência de titularidade pode ser realizada de forma desmaterializada, entre os dois titulares, recorrendo ao uso de chave móvel digital ou de leitor de cartão de cidadão, ou por outro sistema que permita um acesso único e pessoal.</w:t>
      </w:r>
    </w:p>
    <w:p w:rsidRPr="005E2D3C" w:rsidR="457668D7" w:rsidP="00F95DCA" w:rsidRDefault="00632B82" w14:paraId="76EE1DF3" w14:textId="540A1055">
      <w:pPr>
        <w:ind w:left="142" w:firstLine="0"/>
        <w:rPr>
          <w:rFonts w:eastAsia="Calibri"/>
          <w:color w:val="000000" w:themeColor="text1"/>
        </w:rPr>
      </w:pPr>
      <w:r>
        <w:rPr>
          <w:rFonts w:eastAsia="Calibri"/>
          <w:color w:val="000000" w:themeColor="text1"/>
        </w:rPr>
        <w:t xml:space="preserve">6 - </w:t>
      </w:r>
      <w:r w:rsidR="457668D7">
        <w:rPr>
          <w:rFonts w:eastAsia="Calibri"/>
          <w:color w:val="000000" w:themeColor="text1"/>
        </w:rPr>
        <w:t>Aquele que tenha recebido o animal de companhia por herança, legado ou na sequência de partilha deve promover o registo da nova titularidade no SIAC, por médico-veterinário acreditado, pela junta de freguesia ou pela câmara municipal.</w:t>
      </w:r>
    </w:p>
    <w:p w:rsidRPr="005E2D3C" w:rsidR="457668D7" w:rsidP="00F95DCA" w:rsidRDefault="00632B82" w14:paraId="6C6D6845" w14:textId="0E2FB135">
      <w:pPr>
        <w:ind w:left="142" w:firstLine="0"/>
        <w:rPr>
          <w:rFonts w:eastAsia="Calibri"/>
          <w:color w:val="000000" w:themeColor="text1"/>
        </w:rPr>
      </w:pPr>
      <w:r>
        <w:rPr>
          <w:rFonts w:eastAsia="Calibri"/>
          <w:color w:val="000000" w:themeColor="text1"/>
        </w:rPr>
        <w:t xml:space="preserve">7 - </w:t>
      </w:r>
      <w:r w:rsidR="3F3C57CB">
        <w:rPr>
          <w:rFonts w:eastAsia="Calibri"/>
          <w:color w:val="000000" w:themeColor="text1"/>
        </w:rPr>
        <w:t>A falta de comunicação ao SIAC da morte ou desaparecimento do animal nos prazos previstos no n.º 2 e 3, respetivamente, implica a presunção de abandono, punido nos termos do disposto na alínea e) do artigo 139.º, sem prejuízo de eventual responsabilidade criminal que venha a ser apurada</w:t>
      </w:r>
    </w:p>
    <w:p w:rsidRPr="005E2D3C" w:rsidR="457668D7" w:rsidP="00F95DCA" w:rsidRDefault="00632B82" w14:paraId="60E95764" w14:textId="70BAACC4">
      <w:pPr>
        <w:ind w:left="142" w:firstLine="0"/>
        <w:rPr>
          <w:color w:val="000000" w:themeColor="text1"/>
        </w:rPr>
      </w:pPr>
      <w:r>
        <w:rPr>
          <w:rFonts w:eastAsia="Calibri"/>
          <w:color w:val="000000" w:themeColor="text1"/>
        </w:rPr>
        <w:t xml:space="preserve">8 - </w:t>
      </w:r>
      <w:r w:rsidR="457668D7">
        <w:rPr>
          <w:rFonts w:eastAsia="Calibri"/>
          <w:color w:val="000000" w:themeColor="text1"/>
        </w:rPr>
        <w:t>Sempre que uma entidade promova uma alteração do registo de um animal de companhia no SIAC, deve assegurar a emissão e a entrega ao seu titular de um novo DIAC e a atualização do Boletim Sanitário ou do PAC, quando existente.</w:t>
      </w:r>
      <w:r w:rsidR="457668D7">
        <w:rPr>
          <w:color w:val="000000" w:themeColor="text1"/>
        </w:rPr>
        <w:t xml:space="preserve"> </w:t>
      </w:r>
    </w:p>
    <w:p w:rsidRPr="005E2D3C" w:rsidR="457668D7" w:rsidP="00F95DCA" w:rsidRDefault="00632B82" w14:paraId="233E1622" w14:textId="3E38A033">
      <w:pPr>
        <w:ind w:left="142" w:firstLine="0"/>
        <w:rPr>
          <w:rFonts w:eastAsia="Calibri"/>
          <w:color w:val="000000" w:themeColor="text1"/>
        </w:rPr>
      </w:pPr>
      <w:r>
        <w:rPr>
          <w:rFonts w:eastAsia="Calibri"/>
          <w:color w:val="000000" w:themeColor="text1"/>
        </w:rPr>
        <w:t xml:space="preserve">9 - </w:t>
      </w:r>
      <w:r w:rsidR="457668D7">
        <w:rPr>
          <w:rFonts w:eastAsia="Calibri"/>
          <w:color w:val="000000" w:themeColor="text1"/>
        </w:rPr>
        <w:t>Sempre que um cão, gato ou furão é recolhido ao CRO, deve o SIAC ser notificado no momento da sua recolha, por participação de animal encontrado, de acordo com o estabelecido no Manual de procedimentos SIAC</w:t>
      </w:r>
    </w:p>
    <w:p w:rsidRPr="005E2D3C" w:rsidR="457668D7" w:rsidP="00F95DCA" w:rsidRDefault="457668D7" w14:paraId="696ED2E0" w14:textId="7A5084CD">
      <w:pPr>
        <w:rPr>
          <w:color w:val="000000" w:themeColor="text1"/>
        </w:rPr>
      </w:pPr>
      <w:r>
        <w:rPr>
          <w:color w:val="000000" w:themeColor="text1"/>
        </w:rPr>
        <w:t xml:space="preserve"> </w:t>
      </w:r>
    </w:p>
    <w:p w:rsidRPr="00F95DCA" w:rsidR="457668D7" w:rsidP="00F95DCA" w:rsidRDefault="457668D7" w14:paraId="6790DB68" w14:textId="6FBB0263">
      <w:pPr>
        <w:pStyle w:val="Ttulo3"/>
      </w:pPr>
      <w:bookmarkStart w:name="_Toc1037366323" w:id="1073795271"/>
      <w:r w:rsidR="063C3800">
        <w:rPr/>
        <w:t xml:space="preserve">Artigo </w:t>
      </w:r>
      <w:r w:rsidR="640AA811">
        <w:rPr/>
        <w:t>7</w:t>
      </w:r>
      <w:r w:rsidR="68876BDD">
        <w:rPr/>
        <w:t>4</w:t>
      </w:r>
      <w:r w:rsidR="640AA811">
        <w:rPr/>
        <w:t>.º</w:t>
      </w:r>
      <w:bookmarkEnd w:id="1073795271"/>
    </w:p>
    <w:p w:rsidRPr="00F95DCA" w:rsidR="457668D7" w:rsidP="00F95DCA" w:rsidRDefault="457668D7" w14:paraId="310A3D60" w14:textId="36763C29">
      <w:pPr>
        <w:pStyle w:val="Ttulo3"/>
      </w:pPr>
      <w:bookmarkStart w:name="_Toc2059819534" w:id="16909429"/>
      <w:r w:rsidR="063C3800">
        <w:rPr/>
        <w:t>Deslocação dos animais</w:t>
      </w:r>
      <w:bookmarkEnd w:id="16909429"/>
    </w:p>
    <w:p w:rsidRPr="005E2D3C" w:rsidR="457668D7" w:rsidP="00F95DCA" w:rsidRDefault="00632B82" w14:paraId="07C4E42A" w14:textId="3A07DB1F">
      <w:pPr>
        <w:ind w:left="142" w:firstLine="0"/>
        <w:rPr>
          <w:rFonts w:eastAsia="Calibri"/>
          <w:color w:val="000000" w:themeColor="text1"/>
        </w:rPr>
      </w:pPr>
      <w:r w:rsidRPr="69805533" w:rsidR="00632B82">
        <w:rPr>
          <w:rFonts w:eastAsia="Calibri"/>
          <w:color w:val="000000" w:themeColor="text1" w:themeTint="FF" w:themeShade="FF"/>
        </w:rPr>
        <w:t xml:space="preserve">1 - </w:t>
      </w:r>
      <w:r w:rsidRPr="69805533" w:rsidR="3F3C57CB">
        <w:rPr>
          <w:rFonts w:eastAsia="Calibri"/>
          <w:color w:val="000000" w:themeColor="text1" w:themeTint="FF" w:themeShade="FF"/>
        </w:rPr>
        <w:t xml:space="preserve">Em qualquer deslocação dos animais referidos no </w:t>
      </w:r>
      <w:r w:rsidRPr="69805533" w:rsidR="3F3C57CB">
        <w:rPr>
          <w:rFonts w:eastAsia="Calibri"/>
          <w:color w:val="000000" w:themeColor="text1" w:themeTint="FF" w:themeShade="FF"/>
          <w:highlight w:val="cyan"/>
          <w:rPrChange w:author="Maria Rosário Silva Lemos Cidadão" w:date="2026-06-30T08:21:06.132Z" w16du:dateUtc="2026-06-30T08:21:06.132Z" w:id="2047173172">
            <w:rPr>
              <w:rFonts w:eastAsia="Calibri"/>
              <w:color w:val="000000" w:themeColor="text1" w:themeTint="FF" w:themeShade="FF"/>
            </w:rPr>
          </w:rPrChange>
        </w:rPr>
        <w:t>artigo 55.º</w:t>
      </w:r>
      <w:ins w:author="Rui André Vidal" w:date="2026-06-30T13:57:07.516Z" w16du:dateUtc="2026-06-30T13:57:07.516Z" w:id="1760292310">
        <w:r w:rsidRPr="69805533" w:rsidR="3562995F">
          <w:rPr>
            <w:rFonts w:eastAsia="Calibri"/>
            <w:color w:val="000000" w:themeColor="text1" w:themeTint="FF" w:themeShade="FF"/>
            <w:highlight w:val="cyan"/>
          </w:rPr>
          <w:t xml:space="preserve"> (obrigação de identificação)</w:t>
        </w:r>
      </w:ins>
      <w:r w:rsidRPr="69805533" w:rsidR="3F3C57CB">
        <w:rPr>
          <w:rFonts w:eastAsia="Calibri"/>
          <w:color w:val="000000" w:themeColor="text1" w:themeTint="FF" w:themeShade="FF"/>
        </w:rPr>
        <w:t>, com registo obrigatório no SIAC, o seu titular ou o simples detentor deve fazer-se acompanhar do respetivo DIAC atualizado.</w:t>
      </w:r>
    </w:p>
    <w:p w:rsidRPr="005E2D3C" w:rsidR="457668D7" w:rsidP="00F95DCA" w:rsidRDefault="00632B82" w14:paraId="38FCE909" w14:textId="0E9BEE68">
      <w:pPr>
        <w:ind w:left="142" w:firstLine="0"/>
        <w:rPr>
          <w:rFonts w:eastAsia="Calibri"/>
          <w:color w:val="000000" w:themeColor="text1"/>
        </w:rPr>
      </w:pPr>
      <w:r>
        <w:rPr>
          <w:rFonts w:eastAsia="Calibri"/>
          <w:color w:val="000000" w:themeColor="text1"/>
        </w:rPr>
        <w:t xml:space="preserve">2 - </w:t>
      </w:r>
      <w:r w:rsidR="457668D7">
        <w:rPr>
          <w:rFonts w:eastAsia="Calibri"/>
          <w:color w:val="000000" w:themeColor="text1"/>
        </w:rPr>
        <w:t>O cão, gato o furão, que circule, para outro Estado-Membro da União Europeia deve ser acompanhado de documento de identificação sob a forma de Passaporte de Animal de Companhia (PAC).</w:t>
      </w:r>
    </w:p>
    <w:p w:rsidRPr="005E2D3C" w:rsidR="457668D7" w:rsidP="00F95DCA" w:rsidRDefault="00632B82" w14:paraId="57B3FE4E" w14:textId="5DB2D9D5">
      <w:pPr>
        <w:ind w:left="142" w:firstLine="0"/>
        <w:rPr>
          <w:rFonts w:eastAsia="Calibri"/>
          <w:color w:val="000000" w:themeColor="text1"/>
        </w:rPr>
      </w:pPr>
      <w:r>
        <w:rPr>
          <w:rFonts w:eastAsia="Calibri"/>
          <w:color w:val="000000" w:themeColor="text1"/>
        </w:rPr>
        <w:t xml:space="preserve">3 - </w:t>
      </w:r>
      <w:r w:rsidR="457668D7">
        <w:rPr>
          <w:rFonts w:eastAsia="Calibri"/>
          <w:color w:val="000000" w:themeColor="text1"/>
        </w:rPr>
        <w:t xml:space="preserve">O documento de identificação, sob a forma de passaporte, que deve acompanhar os animais referidos no </w:t>
      </w:r>
      <w:r w:rsidR="008C56A9">
        <w:rPr>
          <w:rFonts w:eastAsia="Calibri"/>
          <w:color w:val="000000" w:themeColor="text1"/>
        </w:rPr>
        <w:t>número anterior</w:t>
      </w:r>
      <w:r w:rsidR="457668D7">
        <w:rPr>
          <w:rFonts w:eastAsia="Calibri"/>
          <w:color w:val="000000" w:themeColor="text1"/>
        </w:rPr>
        <w:t xml:space="preserve"> e de acordo com a legislação comunitária em vigor é preenchido e emitido no Estado-Membro onde o proprietário do cão, gato ou furão reside habitualmente, por médico-veterinário autorizado.</w:t>
      </w:r>
    </w:p>
    <w:p w:rsidRPr="005E2D3C" w:rsidR="457668D7" w:rsidP="00F95DCA" w:rsidRDefault="00632B82" w14:paraId="74757236" w14:textId="22814959">
      <w:pPr>
        <w:ind w:left="142" w:firstLine="0"/>
        <w:rPr>
          <w:rFonts w:eastAsia="Calibri"/>
          <w:color w:val="000000" w:themeColor="text1"/>
        </w:rPr>
      </w:pPr>
      <w:r>
        <w:rPr>
          <w:rFonts w:eastAsia="Calibri"/>
          <w:color w:val="000000" w:themeColor="text1"/>
        </w:rPr>
        <w:t xml:space="preserve">4 - </w:t>
      </w:r>
      <w:r w:rsidR="457668D7">
        <w:rPr>
          <w:rFonts w:eastAsia="Calibri"/>
          <w:color w:val="000000" w:themeColor="text1"/>
        </w:rPr>
        <w:t>O proprietário a constar na emissão do PAC deve corresponder ao titular associado ao registo SIAC no momento da emissão.</w:t>
      </w:r>
    </w:p>
    <w:p w:rsidRPr="005E2D3C" w:rsidR="457668D7" w:rsidP="00F95DCA" w:rsidRDefault="00632B82" w14:paraId="1ECEC347" w14:textId="3A327606">
      <w:pPr>
        <w:ind w:left="142" w:firstLine="0"/>
        <w:rPr>
          <w:rFonts w:eastAsia="Calibri"/>
          <w:color w:val="000000" w:themeColor="text1"/>
        </w:rPr>
      </w:pPr>
      <w:r w:rsidRPr="1B2BC1AA" w:rsidR="00632B82">
        <w:rPr>
          <w:rFonts w:eastAsia="Calibri"/>
          <w:color w:val="000000" w:themeColor="text1" w:themeTint="FF" w:themeShade="FF"/>
        </w:rPr>
        <w:t xml:space="preserve">5 - </w:t>
      </w:r>
      <w:r w:rsidRPr="1B2BC1AA" w:rsidR="457668D7">
        <w:rPr>
          <w:rFonts w:eastAsia="Calibri"/>
          <w:color w:val="000000" w:themeColor="text1" w:themeTint="FF" w:themeShade="FF"/>
        </w:rPr>
        <w:t xml:space="preserve">O Médico veterinário que emite o PAC ou que regista um animal já portador de um PAC, deve registar o </w:t>
      </w:r>
      <w:r w:rsidRPr="1B2BC1AA" w:rsidR="00BE60E5">
        <w:rPr>
          <w:rFonts w:eastAsia="Calibri"/>
          <w:color w:val="000000" w:themeColor="text1" w:themeTint="FF" w:themeShade="FF"/>
        </w:rPr>
        <w:t>n.º</w:t>
      </w:r>
      <w:r w:rsidRPr="1B2BC1AA" w:rsidR="457668D7">
        <w:rPr>
          <w:rFonts w:eastAsia="Calibri"/>
          <w:color w:val="000000" w:themeColor="text1" w:themeTint="FF" w:themeShade="FF"/>
        </w:rPr>
        <w:t xml:space="preserve"> </w:t>
      </w:r>
      <w:r w:rsidRPr="1B2BC1AA" w:rsidR="0ABE1FD6">
        <w:rPr>
          <w:rFonts w:eastAsia="Calibri"/>
          <w:color w:val="000000" w:themeColor="text1" w:themeTint="FF" w:themeShade="FF"/>
        </w:rPr>
        <w:t xml:space="preserve">desse documento </w:t>
      </w:r>
      <w:r w:rsidRPr="1B2BC1AA" w:rsidR="457668D7">
        <w:rPr>
          <w:rFonts w:eastAsia="Calibri"/>
          <w:color w:val="000000" w:themeColor="text1" w:themeTint="FF" w:themeShade="FF"/>
        </w:rPr>
        <w:t xml:space="preserve">no SIAC. </w:t>
      </w:r>
    </w:p>
    <w:p w:rsidRPr="005E2D3C" w:rsidR="457668D7" w:rsidP="00F95DCA" w:rsidRDefault="3F3C57CB" w14:paraId="2E8DC135" w14:textId="78598E84">
      <w:pPr>
        <w:rPr>
          <w:rFonts w:eastAsia="Calibri"/>
          <w:color w:val="000000" w:themeColor="text1"/>
        </w:rPr>
      </w:pPr>
      <w:r>
        <w:rPr>
          <w:rFonts w:eastAsia="Calibri"/>
          <w:color w:val="000000" w:themeColor="text1"/>
        </w:rPr>
        <w:t xml:space="preserve"> </w:t>
      </w:r>
    </w:p>
    <w:p w:rsidRPr="00F95DCA" w:rsidR="457668D7" w:rsidP="00F95DCA" w:rsidRDefault="457668D7" w14:paraId="7B11F512" w14:textId="2E7A1710">
      <w:pPr>
        <w:pStyle w:val="Ttulo3"/>
        <w:rPr>
          <w:rFonts w:eastAsia="Calibri"/>
        </w:rPr>
      </w:pPr>
      <w:bookmarkStart w:name="_Toc242308112" w:id="1695002063"/>
      <w:r w:rsidRPr="292E8E6C" w:rsidR="063C3800">
        <w:rPr>
          <w:rFonts w:eastAsia="Calibri"/>
        </w:rPr>
        <w:t xml:space="preserve">Artigo </w:t>
      </w:r>
      <w:r w:rsidRPr="292E8E6C" w:rsidR="640AA811">
        <w:rPr>
          <w:rFonts w:eastAsia="Calibri"/>
        </w:rPr>
        <w:t>7</w:t>
      </w:r>
      <w:r w:rsidRPr="292E8E6C" w:rsidR="68876BDD">
        <w:rPr>
          <w:rFonts w:eastAsia="Calibri"/>
        </w:rPr>
        <w:t>5</w:t>
      </w:r>
      <w:r w:rsidRPr="292E8E6C" w:rsidR="640AA811">
        <w:rPr>
          <w:rFonts w:eastAsia="Calibri"/>
        </w:rPr>
        <w:t>.º</w:t>
      </w:r>
      <w:bookmarkEnd w:id="1695002063"/>
    </w:p>
    <w:p w:rsidRPr="00F95DCA" w:rsidR="00632B82" w:rsidP="00F95DCA" w:rsidRDefault="457668D7" w14:paraId="21C8BED9" w14:textId="52B342A7">
      <w:pPr>
        <w:pStyle w:val="Ttulo3"/>
        <w:rPr>
          <w:rFonts w:eastAsia="Calibri"/>
        </w:rPr>
      </w:pPr>
      <w:bookmarkStart w:name="_Toc247997840" w:id="2047097632"/>
      <w:r w:rsidRPr="292E8E6C" w:rsidR="063C3800">
        <w:rPr>
          <w:rFonts w:eastAsia="Calibri"/>
        </w:rPr>
        <w:t>Deveres do médico-veterinário</w:t>
      </w:r>
      <w:bookmarkEnd w:id="2047097632"/>
    </w:p>
    <w:p w:rsidRPr="005E2D3C" w:rsidR="457668D7" w:rsidP="00F95DCA" w:rsidRDefault="00632B82" w14:paraId="0808B455" w14:textId="26D705B9">
      <w:pPr>
        <w:rPr>
          <w:rFonts w:eastAsia="Calibri"/>
          <w:color w:val="000000" w:themeColor="text1"/>
        </w:rPr>
      </w:pPr>
      <w:r>
        <w:rPr>
          <w:rFonts w:eastAsia="Calibri"/>
          <w:color w:val="000000" w:themeColor="text1"/>
        </w:rPr>
        <w:t xml:space="preserve">1 - </w:t>
      </w:r>
      <w:r w:rsidR="457668D7">
        <w:rPr>
          <w:rFonts w:eastAsia="Calibri"/>
          <w:color w:val="000000" w:themeColor="text1"/>
        </w:rPr>
        <w:t>O médico-veterinário com perfil ativo no SIAC deve assegurar as seguintes obrigações:</w:t>
      </w:r>
    </w:p>
    <w:p w:rsidRPr="00F95DCA" w:rsidR="457668D7" w:rsidP="00F95DCA" w:rsidRDefault="3F3C57CB" w14:paraId="3A4EFDC5" w14:textId="73BBA7E8">
      <w:pPr>
        <w:pStyle w:val="PargrafodaLista"/>
        <w:numPr>
          <w:ilvl w:val="0"/>
          <w:numId w:val="276"/>
        </w:numPr>
        <w:rPr>
          <w:rFonts w:eastAsia="Calibri"/>
          <w:color w:val="000000" w:themeColor="text1"/>
        </w:rPr>
      </w:pPr>
      <w:r w:rsidRPr="00F95DCA">
        <w:rPr>
          <w:rFonts w:eastAsia="Calibri"/>
          <w:color w:val="000000" w:themeColor="text1"/>
        </w:rPr>
        <w:t>Verificar, antes de proceder à marcação de um animal de companhia, obrigados à identificação e registo, se o animal é já portador de um transponder, ou outro dispositivo de identificação individual, e, em caso afirmativo, proceder ao seu registo no SIAC, caso ainda não esteja registado</w:t>
      </w:r>
      <w:r w:rsidRPr="00F95DCA" w:rsidR="00632B82">
        <w:rPr>
          <w:rFonts w:eastAsia="Calibri"/>
          <w:color w:val="000000" w:themeColor="text1"/>
        </w:rPr>
        <w:t>.</w:t>
      </w:r>
    </w:p>
    <w:p w:rsidRPr="00F95DCA" w:rsidR="457668D7" w:rsidP="00F95DCA" w:rsidRDefault="3F3C57CB" w14:paraId="3659BFE7" w14:textId="6D1917B3">
      <w:pPr>
        <w:pStyle w:val="PargrafodaLista"/>
        <w:numPr>
          <w:ilvl w:val="0"/>
          <w:numId w:val="276"/>
        </w:numPr>
        <w:rPr>
          <w:rFonts w:eastAsia="Calibri"/>
          <w:color w:val="000000" w:themeColor="text1"/>
        </w:rPr>
      </w:pPr>
      <w:r w:rsidRPr="69805533" w:rsidR="3F3C57CB">
        <w:rPr>
          <w:rFonts w:eastAsia="Calibri"/>
          <w:color w:val="000000" w:themeColor="text1" w:themeTint="FF" w:themeShade="FF"/>
        </w:rPr>
        <w:t xml:space="preserve">Efetuar a identificação do animal de companhia, que lhe seja presente, nos termos do previsto </w:t>
      </w:r>
      <w:r w:rsidRPr="69805533" w:rsidR="3F3C57CB">
        <w:rPr>
          <w:rFonts w:eastAsia="Calibri"/>
          <w:color w:val="000000" w:themeColor="text1" w:themeTint="FF" w:themeShade="FF"/>
          <w:highlight w:val="cyan"/>
        </w:rPr>
        <w:t xml:space="preserve">nos artigos 55º </w:t>
      </w:r>
      <w:ins w:author="Rui André Vidal" w:date="2026-06-30T13:57:21.426Z" w16du:dateUtc="2026-06-30T13:57:21.426Z" w:id="1765880863">
        <w:r w:rsidRPr="69805533" w:rsidR="40EDF862">
          <w:rPr>
            <w:rFonts w:eastAsia="Calibri"/>
            <w:color w:val="000000" w:themeColor="text1" w:themeTint="FF" w:themeShade="FF"/>
            <w:highlight w:val="cyan"/>
          </w:rPr>
          <w:t xml:space="preserve">(obrigação de identificação) </w:t>
        </w:r>
      </w:ins>
      <w:r w:rsidRPr="69805533" w:rsidR="3F3C57CB">
        <w:rPr>
          <w:rFonts w:eastAsia="Calibri"/>
          <w:color w:val="000000" w:themeColor="text1" w:themeTint="FF" w:themeShade="FF"/>
          <w:highlight w:val="cyan"/>
        </w:rPr>
        <w:t>a 59º+2</w:t>
      </w:r>
      <w:r w:rsidRPr="69805533" w:rsidR="3F3C57CB">
        <w:rPr>
          <w:rFonts w:eastAsia="Calibri"/>
          <w:color w:val="000000" w:themeColor="text1" w:themeTint="FF" w:themeShade="FF"/>
        </w:rPr>
        <w:t xml:space="preserve"> </w:t>
      </w:r>
      <w:ins w:author="Rui André Vidal" w:date="2026-06-30T13:57:31.365Z" w16du:dateUtc="2026-06-30T13:57:31.365Z" w:id="1236450273">
        <w:r w:rsidRPr="69805533" w:rsidR="6740FA5E">
          <w:rPr>
            <w:rFonts w:eastAsia="Calibri"/>
            <w:color w:val="000000" w:themeColor="text1" w:themeTint="FF" w:themeShade="FF"/>
          </w:rPr>
          <w:t xml:space="preserve">(situações especiais de registo) </w:t>
        </w:r>
      </w:ins>
      <w:r w:rsidRPr="69805533" w:rsidR="3F3C57CB">
        <w:rPr>
          <w:rFonts w:eastAsia="Calibri"/>
          <w:color w:val="000000" w:themeColor="text1" w:themeTint="FF" w:themeShade="FF"/>
        </w:rPr>
        <w:t>do presente diploma</w:t>
      </w:r>
      <w:r w:rsidRPr="69805533" w:rsidR="00632B82">
        <w:rPr>
          <w:rFonts w:eastAsia="Calibri"/>
          <w:color w:val="000000" w:themeColor="text1" w:themeTint="FF" w:themeShade="FF"/>
        </w:rPr>
        <w:t>.</w:t>
      </w:r>
    </w:p>
    <w:p w:rsidRPr="00F95DCA" w:rsidR="457668D7" w:rsidP="00F95DCA" w:rsidRDefault="3F3C57CB" w14:paraId="48B9514A" w14:textId="418059CB">
      <w:pPr>
        <w:pStyle w:val="PargrafodaLista"/>
        <w:numPr>
          <w:ilvl w:val="0"/>
          <w:numId w:val="276"/>
        </w:numPr>
        <w:rPr>
          <w:rFonts w:eastAsia="Calibri"/>
          <w:color w:val="000000" w:themeColor="text1"/>
        </w:rPr>
      </w:pPr>
      <w:r w:rsidRPr="00F95DCA">
        <w:rPr>
          <w:rFonts w:eastAsia="Calibri"/>
          <w:color w:val="000000" w:themeColor="text1"/>
        </w:rPr>
        <w:t>No caso de aplicação de transponder, verificar a sua leitura, antes e depois da aplicação do mesmo;</w:t>
      </w:r>
    </w:p>
    <w:p w:rsidRPr="00F95DCA" w:rsidR="457668D7" w:rsidP="00F95DCA" w:rsidRDefault="3F3C57CB" w14:paraId="7084D749" w14:textId="265D4C8B">
      <w:pPr>
        <w:pStyle w:val="PargrafodaLista"/>
        <w:numPr>
          <w:ilvl w:val="0"/>
          <w:numId w:val="276"/>
        </w:numPr>
        <w:rPr>
          <w:rFonts w:eastAsia="Calibri"/>
          <w:color w:val="000000" w:themeColor="text1"/>
        </w:rPr>
      </w:pPr>
      <w:r w:rsidRPr="69805533" w:rsidR="3F3C57CB">
        <w:rPr>
          <w:rFonts w:eastAsia="Calibri"/>
          <w:color w:val="000000" w:themeColor="text1" w:themeTint="FF" w:themeShade="FF"/>
        </w:rPr>
        <w:t xml:space="preserve">Proceder ao registo das profilaxias médicas, ou outras intervenções, de acordo com o disposto no </w:t>
      </w:r>
      <w:r w:rsidRPr="69805533" w:rsidR="3F3C57CB">
        <w:rPr>
          <w:rFonts w:eastAsia="Calibri"/>
          <w:color w:val="000000" w:themeColor="text1" w:themeTint="FF" w:themeShade="FF"/>
          <w:highlight w:val="cyan"/>
        </w:rPr>
        <w:t>artigo 59º+4</w:t>
      </w:r>
      <w:ins w:author="Rui André Vidal" w:date="2026-06-30T13:57:50.268Z" w16du:dateUtc="2026-06-30T13:57:50.268Z" w:id="34684812">
        <w:r w:rsidRPr="69805533" w:rsidR="36EEA652">
          <w:rPr>
            <w:rFonts w:eastAsia="Calibri"/>
            <w:color w:val="000000" w:themeColor="text1" w:themeTint="FF" w:themeShade="FF"/>
            <w:highlight w:val="cyan"/>
          </w:rPr>
          <w:t xml:space="preserve"> (registo das profilaxias médicas e outras intervenções)</w:t>
        </w:r>
      </w:ins>
      <w:r w:rsidRPr="69805533" w:rsidR="3F3C57CB">
        <w:rPr>
          <w:rFonts w:eastAsia="Calibri"/>
          <w:color w:val="000000" w:themeColor="text1" w:themeTint="FF" w:themeShade="FF"/>
        </w:rPr>
        <w:t>, do presente diploma</w:t>
      </w:r>
    </w:p>
    <w:p w:rsidRPr="00F95DCA" w:rsidR="457668D7" w:rsidP="00F95DCA" w:rsidRDefault="3F3C57CB" w14:paraId="51D9B190" w14:textId="1A91FE14">
      <w:pPr>
        <w:pStyle w:val="PargrafodaLista"/>
        <w:numPr>
          <w:ilvl w:val="0"/>
          <w:numId w:val="276"/>
        </w:numPr>
        <w:rPr>
          <w:rFonts w:eastAsia="Calibri"/>
          <w:color w:val="000000" w:themeColor="text1"/>
        </w:rPr>
      </w:pPr>
      <w:r w:rsidRPr="00F95DCA">
        <w:rPr>
          <w:rFonts w:eastAsia="Calibri"/>
          <w:color w:val="000000" w:themeColor="text1"/>
        </w:rPr>
        <w:t>Emitir o PAC em nome do proprietário do animal de companhia ou do operador de cão, gato e furão, que consta no SIAC, nos termos dos artigos 11.º Regulamento (UE) n.º 2026/131 da Comissão, de 20 de janeiro de 2026 e do artigo 71.º-A do Regulamento Delegado (UE) 2019/2035 da Comissão, de 28 de junho, quando solicitado pelo titular.</w:t>
      </w:r>
    </w:p>
    <w:p w:rsidRPr="00F95DCA" w:rsidR="457668D7" w:rsidP="00F95DCA" w:rsidRDefault="3F3C57CB" w14:paraId="082E6DC8" w14:textId="2DC66C37">
      <w:pPr>
        <w:pStyle w:val="PargrafodaLista"/>
        <w:numPr>
          <w:ilvl w:val="0"/>
          <w:numId w:val="276"/>
        </w:numPr>
        <w:rPr>
          <w:rFonts w:eastAsia="Calibri"/>
          <w:color w:val="000000" w:themeColor="text1"/>
        </w:rPr>
      </w:pPr>
      <w:r w:rsidRPr="00F95DCA">
        <w:rPr>
          <w:rFonts w:eastAsia="Calibri"/>
          <w:color w:val="000000" w:themeColor="text1"/>
        </w:rPr>
        <w:t>Assegurar as alterações de registo no SIAC, designadamente alteração de titularidade, participação de encontrado ou desaparecido, e morte, quando solicitado pelo titular do animal;</w:t>
      </w:r>
    </w:p>
    <w:p w:rsidRPr="00F95DCA" w:rsidR="457668D7" w:rsidP="00F95DCA" w:rsidRDefault="3F3C57CB" w14:paraId="108AA3FB" w14:textId="0EFD1DFD">
      <w:pPr>
        <w:pStyle w:val="PargrafodaLista"/>
        <w:numPr>
          <w:ilvl w:val="0"/>
          <w:numId w:val="276"/>
        </w:numPr>
        <w:rPr>
          <w:rFonts w:eastAsia="Calibri"/>
          <w:color w:val="000000" w:themeColor="text1"/>
        </w:rPr>
      </w:pPr>
      <w:r w:rsidRPr="00F95DCA">
        <w:rPr>
          <w:rFonts w:eastAsia="Calibri"/>
          <w:color w:val="000000" w:themeColor="text1"/>
        </w:rPr>
        <w:t>Averbar no PAC as alterações de titularidade ou de registo de profilaxias médicas.</w:t>
      </w:r>
    </w:p>
    <w:p w:rsidRPr="00F95DCA" w:rsidR="457668D7" w:rsidP="00F95DCA" w:rsidRDefault="3F3C57CB" w14:paraId="7BBC6713" w14:textId="686D1D41">
      <w:pPr>
        <w:pStyle w:val="PargrafodaLista"/>
        <w:numPr>
          <w:ilvl w:val="0"/>
          <w:numId w:val="276"/>
        </w:numPr>
        <w:rPr>
          <w:rFonts w:eastAsia="Calibri"/>
          <w:color w:val="000000" w:themeColor="text1"/>
        </w:rPr>
      </w:pPr>
      <w:r w:rsidRPr="00F95DCA">
        <w:rPr>
          <w:rFonts w:eastAsia="Calibri"/>
          <w:color w:val="000000" w:themeColor="text1"/>
        </w:rPr>
        <w:t>Emitir a partir do SIAC, sempre que seja solicitado pelo titular, uma segunda via ou uma via atualizada do DIAC</w:t>
      </w:r>
    </w:p>
    <w:p w:rsidRPr="00F95DCA" w:rsidR="457668D7" w:rsidP="00F95DCA" w:rsidRDefault="3F3C57CB" w14:paraId="143DD918" w14:textId="77A933B0">
      <w:pPr>
        <w:pStyle w:val="PargrafodaLista"/>
        <w:numPr>
          <w:ilvl w:val="0"/>
          <w:numId w:val="276"/>
        </w:numPr>
        <w:rPr>
          <w:rFonts w:eastAsia="Calibri"/>
          <w:color w:val="000000" w:themeColor="text1"/>
        </w:rPr>
      </w:pPr>
      <w:r w:rsidRPr="00F95DCA">
        <w:rPr>
          <w:rFonts w:eastAsia="Calibri"/>
          <w:color w:val="000000" w:themeColor="text1"/>
        </w:rPr>
        <w:t>Comunicar à DGAV as irregularidades detetadas na identificação e registo de animais de companhia, incluindo a falta de identificação e registo do animal no SIAC por recusa expressa do titular ou detentor.</w:t>
      </w:r>
    </w:p>
    <w:p w:rsidRPr="005E2D3C" w:rsidR="4F74B76E" w:rsidP="00F95DCA" w:rsidRDefault="4F74B76E" w14:paraId="5CF514C1" w14:textId="4A072334">
      <w:pPr>
        <w:rPr>
          <w:rFonts w:eastAsia="Calibri"/>
          <w:color w:val="000000" w:themeColor="text1"/>
        </w:rPr>
      </w:pPr>
    </w:p>
    <w:p w:rsidRPr="00F95DCA" w:rsidR="457668D7" w:rsidP="00F95DCA" w:rsidRDefault="457668D7" w14:paraId="0555AC01" w14:textId="6C14159C">
      <w:pPr>
        <w:pStyle w:val="Ttulo3"/>
        <w:rPr>
          <w:color w:val="000000" w:themeColor="text1"/>
        </w:rPr>
      </w:pPr>
      <w:bookmarkStart w:name="_Toc552943517" w:id="448528536"/>
      <w:r w:rsidRPr="292E8E6C" w:rsidR="063C3800">
        <w:rPr>
          <w:color w:val="000000" w:themeColor="text1" w:themeTint="FF" w:themeShade="FF"/>
        </w:rPr>
        <w:t>Artigo 7</w:t>
      </w:r>
      <w:r w:rsidRPr="292E8E6C" w:rsidR="68876BDD">
        <w:rPr>
          <w:color w:val="000000" w:themeColor="text1" w:themeTint="FF" w:themeShade="FF"/>
        </w:rPr>
        <w:t>6</w:t>
      </w:r>
      <w:r w:rsidRPr="292E8E6C" w:rsidR="063C3800">
        <w:rPr>
          <w:color w:val="000000" w:themeColor="text1" w:themeTint="FF" w:themeShade="FF"/>
        </w:rPr>
        <w:t>.</w:t>
      </w:r>
      <w:r w:rsidRPr="292E8E6C" w:rsidR="640AA811">
        <w:rPr>
          <w:color w:val="000000" w:themeColor="text1" w:themeTint="FF" w:themeShade="FF"/>
        </w:rPr>
        <w:t>º</w:t>
      </w:r>
      <w:bookmarkEnd w:id="448528536"/>
    </w:p>
    <w:p w:rsidRPr="00F95DCA" w:rsidR="457668D7" w:rsidP="00F95DCA" w:rsidRDefault="457668D7" w14:paraId="6A93CDA8" w14:textId="57E6A4B6">
      <w:pPr>
        <w:pStyle w:val="Ttulo3"/>
        <w:rPr>
          <w:color w:val="000000" w:themeColor="text1"/>
        </w:rPr>
      </w:pPr>
      <w:bookmarkStart w:name="_Toc1180940817" w:id="155394916"/>
      <w:r w:rsidRPr="292E8E6C" w:rsidR="063C3800">
        <w:rPr>
          <w:color w:val="000000" w:themeColor="text1" w:themeTint="FF" w:themeShade="FF"/>
        </w:rPr>
        <w:t>Deveres do titular</w:t>
      </w:r>
      <w:bookmarkEnd w:id="155394916"/>
    </w:p>
    <w:p w:rsidRPr="005E2D3C" w:rsidR="457668D7" w:rsidP="00F95DCA" w:rsidRDefault="00632B82" w14:paraId="1ABBA47D" w14:textId="3312E160">
      <w:pPr>
        <w:rPr>
          <w:rFonts w:eastAsia="Calibri"/>
          <w:color w:val="000000" w:themeColor="text1"/>
        </w:rPr>
      </w:pPr>
      <w:r>
        <w:rPr>
          <w:rFonts w:eastAsia="Calibri"/>
          <w:color w:val="000000" w:themeColor="text1"/>
        </w:rPr>
        <w:t xml:space="preserve">1 </w:t>
      </w:r>
      <w:r w:rsidR="457668D7">
        <w:rPr>
          <w:rFonts w:eastAsia="Calibri"/>
          <w:color w:val="000000" w:themeColor="text1"/>
        </w:rPr>
        <w:t>- O titular do animal de companhia deve:</w:t>
      </w:r>
    </w:p>
    <w:p w:rsidRPr="005E2D3C" w:rsidR="00632B82" w:rsidP="00F95DCA" w:rsidRDefault="3F3C57CB" w14:paraId="2D711746" w14:textId="32B66F26">
      <w:pPr>
        <w:pStyle w:val="PargrafodaLista"/>
        <w:numPr>
          <w:ilvl w:val="0"/>
          <w:numId w:val="278"/>
        </w:numPr>
        <w:rPr/>
      </w:pPr>
      <w:r w:rsidRPr="69805533" w:rsidR="3F3C57CB">
        <w:rPr>
          <w:rFonts w:eastAsia="Calibri"/>
          <w:color w:val="000000" w:themeColor="text1" w:themeTint="FF" w:themeShade="FF"/>
        </w:rPr>
        <w:t xml:space="preserve">Apresentar o animal para identificação e registo, nos termos do </w:t>
      </w:r>
      <w:r w:rsidRPr="69805533" w:rsidR="3F3C57CB">
        <w:rPr>
          <w:rFonts w:eastAsia="Calibri"/>
          <w:color w:val="000000" w:themeColor="text1" w:themeTint="FF" w:themeShade="FF"/>
          <w:highlight w:val="cyan"/>
        </w:rPr>
        <w:t>artigo 55º</w:t>
      </w:r>
      <w:ins w:author="Rui André Vidal" w:date="2026-06-30T13:58:10.356Z" w16du:dateUtc="2026-06-30T13:58:10.356Z" w:id="278361671">
        <w:r w:rsidRPr="69805533" w:rsidR="6B7D79FA">
          <w:rPr>
            <w:rFonts w:eastAsia="Calibri"/>
            <w:color w:val="000000" w:themeColor="text1" w:themeTint="FF" w:themeShade="FF"/>
            <w:highlight w:val="cyan"/>
          </w:rPr>
          <w:t xml:space="preserve"> (obrigação </w:t>
        </w:r>
        <w:r w:rsidRPr="69805533" w:rsidR="6B7D79FA">
          <w:rPr>
            <w:rFonts w:eastAsia="Calibri"/>
            <w:color w:val="000000" w:themeColor="text1" w:themeTint="FF" w:themeShade="FF"/>
            <w:highlight w:val="cyan"/>
          </w:rPr>
          <w:t>da id</w:t>
        </w:r>
        <w:r w:rsidRPr="69805533" w:rsidR="6B7D79FA">
          <w:rPr>
            <w:rFonts w:eastAsia="Calibri"/>
            <w:color w:val="000000" w:themeColor="text1" w:themeTint="FF" w:themeShade="FF"/>
            <w:highlight w:val="cyan"/>
          </w:rPr>
          <w:t xml:space="preserve">) </w:t>
        </w:r>
      </w:ins>
      <w:r w:rsidRPr="69805533" w:rsidR="3F3C57CB">
        <w:rPr>
          <w:rFonts w:eastAsia="Calibri"/>
          <w:color w:val="000000" w:themeColor="text1" w:themeTint="FF" w:themeShade="FF"/>
          <w:highlight w:val="cyan"/>
        </w:rPr>
        <w:t>, e do n.º 1 e 2 do artigo 56</w:t>
      </w:r>
      <w:ins w:author="Rui André Vidal" w:date="2026-06-30T13:58:15.872Z" w16du:dateUtc="2026-06-30T13:58:15.872Z" w:id="998093767">
        <w:r w:rsidRPr="69805533" w:rsidR="1CD32BF3">
          <w:rPr>
            <w:rFonts w:eastAsia="Calibri"/>
            <w:color w:val="000000" w:themeColor="text1" w:themeTint="FF" w:themeShade="FF"/>
            <w:highlight w:val="cyan"/>
          </w:rPr>
          <w:t xml:space="preserve"> (cumprimento da id)</w:t>
        </w:r>
      </w:ins>
      <w:r w:rsidRPr="69805533" w:rsidR="3F3C57CB">
        <w:rPr>
          <w:rFonts w:eastAsia="Calibri"/>
          <w:color w:val="000000" w:themeColor="text1" w:themeTint="FF" w:themeShade="FF"/>
          <w:highlight w:val="cyan"/>
        </w:rPr>
        <w:t>.</w:t>
      </w:r>
      <w:r w:rsidRPr="69805533" w:rsidR="3F3C57CB">
        <w:rPr>
          <w:rFonts w:eastAsia="Calibri"/>
          <w:color w:val="000000" w:themeColor="text1" w:themeTint="FF" w:themeShade="FF"/>
        </w:rPr>
        <w:t>º.</w:t>
      </w:r>
    </w:p>
    <w:p w:rsidRPr="00F95DCA" w:rsidR="457668D7" w:rsidP="00F95DCA" w:rsidRDefault="457668D7" w14:paraId="257E0AF5" w14:textId="20CAEC9C">
      <w:pPr>
        <w:pStyle w:val="PargrafodaLista"/>
        <w:numPr>
          <w:ilvl w:val="0"/>
          <w:numId w:val="278"/>
        </w:numPr>
        <w:rPr>
          <w:rFonts w:eastAsia="Calibri"/>
          <w:color w:val="000000" w:themeColor="text1"/>
        </w:rPr>
      </w:pPr>
      <w:r w:rsidRPr="69805533" w:rsidR="457668D7">
        <w:rPr>
          <w:rFonts w:eastAsia="Calibri"/>
          <w:color w:val="000000" w:themeColor="text1" w:themeTint="FF" w:themeShade="FF"/>
        </w:rPr>
        <w:t xml:space="preserve">Proceder à alteração de registo no SIAC nos termos e prazos previstos </w:t>
      </w:r>
      <w:r w:rsidRPr="69805533" w:rsidR="457668D7">
        <w:rPr>
          <w:rFonts w:eastAsia="Calibri"/>
          <w:color w:val="000000" w:themeColor="text1" w:themeTint="FF" w:themeShade="FF"/>
          <w:highlight w:val="cyan"/>
        </w:rPr>
        <w:t>no artigo 59+5.º</w:t>
      </w:r>
      <w:ins w:author="Rui André Vidal" w:date="2026-06-30T13:58:33.261Z" w16du:dateUtc="2026-06-30T13:58:33.261Z" w:id="1945685979">
        <w:r w:rsidRPr="69805533" w:rsidR="499EE3AF">
          <w:rPr>
            <w:rFonts w:eastAsia="Calibri"/>
            <w:color w:val="000000" w:themeColor="text1" w:themeTint="FF" w:themeShade="FF"/>
            <w:highlight w:val="cyan"/>
          </w:rPr>
          <w:t xml:space="preserve"> (alterações ao registo)</w:t>
        </w:r>
      </w:ins>
      <w:r w:rsidRPr="69805533" w:rsidR="457668D7">
        <w:rPr>
          <w:rFonts w:eastAsia="Calibri"/>
          <w:color w:val="000000" w:themeColor="text1" w:themeTint="FF" w:themeShade="FF"/>
        </w:rPr>
        <w:t>.</w:t>
      </w:r>
    </w:p>
    <w:p w:rsidRPr="00F95DCA" w:rsidR="457668D7" w:rsidP="00F95DCA" w:rsidRDefault="3F3C57CB" w14:paraId="156118B1" w14:textId="39E51661">
      <w:pPr>
        <w:pStyle w:val="PargrafodaLista"/>
        <w:numPr>
          <w:ilvl w:val="0"/>
          <w:numId w:val="278"/>
        </w:numPr>
        <w:rPr>
          <w:rFonts w:eastAsia="Calibri"/>
          <w:color w:val="000000" w:themeColor="text1"/>
        </w:rPr>
      </w:pPr>
      <w:r w:rsidRPr="69805533" w:rsidR="3F3C57CB">
        <w:rPr>
          <w:rFonts w:eastAsia="Calibri"/>
          <w:color w:val="000000" w:themeColor="text1" w:themeTint="FF" w:themeShade="FF"/>
        </w:rPr>
        <w:t xml:space="preserve">Solicitar a emissão do DIAC, como previsto </w:t>
      </w:r>
      <w:r w:rsidRPr="69805533" w:rsidR="3F3C57CB">
        <w:rPr>
          <w:rFonts w:eastAsia="Calibri"/>
          <w:color w:val="000000" w:themeColor="text1" w:themeTint="FF" w:themeShade="FF"/>
          <w:highlight w:val="cyan"/>
        </w:rPr>
        <w:t>no artigo 59+3.º</w:t>
      </w:r>
      <w:ins w:author="Rui André Vidal" w:date="2026-06-30T13:58:37.688Z" w16du:dateUtc="2026-06-30T13:58:37.688Z" w:id="1883272231">
        <w:r w:rsidRPr="69805533" w:rsidR="76D6CBB7">
          <w:rPr>
            <w:rFonts w:eastAsia="Calibri"/>
            <w:color w:val="000000" w:themeColor="text1" w:themeTint="FF" w:themeShade="FF"/>
            <w:highlight w:val="cyan"/>
          </w:rPr>
          <w:t xml:space="preserve"> (diac)</w:t>
        </w:r>
      </w:ins>
    </w:p>
    <w:p w:rsidRPr="00F95DCA" w:rsidR="457668D7" w:rsidP="00F95DCA" w:rsidRDefault="457668D7" w14:paraId="6ABA733B" w14:textId="0A3EE8C4">
      <w:pPr>
        <w:pStyle w:val="PargrafodaLista"/>
        <w:numPr>
          <w:ilvl w:val="0"/>
          <w:numId w:val="278"/>
        </w:numPr>
        <w:rPr>
          <w:rFonts w:eastAsia="Calibri"/>
          <w:color w:val="000000" w:themeColor="text1"/>
        </w:rPr>
      </w:pPr>
      <w:r w:rsidRPr="69805533" w:rsidR="457668D7">
        <w:rPr>
          <w:rFonts w:eastAsia="Calibri"/>
          <w:color w:val="000000" w:themeColor="text1" w:themeTint="FF" w:themeShade="FF"/>
        </w:rPr>
        <w:t xml:space="preserve">Solicitar ao médico-veterinário a emissão do PAC, sempre que necessário, cumprindo o previsto no </w:t>
      </w:r>
      <w:r w:rsidRPr="69805533" w:rsidR="457668D7">
        <w:rPr>
          <w:rFonts w:eastAsia="Calibri"/>
          <w:color w:val="000000" w:themeColor="text1" w:themeTint="FF" w:themeShade="FF"/>
          <w:highlight w:val="cyan"/>
        </w:rPr>
        <w:t>n.º</w:t>
      </w:r>
      <w:r w:rsidRPr="69805533" w:rsidR="00D105B7">
        <w:rPr>
          <w:rFonts w:eastAsia="Calibri"/>
          <w:color w:val="000000" w:themeColor="text1" w:themeTint="FF" w:themeShade="FF"/>
          <w:highlight w:val="cyan"/>
        </w:rPr>
        <w:t xml:space="preserve"> </w:t>
      </w:r>
      <w:r w:rsidRPr="69805533" w:rsidR="457668D7">
        <w:rPr>
          <w:rFonts w:eastAsia="Calibri"/>
          <w:color w:val="000000" w:themeColor="text1" w:themeTint="FF" w:themeShade="FF"/>
          <w:highlight w:val="cyan"/>
        </w:rPr>
        <w:t>2 a n.º 4 do artigo 59º+6</w:t>
      </w:r>
      <w:r w:rsidRPr="69805533" w:rsidR="457668D7">
        <w:rPr>
          <w:rFonts w:eastAsia="Calibri"/>
          <w:color w:val="000000" w:themeColor="text1" w:themeTint="FF" w:themeShade="FF"/>
        </w:rPr>
        <w:t>.</w:t>
      </w:r>
      <w:ins w:author="Rui André Vidal" w:date="2026-06-30T13:58:48.78Z" w16du:dateUtc="2026-06-30T13:58:48.78Z" w:id="2044818184">
        <w:r w:rsidRPr="69805533" w:rsidR="5543E4EB">
          <w:rPr>
            <w:rFonts w:eastAsia="Calibri"/>
            <w:color w:val="000000" w:themeColor="text1" w:themeTint="FF" w:themeShade="FF"/>
          </w:rPr>
          <w:t xml:space="preserve"> (deslocação dos animais)</w:t>
        </w:r>
      </w:ins>
    </w:p>
    <w:p w:rsidRPr="00F95DCA" w:rsidR="457668D7" w:rsidP="00F95DCA" w:rsidRDefault="3F3C57CB" w14:paraId="10785C34" w14:textId="570BA59C">
      <w:pPr>
        <w:pStyle w:val="PargrafodaLista"/>
        <w:numPr>
          <w:ilvl w:val="0"/>
          <w:numId w:val="278"/>
        </w:numPr>
        <w:rPr>
          <w:rFonts w:eastAsia="Calibri"/>
          <w:color w:val="000000" w:themeColor="text1"/>
        </w:rPr>
      </w:pPr>
      <w:r w:rsidRPr="69805533" w:rsidR="3F3C57CB">
        <w:rPr>
          <w:rFonts w:eastAsia="Calibri"/>
          <w:color w:val="000000" w:themeColor="text1" w:themeTint="FF" w:themeShade="FF"/>
        </w:rPr>
        <w:t xml:space="preserve">Solicitar o registo no SIAC dos animais de companhia que estejam obrigados à identificação nos termos do </w:t>
      </w:r>
      <w:r w:rsidRPr="69805533" w:rsidR="3F3C57CB">
        <w:rPr>
          <w:rFonts w:eastAsia="Calibri"/>
          <w:color w:val="000000" w:themeColor="text1" w:themeTint="FF" w:themeShade="FF"/>
          <w:highlight w:val="cyan"/>
        </w:rPr>
        <w:t>n.º 1 e n.º 2 do artigo 55.º</w:t>
      </w:r>
      <w:ins w:author="Rui André Vidal" w:date="2026-06-30T13:58:55.514Z" w16du:dateUtc="2026-06-30T13:58:55.514Z" w:id="1459674136">
        <w:r w:rsidRPr="69805533" w:rsidR="06631645">
          <w:rPr>
            <w:rFonts w:eastAsia="Calibri"/>
            <w:color w:val="000000" w:themeColor="text1" w:themeTint="FF" w:themeShade="FF"/>
            <w:highlight w:val="cyan"/>
          </w:rPr>
          <w:t xml:space="preserve"> (obrigação de ID)</w:t>
        </w:r>
      </w:ins>
      <w:r w:rsidRPr="69805533" w:rsidR="3F3C57CB">
        <w:rPr>
          <w:rFonts w:eastAsia="Calibri"/>
          <w:color w:val="000000" w:themeColor="text1" w:themeTint="FF" w:themeShade="FF"/>
        </w:rPr>
        <w:t>, que foram introduzidos no território nacional e que permaneçam por um período igual ou superior a 120 dias, mediante a apresentação do PAC ou do certificado sanitário respetivo</w:t>
      </w:r>
    </w:p>
    <w:p w:rsidRPr="00F95DCA" w:rsidR="457668D7" w:rsidP="00F95DCA" w:rsidRDefault="3F3C57CB" w14:paraId="154D294D" w14:textId="0D7DD7F5">
      <w:pPr>
        <w:pStyle w:val="PargrafodaLista"/>
        <w:numPr>
          <w:ilvl w:val="0"/>
          <w:numId w:val="278"/>
        </w:numPr>
        <w:rPr>
          <w:rFonts w:eastAsia="Calibri"/>
          <w:color w:val="000000" w:themeColor="text1"/>
        </w:rPr>
      </w:pPr>
      <w:r w:rsidRPr="69805533" w:rsidR="3F3C57CB">
        <w:rPr>
          <w:rFonts w:eastAsia="Calibri"/>
          <w:color w:val="000000" w:themeColor="text1" w:themeTint="FF" w:themeShade="FF"/>
        </w:rPr>
        <w:t xml:space="preserve">Dar cumprimento ao disposto no </w:t>
      </w:r>
      <w:r w:rsidRPr="69805533" w:rsidR="3F3C57CB">
        <w:rPr>
          <w:rFonts w:eastAsia="Calibri"/>
          <w:color w:val="000000" w:themeColor="text1" w:themeTint="FF" w:themeShade="FF"/>
          <w:highlight w:val="cyan"/>
        </w:rPr>
        <w:t>n.º</w:t>
      </w:r>
      <w:r w:rsidRPr="69805533" w:rsidR="002E2C32">
        <w:rPr>
          <w:rFonts w:eastAsia="Calibri"/>
          <w:color w:val="000000" w:themeColor="text1" w:themeTint="FF" w:themeShade="FF"/>
          <w:highlight w:val="cyan"/>
        </w:rPr>
        <w:t xml:space="preserve"> </w:t>
      </w:r>
      <w:r w:rsidRPr="69805533" w:rsidR="3F3C57CB">
        <w:rPr>
          <w:rFonts w:eastAsia="Calibri"/>
          <w:color w:val="000000" w:themeColor="text1" w:themeTint="FF" w:themeShade="FF"/>
          <w:highlight w:val="cyan"/>
        </w:rPr>
        <w:t>5 do artigo 59º+2</w:t>
      </w:r>
      <w:r w:rsidRPr="69805533" w:rsidR="3F3C57CB">
        <w:rPr>
          <w:rFonts w:eastAsia="Calibri"/>
          <w:color w:val="000000" w:themeColor="text1" w:themeTint="FF" w:themeShade="FF"/>
        </w:rPr>
        <w:t xml:space="preserve"> </w:t>
      </w:r>
      <w:ins w:author="Rui André Vidal" w:date="2026-06-30T13:58:59.673Z" w16du:dateUtc="2026-06-30T13:58:59.673Z" w:id="1727608655">
        <w:r w:rsidRPr="69805533" w:rsidR="118CFAD0">
          <w:rPr>
            <w:rFonts w:eastAsia="Calibri"/>
            <w:color w:val="000000" w:themeColor="text1" w:themeTint="FF" w:themeShade="FF"/>
          </w:rPr>
          <w:t>(situa</w:t>
        </w:r>
      </w:ins>
      <w:ins w:author="Rui André Vidal" w:date="2026-06-30T13:59:04.137Z" w16du:dateUtc="2026-06-30T13:59:04.137Z" w:id="1103325329">
        <w:r w:rsidRPr="69805533" w:rsidR="118CFAD0">
          <w:rPr>
            <w:rFonts w:eastAsia="Calibri"/>
            <w:color w:val="000000" w:themeColor="text1" w:themeTint="FF" w:themeShade="FF"/>
          </w:rPr>
          <w:t xml:space="preserve">ções especiais de registo) </w:t>
        </w:r>
      </w:ins>
      <w:r w:rsidRPr="69805533" w:rsidR="3F3C57CB">
        <w:rPr>
          <w:rFonts w:eastAsia="Calibri"/>
          <w:color w:val="000000" w:themeColor="text1" w:themeTint="FF" w:themeShade="FF"/>
        </w:rPr>
        <w:t>do presente diploma, relativamente a cão de raça potencialmente perigoso, que tenha sido introduzido no território nacional com a finalidade de reprodução, no prazo de 5 dias a contar da data da entrada;</w:t>
      </w:r>
    </w:p>
    <w:p w:rsidRPr="00F95DCA" w:rsidR="457668D7" w:rsidP="00F95DCA" w:rsidRDefault="457668D7" w14:paraId="4CF9E0C4" w14:textId="6677A28C">
      <w:pPr>
        <w:pStyle w:val="PargrafodaLista"/>
        <w:numPr>
          <w:ilvl w:val="0"/>
          <w:numId w:val="278"/>
        </w:numPr>
        <w:rPr>
          <w:rFonts w:eastAsia="Calibri"/>
          <w:color w:val="000000" w:themeColor="text1"/>
        </w:rPr>
      </w:pPr>
      <w:r w:rsidRPr="69805533" w:rsidR="457668D7">
        <w:rPr>
          <w:rFonts w:eastAsia="Calibri"/>
          <w:color w:val="000000" w:themeColor="text1" w:themeTint="FF" w:themeShade="FF"/>
        </w:rPr>
        <w:t xml:space="preserve">Fornecer ao médico-veterinário, à autoridade competente e às entidades fiscalizadoras, a pedido destas, o DIAC na situação previstas no </w:t>
      </w:r>
      <w:r w:rsidRPr="69805533" w:rsidR="457668D7">
        <w:rPr>
          <w:rFonts w:eastAsia="Calibri"/>
          <w:color w:val="000000" w:themeColor="text1" w:themeTint="FF" w:themeShade="FF"/>
          <w:highlight w:val="cyan"/>
        </w:rPr>
        <w:t>n.º 1 do artigo 59º+6</w:t>
      </w:r>
      <w:ins w:author="Rui André Vidal" w:date="2026-06-30T13:59:12.945Z" w16du:dateUtc="2026-06-30T13:59:12.945Z" w:id="1464052788">
        <w:r w:rsidRPr="69805533" w:rsidR="35843373">
          <w:rPr>
            <w:rFonts w:eastAsia="Calibri"/>
            <w:color w:val="000000" w:themeColor="text1" w:themeTint="FF" w:themeShade="FF"/>
            <w:highlight w:val="cyan"/>
          </w:rPr>
          <w:t xml:space="preserve"> (deslocação dos animais)</w:t>
        </w:r>
      </w:ins>
      <w:del w:author="Rui André Vidal" w:date="2026-06-30T13:59:07.263Z" w16du:dateUtc="2026-06-30T13:59:07.263Z" w:id="1952389666">
        <w:r w:rsidRPr="69805533" w:rsidDel="457668D7">
          <w:rPr>
            <w:rFonts w:eastAsia="Calibri"/>
            <w:color w:val="000000" w:themeColor="text1" w:themeTint="FF" w:themeShade="FF"/>
          </w:rPr>
          <w:delText>.</w:delText>
        </w:r>
      </w:del>
    </w:p>
    <w:p w:rsidRPr="00F95DCA" w:rsidR="457668D7" w:rsidP="00F95DCA" w:rsidRDefault="002E2C32" w14:paraId="68D58285" w14:textId="75C9E915">
      <w:pPr>
        <w:ind w:left="142" w:firstLine="0"/>
        <w:rPr>
          <w:rFonts w:eastAsia="Calibri"/>
          <w:color w:val="000000" w:themeColor="text1"/>
        </w:rPr>
      </w:pPr>
      <w:r>
        <w:rPr>
          <w:rFonts w:eastAsia="Calibri"/>
          <w:color w:val="000000" w:themeColor="text1"/>
        </w:rPr>
        <w:t xml:space="preserve">2 </w:t>
      </w:r>
      <w:r w:rsidRPr="00F95DCA">
        <w:rPr>
          <w:rFonts w:eastAsia="Calibri"/>
          <w:color w:val="000000" w:themeColor="text1"/>
        </w:rPr>
        <w:t xml:space="preserve">- </w:t>
      </w:r>
      <w:r w:rsidRPr="00F95DCA" w:rsidR="457668D7">
        <w:rPr>
          <w:rFonts w:eastAsia="Calibri"/>
          <w:color w:val="000000" w:themeColor="text1"/>
        </w:rPr>
        <w:t>O titular ou o seu representante devem comunicar a morte ou desaparecimento do animal de companhia ao SIAC, sob pena de presunção de abandono</w:t>
      </w:r>
      <w:r>
        <w:rPr>
          <w:rFonts w:eastAsia="Calibri"/>
          <w:color w:val="000000" w:themeColor="text1"/>
        </w:rPr>
        <w:t>.</w:t>
      </w:r>
    </w:p>
    <w:p w:rsidR="00587B5A" w:rsidP="001A4910" w:rsidRDefault="00587B5A" w14:paraId="00B942B0" w14:textId="77777777">
      <w:pPr>
        <w:rPr>
          <w:rFonts w:eastAsia="Calibri"/>
          <w:b/>
          <w:bCs/>
          <w:color w:val="000000" w:themeColor="text1"/>
        </w:rPr>
      </w:pPr>
    </w:p>
    <w:p w:rsidRPr="005E2D3C" w:rsidR="7F7CCA47" w:rsidP="00F95DCA" w:rsidRDefault="00587B5A" w14:paraId="26505F26" w14:textId="19504246">
      <w:pPr>
        <w:pStyle w:val="Ttulo3"/>
      </w:pPr>
      <w:bookmarkStart w:name="_Toc258211422" w:id="2047665010"/>
      <w:r w:rsidR="3B43CC40">
        <w:rPr/>
        <w:t>Artigo 7</w:t>
      </w:r>
      <w:r w:rsidR="68876BDD">
        <w:rPr/>
        <w:t>7</w:t>
      </w:r>
      <w:r w:rsidR="3B43CC40">
        <w:rPr/>
        <w:t>.</w:t>
      </w:r>
      <w:r w:rsidR="3B43CC40">
        <w:rPr/>
        <w:t>º</w:t>
      </w:r>
      <w:bookmarkEnd w:id="2047665010"/>
    </w:p>
    <w:p w:rsidRPr="00F95DCA" w:rsidR="7F7CCA47" w:rsidP="00F95DCA" w:rsidRDefault="42D7C073" w14:paraId="6B9B4347" w14:textId="0EFE8C95">
      <w:pPr>
        <w:pStyle w:val="Ttulo3"/>
      </w:pPr>
      <w:bookmarkStart w:name="_Toc849977628" w:id="1575165624"/>
      <w:r w:rsidR="503BAFE1">
        <w:rPr/>
        <w:t>Conservação de dados</w:t>
      </w:r>
      <w:bookmarkEnd w:id="1575165624"/>
    </w:p>
    <w:p w:rsidRPr="00F95DCA" w:rsidR="7F7CCA47" w:rsidP="00F95DCA" w:rsidRDefault="00587B5A" w14:paraId="17B70207" w14:textId="147AF123">
      <w:pPr>
        <w:ind w:left="142" w:firstLine="0"/>
        <w:rPr>
          <w:rFonts w:eastAsia="Calibri"/>
        </w:rPr>
      </w:pPr>
      <w:r>
        <w:rPr>
          <w:rFonts w:eastAsia="Calibri"/>
        </w:rPr>
        <w:t xml:space="preserve">1 - </w:t>
      </w:r>
      <w:r w:rsidRPr="00F95DCA" w:rsidR="42D7C073">
        <w:rPr>
          <w:rFonts w:eastAsia="Calibri"/>
        </w:rPr>
        <w:t>Os dados pessoais do operador ou proprietário do animal de companhia são conservados pelos seguintes períodos</w:t>
      </w:r>
      <w:r w:rsidR="004A37BC">
        <w:rPr>
          <w:rFonts w:eastAsia="Calibri"/>
        </w:rPr>
        <w:t>:</w:t>
      </w:r>
    </w:p>
    <w:p w:rsidR="004A37BC" w:rsidP="004A37BC" w:rsidRDefault="004A37BC" w14:paraId="6B8CD60C" w14:textId="4B819AC4">
      <w:pPr>
        <w:pStyle w:val="PargrafodaLista"/>
        <w:numPr>
          <w:ilvl w:val="0"/>
          <w:numId w:val="284"/>
        </w:numPr>
        <w:rPr>
          <w:rFonts w:eastAsia="Calibri"/>
        </w:rPr>
      </w:pPr>
      <w:r>
        <w:rPr>
          <w:rFonts w:eastAsia="Calibri"/>
        </w:rPr>
        <w:t>vinte e cinco</w:t>
      </w:r>
      <w:r w:rsidRPr="00F95DCA" w:rsidR="42D7C073">
        <w:rPr>
          <w:rFonts w:eastAsia="Calibri"/>
        </w:rPr>
        <w:t xml:space="preserve"> anos após o primeiro registo do cão ou gato</w:t>
      </w:r>
      <w:r w:rsidR="00AF1696">
        <w:rPr>
          <w:rFonts w:eastAsia="Calibri"/>
        </w:rPr>
        <w:t>,</w:t>
      </w:r>
      <w:r w:rsidRPr="00F95DCA" w:rsidR="42D7C073">
        <w:rPr>
          <w:rFonts w:eastAsia="Calibri"/>
        </w:rPr>
        <w:t xml:space="preserve"> ou</w:t>
      </w:r>
    </w:p>
    <w:p w:rsidRPr="00F95DCA" w:rsidR="7F7CCA47" w:rsidP="00F95DCA" w:rsidRDefault="42D7C073" w14:paraId="3D2FE8B0" w14:textId="192FCF1D">
      <w:pPr>
        <w:pStyle w:val="PargrafodaLista"/>
        <w:numPr>
          <w:ilvl w:val="0"/>
          <w:numId w:val="284"/>
        </w:numPr>
        <w:rPr>
          <w:rFonts w:eastAsia="Calibri"/>
        </w:rPr>
      </w:pPr>
      <w:r w:rsidRPr="00F95DCA">
        <w:rPr>
          <w:rFonts w:eastAsia="Calibri"/>
        </w:rPr>
        <w:t>cinco anos após o registo da morte do cão ou gato na base de dados</w:t>
      </w:r>
      <w:r w:rsidR="004A37BC">
        <w:rPr>
          <w:rFonts w:eastAsia="Calibri"/>
        </w:rPr>
        <w:t>.</w:t>
      </w:r>
    </w:p>
    <w:p w:rsidR="70CCCE41" w:rsidP="001A4910" w:rsidRDefault="70CCCE41" w14:paraId="470E209E" w14:textId="7EB5DD54">
      <w:pPr>
        <w:rPr>
          <w:rFonts w:eastAsia="Calibri"/>
        </w:rPr>
      </w:pPr>
    </w:p>
    <w:p w:rsidRPr="00F95DCA" w:rsidR="00BF3735" w:rsidP="00F95DCA" w:rsidRDefault="00BF3735" w14:paraId="5734910E" w14:textId="42D4AAB1">
      <w:pPr>
        <w:pStyle w:val="Ttulo2"/>
        <w:ind w:right="0"/>
      </w:pPr>
      <w:bookmarkStart w:name="_Toc1863042184" w:id="1894685376"/>
      <w:r w:rsidR="3D77D109">
        <w:rPr/>
        <w:t>SECCÇÃO II</w:t>
      </w:r>
      <w:bookmarkEnd w:id="1894685376"/>
    </w:p>
    <w:p w:rsidR="0E283A6B" w:rsidP="00E01663" w:rsidRDefault="30F41B5C" w14:paraId="43B65012" w14:textId="2EE80772">
      <w:pPr>
        <w:pStyle w:val="Ttulo2"/>
        <w:ind w:right="0"/>
      </w:pPr>
      <w:bookmarkStart w:name="_Toc1896968157" w:id="1337030048"/>
      <w:r w:rsidR="5E2565AA">
        <w:rPr/>
        <w:t>FINANCIAMENTO DO SISTEMA</w:t>
      </w:r>
      <w:bookmarkEnd w:id="1337030048"/>
    </w:p>
    <w:p w:rsidRPr="00F95DCA" w:rsidR="00E01663" w:rsidP="00F95DCA" w:rsidRDefault="00E01663" w14:paraId="398068D7" w14:textId="77777777"/>
    <w:p w:rsidRPr="00F95DCA" w:rsidR="48E39337" w:rsidP="00F95DCA" w:rsidRDefault="14522DEC" w14:paraId="3B930CCC" w14:textId="59DE0EDE">
      <w:pPr>
        <w:pStyle w:val="Ttulo3"/>
      </w:pPr>
      <w:bookmarkStart w:name="_Toc2101716929" w:id="1564148127"/>
      <w:r w:rsidR="001737F8">
        <w:rPr/>
        <w:t xml:space="preserve">Artigo </w:t>
      </w:r>
      <w:r w:rsidR="3D77D109">
        <w:rPr/>
        <w:t>7</w:t>
      </w:r>
      <w:r w:rsidR="68876BDD">
        <w:rPr/>
        <w:t>8</w:t>
      </w:r>
      <w:r w:rsidR="3D77D109">
        <w:rPr/>
        <w:t>.º</w:t>
      </w:r>
      <w:bookmarkEnd w:id="1564148127"/>
    </w:p>
    <w:p w:rsidRPr="00F95DCA" w:rsidR="48E39337" w:rsidP="00F95DCA" w:rsidRDefault="14522DEC" w14:paraId="0AC31122" w14:textId="1EAF75A6">
      <w:pPr>
        <w:pStyle w:val="Ttulo3"/>
      </w:pPr>
      <w:bookmarkStart w:name="_Toc926489935" w:id="1193694179"/>
      <w:r w:rsidR="001737F8">
        <w:rPr/>
        <w:t>Taxa de registo SIAC</w:t>
      </w:r>
      <w:bookmarkEnd w:id="1193694179"/>
    </w:p>
    <w:p w:rsidRPr="005E2D3C" w:rsidR="48E39337" w:rsidP="00F95DCA" w:rsidRDefault="14522DEC" w14:paraId="473E1D79" w14:textId="36ED43A0">
      <w:pPr>
        <w:rPr>
          <w:rFonts w:eastAsia="Calibri"/>
          <w:color w:val="000000" w:themeColor="text1"/>
        </w:rPr>
      </w:pPr>
      <w:r>
        <w:rPr>
          <w:rFonts w:eastAsia="Calibri"/>
          <w:color w:val="000000" w:themeColor="text1"/>
        </w:rPr>
        <w:t>1 - Pelo registo de animal no SIAC é devido o pagamento de uma tax</w:t>
      </w:r>
      <w:r w:rsidR="00761CD9">
        <w:rPr>
          <w:rFonts w:eastAsia="Calibri"/>
          <w:color w:val="000000" w:themeColor="text1"/>
        </w:rPr>
        <w:t>a.</w:t>
      </w:r>
    </w:p>
    <w:p w:rsidRPr="005E2D3C" w:rsidR="00761CD9" w:rsidP="00F95DCA" w:rsidRDefault="00761CD9" w14:paraId="1FE84953" w14:textId="1D4A5D44">
      <w:pPr>
        <w:ind w:left="142" w:firstLine="0"/>
        <w:rPr>
          <w:rFonts w:eastAsia="Calibri"/>
          <w:color w:val="000000" w:themeColor="text1"/>
        </w:rPr>
      </w:pPr>
      <w:r w:rsidRPr="69805533" w:rsidR="00761CD9">
        <w:rPr>
          <w:rFonts w:eastAsia="Calibri"/>
          <w:color w:val="000000" w:themeColor="text1" w:themeTint="FF" w:themeShade="FF"/>
        </w:rPr>
        <w:t>2 - Ficam isentos do pagamento de taxa os animais de companhia registados em nome de município, de associação de municípios ou de associação zoófila, incluindo os recolhidos por município que não disponha de CRO próprio e colocado em CRO de outro município ou intermunicipal, ao abrigo de protocolo.</w:t>
      </w:r>
    </w:p>
    <w:p w:rsidRPr="005E2D3C" w:rsidR="48E39337" w:rsidP="00F95DCA" w:rsidRDefault="00BF3735" w14:paraId="17A3009B" w14:textId="2A9A8332">
      <w:pPr>
        <w:ind w:left="142" w:firstLine="0"/>
        <w:rPr>
          <w:rFonts w:eastAsia="Calibri"/>
          <w:color w:val="000000" w:themeColor="text1"/>
        </w:rPr>
      </w:pPr>
      <w:r>
        <w:rPr>
          <w:rFonts w:eastAsia="Calibri"/>
          <w:color w:val="000000" w:themeColor="text1"/>
        </w:rPr>
        <w:t xml:space="preserve">3 - </w:t>
      </w:r>
      <w:r w:rsidR="14522DEC">
        <w:rPr>
          <w:rFonts w:eastAsia="Calibri"/>
          <w:color w:val="000000" w:themeColor="text1"/>
        </w:rPr>
        <w:t>Ficam também isentos de pagamento de taxa os cães pertencentes às Forças de Segurança, militares e de Serviços de Segurança do Estado, caso procedam ao registo no SIAC.</w:t>
      </w:r>
    </w:p>
    <w:p w:rsidRPr="005E2D3C" w:rsidR="48E39337" w:rsidP="00F95DCA" w:rsidRDefault="00BF3735" w14:paraId="508D7FD1" w14:textId="48E8B6FF">
      <w:pPr>
        <w:rPr>
          <w:rFonts w:eastAsia="Calibri"/>
          <w:color w:val="000000" w:themeColor="text1"/>
        </w:rPr>
      </w:pPr>
      <w:r>
        <w:rPr>
          <w:rFonts w:eastAsia="Calibri"/>
          <w:color w:val="000000" w:themeColor="text1"/>
        </w:rPr>
        <w:t xml:space="preserve">4 </w:t>
      </w:r>
      <w:r w:rsidR="14522DEC">
        <w:rPr>
          <w:rFonts w:eastAsia="Calibri"/>
          <w:color w:val="000000" w:themeColor="text1"/>
        </w:rPr>
        <w:t>- A taxa referida no n.º 1 constitui receita da DGAV</w:t>
      </w:r>
      <w:r w:rsidR="00761CD9">
        <w:rPr>
          <w:rFonts w:eastAsia="Calibri"/>
          <w:color w:val="000000" w:themeColor="text1"/>
        </w:rPr>
        <w:t>.</w:t>
      </w:r>
    </w:p>
    <w:p w:rsidR="48E39337" w:rsidP="00BF3735" w:rsidRDefault="00BF3735" w14:paraId="51B3B65A" w14:textId="2B8A4D56">
      <w:pPr>
        <w:ind w:left="142" w:firstLine="0"/>
        <w:rPr>
          <w:rFonts w:eastAsia="Calibri"/>
          <w:color w:val="000000" w:themeColor="text1"/>
        </w:rPr>
      </w:pPr>
      <w:r>
        <w:rPr>
          <w:rFonts w:eastAsia="Calibri"/>
          <w:color w:val="000000" w:themeColor="text1"/>
        </w:rPr>
        <w:t xml:space="preserve">5 - </w:t>
      </w:r>
      <w:r w:rsidR="14522DEC">
        <w:rPr>
          <w:rFonts w:eastAsia="Calibri"/>
          <w:color w:val="000000" w:themeColor="text1"/>
        </w:rPr>
        <w:t xml:space="preserve">O montante do registo previsto no n.º 1 é determinado por </w:t>
      </w:r>
      <w:r w:rsidR="0052508A">
        <w:rPr>
          <w:rFonts w:eastAsia="Calibri"/>
          <w:color w:val="000000" w:themeColor="text1"/>
        </w:rPr>
        <w:t>Portaria</w:t>
      </w:r>
      <w:r w:rsidR="14522DEC">
        <w:rPr>
          <w:rFonts w:eastAsia="Calibri"/>
          <w:color w:val="000000" w:themeColor="text1"/>
        </w:rPr>
        <w:t xml:space="preserve"> dos membros do Governo responsáveis pelas áreas das finanças e da agricultura.</w:t>
      </w:r>
    </w:p>
    <w:p w:rsidRPr="005E2D3C" w:rsidR="009A6575" w:rsidP="00F95DCA" w:rsidRDefault="009A6575" w14:paraId="4CC65B88" w14:textId="0B07BEDC">
      <w:pPr>
        <w:ind w:left="142" w:firstLine="0"/>
        <w:rPr>
          <w:rFonts w:eastAsia="Calibri"/>
          <w:color w:val="000000" w:themeColor="text1"/>
        </w:rPr>
      </w:pPr>
      <w:r w:rsidRPr="69805533" w:rsidR="009A6575">
        <w:rPr>
          <w:rFonts w:eastAsia="Calibri"/>
          <w:color w:val="000000" w:themeColor="text1" w:themeTint="FF" w:themeShade="FF"/>
        </w:rPr>
        <w:t xml:space="preserve">6 – O montante previsto no </w:t>
      </w:r>
      <w:r w:rsidRPr="69805533" w:rsidR="008C56A9">
        <w:rPr>
          <w:rFonts w:eastAsia="Calibri"/>
          <w:color w:val="000000" w:themeColor="text1" w:themeTint="FF" w:themeShade="FF"/>
        </w:rPr>
        <w:t>número anterior</w:t>
      </w:r>
      <w:r w:rsidRPr="69805533" w:rsidR="009A6575">
        <w:rPr>
          <w:rFonts w:eastAsia="Calibri"/>
          <w:color w:val="000000" w:themeColor="text1" w:themeTint="FF" w:themeShade="FF"/>
        </w:rPr>
        <w:t xml:space="preserve"> é objeto de atualização anual automática, a 1 de março de cada ano, com base no coeficiente resultante da variação total do índice médio de preços no consumidor, no continente, excluindo habitação, relativo ao ano anterior, apurado pelo Instituto Nacional de Estatística, I. P., procedendo-se ao arredondamento do resultado para a casa decimal imediatamente superior.</w:t>
      </w:r>
    </w:p>
    <w:p w:rsidRPr="005E2D3C" w:rsidR="48E39337" w:rsidP="00F95DCA" w:rsidRDefault="009A6575" w14:paraId="1AAE0A0D" w14:textId="73C5A5F8">
      <w:pPr>
        <w:ind w:left="142" w:firstLine="0"/>
        <w:rPr>
          <w:rFonts w:eastAsia="Calibri"/>
          <w:color w:val="000000" w:themeColor="text1"/>
        </w:rPr>
      </w:pPr>
      <w:r>
        <w:rPr>
          <w:rFonts w:eastAsia="Calibri"/>
          <w:color w:val="000000" w:themeColor="text1"/>
        </w:rPr>
        <w:t>7</w:t>
      </w:r>
      <w:r w:rsidR="00BF3735">
        <w:rPr>
          <w:rFonts w:eastAsia="Calibri"/>
          <w:color w:val="000000" w:themeColor="text1"/>
        </w:rPr>
        <w:t xml:space="preserve">- </w:t>
      </w:r>
      <w:r w:rsidR="14522DEC">
        <w:rPr>
          <w:rFonts w:eastAsia="Calibri"/>
          <w:color w:val="000000" w:themeColor="text1"/>
        </w:rPr>
        <w:t>A fixação do montante previsto no n.º</w:t>
      </w:r>
      <w:r w:rsidR="009E54ED">
        <w:rPr>
          <w:rFonts w:eastAsia="Calibri"/>
          <w:color w:val="000000" w:themeColor="text1"/>
        </w:rPr>
        <w:t xml:space="preserve"> </w:t>
      </w:r>
      <w:r w:rsidR="14522DEC">
        <w:rPr>
          <w:rFonts w:eastAsia="Calibri"/>
          <w:color w:val="000000" w:themeColor="text1"/>
        </w:rPr>
        <w:t>1 tem em consideração os custos de funcionamento do SIAC, incluindo, nomeadamente, as despesas inerentes ao controlo da aplicação do regime constante do presente decreto-lei, bem como à promoção de uma detenção responsável dos animais de companhia.</w:t>
      </w:r>
    </w:p>
    <w:p w:rsidRPr="005E2D3C" w:rsidR="48E39337" w:rsidP="00F95DCA" w:rsidRDefault="009A6575" w14:paraId="265D9EC4" w14:textId="272B572D">
      <w:pPr>
        <w:ind w:left="142" w:firstLine="0"/>
        <w:rPr>
          <w:rFonts w:eastAsia="Calibri"/>
          <w:color w:val="000000" w:themeColor="text1"/>
        </w:rPr>
      </w:pPr>
      <w:r w:rsidRPr="69805533" w:rsidR="009A6575">
        <w:rPr>
          <w:rFonts w:eastAsia="Calibri"/>
          <w:color w:val="000000" w:themeColor="text1" w:themeTint="FF" w:themeShade="FF"/>
        </w:rPr>
        <w:t>8</w:t>
      </w:r>
      <w:r w:rsidRPr="69805533" w:rsidR="00BF3735">
        <w:rPr>
          <w:rFonts w:eastAsia="Calibri"/>
          <w:color w:val="000000" w:themeColor="text1" w:themeTint="FF" w:themeShade="FF"/>
        </w:rPr>
        <w:t xml:space="preserve"> - </w:t>
      </w:r>
      <w:r w:rsidRPr="69805533" w:rsidR="14522DEC">
        <w:rPr>
          <w:rFonts w:eastAsia="Calibri"/>
          <w:color w:val="000000" w:themeColor="text1" w:themeTint="FF" w:themeShade="FF"/>
        </w:rPr>
        <w:t xml:space="preserve">Caso a gestão do SIAC seja atribuída a outra entidade de acordo com o previsto </w:t>
      </w:r>
      <w:r w:rsidRPr="69805533" w:rsidR="14522DEC">
        <w:rPr>
          <w:rFonts w:eastAsia="Calibri"/>
          <w:color w:val="000000" w:themeColor="text1" w:themeTint="FF" w:themeShade="FF"/>
          <w:highlight w:val="cyan"/>
        </w:rPr>
        <w:t>no n.º</w:t>
      </w:r>
      <w:r w:rsidRPr="69805533" w:rsidR="009A6575">
        <w:rPr>
          <w:rFonts w:eastAsia="Calibri"/>
          <w:color w:val="000000" w:themeColor="text1" w:themeTint="FF" w:themeShade="FF"/>
          <w:highlight w:val="cyan"/>
        </w:rPr>
        <w:t xml:space="preserve"> </w:t>
      </w:r>
      <w:r w:rsidRPr="69805533" w:rsidR="14522DEC">
        <w:rPr>
          <w:rFonts w:eastAsia="Calibri"/>
          <w:color w:val="000000" w:themeColor="text1" w:themeTint="FF" w:themeShade="FF"/>
          <w:highlight w:val="cyan"/>
        </w:rPr>
        <w:t>3 do artigo 53.º</w:t>
      </w:r>
      <w:ins w:author="Rui André Vidal" w:date="2026-06-30T14:01:33.511Z" w16du:dateUtc="2026-06-30T14:01:33.511Z" w:id="1446792069">
        <w:r w:rsidRPr="69805533" w:rsidR="3DFC75BA">
          <w:rPr>
            <w:rFonts w:eastAsia="Calibri"/>
            <w:color w:val="000000" w:themeColor="text1" w:themeTint="FF" w:themeShade="FF"/>
            <w:highlight w:val="cyan"/>
          </w:rPr>
          <w:t xml:space="preserve"> (sistema de informação de animais de companhia)</w:t>
        </w:r>
      </w:ins>
      <w:r w:rsidRPr="69805533" w:rsidR="14522DEC">
        <w:rPr>
          <w:rFonts w:eastAsia="Calibri"/>
          <w:color w:val="000000" w:themeColor="text1" w:themeTint="FF" w:themeShade="FF"/>
        </w:rPr>
        <w:t xml:space="preserve">, o custo de registo no SIAC é desdobrado entre serviço de registo e taxa SIAC, que são cobradas em simultâneo, não podendo ultrapassar o valor expresso na </w:t>
      </w:r>
      <w:r w:rsidRPr="69805533" w:rsidR="0052508A">
        <w:rPr>
          <w:rFonts w:eastAsia="Calibri"/>
          <w:color w:val="000000" w:themeColor="text1" w:themeTint="FF" w:themeShade="FF"/>
        </w:rPr>
        <w:t>Portaria</w:t>
      </w:r>
      <w:r w:rsidRPr="69805533" w:rsidR="14522DEC">
        <w:rPr>
          <w:rFonts w:eastAsia="Calibri"/>
          <w:color w:val="000000" w:themeColor="text1" w:themeTint="FF" w:themeShade="FF"/>
        </w:rPr>
        <w:t xml:space="preserve"> referida no n</w:t>
      </w:r>
      <w:r w:rsidRPr="69805533" w:rsidR="009A6575">
        <w:rPr>
          <w:rFonts w:eastAsia="Calibri"/>
          <w:color w:val="000000" w:themeColor="text1" w:themeTint="FF" w:themeShade="FF"/>
        </w:rPr>
        <w:t>úmero 5.</w:t>
      </w:r>
    </w:p>
    <w:p w:rsidR="009A6575" w:rsidP="00BF3735" w:rsidRDefault="00BF3735" w14:paraId="50752251" w14:textId="03449FBC">
      <w:pPr>
        <w:ind w:left="142" w:firstLine="0"/>
        <w:rPr>
          <w:rFonts w:eastAsia="Calibri"/>
          <w:color w:val="000000" w:themeColor="text1"/>
        </w:rPr>
      </w:pPr>
      <w:r>
        <w:rPr>
          <w:rFonts w:eastAsia="Calibri"/>
          <w:color w:val="000000" w:themeColor="text1"/>
        </w:rPr>
        <w:t xml:space="preserve">8 - </w:t>
      </w:r>
      <w:r w:rsidR="5339684B">
        <w:rPr>
          <w:rFonts w:eastAsia="Calibri"/>
          <w:color w:val="000000" w:themeColor="text1"/>
        </w:rPr>
        <w:t xml:space="preserve">No caso previsto no </w:t>
      </w:r>
      <w:r w:rsidR="00BE60E5">
        <w:rPr>
          <w:rFonts w:eastAsia="Calibri"/>
          <w:color w:val="000000" w:themeColor="text1"/>
        </w:rPr>
        <w:t>n.º</w:t>
      </w:r>
      <w:r w:rsidR="5339684B">
        <w:rPr>
          <w:rFonts w:eastAsia="Calibri"/>
          <w:color w:val="000000" w:themeColor="text1"/>
        </w:rPr>
        <w:t xml:space="preserve"> anterior, o serviço de registo constitui receita da entidade a quem foi entregue a gestão do SIAC</w:t>
      </w:r>
    </w:p>
    <w:p w:rsidRPr="005E2D3C" w:rsidR="5ADC46BC" w:rsidP="00F95DCA" w:rsidRDefault="009A6575" w14:paraId="41EDB09B" w14:textId="1C00BB68">
      <w:pPr>
        <w:ind w:left="142" w:firstLine="0"/>
        <w:rPr>
          <w:rFonts w:eastAsia="Calibri"/>
          <w:color w:val="000000" w:themeColor="text1"/>
        </w:rPr>
      </w:pPr>
      <w:r>
        <w:rPr>
          <w:rFonts w:eastAsia="Calibri"/>
          <w:color w:val="000000" w:themeColor="text1"/>
        </w:rPr>
        <w:t xml:space="preserve">9 - </w:t>
      </w:r>
      <w:r w:rsidR="5339684B">
        <w:rPr>
          <w:rFonts w:eastAsia="Calibri"/>
          <w:color w:val="000000" w:themeColor="text1"/>
        </w:rPr>
        <w:t xml:space="preserve">A taxa SIAC corresponde a 15% do montante fixado na </w:t>
      </w:r>
      <w:r w:rsidR="0052508A">
        <w:rPr>
          <w:rFonts w:eastAsia="Calibri"/>
          <w:color w:val="000000" w:themeColor="text1"/>
        </w:rPr>
        <w:t>Portaria</w:t>
      </w:r>
      <w:r w:rsidR="5339684B">
        <w:rPr>
          <w:rFonts w:eastAsia="Calibri"/>
          <w:color w:val="000000" w:themeColor="text1"/>
        </w:rPr>
        <w:t xml:space="preserve"> referida no </w:t>
      </w:r>
      <w:r w:rsidR="00BE60E5">
        <w:rPr>
          <w:rFonts w:eastAsia="Calibri"/>
          <w:color w:val="000000" w:themeColor="text1"/>
        </w:rPr>
        <w:t>n.º</w:t>
      </w:r>
      <w:r>
        <w:rPr>
          <w:rFonts w:eastAsia="Calibri"/>
          <w:color w:val="000000" w:themeColor="text1"/>
        </w:rPr>
        <w:t xml:space="preserve"> 5</w:t>
      </w:r>
      <w:r w:rsidR="5339684B">
        <w:rPr>
          <w:rFonts w:eastAsia="Calibri"/>
          <w:color w:val="000000" w:themeColor="text1"/>
        </w:rPr>
        <w:t>, e constitui receita da DGAV</w:t>
      </w:r>
      <w:r>
        <w:rPr>
          <w:rFonts w:eastAsia="Calibri"/>
          <w:color w:val="000000" w:themeColor="text1"/>
        </w:rPr>
        <w:t>.</w:t>
      </w:r>
    </w:p>
    <w:p w:rsidR="48E39337" w:rsidRDefault="009A6575" w14:paraId="1B82EED1" w14:textId="142360A5">
      <w:pPr>
        <w:ind w:left="142" w:firstLine="0"/>
        <w:rPr>
          <w:rFonts w:eastAsia="Calibri"/>
          <w:color w:val="000000" w:themeColor="text1"/>
        </w:rPr>
      </w:pPr>
      <w:r>
        <w:rPr>
          <w:rFonts w:eastAsia="Calibri"/>
          <w:color w:val="000000" w:themeColor="text1"/>
        </w:rPr>
        <w:t>10</w:t>
      </w:r>
      <w:r w:rsidR="14522DEC">
        <w:rPr>
          <w:rFonts w:eastAsia="Calibri"/>
          <w:color w:val="000000" w:themeColor="text1"/>
        </w:rPr>
        <w:t xml:space="preserve"> - Sem prejuízo do pagamento devido p</w:t>
      </w:r>
      <w:r>
        <w:rPr>
          <w:rFonts w:eastAsia="Calibri"/>
          <w:color w:val="000000" w:themeColor="text1"/>
        </w:rPr>
        <w:t xml:space="preserve">ela prática de </w:t>
      </w:r>
      <w:r w:rsidR="14522DEC">
        <w:rPr>
          <w:rFonts w:eastAsia="Calibri"/>
          <w:color w:val="000000" w:themeColor="text1"/>
        </w:rPr>
        <w:t>outros atos médico-veterinários, não pode ser exigido outro pagamento pelo mero registo do animal no SIAC.</w:t>
      </w:r>
    </w:p>
    <w:p w:rsidRPr="005E2D3C" w:rsidR="00E01663" w:rsidP="00F95DCA" w:rsidRDefault="00E01663" w14:paraId="6ABE9397" w14:textId="77777777">
      <w:pPr>
        <w:ind w:left="142" w:firstLine="0"/>
        <w:rPr>
          <w:rFonts w:eastAsia="Calibri"/>
          <w:color w:val="000000" w:themeColor="text1"/>
        </w:rPr>
      </w:pPr>
    </w:p>
    <w:p w:rsidRPr="00E01663" w:rsidR="5995F011" w:rsidP="00F95DCA" w:rsidRDefault="543976ED" w14:paraId="14A44E6C" w14:textId="217F1322">
      <w:pPr>
        <w:pStyle w:val="Ttulo3"/>
        <w:rPr>
          <w:rFonts w:eastAsia="Calibri"/>
        </w:rPr>
      </w:pPr>
      <w:bookmarkStart w:name="_Toc700361964" w:id="1305624008"/>
      <w:r w:rsidRPr="292E8E6C" w:rsidR="54809E9F">
        <w:rPr>
          <w:rFonts w:eastAsia="Calibri"/>
        </w:rPr>
        <w:t>Artigo 7</w:t>
      </w:r>
      <w:r w:rsidRPr="292E8E6C" w:rsidR="68876BDD">
        <w:rPr>
          <w:rFonts w:eastAsia="Calibri"/>
        </w:rPr>
        <w:t>9</w:t>
      </w:r>
      <w:r w:rsidRPr="292E8E6C" w:rsidR="54809E9F">
        <w:rPr>
          <w:rFonts w:eastAsia="Calibri"/>
        </w:rPr>
        <w:t>.º</w:t>
      </w:r>
      <w:bookmarkEnd w:id="1305624008"/>
    </w:p>
    <w:p w:rsidRPr="00E01663" w:rsidR="5995F011" w:rsidP="00F95DCA" w:rsidRDefault="543976ED" w14:paraId="141C2B22" w14:textId="7BC53BE7">
      <w:pPr>
        <w:pStyle w:val="Ttulo3"/>
        <w:rPr>
          <w:rFonts w:eastAsia="Calibri"/>
        </w:rPr>
      </w:pPr>
      <w:bookmarkStart w:name="_Toc2116724083" w:id="384862795"/>
      <w:r w:rsidRPr="292E8E6C" w:rsidR="54809E9F">
        <w:rPr>
          <w:rFonts w:eastAsia="Calibri"/>
        </w:rPr>
        <w:t>Licença de cães e articulação com o Sistema de Informação de Animais de Companhia</w:t>
      </w:r>
      <w:bookmarkEnd w:id="384862795"/>
    </w:p>
    <w:p w:rsidRPr="005E2D3C" w:rsidR="5995F011" w:rsidP="00F95DCA" w:rsidRDefault="2C98AEB2" w14:paraId="6128E438" w14:textId="31CC9DBB">
      <w:pPr>
        <w:ind w:left="142" w:firstLine="0"/>
        <w:rPr>
          <w:rFonts w:eastAsia="Calibri"/>
        </w:rPr>
      </w:pPr>
      <w:r>
        <w:rPr>
          <w:rFonts w:eastAsia="Calibri"/>
        </w:rPr>
        <w:t xml:space="preserve">1 - Os cães registados no SIAC são objeto de licenciamento anual na junta de freguesia da área de </w:t>
      </w:r>
      <w:commentRangeStart w:id="383"/>
      <w:commentRangeStart w:id="384"/>
      <w:r>
        <w:rPr>
          <w:rFonts w:eastAsia="Calibri"/>
        </w:rPr>
        <w:t xml:space="preserve">recenseamento </w:t>
      </w:r>
      <w:commentRangeEnd w:id="383"/>
      <w:r w:rsidR="002251E2">
        <w:rPr>
          <w:rStyle w:val="Refdecomentrio"/>
          <w:rFonts w:eastAsia="Calibri"/>
          <w:sz w:val="24"/>
          <w:szCs w:val="24"/>
        </w:rPr>
        <w:commentReference w:id="383"/>
      </w:r>
      <w:commentRangeEnd w:id="384"/>
      <w:r>
        <w:rPr>
          <w:rStyle w:val="CommentReference"/>
        </w:rPr>
        <w:commentReference w:id="384"/>
      </w:r>
      <w:r>
        <w:rPr>
          <w:rFonts w:eastAsia="Calibri"/>
        </w:rPr>
        <w:t>do seu titular, podendo as freguesias emitir regulamentação complementar para o procedimento de emissão da licença.</w:t>
      </w:r>
    </w:p>
    <w:p w:rsidRPr="005E2D3C" w:rsidR="5995F011" w:rsidP="00F95DCA" w:rsidRDefault="543976ED" w14:paraId="5FA7F504" w14:textId="495D1BB1">
      <w:pPr>
        <w:ind w:left="142" w:firstLine="0"/>
        <w:rPr>
          <w:rFonts w:eastAsia="Calibri"/>
        </w:rPr>
      </w:pPr>
      <w:r>
        <w:rPr>
          <w:rFonts w:eastAsia="Calibri"/>
        </w:rPr>
        <w:t>2 - Com exceção dos cães perigosos ou potencialmente perigosos, o registo inicial no SIAC é válido como licença por um ano a contar da data do registo.</w:t>
      </w:r>
    </w:p>
    <w:p w:rsidRPr="005E2D3C" w:rsidR="5995F011" w:rsidP="00F95DCA" w:rsidRDefault="2C98AEB2" w14:paraId="418974BE" w14:textId="230DB3CE">
      <w:pPr>
        <w:ind w:left="142" w:firstLine="0"/>
        <w:rPr>
          <w:rFonts w:eastAsia="Calibri"/>
        </w:rPr>
      </w:pPr>
      <w:r w:rsidRPr="1B2BC1AA" w:rsidR="2C98AEB2">
        <w:rPr>
          <w:rFonts w:eastAsia="Calibri"/>
        </w:rPr>
        <w:t xml:space="preserve">3 - Para a emissão da licença e das suas renovações anuais, os titulares de cães perigosos ou potencialmente perigosos devem apresentar os elementos que para o efeito forem exigidos nos termos do </w:t>
      </w:r>
      <w:r w:rsidRPr="1B2BC1AA" w:rsidR="00BE60E5">
        <w:rPr>
          <w:rFonts w:eastAsia="Calibri"/>
          <w:highlight w:val="cyan"/>
          <w:rPrChange w:author="Maria Rosário Silva Lemos Cidadão" w:date="2026-06-30T08:26:23.96Z" w16du:dateUtc="2026-06-30T08:26:23.96Z" w:id="524170920">
            <w:rPr>
              <w:rFonts w:eastAsia="Calibri"/>
            </w:rPr>
          </w:rPrChange>
        </w:rPr>
        <w:t>artigo</w:t>
      </w:r>
      <w:r w:rsidRPr="1B2BC1AA" w:rsidR="2C98AEB2">
        <w:rPr>
          <w:rFonts w:eastAsia="Calibri"/>
          <w:highlight w:val="cyan"/>
          <w:rPrChange w:author="Maria Rosário Silva Lemos Cidadão" w:date="2026-06-30T08:26:23.961Z" w16du:dateUtc="2026-06-30T08:26:23.961Z" w:id="630072541">
            <w:rPr>
              <w:rFonts w:eastAsia="Calibri"/>
            </w:rPr>
          </w:rPrChange>
        </w:rPr>
        <w:t xml:space="preserve"> XXº (artigo perigosos)</w:t>
      </w:r>
      <w:r w:rsidRPr="1B2BC1AA" w:rsidR="2C98AEB2">
        <w:rPr>
          <w:rFonts w:eastAsia="Calibri"/>
        </w:rPr>
        <w:t>, devendo assegurar o licenciamento no prazo de 30 dias após o registo no SIAC.</w:t>
      </w:r>
    </w:p>
    <w:p w:rsidRPr="005E2D3C" w:rsidR="5995F011" w:rsidP="00F95DCA" w:rsidRDefault="543976ED" w14:paraId="53762674" w14:textId="5F303A30">
      <w:pPr>
        <w:ind w:left="142" w:firstLine="0"/>
        <w:rPr>
          <w:rFonts w:eastAsia="Calibri"/>
        </w:rPr>
      </w:pPr>
      <w:r>
        <w:rPr>
          <w:rFonts w:eastAsia="Calibri"/>
        </w:rPr>
        <w:t>4 - São isentos de licença os cães para fins militares, policiais ou de segurança do Estado, devendo, no entanto, possuir sistemas de identificação e de registo próprios sediados nas entidades onde se encontram e cumprir todas as disposições de registo e de profilaxia médica e sanitária previstas no presente diploma.</w:t>
      </w:r>
    </w:p>
    <w:p w:rsidRPr="005E2D3C" w:rsidR="209FB250" w:rsidP="00F95DCA" w:rsidRDefault="32A809E0" w14:paraId="6819CD27" w14:textId="1CFC86DE">
      <w:pPr>
        <w:ind w:left="142" w:firstLine="0"/>
        <w:rPr>
          <w:rFonts w:eastAsia="Calibri"/>
        </w:rPr>
      </w:pPr>
      <w:r>
        <w:rPr>
          <w:rFonts w:eastAsia="Calibri"/>
        </w:rPr>
        <w:t>5 – O titular deve assegurar a renovação anual do licenciamento, através da junta de freguesia da sua</w:t>
      </w:r>
      <w:r w:rsidR="009A6575">
        <w:rPr>
          <w:rFonts w:eastAsia="Calibri"/>
        </w:rPr>
        <w:t xml:space="preserve"> </w:t>
      </w:r>
      <w:r w:rsidR="14B02727">
        <w:rPr>
          <w:rFonts w:eastAsia="Calibri"/>
        </w:rPr>
        <w:t xml:space="preserve">área de </w:t>
      </w:r>
      <w:r w:rsidRPr="00F95DCA" w:rsidR="14B02727">
        <w:rPr>
          <w:rFonts w:eastAsia="Calibri"/>
        </w:rPr>
        <w:t>recenseamento</w:t>
      </w:r>
      <w:r w:rsidR="14B02727">
        <w:rPr>
          <w:rFonts w:eastAsia="Calibri"/>
        </w:rPr>
        <w:t>, um ano após o registo no SIAC.</w:t>
      </w:r>
    </w:p>
    <w:p w:rsidRPr="005E2D3C" w:rsidR="4F8EB270" w:rsidP="00F95DCA" w:rsidRDefault="4F8EB270" w14:paraId="22CFCC6C" w14:textId="7C150546">
      <w:pPr>
        <w:ind w:left="142" w:firstLine="0"/>
        <w:rPr>
          <w:rFonts w:eastAsia="Calibri"/>
        </w:rPr>
      </w:pPr>
      <w:r>
        <w:rPr>
          <w:rFonts w:eastAsia="Calibri"/>
        </w:rPr>
        <w:t xml:space="preserve">6 – Para efeitos do </w:t>
      </w:r>
      <w:r w:rsidR="008C56A9">
        <w:rPr>
          <w:rFonts w:eastAsia="Calibri"/>
        </w:rPr>
        <w:t>número anterior</w:t>
      </w:r>
      <w:r>
        <w:rPr>
          <w:rFonts w:eastAsia="Calibri"/>
        </w:rPr>
        <w:t xml:space="preserve"> a licença só é considerada válida após o seu registo no SIAC, pela junta de freguesia, com classificação do cão nas seguintes categorias, conforme as suas funções:</w:t>
      </w:r>
    </w:p>
    <w:p w:rsidRPr="00F95DCA" w:rsidR="56A4533F" w:rsidP="00F95DCA" w:rsidRDefault="56A4533F" w14:paraId="72AB0664" w14:textId="759449BB">
      <w:pPr>
        <w:pStyle w:val="PargrafodaLista"/>
        <w:numPr>
          <w:ilvl w:val="0"/>
          <w:numId w:val="285"/>
        </w:numPr>
        <w:rPr>
          <w:rFonts w:eastAsia="Calibri"/>
        </w:rPr>
      </w:pPr>
      <w:r w:rsidRPr="00F95DCA">
        <w:rPr>
          <w:rFonts w:eastAsia="Calibri"/>
        </w:rPr>
        <w:t>Cão de assistência;</w:t>
      </w:r>
    </w:p>
    <w:p w:rsidRPr="00F95DCA" w:rsidR="1FA92AB7" w:rsidP="00F95DCA" w:rsidRDefault="7F341EEB" w14:paraId="65C0D39E" w14:textId="5993D805">
      <w:pPr>
        <w:pStyle w:val="PargrafodaLista"/>
        <w:numPr>
          <w:ilvl w:val="0"/>
          <w:numId w:val="285"/>
        </w:numPr>
        <w:rPr>
          <w:rFonts w:eastAsia="Calibri"/>
        </w:rPr>
      </w:pPr>
      <w:r w:rsidRPr="00F95DCA">
        <w:rPr>
          <w:rFonts w:eastAsia="Calibri"/>
        </w:rPr>
        <w:t>Cão de proteção de gado;</w:t>
      </w:r>
    </w:p>
    <w:p w:rsidRPr="00F95DCA" w:rsidR="77A5435A" w:rsidP="00F95DCA" w:rsidRDefault="77A5435A" w14:paraId="1326AC5F" w14:textId="40BC3EFC">
      <w:pPr>
        <w:pStyle w:val="PargrafodaLista"/>
        <w:numPr>
          <w:ilvl w:val="0"/>
          <w:numId w:val="285"/>
        </w:numPr>
        <w:rPr>
          <w:rFonts w:eastAsia="Calibri"/>
        </w:rPr>
      </w:pPr>
      <w:r w:rsidRPr="00F95DCA">
        <w:rPr>
          <w:rFonts w:eastAsia="Calibri"/>
        </w:rPr>
        <w:t>Cães de pastoreio;</w:t>
      </w:r>
    </w:p>
    <w:p w:rsidRPr="00F95DCA" w:rsidR="4EF0B991" w:rsidP="00F95DCA" w:rsidRDefault="4EF0B991" w14:paraId="344783E8" w14:textId="21B849C9">
      <w:pPr>
        <w:pStyle w:val="PargrafodaLista"/>
        <w:numPr>
          <w:ilvl w:val="0"/>
          <w:numId w:val="285"/>
        </w:numPr>
        <w:rPr>
          <w:rFonts w:eastAsia="Calibri"/>
        </w:rPr>
      </w:pPr>
      <w:commentRangeStart w:id="385"/>
      <w:r w:rsidRPr="00F95DCA">
        <w:rPr>
          <w:rFonts w:eastAsia="Calibri"/>
        </w:rPr>
        <w:t>Cão de caça;</w:t>
      </w:r>
      <w:commentRangeEnd w:id="385"/>
      <w:r w:rsidRPr="00F95DCA" w:rsidR="002251E2">
        <w:rPr>
          <w:rStyle w:val="Refdecomentrio"/>
          <w:rFonts w:eastAsia="Calibri"/>
          <w:sz w:val="24"/>
          <w:szCs w:val="24"/>
        </w:rPr>
        <w:commentReference w:id="385"/>
      </w:r>
    </w:p>
    <w:p w:rsidRPr="00F95DCA" w:rsidR="68BDC1DE" w:rsidP="00F95DCA" w:rsidRDefault="6B98C80A" w14:paraId="4A38C229" w14:textId="51E90B54">
      <w:pPr>
        <w:pStyle w:val="PargrafodaLista"/>
        <w:numPr>
          <w:ilvl w:val="0"/>
          <w:numId w:val="285"/>
        </w:numPr>
        <w:rPr>
          <w:rFonts w:eastAsia="Calibri"/>
        </w:rPr>
      </w:pPr>
      <w:r w:rsidRPr="00F95DCA">
        <w:rPr>
          <w:rFonts w:eastAsia="Calibri"/>
        </w:rPr>
        <w:t>Cão potencialmente perigoso;</w:t>
      </w:r>
    </w:p>
    <w:p w:rsidRPr="00F95DCA" w:rsidR="68BDC1DE" w:rsidP="00F95DCA" w:rsidRDefault="5A080E0C" w14:paraId="6FF74C7C" w14:textId="580752F2">
      <w:pPr>
        <w:pStyle w:val="PargrafodaLista"/>
        <w:numPr>
          <w:ilvl w:val="0"/>
          <w:numId w:val="285"/>
        </w:numPr>
        <w:rPr>
          <w:rFonts w:eastAsia="Calibri"/>
        </w:rPr>
      </w:pPr>
      <w:r w:rsidRPr="00F95DCA">
        <w:rPr>
          <w:rFonts w:eastAsia="Calibri"/>
        </w:rPr>
        <w:t>Cão perigoso;</w:t>
      </w:r>
    </w:p>
    <w:p w:rsidRPr="005E2D3C" w:rsidR="363E7F8B" w:rsidP="00F95DCA" w:rsidRDefault="363E7F8B" w14:paraId="3877DBD1" w14:textId="7A1DB2B0">
      <w:pPr>
        <w:ind w:left="142" w:firstLine="0"/>
        <w:rPr>
          <w:rFonts w:eastAsia="Calibri"/>
        </w:rPr>
      </w:pPr>
      <w:r>
        <w:rPr>
          <w:rFonts w:eastAsia="Calibri"/>
        </w:rPr>
        <w:t xml:space="preserve">7- </w:t>
      </w:r>
      <w:r>
        <w:rPr>
          <w:rFonts w:eastAsiaTheme="minorEastAsia"/>
          <w:color w:val="000000" w:themeColor="text1"/>
        </w:rPr>
        <w:t>A classificação de cão potencialmente perigoso ou perigoso é determinada pelo registo SIAC e não pode ser alterada pela junta de freguesia.</w:t>
      </w:r>
    </w:p>
    <w:p w:rsidRPr="005E2D3C" w:rsidR="1EFC5617" w:rsidP="00F95DCA" w:rsidRDefault="00695F31" w14:paraId="0F58DCBC" w14:textId="605CFF0C">
      <w:pPr>
        <w:ind w:left="142" w:firstLine="0"/>
        <w:rPr>
          <w:rFonts w:eastAsia="Calibri"/>
        </w:rPr>
      </w:pPr>
      <w:r>
        <w:rPr>
          <w:rFonts w:eastAsiaTheme="minorEastAsia"/>
          <w:color w:val="000000" w:themeColor="text1"/>
        </w:rPr>
        <w:t xml:space="preserve">8 </w:t>
      </w:r>
      <w:r w:rsidR="1EFC5617">
        <w:rPr>
          <w:rFonts w:eastAsiaTheme="minorEastAsia"/>
          <w:color w:val="000000" w:themeColor="text1"/>
        </w:rPr>
        <w:t>– A classificação de Cão de Proteção de Gado, no âmbito da intervenção D.2.4.1 – Proteção do Lobo Ibérico, é determinada no SIAC após validação da elegibilidade do animal na candidatura ao IFAP</w:t>
      </w:r>
    </w:p>
    <w:p w:rsidRPr="005E2D3C" w:rsidR="75D12ED3" w:rsidP="00F95DCA" w:rsidRDefault="00695F31" w14:paraId="36A6B678" w14:textId="3387BF31">
      <w:pPr>
        <w:ind w:left="142" w:firstLine="0"/>
        <w:rPr>
          <w:ins w:author="Rui André Vidal" w:date="2026-06-30T14:04:00.62Z" w16du:dateUtc="2026-06-30T14:04:00.62Z" w:id="673348311"/>
          <w:rFonts w:eastAsia="Calibri"/>
        </w:rPr>
      </w:pPr>
      <w:r w:rsidRPr="69805533" w:rsidR="00695F31">
        <w:rPr>
          <w:rFonts w:eastAsia="游明朝" w:eastAsiaTheme="minorEastAsia"/>
          <w:color w:val="000000" w:themeColor="text1" w:themeTint="FF" w:themeShade="FF"/>
        </w:rPr>
        <w:t xml:space="preserve">9 </w:t>
      </w:r>
      <w:r w:rsidRPr="69805533" w:rsidR="75D12ED3">
        <w:rPr>
          <w:rFonts w:eastAsia="游明朝" w:eastAsiaTheme="minorEastAsia"/>
          <w:color w:val="000000" w:themeColor="text1" w:themeTint="FF" w:themeShade="FF"/>
        </w:rPr>
        <w:t>– Quando o cão não for classificado numa das categorias referidas no n.º 6, o animal é licenciado como animal de companhia.</w:t>
      </w:r>
    </w:p>
    <w:p w:rsidR="3DEB7BFB" w:rsidP="69805533" w:rsidRDefault="3DEB7BFB" w14:paraId="1AC2DA6E" w14:textId="08FF58D8">
      <w:pPr>
        <w:pStyle w:val="Normal"/>
        <w:suppressLineNumbers w:val="0"/>
        <w:bidi w:val="0"/>
        <w:spacing w:before="0" w:beforeAutospacing="off" w:after="173" w:afterAutospacing="off" w:line="362" w:lineRule="auto"/>
        <w:ind w:left="142" w:right="144" w:firstLine="38"/>
        <w:jc w:val="both"/>
        <w:rPr>
          <w:rFonts w:eastAsia="游明朝" w:eastAsiaTheme="minorEastAsia"/>
          <w:color w:val="000000" w:themeColor="text1" w:themeTint="FF" w:themeShade="FF"/>
          <w:rPrChange w:author="Rui André Vidal" w:date="2026-06-30T14:12:21.046Z" w:id="43698745">
            <w:rPr>
              <w:rFonts w:eastAsia="游明朝" w:eastAsiaTheme="minorEastAsia"/>
              <w:color w:val="D86DCB" w:themeColor="accent5" w:themeTint="99" w:themeShade="FF"/>
            </w:rPr>
          </w:rPrChange>
        </w:rPr>
        <w:pPrChange w:author="Rui André Vidal" w:date="2026-06-30T14:12:27.875Z">
          <w:pPr>
            <w:pStyle w:val="Normal"/>
            <w:ind w:left="142" w:firstLine="0"/>
          </w:pPr>
        </w:pPrChange>
      </w:pPr>
      <w:ins w:author="Rui André Vidal" w:date="2026-06-30T14:09:55.931Z" w16du:dateUtc="2026-06-30T14:09:55.931Z" w:id="856903814">
        <w:r w:rsidRPr="69805533" w:rsidR="3DEB7BFB">
          <w:rPr>
            <w:rFonts w:eastAsia="游明朝" w:eastAsiaTheme="minorEastAsia"/>
            <w:b w:val="1"/>
            <w:bCs w:val="1"/>
            <w:color w:val="D86DCB" w:themeColor="accent5" w:themeTint="99" w:themeShade="FF"/>
            <w:rPrChange w:author="Rui André Vidal" w:date="2026-06-30T14:12:32.564Z" w16du:dateUtc="2026-06-30T14:12:32.564Z" w:id="93955319">
              <w:rPr>
                <w:rFonts w:eastAsia="游明朝" w:eastAsiaTheme="minorEastAsia"/>
                <w:b w:val="1"/>
                <w:bCs w:val="1"/>
                <w:color w:val="D86DCB" w:themeColor="accent5" w:themeTint="99" w:themeShade="FF"/>
              </w:rPr>
            </w:rPrChange>
          </w:rPr>
          <w:t>9a</w:t>
        </w:r>
      </w:ins>
      <w:ins w:author="Rui André Vidal" w:date="2026-06-30T14:07:59.993Z" w16du:dateUtc="2026-06-30T14:07:59.993Z" w:id="1882268401">
        <w:r w:rsidRPr="69805533" w:rsidR="3153F044">
          <w:rPr>
            <w:rFonts w:eastAsia="游明朝" w:eastAsiaTheme="minorEastAsia"/>
            <w:b w:val="1"/>
            <w:bCs w:val="1"/>
            <w:color w:val="D86DCB" w:themeColor="accent5" w:themeTint="99" w:themeShade="FF"/>
          </w:rPr>
          <w:t xml:space="preserve"> </w:t>
        </w:r>
        <w:r w:rsidRPr="69805533" w:rsidR="3153F044">
          <w:rPr>
            <w:rFonts w:eastAsia="游明朝" w:eastAsiaTheme="minorEastAsia"/>
            <w:b w:val="1"/>
            <w:bCs w:val="1"/>
            <w:color w:val="D86DCB" w:themeColor="accent5" w:themeTint="99" w:themeShade="FF"/>
          </w:rPr>
          <w:t>– As juntas de freg</w:t>
        </w:r>
      </w:ins>
      <w:ins w:author="Rui André Vidal" w:date="2026-06-30T14:08:05.238Z" w16du:dateUtc="2026-06-30T14:08:05.238Z" w:id="2118768946">
        <w:r w:rsidRPr="69805533" w:rsidR="3153F044">
          <w:rPr>
            <w:rFonts w:eastAsia="游明朝" w:eastAsiaTheme="minorEastAsia"/>
            <w:b w:val="1"/>
            <w:bCs w:val="1"/>
            <w:color w:val="D86DCB" w:themeColor="accent5" w:themeTint="99" w:themeShade="FF"/>
          </w:rPr>
          <w:t>uesia devem verificar no</w:t>
        </w:r>
      </w:ins>
      <w:ins w:author="Rui André Vidal" w:date="2026-06-30T14:08:55.911Z" w16du:dateUtc="2026-06-30T14:08:55.911Z" w:id="638382826">
        <w:r w:rsidRPr="69805533" w:rsidR="3153F044">
          <w:rPr>
            <w:rFonts w:eastAsia="游明朝" w:eastAsiaTheme="minorEastAsia"/>
            <w:b w:val="1"/>
            <w:bCs w:val="1"/>
            <w:color w:val="D86DCB" w:themeColor="accent5" w:themeTint="99" w:themeShade="FF"/>
          </w:rPr>
          <w:t xml:space="preserve"> SIAC</w:t>
        </w:r>
        <w:r w:rsidRPr="69805533" w:rsidR="3153F044">
          <w:rPr>
            <w:rFonts w:eastAsia="游明朝" w:eastAsiaTheme="minorEastAsia"/>
            <w:b w:val="1"/>
            <w:bCs w:val="1"/>
            <w:color w:val="D86DCB" w:themeColor="accent5" w:themeTint="99" w:themeShade="FF"/>
          </w:rPr>
          <w:t xml:space="preserve"> se o cão cumpre as obrigações previstas no presente Decreto-lei, designadamente a identific</w:t>
        </w:r>
        <w:r w:rsidRPr="69805533" w:rsidR="24E077C2">
          <w:rPr>
            <w:rFonts w:eastAsia="游明朝" w:eastAsiaTheme="minorEastAsia"/>
            <w:b w:val="1"/>
            <w:bCs w:val="1"/>
            <w:color w:val="D86DCB" w:themeColor="accent5" w:themeTint="99" w:themeShade="FF"/>
          </w:rPr>
          <w:t xml:space="preserve">ação </w:t>
        </w:r>
      </w:ins>
      <w:ins w:author="Rui André Vidal" w:date="2026-06-30T14:09:23.351Z" w16du:dateUtc="2026-06-30T14:09:23.351Z" w:id="315096385">
        <w:r w:rsidRPr="69805533" w:rsidR="24E077C2">
          <w:rPr>
            <w:rFonts w:eastAsia="游明朝" w:eastAsiaTheme="minorEastAsia"/>
            <w:b w:val="1"/>
            <w:bCs w:val="1"/>
            <w:color w:val="D86DCB" w:themeColor="accent5" w:themeTint="99" w:themeShade="FF"/>
          </w:rPr>
          <w:t xml:space="preserve">e </w:t>
        </w:r>
      </w:ins>
      <w:ins w:author="Rui André Vidal" w:date="2026-06-30T14:10:22.276Z" w16du:dateUtc="2026-06-30T14:10:22.276Z" w:id="811584114">
        <w:r w:rsidRPr="69805533" w:rsidR="34BF2320">
          <w:rPr>
            <w:rFonts w:eastAsia="游明朝" w:eastAsiaTheme="minorEastAsia"/>
            <w:b w:val="1"/>
            <w:bCs w:val="1"/>
            <w:color w:val="D86DCB" w:themeColor="accent5" w:themeTint="99" w:themeShade="FF"/>
          </w:rPr>
          <w:t>registo de profilaxias médicas e outras obrigações</w:t>
        </w:r>
      </w:ins>
      <w:ins w:author="Rui André Vidal" w:date="2026-06-30T14:12:03.186Z" w16du:dateUtc="2026-06-30T14:12:03.186Z" w:id="685470804">
        <w:r w:rsidRPr="69805533" w:rsidR="580D9CD0">
          <w:rPr>
            <w:rFonts w:eastAsia="游明朝" w:eastAsiaTheme="minorEastAsia"/>
            <w:b w:val="1"/>
            <w:bCs w:val="1"/>
            <w:color w:val="D86DCB" w:themeColor="accent5" w:themeTint="99" w:themeShade="FF"/>
          </w:rPr>
          <w:t>, previamente à emissão da licença.</w:t>
        </w:r>
      </w:ins>
    </w:p>
    <w:p w:rsidRPr="00F95DCA" w:rsidR="00C84F22" w:rsidP="69805533" w:rsidRDefault="00695F31" w14:paraId="04B7E4FB" w14:textId="202DDFAF">
      <w:pPr>
        <w:ind w:left="142" w:firstLine="0"/>
        <w:rPr>
          <w:rFonts w:eastAsia="游明朝" w:eastAsiaTheme="minorEastAsia"/>
          <w:color w:val="000000" w:themeColor="text1"/>
          <w:rPrChange w:author="Rui André Vidal" w:date="2026-06-30T14:13:02.77Z" w:id="220875504">
            <w:rPr>
              <w:rFonts w:eastAsia="游明朝" w:eastAsiaTheme="minorEastAsia"/>
              <w:color w:val="000000" w:themeColor="text1" w:themeTint="FF" w:themeShade="FF"/>
              <w:highlight w:val="yellow"/>
            </w:rPr>
          </w:rPrChange>
        </w:rPr>
      </w:pPr>
      <w:r w:rsidRPr="69805533" w:rsidR="00695F31">
        <w:rPr>
          <w:rFonts w:eastAsia="游明朝" w:eastAsiaTheme="minorEastAsia"/>
          <w:color w:val="000000" w:themeColor="text1" w:themeTint="FF" w:themeShade="FF"/>
          <w:rPrChange w:author="Rui André Vidal" w:date="2026-06-30T14:13:02.769Z" w16du:dateUtc="2026-06-30T14:13:02.769Z" w:id="9849714">
            <w:rPr>
              <w:rFonts w:eastAsia="游明朝" w:eastAsiaTheme="minorEastAsia"/>
              <w:color w:val="000000" w:themeColor="text1" w:themeTint="FF" w:themeShade="FF"/>
              <w:highlight w:val="yellow"/>
            </w:rPr>
          </w:rPrChange>
        </w:rPr>
        <w:t xml:space="preserve">10 </w:t>
      </w:r>
      <w:r w:rsidRPr="69805533" w:rsidR="346B3B7F">
        <w:rPr>
          <w:rFonts w:eastAsia="游明朝" w:eastAsiaTheme="minorEastAsia"/>
          <w:color w:val="000000" w:themeColor="text1" w:themeTint="FF" w:themeShade="FF"/>
          <w:rPrChange w:author="Rui André Vidal" w:date="2026-06-30T14:13:02.77Z" w16du:dateUtc="2026-06-30T14:13:02.77Z" w:id="1827916812">
            <w:rPr>
              <w:rFonts w:eastAsia="游明朝" w:eastAsiaTheme="minorEastAsia"/>
              <w:color w:val="000000" w:themeColor="text1" w:themeTint="FF" w:themeShade="FF"/>
              <w:highlight w:val="yellow"/>
            </w:rPr>
          </w:rPrChange>
        </w:rPr>
        <w:t>– Para efeitos da emissão da licença de cão de assistência</w:t>
      </w:r>
      <w:r w:rsidRPr="69805533" w:rsidR="00C84F22">
        <w:rPr>
          <w:rFonts w:eastAsia="游明朝" w:eastAsiaTheme="minorEastAsia"/>
          <w:color w:val="000000" w:themeColor="text1" w:themeTint="FF" w:themeShade="FF"/>
          <w:rPrChange w:author="Rui André Vidal" w:date="2026-06-30T14:13:02.77Z" w16du:dateUtc="2026-06-30T14:13:02.77Z" w:id="1396233487">
            <w:rPr>
              <w:rFonts w:eastAsia="游明朝" w:eastAsiaTheme="minorEastAsia"/>
              <w:color w:val="000000" w:themeColor="text1" w:themeTint="FF" w:themeShade="FF"/>
              <w:highlight w:val="yellow"/>
            </w:rPr>
          </w:rPrChange>
        </w:rPr>
        <w:t>,</w:t>
      </w:r>
      <w:r w:rsidRPr="69805533" w:rsidR="346B3B7F">
        <w:rPr>
          <w:rFonts w:eastAsia="游明朝" w:eastAsiaTheme="minorEastAsia"/>
          <w:color w:val="000000" w:themeColor="text1" w:themeTint="FF" w:themeShade="FF"/>
          <w:rPrChange w:author="Rui André Vidal" w:date="2026-06-30T14:13:02.77Z" w16du:dateUtc="2026-06-30T14:13:02.77Z" w:id="1255007682">
            <w:rPr>
              <w:rFonts w:eastAsia="游明朝" w:eastAsiaTheme="minorEastAsia"/>
              <w:color w:val="000000" w:themeColor="text1" w:themeTint="FF" w:themeShade="FF"/>
              <w:highlight w:val="yellow"/>
            </w:rPr>
          </w:rPrChange>
        </w:rPr>
        <w:t xml:space="preserve"> o titular ou detentor deve apresentar</w:t>
      </w:r>
      <w:r w:rsidRPr="69805533" w:rsidR="00C84F22">
        <w:rPr>
          <w:rFonts w:eastAsia="游明朝" w:eastAsiaTheme="minorEastAsia"/>
          <w:color w:val="000000" w:themeColor="text1" w:themeTint="FF" w:themeShade="FF"/>
          <w:rPrChange w:author="Rui André Vidal" w:date="2026-06-30T14:13:02.77Z" w16du:dateUtc="2026-06-30T14:13:02.77Z" w:id="1423283429">
            <w:rPr>
              <w:rFonts w:eastAsia="游明朝" w:eastAsiaTheme="minorEastAsia"/>
              <w:color w:val="000000" w:themeColor="text1" w:themeTint="FF" w:themeShade="FF"/>
              <w:highlight w:val="yellow"/>
            </w:rPr>
          </w:rPrChange>
        </w:rPr>
        <w:t>:</w:t>
      </w:r>
    </w:p>
    <w:p w:rsidRPr="00F95DCA" w:rsidR="00C84F22" w:rsidP="69805533" w:rsidRDefault="00C84F22" w14:paraId="1DD832F9" w14:textId="77777777">
      <w:pPr>
        <w:ind w:left="142" w:firstLine="0"/>
        <w:rPr>
          <w:rFonts w:eastAsia="游明朝" w:eastAsiaTheme="minorEastAsia"/>
          <w:strike w:val="1"/>
          <w:color w:val="000000" w:themeColor="text1"/>
          <w:rPrChange w:author="Rui André Vidal" w:date="2026-06-30T14:13:02.771Z" w:id="826468039">
            <w:rPr>
              <w:rFonts w:eastAsia="游明朝" w:eastAsiaTheme="minorEastAsia"/>
              <w:color w:val="000000" w:themeColor="text1" w:themeTint="FF" w:themeShade="FF"/>
              <w:highlight w:val="yellow"/>
            </w:rPr>
          </w:rPrChange>
        </w:rPr>
      </w:pPr>
      <w:r w:rsidRPr="69805533" w:rsidR="00C84F22">
        <w:rPr>
          <w:rFonts w:eastAsia="游明朝" w:eastAsiaTheme="minorEastAsia"/>
          <w:strike w:val="1"/>
          <w:color w:val="000000" w:themeColor="text1" w:themeTint="FF" w:themeShade="FF"/>
          <w:rPrChange w:author="Rui André Vidal" w:date="2026-06-30T14:13:02.771Z" w16du:dateUtc="2026-06-30T14:13:02.771Z" w:id="1282176144">
            <w:rPr>
              <w:rFonts w:eastAsia="游明朝" w:eastAsiaTheme="minorEastAsia"/>
              <w:color w:val="000000" w:themeColor="text1" w:themeTint="FF" w:themeShade="FF"/>
              <w:highlight w:val="yellow"/>
            </w:rPr>
          </w:rPrChange>
        </w:rPr>
        <w:t>a) Documento comprovativo da identificação eletrónica do animal;</w:t>
      </w:r>
    </w:p>
    <w:p w:rsidRPr="00F95DCA" w:rsidR="00C84F22" w:rsidP="69805533" w:rsidRDefault="00C84F22" w14:paraId="0A28405E" w14:textId="77777777">
      <w:pPr>
        <w:ind w:left="142" w:firstLine="0"/>
        <w:rPr>
          <w:rFonts w:eastAsia="游明朝" w:eastAsiaTheme="minorEastAsia"/>
          <w:color w:val="000000" w:themeColor="text1"/>
          <w:rPrChange w:author="Rui André Vidal" w:date="2026-06-30T14:13:02.771Z" w:id="729306982">
            <w:rPr>
              <w:rFonts w:eastAsia="游明朝" w:eastAsiaTheme="minorEastAsia"/>
              <w:color w:val="000000" w:themeColor="text1" w:themeTint="FF" w:themeShade="FF"/>
              <w:highlight w:val="yellow"/>
            </w:rPr>
          </w:rPrChange>
        </w:rPr>
      </w:pPr>
      <w:commentRangeStart w:id="374539498"/>
      <w:r w:rsidRPr="69805533" w:rsidR="00C84F22">
        <w:rPr>
          <w:rFonts w:eastAsia="游明朝" w:eastAsiaTheme="minorEastAsia"/>
          <w:color w:val="000000" w:themeColor="text1" w:themeTint="FF" w:themeShade="FF"/>
          <w:rPrChange w:author="Rui André Vidal" w:date="2026-06-30T14:13:02.771Z" w16du:dateUtc="2026-06-30T14:13:02.771Z" w:id="1842180511">
            <w:rPr>
              <w:rFonts w:eastAsia="游明朝" w:eastAsiaTheme="minorEastAsia"/>
              <w:color w:val="000000" w:themeColor="text1" w:themeTint="FF" w:themeShade="FF"/>
              <w:highlight w:val="yellow"/>
            </w:rPr>
          </w:rPrChange>
        </w:rPr>
        <w:t xml:space="preserve">b) </w:t>
      </w:r>
      <w:r w:rsidRPr="69805533" w:rsidR="00C84F22">
        <w:rPr>
          <w:rFonts w:eastAsia="游明朝" w:eastAsiaTheme="minorEastAsia"/>
          <w:color w:val="000000" w:themeColor="text1" w:themeTint="FF" w:themeShade="FF"/>
          <w:rPrChange w:author="Rui André Vidal" w:date="2026-06-30T14:13:02.771Z" w16du:dateUtc="2026-06-30T14:13:02.771Z" w:id="1287335687">
            <w:rPr>
              <w:rFonts w:eastAsia="游明朝" w:eastAsiaTheme="minorEastAsia"/>
              <w:color w:val="000000" w:themeColor="text1" w:themeTint="FF" w:themeShade="FF"/>
              <w:highlight w:val="yellow"/>
            </w:rPr>
          </w:rPrChange>
        </w:rPr>
        <w:t>Boletim sanit</w:t>
      </w:r>
      <w:r w:rsidRPr="69805533" w:rsidR="00C84F22">
        <w:rPr>
          <w:rFonts w:eastAsia="游明朝" w:eastAsiaTheme="minorEastAsia"/>
          <w:color w:val="000000" w:themeColor="text1" w:themeTint="FF" w:themeShade="FF"/>
          <w:rPrChange w:author="Rui André Vidal" w:date="2026-06-30T14:13:02.771Z" w16du:dateUtc="2026-06-30T14:13:02.771Z" w:id="1993571780">
            <w:rPr>
              <w:rFonts w:eastAsia="游明朝" w:eastAsiaTheme="minorEastAsia"/>
              <w:color w:val="000000" w:themeColor="text1" w:themeTint="FF" w:themeShade="FF"/>
              <w:highlight w:val="yellow"/>
            </w:rPr>
          </w:rPrChange>
        </w:rPr>
        <w:t>ário ou documento equivalente, do qual conste o cumprimento das medidas de profilaxia médica obrigatórias;</w:t>
      </w:r>
      <w:commentRangeEnd w:id="374539498"/>
      <w:r>
        <w:rPr>
          <w:rStyle w:val="CommentReference"/>
        </w:rPr>
        <w:commentReference w:id="374539498"/>
      </w:r>
    </w:p>
    <w:p w:rsidRPr="00F95DCA" w:rsidR="00C84F22" w:rsidP="69805533" w:rsidRDefault="00C84F22" w14:paraId="453A1BAF" w14:textId="77777777">
      <w:pPr>
        <w:ind w:left="142" w:firstLine="0"/>
        <w:rPr>
          <w:rFonts w:eastAsia="游明朝" w:eastAsiaTheme="minorEastAsia"/>
          <w:color w:val="000000" w:themeColor="text1"/>
          <w:rPrChange w:author="Rui André Vidal" w:date="2026-06-30T14:13:02.771Z" w:id="903406250">
            <w:rPr>
              <w:rFonts w:eastAsia="游明朝" w:eastAsiaTheme="minorEastAsia"/>
              <w:color w:val="000000" w:themeColor="text1" w:themeTint="FF" w:themeShade="FF"/>
              <w:highlight w:val="yellow"/>
            </w:rPr>
          </w:rPrChange>
        </w:rPr>
      </w:pPr>
      <w:r w:rsidRPr="69805533" w:rsidR="00C84F22">
        <w:rPr>
          <w:rFonts w:eastAsia="游明朝" w:eastAsiaTheme="minorEastAsia"/>
          <w:color w:val="000000" w:themeColor="text1" w:themeTint="FF" w:themeShade="FF"/>
          <w:rPrChange w:author="Rui André Vidal" w:date="2026-06-30T14:13:02.771Z" w16du:dateUtc="2026-06-30T14:13:02.771Z" w:id="2038794945">
            <w:rPr>
              <w:rFonts w:eastAsia="游明朝" w:eastAsiaTheme="minorEastAsia"/>
              <w:color w:val="000000" w:themeColor="text1" w:themeTint="FF" w:themeShade="FF"/>
              <w:highlight w:val="yellow"/>
            </w:rPr>
          </w:rPrChange>
        </w:rPr>
        <w:t>c) Documento emitido por entidade competente que comprove que o animal foi treinado, certificado ou reconhecido como cão de assistência;</w:t>
      </w:r>
    </w:p>
    <w:p w:rsidR="00C84F22" w:rsidP="69805533" w:rsidRDefault="00C84F22" w14:paraId="7898ACB8" w14:textId="7EE7B2C6">
      <w:pPr>
        <w:ind w:left="142" w:firstLine="0"/>
        <w:rPr>
          <w:rFonts w:eastAsia="游明朝" w:eastAsiaTheme="minorEastAsia"/>
          <w:color w:val="000000" w:themeColor="text1"/>
        </w:rPr>
      </w:pPr>
      <w:r w:rsidRPr="69805533" w:rsidR="00C84F22">
        <w:rPr>
          <w:rFonts w:eastAsia="游明朝" w:eastAsiaTheme="minorEastAsia"/>
          <w:color w:val="000000" w:themeColor="text1" w:themeTint="FF" w:themeShade="FF"/>
          <w:rPrChange w:author="Rui André Vidal" w:date="2026-06-30T14:13:02.772Z" w16du:dateUtc="2026-06-30T14:13:02.772Z" w:id="1902897379">
            <w:rPr>
              <w:rFonts w:eastAsia="游明朝" w:eastAsiaTheme="minorEastAsia"/>
              <w:color w:val="000000" w:themeColor="text1" w:themeTint="FF" w:themeShade="FF"/>
              <w:highlight w:val="yellow"/>
            </w:rPr>
          </w:rPrChange>
        </w:rPr>
        <w:t>d) Documento comprovativo de que o animal se encontra atribuído ao respetivo beneficiário ou, quando aplicável, documento comprovativo da legitimidade do detentor para requerer a licença.</w:t>
      </w:r>
    </w:p>
    <w:p w:rsidRPr="005E2D3C" w:rsidR="77C26863" w:rsidP="00F95DCA" w:rsidRDefault="00C84F22" w14:paraId="4F99DBC2" w14:textId="20FB57E9">
      <w:pPr>
        <w:ind w:left="142" w:firstLine="0"/>
        <w:rPr>
          <w:rFonts w:eastAsia="Calibri"/>
        </w:rPr>
      </w:pPr>
      <w:r>
        <w:rPr>
          <w:rFonts w:eastAsiaTheme="minorEastAsia"/>
          <w:color w:val="000000" w:themeColor="text1"/>
        </w:rPr>
        <w:t>11</w:t>
      </w:r>
      <w:r w:rsidR="77C26863">
        <w:rPr>
          <w:rFonts w:eastAsiaTheme="minorEastAsia"/>
          <w:color w:val="000000" w:themeColor="text1"/>
        </w:rPr>
        <w:t xml:space="preserve"> – Para emissão da licença de cão de pastoreio, o titular deve apresentar licença de exploração no âmbito do NREAP</w:t>
      </w:r>
      <w:r>
        <w:rPr>
          <w:rFonts w:eastAsiaTheme="minorEastAsia"/>
          <w:color w:val="000000" w:themeColor="text1"/>
        </w:rPr>
        <w:t>.</w:t>
      </w:r>
    </w:p>
    <w:p w:rsidRPr="005E2D3C" w:rsidR="5FCAA61F" w:rsidP="69805533" w:rsidRDefault="5FCAA61F" w14:paraId="1D6024B3" w14:textId="4C1EA66C">
      <w:pPr>
        <w:ind w:left="142" w:firstLine="0"/>
        <w:rPr>
          <w:rFonts w:eastAsia="游明朝" w:eastAsiaTheme="minorEastAsia"/>
          <w:color w:val="000000" w:themeColor="text1"/>
        </w:rPr>
      </w:pPr>
      <w:r w:rsidRPr="69805533" w:rsidR="5FCAA61F">
        <w:rPr>
          <w:rFonts w:eastAsia="游明朝" w:eastAsiaTheme="minorEastAsia"/>
          <w:color w:val="000000" w:themeColor="text1" w:themeTint="FF" w:themeShade="FF"/>
        </w:rPr>
        <w:t>1</w:t>
      </w:r>
      <w:r w:rsidRPr="69805533" w:rsidR="00C84F22">
        <w:rPr>
          <w:rFonts w:eastAsia="游明朝" w:eastAsiaTheme="minorEastAsia"/>
          <w:color w:val="000000" w:themeColor="text1" w:themeTint="FF" w:themeShade="FF"/>
        </w:rPr>
        <w:t>2</w:t>
      </w:r>
      <w:r w:rsidRPr="69805533" w:rsidR="5FCAA61F">
        <w:rPr>
          <w:rFonts w:eastAsia="游明朝" w:eastAsiaTheme="minorEastAsia"/>
          <w:color w:val="000000" w:themeColor="text1" w:themeTint="FF" w:themeShade="FF"/>
        </w:rPr>
        <w:t xml:space="preserve"> – Para efeitos da emissão da licença de cão de caça o titular deve apresentar</w:t>
      </w:r>
      <w:r w:rsidRPr="69805533" w:rsidR="00F6787C">
        <w:rPr>
          <w:rFonts w:eastAsia="游明朝" w:eastAsiaTheme="minorEastAsia"/>
          <w:color w:val="000000" w:themeColor="text1" w:themeTint="FF" w:themeShade="FF"/>
        </w:rPr>
        <w:t xml:space="preserve"> a</w:t>
      </w:r>
      <w:r w:rsidRPr="69805533" w:rsidR="5FCAA61F">
        <w:rPr>
          <w:rFonts w:eastAsia="游明朝" w:eastAsiaTheme="minorEastAsia"/>
          <w:color w:val="000000" w:themeColor="text1" w:themeTint="FF" w:themeShade="FF"/>
        </w:rPr>
        <w:t xml:space="preserve"> carta de caçador</w:t>
      </w:r>
      <w:commentRangeStart w:id="1155226377"/>
      <w:r w:rsidRPr="69805533" w:rsidR="00F6787C">
        <w:rPr>
          <w:rFonts w:eastAsia="游明朝" w:eastAsiaTheme="minorEastAsia"/>
          <w:strike w:val="1"/>
          <w:color w:val="000000" w:themeColor="text1" w:themeTint="FF" w:themeShade="FF"/>
          <w:rPrChange w:author="Rui André Vidal" w:date="2026-06-30T14:15:37.692Z" w16du:dateUtc="2026-06-30T14:15:37.692Z" w:id="1715865148">
            <w:rPr>
              <w:rFonts w:eastAsia="游明朝" w:eastAsiaTheme="minorEastAsia"/>
              <w:color w:val="000000" w:themeColor="text1" w:themeTint="FF" w:themeShade="FF"/>
            </w:rPr>
          </w:rPrChange>
        </w:rPr>
        <w:t xml:space="preserve"> </w:t>
      </w:r>
      <w:r w:rsidRPr="69805533" w:rsidR="00F6787C">
        <w:rPr>
          <w:rFonts w:eastAsia="游明朝" w:eastAsiaTheme="minorEastAsia"/>
          <w:strike w:val="1"/>
          <w:color w:val="000000" w:themeColor="text1" w:themeTint="FF" w:themeShade="FF"/>
          <w:highlight w:val="yellow"/>
          <w:rPrChange w:author="Rui André Vidal" w:date="2026-06-30T14:15:37.692Z" w16du:dateUtc="2026-06-30T14:15:37.692Z" w:id="1703192265">
            <w:rPr>
              <w:rFonts w:eastAsia="游明朝" w:eastAsiaTheme="minorEastAsia"/>
              <w:color w:val="000000" w:themeColor="text1" w:themeTint="FF" w:themeShade="FF"/>
              <w:highlight w:val="yellow"/>
            </w:rPr>
          </w:rPrChange>
        </w:rPr>
        <w:t>e a licença de caçador.</w:t>
      </w:r>
      <w:commentRangeEnd w:id="1155226377"/>
      <w:r>
        <w:rPr>
          <w:rStyle w:val="CommentReference"/>
        </w:rPr>
        <w:commentReference w:id="1155226377"/>
      </w:r>
    </w:p>
    <w:p w:rsidRPr="005E2D3C" w:rsidR="65C256B9" w:rsidP="00F95DCA" w:rsidRDefault="5F16DF75" w14:paraId="38B99D8A" w14:textId="5E045957">
      <w:pPr>
        <w:ind w:left="142" w:firstLine="0"/>
        <w:rPr>
          <w:rFonts w:eastAsia="Calibri"/>
        </w:rPr>
      </w:pPr>
      <w:r w:rsidRPr="292E8E6C" w:rsidR="01D46ED1">
        <w:rPr>
          <w:rFonts w:eastAsia="游明朝" w:eastAsiaTheme="minorEastAsia"/>
          <w:color w:val="000000" w:themeColor="text1" w:themeTint="FF" w:themeShade="FF"/>
        </w:rPr>
        <w:t>1</w:t>
      </w:r>
      <w:r w:rsidRPr="292E8E6C" w:rsidR="434D55DF">
        <w:rPr>
          <w:rFonts w:eastAsia="游明朝" w:eastAsiaTheme="minorEastAsia"/>
          <w:color w:val="000000" w:themeColor="text1" w:themeTint="FF" w:themeShade="FF"/>
        </w:rPr>
        <w:t>3</w:t>
      </w:r>
      <w:r w:rsidRPr="292E8E6C" w:rsidR="01D46ED1">
        <w:rPr>
          <w:rFonts w:eastAsia="游明朝" w:eastAsiaTheme="minorEastAsia"/>
          <w:color w:val="000000" w:themeColor="text1" w:themeTint="FF" w:themeShade="FF"/>
        </w:rPr>
        <w:t xml:space="preserve">- Caso seja necessário classificar o animal numa das categorias referidas no </w:t>
      </w:r>
      <w:r w:rsidRPr="292E8E6C" w:rsidR="7BCD562F">
        <w:rPr>
          <w:rFonts w:eastAsia="游明朝" w:eastAsiaTheme="minorEastAsia"/>
          <w:color w:val="000000" w:themeColor="text1" w:themeTint="FF" w:themeShade="FF"/>
        </w:rPr>
        <w:t>n.º</w:t>
      </w:r>
      <w:r w:rsidRPr="292E8E6C" w:rsidR="01D46ED1">
        <w:rPr>
          <w:rFonts w:eastAsia="游明朝" w:eastAsiaTheme="minorEastAsia"/>
          <w:color w:val="000000" w:themeColor="text1" w:themeTint="FF" w:themeShade="FF"/>
        </w:rPr>
        <w:t xml:space="preserve"> 6, durante o período da primeira licença, o titular deve solicitar à junta de freguesia a sua alteração, com base </w:t>
      </w:r>
      <w:r w:rsidRPr="292E8E6C" w:rsidR="01D46ED1">
        <w:rPr>
          <w:rFonts w:eastAsia="游明朝" w:eastAsiaTheme="minorEastAsia"/>
          <w:color w:val="000000" w:themeColor="text1" w:themeTint="FF" w:themeShade="FF"/>
        </w:rPr>
        <w:t>nos documentos</w:t>
      </w:r>
      <w:r w:rsidRPr="292E8E6C" w:rsidR="01D46ED1">
        <w:rPr>
          <w:rFonts w:eastAsia="游明朝" w:eastAsiaTheme="minorEastAsia"/>
          <w:color w:val="000000" w:themeColor="text1" w:themeTint="FF" w:themeShade="FF"/>
        </w:rPr>
        <w:t xml:space="preserve"> que comprov</w:t>
      </w:r>
      <w:r w:rsidRPr="292E8E6C" w:rsidR="434D55DF">
        <w:rPr>
          <w:rFonts w:eastAsia="游明朝" w:eastAsiaTheme="minorEastAsia"/>
          <w:color w:val="000000" w:themeColor="text1" w:themeTint="FF" w:themeShade="FF"/>
        </w:rPr>
        <w:t>em</w:t>
      </w:r>
      <w:r w:rsidRPr="292E8E6C" w:rsidR="01D46ED1">
        <w:rPr>
          <w:rFonts w:eastAsia="游明朝" w:eastAsiaTheme="minorEastAsia"/>
          <w:color w:val="000000" w:themeColor="text1" w:themeTint="FF" w:themeShade="FF"/>
        </w:rPr>
        <w:t xml:space="preserve"> a função exercida.</w:t>
      </w:r>
    </w:p>
    <w:p w:rsidRPr="005E2D3C" w:rsidR="1E35E3B8" w:rsidP="00F95DCA" w:rsidRDefault="3FB71AC9" w14:paraId="715BEB8F" w14:textId="67E442EF">
      <w:pPr>
        <w:ind w:left="142" w:firstLine="0"/>
        <w:rPr>
          <w:rFonts w:eastAsia="Calibri"/>
        </w:rPr>
      </w:pPr>
      <w:r>
        <w:rPr>
          <w:rFonts w:eastAsiaTheme="minorEastAsia"/>
          <w:color w:val="000000" w:themeColor="text1"/>
        </w:rPr>
        <w:t>1</w:t>
      </w:r>
      <w:r w:rsidR="00C84F22">
        <w:rPr>
          <w:rFonts w:eastAsiaTheme="minorEastAsia"/>
          <w:color w:val="000000" w:themeColor="text1"/>
        </w:rPr>
        <w:t>4</w:t>
      </w:r>
      <w:r>
        <w:rPr>
          <w:rFonts w:eastAsiaTheme="minorEastAsia"/>
          <w:color w:val="000000" w:themeColor="text1"/>
        </w:rPr>
        <w:t xml:space="preserve"> – O licenciamento é sujeito ao pagamento de uma taxa aprovada em assembleia de freguesia devendo ter por referência o valor da taxa E para a profilaxia médica para esse ano, não podendo exceder duas vezes esse valor </w:t>
      </w:r>
      <w:r>
        <w:rPr>
          <w:rFonts w:eastAsia="Calibri"/>
        </w:rPr>
        <w:t>e variando de acordo com a categoria do animal, podendo as freguesias criar fundamentadamente um quadro de isenções totais ou parciais.</w:t>
      </w:r>
    </w:p>
    <w:p w:rsidRPr="005E2D3C" w:rsidR="52956400" w:rsidP="00F95DCA" w:rsidRDefault="52956400" w14:paraId="3FDA6F9A" w14:textId="2368621A">
      <w:pPr>
        <w:rPr>
          <w:rFonts w:eastAsia="Calibri"/>
        </w:rPr>
      </w:pPr>
    </w:p>
    <w:p w:rsidRPr="005E2D3C" w:rsidR="5B5E8C0A" w:rsidP="00F95DCA" w:rsidRDefault="5B5E8C0A" w14:paraId="1D2C91AB" w14:textId="3AE8C3FC">
      <w:pPr>
        <w:ind w:left="142" w:firstLine="0"/>
        <w:rPr>
          <w:rFonts w:eastAsia="Calibri"/>
        </w:rPr>
      </w:pPr>
      <w:r>
        <w:rPr>
          <w:rFonts w:eastAsia="Calibri"/>
        </w:rPr>
        <w:t>1</w:t>
      </w:r>
      <w:r w:rsidR="00C84F22">
        <w:rPr>
          <w:rFonts w:eastAsia="Calibri"/>
        </w:rPr>
        <w:t>5</w:t>
      </w:r>
      <w:r>
        <w:rPr>
          <w:rFonts w:eastAsia="Calibri"/>
        </w:rPr>
        <w:t xml:space="preserve"> – No caso de cães com esterilização devidamente averbada no SIAC corresponde obrigatoriamente uma redução de pelo menos 40% na taxa de licenciamento.</w:t>
      </w:r>
    </w:p>
    <w:p w:rsidRPr="005E2D3C" w:rsidR="2240500C" w:rsidP="00F95DCA" w:rsidRDefault="0511A477" w14:paraId="50949DE5" w14:textId="0EB36960">
      <w:pPr>
        <w:ind w:left="142" w:firstLine="0"/>
        <w:rPr>
          <w:rFonts w:eastAsia="Calibri"/>
        </w:rPr>
      </w:pPr>
      <w:r>
        <w:rPr>
          <w:rFonts w:eastAsia="Calibri"/>
        </w:rPr>
        <w:t>1</w:t>
      </w:r>
      <w:r w:rsidR="00C84F22">
        <w:rPr>
          <w:rFonts w:eastAsia="Calibri"/>
        </w:rPr>
        <w:t xml:space="preserve">6 </w:t>
      </w:r>
      <w:r>
        <w:rPr>
          <w:rFonts w:eastAsia="Calibri"/>
        </w:rPr>
        <w:t>- É isento da taxa de licenciamento, e enquanto conservar essa classificação, o cão de assistência.</w:t>
      </w:r>
    </w:p>
    <w:p w:rsidRPr="005E2D3C" w:rsidR="2240500C" w:rsidP="00F95DCA" w:rsidRDefault="2240500C" w14:paraId="7FC12EED" w14:textId="13DE3EA7">
      <w:pPr>
        <w:ind w:left="142" w:firstLine="0"/>
        <w:rPr>
          <w:rFonts w:eastAsia="Calibri"/>
        </w:rPr>
      </w:pPr>
      <w:r>
        <w:rPr>
          <w:rFonts w:eastAsia="Calibri"/>
        </w:rPr>
        <w:t>1</w:t>
      </w:r>
      <w:r w:rsidR="00C84F22">
        <w:rPr>
          <w:rFonts w:eastAsia="Calibri"/>
        </w:rPr>
        <w:t>7</w:t>
      </w:r>
      <w:r>
        <w:rPr>
          <w:rFonts w:eastAsia="Calibri"/>
        </w:rPr>
        <w:t xml:space="preserve"> - São também isentos de taxa de licenciamento os cães detidos por Associações Zoófilas devidamente registadas no RNAZ ou por municípios. </w:t>
      </w:r>
    </w:p>
    <w:p w:rsidRPr="005E2D3C" w:rsidR="5995F011" w:rsidP="1B2BC1AA" w:rsidRDefault="0459BDA7" w14:paraId="313F3CD3" w14:textId="31636626">
      <w:pPr>
        <w:ind w:left="142" w:firstLine="0"/>
        <w:rPr>
          <w:ins w:author="Maria Rosário Silva Lemos Cidadão" w:date="2026-06-30T08:28:58.987Z" w16du:dateUtc="2026-06-30T08:28:58.987Z" w:id="61151474"/>
          <w:rFonts w:eastAsia="Calibri"/>
        </w:rPr>
      </w:pPr>
      <w:r w:rsidRPr="1B2BC1AA" w:rsidR="0459BDA7">
        <w:rPr>
          <w:rFonts w:eastAsia="Calibri"/>
        </w:rPr>
        <w:t>1</w:t>
      </w:r>
      <w:r w:rsidRPr="1B2BC1AA" w:rsidR="00C84F22">
        <w:rPr>
          <w:rFonts w:eastAsia="Calibri"/>
        </w:rPr>
        <w:t>8</w:t>
      </w:r>
      <w:r w:rsidRPr="1B2BC1AA" w:rsidR="0459BDA7">
        <w:rPr>
          <w:rFonts w:eastAsia="Calibri"/>
        </w:rPr>
        <w:t xml:space="preserve"> - Ficam igualmente isentos do pagamento de taxa os titulares de canídeos em situação de insuficiência económica, bem como os titulares que tenham adotado os cães em centros de recolha oficial de animais e abrigos de associações zoófilas devidamente registadas no RNAZ.</w:t>
      </w:r>
    </w:p>
    <w:p w:rsidRPr="005E2D3C" w:rsidR="5995F011" w:rsidP="00F95DCA" w:rsidRDefault="0459BDA7" w14:paraId="63A9F1E4" w14:textId="33804E4A">
      <w:pPr>
        <w:ind w:left="142" w:firstLine="0"/>
        <w:rPr>
          <w:rFonts w:eastAsia="Calibri"/>
        </w:rPr>
      </w:pPr>
      <w:r w:rsidRPr="69805533" w:rsidR="0459BDA7">
        <w:rPr>
          <w:rFonts w:eastAsia="Calibri"/>
          <w:b w:val="1"/>
          <w:bCs w:val="1"/>
          <w:color w:val="D86DCB" w:themeColor="accent5" w:themeTint="99" w:themeShade="FF"/>
          <w:rPrChange w:author="Rui André Vidal" w:date="2026-06-30T14:16:41.742Z" w16du:dateUtc="2026-06-30T14:16:41.742Z" w:id="68810951">
            <w:rPr>
              <w:rFonts w:eastAsia="Calibri"/>
            </w:rPr>
          </w:rPrChange>
        </w:rPr>
        <w:t>1</w:t>
      </w:r>
      <w:ins w:author="Rui André Vidal" w:date="2026-06-30T14:16:37.407Z" w16du:dateUtc="2026-06-30T14:16:37.407Z" w:id="1597732158">
        <w:r w:rsidRPr="69805533" w:rsidR="7AF201B9">
          <w:rPr>
            <w:rFonts w:eastAsia="Calibri"/>
            <w:b w:val="1"/>
            <w:bCs w:val="1"/>
            <w:color w:val="D86DCB" w:themeColor="accent5" w:themeTint="99" w:themeShade="FF"/>
            <w:rPrChange w:author="Rui André Vidal" w:date="2026-06-30T14:16:40.749Z" w16du:dateUtc="2026-06-30T14:16:40.749Z" w:id="1956095967">
              <w:rPr>
                <w:rFonts w:eastAsia="Calibri"/>
              </w:rPr>
            </w:rPrChange>
          </w:rPr>
          <w:t>9</w:t>
        </w:r>
      </w:ins>
      <w:del w:author="Rui André Vidal" w:date="2026-06-30T14:16:36.316Z" w16du:dateUtc="2026-06-30T14:16:36.316Z" w:id="1405338742">
        <w:r w:rsidRPr="69805533" w:rsidDel="0459BDA7">
          <w:rPr>
            <w:rFonts w:eastAsia="Calibri"/>
            <w:b w:val="1"/>
            <w:bCs w:val="1"/>
            <w:color w:val="D86DCB" w:themeColor="accent5" w:themeTint="99" w:themeShade="FF"/>
            <w:rPrChange w:author="Rui André Vidal" w:date="2026-06-30T14:16:40.749Z" w16du:dateUtc="2026-06-30T14:16:40.749Z" w:id="2109703412">
              <w:rPr>
                <w:rFonts w:eastAsia="Calibri"/>
              </w:rPr>
            </w:rPrChange>
          </w:rPr>
          <w:delText>7</w:delText>
        </w:r>
      </w:del>
      <w:r w:rsidRPr="69805533" w:rsidR="0459BDA7">
        <w:rPr>
          <w:rFonts w:eastAsia="Calibri"/>
          <w:b w:val="1"/>
          <w:bCs w:val="1"/>
          <w:color w:val="D86DCB" w:themeColor="accent5" w:themeTint="99" w:themeShade="FF"/>
          <w:rPrChange w:author="Rui André Vidal" w:date="2026-06-30T14:16:40.749Z" w16du:dateUtc="2026-06-30T14:16:40.749Z" w:id="77756202">
            <w:rPr>
              <w:rFonts w:eastAsia="Calibri"/>
            </w:rPr>
          </w:rPrChange>
        </w:rPr>
        <w:t xml:space="preserve"> </w:t>
      </w:r>
      <w:r w:rsidRPr="69805533" w:rsidR="0459BDA7">
        <w:rPr>
          <w:rFonts w:eastAsia="Calibri"/>
        </w:rPr>
        <w:t>- Até à aprovação da taxa referida no n.º 12 pela assembleia de freguesia aplicam-se os valores vigentes no momento de entrada em vigor do presente diploma.</w:t>
      </w:r>
    </w:p>
    <w:p w:rsidR="00C84F22" w:rsidP="001A4910" w:rsidRDefault="00C84F22" w14:paraId="387CC193" w14:textId="77777777">
      <w:pPr>
        <w:rPr>
          <w:color w:val="0A0A0A"/>
        </w:rPr>
      </w:pPr>
    </w:p>
    <w:p w:rsidRPr="00F95DCA" w:rsidR="012AB7CC" w:rsidP="00F95DCA" w:rsidRDefault="012AB7CC" w14:paraId="6C6B17EB" w14:textId="0C2E7D48">
      <w:pPr>
        <w:pStyle w:val="Ttulo3"/>
      </w:pPr>
      <w:commentRangeStart w:id="388"/>
      <w:bookmarkStart w:name="_Toc2093382600" w:id="1113735289"/>
      <w:r w:rsidR="5DCDB300">
        <w:rPr/>
        <w:t xml:space="preserve">Artigo </w:t>
      </w:r>
      <w:r w:rsidR="68876BDD">
        <w:rPr/>
        <w:t>80</w:t>
      </w:r>
      <w:r w:rsidR="5DCDB300">
        <w:rPr/>
        <w:t>.º</w:t>
      </w:r>
      <w:commentRangeEnd w:id="388"/>
      <w:r>
        <w:rPr>
          <w:rStyle w:val="CommentReference"/>
        </w:rPr>
        <w:commentReference w:id="388"/>
      </w:r>
      <w:bookmarkEnd w:id="1113735289"/>
    </w:p>
    <w:p w:rsidRPr="00F95DCA" w:rsidR="012AB7CC" w:rsidP="292E8E6C" w:rsidRDefault="012AB7CC" w14:paraId="20024D18" w14:textId="51817282">
      <w:pPr>
        <w:pStyle w:val="Ttulo3"/>
        <w:suppressLineNumbers w:val="0"/>
        <w:bidi w:val="0"/>
        <w:spacing w:before="40" w:beforeAutospacing="off" w:after="0" w:afterAutospacing="off" w:line="362" w:lineRule="auto"/>
        <w:ind w:left="435" w:right="144" w:hanging="293"/>
        <w:jc w:val="center"/>
        <w:pPrChange w:author="Rui André Vidal" w:date="2026-07-07T10:04:09.156Z">
          <w:pPr>
            <w:pStyle w:val="Ttulo3"/>
          </w:pPr>
        </w:pPrChange>
      </w:pPr>
      <w:bookmarkStart w:name="_Toc47696279" w:id="1178853868"/>
      <w:r w:rsidR="5DCDB300">
        <w:rPr/>
        <w:t xml:space="preserve">Regime de Gestão e Registo de Animais de Companhia (CRO e </w:t>
      </w:r>
      <w:del w:author="Rui André Vidal" w:date="2026-07-07T10:04:09.085Z" w16du:dateUtc="2026-07-07T10:04:09.085Z" w:id="2101578119">
        <w:r w:rsidDel="5DCDB300">
          <w:delText>IAZ</w:delText>
        </w:r>
      </w:del>
      <w:ins w:author="Rui André Vidal" w:date="2026-07-07T10:04:16.282Z" w16du:dateUtc="2026-07-07T10:04:16.282Z" w:id="1151536329">
        <w:r w:rsidR="0E5663D7">
          <w:t>Abrigo</w:t>
        </w:r>
      </w:ins>
      <w:r w:rsidR="5DCDB300">
        <w:rPr/>
        <w:t>)</w:t>
      </w:r>
      <w:bookmarkEnd w:id="1178853868"/>
    </w:p>
    <w:p w:rsidRPr="00050592" w:rsidR="012AB7CC" w:rsidP="00F95DCA" w:rsidRDefault="012AB7CC" w14:paraId="35DA4E46" w14:textId="52662C90">
      <w:pPr>
        <w:ind w:left="142" w:firstLine="0"/>
        <w:rPr>
          <w:color w:val="0A0A0A"/>
        </w:rPr>
      </w:pPr>
      <w:r w:rsidRPr="292E8E6C" w:rsidR="5DCDB300">
        <w:rPr>
          <w:color w:val="0A0A0A"/>
        </w:rPr>
        <w:t>1</w:t>
      </w:r>
      <w:r w:rsidRPr="292E8E6C" w:rsidR="434D55DF">
        <w:rPr>
          <w:color w:val="0A0A0A"/>
        </w:rPr>
        <w:t xml:space="preserve"> </w:t>
      </w:r>
      <w:r w:rsidRPr="292E8E6C" w:rsidR="434D55DF">
        <w:rPr>
          <w:color w:val="0A0A0A"/>
        </w:rPr>
        <w:t xml:space="preserve">- Qualquer </w:t>
      </w:r>
      <w:r w:rsidRPr="292E8E6C" w:rsidR="5DCDB300">
        <w:rPr>
          <w:color w:val="0A0A0A"/>
        </w:rPr>
        <w:t xml:space="preserve">entrada de animais no Centro de Recolha Oficial (CRO) ou </w:t>
      </w:r>
      <w:del w:author="Rui André Vidal" w:date="2026-07-07T10:04:28.173Z" w16du:dateUtc="2026-07-07T10:04:28.173Z" w:id="1780251105">
        <w:r w:rsidRPr="292E8E6C" w:rsidDel="5DCDB300">
          <w:rPr>
            <w:color w:val="0A0A0A"/>
          </w:rPr>
          <w:delText>Instalação de Alojamento de Animais (</w:delText>
        </w:r>
        <w:r w:rsidRPr="292E8E6C" w:rsidDel="5DCDB300">
          <w:rPr>
            <w:color w:val="0A0A0A"/>
          </w:rPr>
          <w:delText>IAZ</w:delText>
        </w:r>
        <w:r w:rsidRPr="292E8E6C" w:rsidDel="5DCDB300">
          <w:rPr>
            <w:color w:val="0A0A0A"/>
          </w:rPr>
          <w:delText>)</w:delText>
        </w:r>
      </w:del>
      <w:ins w:author="Rui André Vidal" w:date="2026-07-07T10:04:28.996Z" w16du:dateUtc="2026-07-07T10:04:28.996Z" w:id="1336058312">
        <w:r w:rsidRPr="292E8E6C" w:rsidR="2904D528">
          <w:rPr>
            <w:color w:val="0A0A0A"/>
          </w:rPr>
          <w:t>Abrigo</w:t>
        </w:r>
      </w:ins>
      <w:r w:rsidRPr="292E8E6C" w:rsidR="5DCDB300">
        <w:rPr>
          <w:color w:val="0A0A0A"/>
        </w:rPr>
        <w:t xml:space="preserve">, que já possuam identificação eletrónica prévia, obriga ao registo imediato na base de dados </w:t>
      </w:r>
      <w:r w:rsidRPr="292E8E6C" w:rsidR="5DCDB300">
        <w:rPr>
          <w:color w:val="0A0A0A"/>
        </w:rPr>
        <w:t>SIAC</w:t>
      </w:r>
      <w:r w:rsidRPr="292E8E6C" w:rsidR="5DCDB300">
        <w:rPr>
          <w:color w:val="0A0A0A"/>
        </w:rPr>
        <w:t>.</w:t>
      </w:r>
    </w:p>
    <w:p w:rsidRPr="00050592" w:rsidR="012AB7CC" w:rsidP="00F95DCA" w:rsidRDefault="012AB7CC" w14:paraId="3B1837F4" w14:textId="03B05AEA">
      <w:pPr>
        <w:ind w:left="142" w:firstLine="0"/>
        <w:rPr>
          <w:color w:val="0A0A0A"/>
        </w:rPr>
      </w:pPr>
      <w:r w:rsidRPr="00F95DCA">
        <w:rPr>
          <w:color w:val="0A0A0A"/>
        </w:rPr>
        <w:t>2</w:t>
      </w:r>
      <w:r w:rsidRPr="00F95DCA" w:rsidR="00C84F22">
        <w:rPr>
          <w:color w:val="0A0A0A"/>
        </w:rPr>
        <w:t xml:space="preserve"> -</w:t>
      </w:r>
      <w:r w:rsidRPr="00F95DCA">
        <w:rPr>
          <w:color w:val="0A0A0A"/>
        </w:rPr>
        <w:t xml:space="preserve">  </w:t>
      </w:r>
      <w:r w:rsidRPr="00050592">
        <w:rPr>
          <w:color w:val="0A0A0A"/>
        </w:rPr>
        <w:t xml:space="preserve">A gestão da população de gatos errantes assenta no registo sistemático de colónias, com o objetivo de assegurar o controlo populacional e o bem-estar animal. </w:t>
      </w:r>
    </w:p>
    <w:p w:rsidRPr="005E2D3C" w:rsidR="657A53FE" w:rsidP="00F95DCA" w:rsidRDefault="657A53FE" w14:paraId="62F4EF2D" w14:textId="2588E328">
      <w:pPr>
        <w:rPr>
          <w:color w:val="0A0A0A"/>
        </w:rPr>
      </w:pPr>
      <w:r>
        <w:rPr>
          <w:color w:val="0A0A0A"/>
        </w:rPr>
        <w:t>3</w:t>
      </w:r>
      <w:r w:rsidR="00C84F22">
        <w:rPr>
          <w:color w:val="0A0A0A"/>
        </w:rPr>
        <w:t xml:space="preserve"> -</w:t>
      </w:r>
      <w:r>
        <w:rPr>
          <w:color w:val="0A0A0A"/>
        </w:rPr>
        <w:t xml:space="preserve"> O registo mencionado no </w:t>
      </w:r>
      <w:r w:rsidR="008C56A9">
        <w:rPr>
          <w:color w:val="0A0A0A"/>
        </w:rPr>
        <w:t>número anterior</w:t>
      </w:r>
      <w:r>
        <w:rPr>
          <w:color w:val="0A0A0A"/>
        </w:rPr>
        <w:t xml:space="preserve"> deve incluir:</w:t>
      </w:r>
    </w:p>
    <w:p w:rsidRPr="00F95DCA" w:rsidR="012AB7CC" w:rsidP="00F95DCA" w:rsidRDefault="012AB7CC" w14:paraId="1904FFF9" w14:textId="2B45144D">
      <w:pPr>
        <w:pStyle w:val="PargrafodaLista"/>
        <w:numPr>
          <w:ilvl w:val="0"/>
          <w:numId w:val="286"/>
        </w:numPr>
        <w:rPr>
          <w:color w:val="0A0A0A"/>
        </w:rPr>
      </w:pPr>
      <w:r w:rsidRPr="00F95DCA">
        <w:rPr>
          <w:color w:val="0A0A0A"/>
        </w:rPr>
        <w:t>Georreferenciação da localização da colónia.</w:t>
      </w:r>
    </w:p>
    <w:p w:rsidRPr="00F95DCA" w:rsidR="012AB7CC" w:rsidP="00F95DCA" w:rsidRDefault="012AB7CC" w14:paraId="200D7470" w14:textId="505DF358">
      <w:pPr>
        <w:pStyle w:val="PargrafodaLista"/>
        <w:numPr>
          <w:ilvl w:val="0"/>
          <w:numId w:val="286"/>
        </w:numPr>
        <w:rPr>
          <w:color w:val="0A0A0A"/>
        </w:rPr>
      </w:pPr>
      <w:r w:rsidRPr="00F95DCA">
        <w:rPr>
          <w:color w:val="0A0A0A"/>
        </w:rPr>
        <w:t>Quantificação e identificação dos gatos que compõem a colónia para efeitos de monitorização e programas CED (Capturar-Esterilizar-Devolver).</w:t>
      </w:r>
    </w:p>
    <w:p w:rsidRPr="005E2D3C" w:rsidR="679F1546" w:rsidP="00F95DCA" w:rsidRDefault="00C84F22" w14:paraId="126B4DEE" w14:textId="0B371602">
      <w:pPr>
        <w:ind w:left="142" w:firstLine="0"/>
        <w:rPr>
          <w:color w:val="0A0A0A"/>
        </w:rPr>
      </w:pPr>
      <w:r w:rsidRPr="292E8E6C" w:rsidR="434D55DF">
        <w:rPr>
          <w:color w:val="0A0A0A"/>
        </w:rPr>
        <w:t xml:space="preserve">4 - </w:t>
      </w:r>
      <w:r w:rsidRPr="292E8E6C" w:rsidR="689EE5C3">
        <w:rPr>
          <w:color w:val="0A0A0A"/>
        </w:rPr>
        <w:t xml:space="preserve">Para efeitos de relatório anual de gestão dos CRO e das </w:t>
      </w:r>
      <w:del w:author="Rui André Vidal" w:date="2026-07-07T10:04:35.18Z" w16du:dateUtc="2026-07-07T10:04:35.18Z" w:id="1589146459">
        <w:r w:rsidRPr="292E8E6C" w:rsidDel="689EE5C3">
          <w:rPr>
            <w:color w:val="0A0A0A"/>
          </w:rPr>
          <w:delText>IAZ</w:delText>
        </w:r>
      </w:del>
      <w:ins w:author="Rui André Vidal" w:date="2026-07-07T10:04:38.869Z" w16du:dateUtc="2026-07-07T10:04:38.869Z" w:id="1583733667">
        <w:r w:rsidRPr="292E8E6C" w:rsidR="1FBED3AD">
          <w:rPr>
            <w:color w:val="0A0A0A"/>
          </w:rPr>
          <w:t>Abrigo</w:t>
        </w:r>
      </w:ins>
      <w:r w:rsidRPr="292E8E6C" w:rsidR="689EE5C3">
        <w:rPr>
          <w:color w:val="0A0A0A"/>
        </w:rPr>
        <w:t>, o fluxo de animais é categorizado da seguinte forma:</w:t>
      </w:r>
    </w:p>
    <w:p w:rsidRPr="00F95DCA" w:rsidR="012AB7CC" w:rsidP="00F95DCA" w:rsidRDefault="012AB7CC" w14:paraId="04643BED" w14:textId="1F41F6FF">
      <w:pPr>
        <w:pStyle w:val="PargrafodaLista"/>
        <w:numPr>
          <w:ilvl w:val="0"/>
          <w:numId w:val="287"/>
        </w:numPr>
        <w:rPr>
          <w:color w:val="0A0A0A"/>
        </w:rPr>
      </w:pPr>
      <w:r w:rsidRPr="00F95DCA">
        <w:rPr>
          <w:color w:val="0A0A0A"/>
        </w:rPr>
        <w:t>Entradas: Registam-se as admissões por via de recolha na via pública, entrega voluntária, devolução após processo de adoção, nascimentos nas instalações e animais provenientes de Medidas Preventivas (MP).</w:t>
      </w:r>
    </w:p>
    <w:p w:rsidRPr="00F95DCA" w:rsidR="012AB7CC" w:rsidP="00F95DCA" w:rsidRDefault="012AB7CC" w14:paraId="74857EE6" w14:textId="4FD64604">
      <w:pPr>
        <w:pStyle w:val="PargrafodaLista"/>
        <w:numPr>
          <w:ilvl w:val="0"/>
          <w:numId w:val="287"/>
        </w:numPr>
        <w:rPr>
          <w:color w:val="0A0A0A"/>
        </w:rPr>
      </w:pPr>
      <w:r w:rsidRPr="292E8E6C" w:rsidR="5DCDB300">
        <w:rPr>
          <w:color w:val="0A0A0A"/>
        </w:rPr>
        <w:t xml:space="preserve">Saídas (Cedências e Baixas): Registam-se as saídas por via de adoção, transferência ou cedência para </w:t>
      </w:r>
      <w:del w:author="Rui André Vidal" w:date="2026-07-07T10:04:43.389Z" w16du:dateUtc="2026-07-07T10:04:43.389Z" w:id="2110951133">
        <w:r w:rsidRPr="292E8E6C" w:rsidDel="5DCDB300">
          <w:rPr>
            <w:color w:val="0A0A0A"/>
          </w:rPr>
          <w:delText>IAZ</w:delText>
        </w:r>
      </w:del>
      <w:ins w:author="Rui André Vidal" w:date="2026-07-07T10:04:44.105Z" w16du:dateUtc="2026-07-07T10:04:44.105Z" w:id="770519009">
        <w:r w:rsidRPr="292E8E6C" w:rsidR="6A3EFC9E">
          <w:rPr>
            <w:color w:val="0A0A0A"/>
          </w:rPr>
          <w:t>Abrigo</w:t>
        </w:r>
      </w:ins>
      <w:r w:rsidRPr="292E8E6C" w:rsidR="5DCDB300">
        <w:rPr>
          <w:color w:val="0A0A0A"/>
        </w:rPr>
        <w:t>, restituição aos detentores, morte natural ou eutanásia (nos termos estritos da lei).</w:t>
      </w:r>
    </w:p>
    <w:p w:rsidRPr="00F95DCA" w:rsidR="09FE8255" w:rsidP="00F95DCA" w:rsidRDefault="09FE8255" w14:paraId="720D12A5" w14:textId="4C39A54C">
      <w:pPr>
        <w:pStyle w:val="PargrafodaLista"/>
        <w:numPr>
          <w:ilvl w:val="0"/>
          <w:numId w:val="287"/>
        </w:numPr>
        <w:rPr>
          <w:color w:val="0A0A0A"/>
        </w:rPr>
      </w:pPr>
      <w:r w:rsidRPr="00F95DCA">
        <w:rPr>
          <w:color w:val="0A0A0A"/>
        </w:rPr>
        <w:t>Registo de intervenções: desparasitação, vacinação antirrábica e outras vacinas, identificação, esterilização, corte de orelha, no caso dos gatos dos programas CED, outras intervenções cirúrgicas.</w:t>
      </w:r>
    </w:p>
    <w:p w:rsidR="012AB7CC" w:rsidP="00C84F22" w:rsidRDefault="00C84F22" w14:paraId="1C65EF22" w14:textId="0B70382B">
      <w:pPr>
        <w:ind w:left="142" w:firstLine="0"/>
        <w:rPr>
          <w:color w:val="0A0A0A"/>
        </w:rPr>
      </w:pPr>
      <w:r>
        <w:t xml:space="preserve">5 - </w:t>
      </w:r>
      <w:r w:rsidR="012AB7CC">
        <w:rPr>
          <w:color w:val="0A0A0A"/>
        </w:rPr>
        <w:t xml:space="preserve">O relatório de atividades deve obrigatoriamente discriminar o </w:t>
      </w:r>
      <w:r w:rsidR="00BE60E5">
        <w:rPr>
          <w:color w:val="0A0A0A"/>
        </w:rPr>
        <w:t>n.º</w:t>
      </w:r>
      <w:r w:rsidR="012AB7CC">
        <w:rPr>
          <w:color w:val="0A0A0A"/>
        </w:rPr>
        <w:t xml:space="preserve"> total de Animais Detidos (Cães e Gatos) à data de 31 de dezembro de cada ano civil, servindo este dado como indicador de capacidade e ocupação das instalações.</w:t>
      </w:r>
    </w:p>
    <w:p w:rsidR="00C84F22" w:rsidP="00C84F22" w:rsidRDefault="00C84F22" w14:paraId="35E33E54" w14:textId="77777777">
      <w:pPr>
        <w:ind w:left="142" w:firstLine="0"/>
        <w:rPr>
          <w:color w:val="0A0A0A"/>
        </w:rPr>
      </w:pPr>
    </w:p>
    <w:p w:rsidRPr="00F95DCA" w:rsidR="00C84F22" w:rsidP="00F95DCA" w:rsidRDefault="00C84F22" w14:paraId="0A3C2FAF" w14:textId="6FFF4CC7">
      <w:pPr>
        <w:pStyle w:val="Ttulo2"/>
        <w:ind w:right="0"/>
        <w:rPr>
          <w:strike w:val="1"/>
        </w:rPr>
      </w:pPr>
      <w:bookmarkStart w:name="_Toc640070454" w:id="1919873301"/>
      <w:r w:rsidRPr="292E8E6C" w:rsidR="434D55DF">
        <w:rPr>
          <w:strike w:val="1"/>
        </w:rPr>
        <w:t>SUBSECÇÃO</w:t>
      </w:r>
      <w:bookmarkEnd w:id="1919873301"/>
    </w:p>
    <w:p w:rsidRPr="00E01663" w:rsidR="00C84F22" w:rsidP="292E8E6C" w:rsidRDefault="30BEBC95" w14:paraId="51AB68E8" w14:textId="1CE6F6FB">
      <w:pPr>
        <w:pStyle w:val="Ttulo2"/>
        <w:ind w:right="0"/>
        <w:rPr>
          <w:strike w:val="1"/>
        </w:rPr>
      </w:pPr>
      <w:bookmarkStart w:name="_Toc1025275362" w:id="417466279"/>
      <w:r w:rsidRPr="292E8E6C" w:rsidR="677AD2F4">
        <w:rPr>
          <w:strike w:val="1"/>
        </w:rPr>
        <w:t>PLATAFORMA NACIONAL DE REGISTO DOS ALOJAMENTOS – SIAC.</w:t>
      </w:r>
      <w:bookmarkEnd w:id="417466279"/>
    </w:p>
    <w:p w:rsidRPr="00F95DCA" w:rsidR="3F7A9E47" w:rsidP="00F95DCA" w:rsidRDefault="3F7A9E47" w14:paraId="0CCC1962" w14:textId="19803DDE">
      <w:pPr>
        <w:pStyle w:val="Ttulo3"/>
        <w:rPr>
          <w:strike w:val="1"/>
        </w:rPr>
      </w:pPr>
      <w:bookmarkStart w:name="_Toc1688180498" w:id="1398946053"/>
      <w:r w:rsidRPr="292E8E6C" w:rsidR="0E63A1E8">
        <w:rPr>
          <w:strike w:val="1"/>
        </w:rPr>
        <w:t xml:space="preserve">Artigo </w:t>
      </w:r>
      <w:r w:rsidRPr="292E8E6C" w:rsidR="68876BDD">
        <w:rPr>
          <w:strike w:val="1"/>
        </w:rPr>
        <w:t>81</w:t>
      </w:r>
      <w:r w:rsidRPr="292E8E6C" w:rsidR="0E63A1E8">
        <w:rPr>
          <w:strike w:val="1"/>
        </w:rPr>
        <w:t>.º</w:t>
      </w:r>
      <w:bookmarkEnd w:id="1398946053"/>
    </w:p>
    <w:p w:rsidRPr="00F95DCA" w:rsidR="3F7A9E47" w:rsidP="00F95DCA" w:rsidRDefault="3F7A9E47" w14:paraId="73D69CAB" w14:textId="46D61ECF">
      <w:pPr>
        <w:pStyle w:val="Ttulo3"/>
        <w:rPr>
          <w:strike w:val="1"/>
        </w:rPr>
      </w:pPr>
      <w:bookmarkStart w:name="_Toc1627791317" w:id="528743517"/>
      <w:r w:rsidRPr="292E8E6C" w:rsidR="0E63A1E8">
        <w:rPr>
          <w:strike w:val="1"/>
        </w:rPr>
        <w:t>Plataforma Nacional de Adoção de Animais de Companhia</w:t>
      </w:r>
      <w:bookmarkEnd w:id="528743517"/>
    </w:p>
    <w:p w:rsidRPr="005E2D3C" w:rsidR="3F7A9E47" w:rsidP="00F95DCA" w:rsidRDefault="00C84F22" w14:paraId="600CDCD5" w14:textId="19CD1F18">
      <w:pPr>
        <w:ind w:left="142" w:firstLine="0"/>
        <w:rPr>
          <w:strike/>
          <w:color w:val="0A0A0A"/>
        </w:rPr>
      </w:pPr>
      <w:r>
        <w:rPr>
          <w:strike/>
          <w:color w:val="0A0A0A"/>
        </w:rPr>
        <w:t xml:space="preserve">1 - </w:t>
      </w:r>
      <w:r w:rsidR="3F7A9E47">
        <w:rPr>
          <w:strike/>
          <w:color w:val="0A0A0A"/>
        </w:rPr>
        <w:t>É criada a Plataforma Nacional de Adoção de Animais de Companhia (PNAAC), uma infraestrutura digital única e centralizada, destinada à divulgação e promoção da adoção responsável de animais de companhia em território nacional.</w:t>
      </w:r>
    </w:p>
    <w:p w:rsidRPr="005E2D3C" w:rsidR="3F7A9E47" w:rsidP="00F95DCA" w:rsidRDefault="00C84F22" w14:paraId="545B277A" w14:textId="67D2259E">
      <w:pPr>
        <w:ind w:left="142" w:firstLine="0"/>
        <w:rPr>
          <w:b/>
          <w:bCs/>
          <w:strike/>
          <w:color w:val="0A0A0A"/>
        </w:rPr>
      </w:pPr>
      <w:r>
        <w:rPr>
          <w:strike/>
          <w:color w:val="0A0A0A"/>
        </w:rPr>
        <w:t xml:space="preserve">2 - </w:t>
      </w:r>
      <w:r w:rsidR="3F7A9E47">
        <w:rPr>
          <w:strike/>
          <w:color w:val="0A0A0A"/>
        </w:rPr>
        <w:t>A inscrição e atualização permanente de dados na PNAAC é obrigatória para as seguintes entidades:</w:t>
      </w:r>
      <w:r w:rsidR="3F7A9E47">
        <w:br/>
      </w:r>
      <w:r w:rsidRPr="00050592" w:rsidR="3F7A9E47">
        <w:rPr>
          <w:strike/>
          <w:color w:val="0A0A0A"/>
        </w:rPr>
        <w:t xml:space="preserve">a) </w:t>
      </w:r>
      <w:r w:rsidRPr="00F95DCA" w:rsidR="3F7A9E47">
        <w:rPr>
          <w:strike/>
          <w:color w:val="0A0A0A"/>
        </w:rPr>
        <w:t>Centros de Recolha Oficial (CRO)</w:t>
      </w:r>
      <w:r w:rsidRPr="00050592" w:rsidR="3F7A9E47">
        <w:rPr>
          <w:strike/>
          <w:color w:val="0A0A0A"/>
        </w:rPr>
        <w:t>, independentemente da sua natureza municipal ou intermunicipal;</w:t>
      </w:r>
      <w:r w:rsidRPr="00050592" w:rsidR="3F7A9E47">
        <w:br/>
      </w:r>
      <w:r w:rsidRPr="00050592" w:rsidR="3F7A9E47">
        <w:rPr>
          <w:strike/>
          <w:color w:val="0A0A0A"/>
        </w:rPr>
        <w:t xml:space="preserve">b) </w:t>
      </w:r>
      <w:r>
        <w:rPr>
          <w:strike/>
          <w:color w:val="0A0A0A"/>
        </w:rPr>
        <w:t>instalações</w:t>
      </w:r>
      <w:r w:rsidRPr="00F95DCA" w:rsidR="3F7A9E47">
        <w:rPr>
          <w:strike/>
          <w:color w:val="0A0A0A"/>
        </w:rPr>
        <w:t xml:space="preserve"> de Associações Zoófilas</w:t>
      </w:r>
    </w:p>
    <w:p w:rsidR="00C84F22" w:rsidP="00C84F22" w:rsidRDefault="00C84F22" w14:paraId="7DC22138" w14:textId="2BA60071">
      <w:pPr>
        <w:ind w:left="142" w:firstLine="0"/>
        <w:rPr>
          <w:strike/>
          <w:color w:val="0A0A0A"/>
        </w:rPr>
      </w:pPr>
      <w:r>
        <w:rPr>
          <w:strike/>
          <w:color w:val="0A0A0A"/>
        </w:rPr>
        <w:t xml:space="preserve">3 - </w:t>
      </w:r>
      <w:r w:rsidR="3F7A9E47">
        <w:rPr>
          <w:strike/>
          <w:color w:val="0A0A0A"/>
        </w:rPr>
        <w:t xml:space="preserve">As entidades referidas no </w:t>
      </w:r>
      <w:r w:rsidR="008C56A9">
        <w:rPr>
          <w:strike/>
          <w:color w:val="0A0A0A"/>
        </w:rPr>
        <w:t>número anterior</w:t>
      </w:r>
      <w:r w:rsidR="3F7A9E47">
        <w:rPr>
          <w:strike/>
          <w:color w:val="0A0A0A"/>
        </w:rPr>
        <w:t xml:space="preserve"> devem listar na plataforma todos os animais que se encontrem em condições de serem adotados, fornecendo, para cada exemplar:</w:t>
      </w:r>
    </w:p>
    <w:p w:rsidR="00C84F22" w:rsidP="00C84F22" w:rsidRDefault="3F7A9E47" w14:paraId="0D10E9C6" w14:textId="66EFCE04">
      <w:pPr>
        <w:pStyle w:val="PargrafodaLista"/>
        <w:numPr>
          <w:ilvl w:val="0"/>
          <w:numId w:val="288"/>
        </w:numPr>
        <w:rPr>
          <w:strike/>
          <w:color w:val="0A0A0A"/>
        </w:rPr>
      </w:pPr>
      <w:r w:rsidRPr="00F95DCA">
        <w:rPr>
          <w:strike/>
          <w:color w:val="0A0A0A"/>
        </w:rPr>
        <w:t>Identificação individual (</w:t>
      </w:r>
      <w:r w:rsidR="00BE60E5">
        <w:rPr>
          <w:strike/>
          <w:color w:val="0A0A0A"/>
        </w:rPr>
        <w:t>n.º</w:t>
      </w:r>
      <w:r w:rsidRPr="00F95DCA">
        <w:rPr>
          <w:strike/>
          <w:color w:val="0A0A0A"/>
        </w:rPr>
        <w:t xml:space="preserve"> de microchip, espécie, raça ou tipologia, idade estimada, sexo e porte);</w:t>
      </w:r>
    </w:p>
    <w:p w:rsidRPr="00F95DCA" w:rsidR="00C84F22" w:rsidP="00050592" w:rsidRDefault="3F7A9E47" w14:paraId="149D4641" w14:textId="7E124C6A">
      <w:pPr>
        <w:pStyle w:val="PargrafodaLista"/>
        <w:numPr>
          <w:ilvl w:val="0"/>
          <w:numId w:val="288"/>
        </w:numPr>
        <w:rPr>
          <w:strike/>
          <w:color w:val="0A0A0A"/>
        </w:rPr>
      </w:pPr>
      <w:r w:rsidRPr="00F95DCA">
        <w:rPr>
          <w:strike/>
          <w:color w:val="0A0A0A"/>
        </w:rPr>
        <w:t>Registo fotográfico atualizado;</w:t>
      </w:r>
    </w:p>
    <w:p w:rsidRPr="00F95DCA" w:rsidR="3F7A9E47" w:rsidP="00F95DCA" w:rsidRDefault="3F7A9E47" w14:paraId="3106E1D3" w14:textId="6F476DE6">
      <w:pPr>
        <w:pStyle w:val="PargrafodaLista"/>
        <w:numPr>
          <w:ilvl w:val="0"/>
          <w:numId w:val="288"/>
        </w:numPr>
        <w:rPr>
          <w:strike/>
          <w:color w:val="0A0A0A"/>
        </w:rPr>
      </w:pPr>
      <w:r w:rsidRPr="00F95DCA">
        <w:rPr>
          <w:strike/>
          <w:color w:val="0A0A0A"/>
        </w:rPr>
        <w:t>Breve descrição do perfil comportamental e necessidades específicas;</w:t>
      </w:r>
      <w:r>
        <w:br/>
      </w:r>
      <w:r w:rsidRPr="00F95DCA">
        <w:rPr>
          <w:strike/>
          <w:color w:val="0A0A0A"/>
        </w:rPr>
        <w:t>d) Estado sanitário e plano de vacinação/desparasitação (respeitando a privacidade de dados sensíveis, mas assegurando a transparência para o adotante).</w:t>
      </w:r>
    </w:p>
    <w:p w:rsidRPr="005E2D3C" w:rsidR="3F7A9E47" w:rsidP="00F95DCA" w:rsidRDefault="00C84F22" w14:paraId="32AF20AB" w14:textId="37011723">
      <w:pPr>
        <w:ind w:left="142" w:firstLine="0"/>
        <w:rPr>
          <w:strike/>
          <w:color w:val="0A0A0A"/>
        </w:rPr>
      </w:pPr>
      <w:r>
        <w:rPr>
          <w:strike/>
          <w:color w:val="0A0A0A"/>
        </w:rPr>
        <w:t xml:space="preserve">4 - </w:t>
      </w:r>
      <w:r w:rsidR="3F7A9E47">
        <w:rPr>
          <w:strike/>
          <w:color w:val="0A0A0A"/>
        </w:rPr>
        <w:t>A PNAAC deve ser interoperável com o Sistema de Informação de Animais de Companhia (SIAC), garantindo que, no momento da adoção, a transição de titularidade seja agilizada e registada eletronicamente.</w:t>
      </w:r>
    </w:p>
    <w:p w:rsidRPr="005E2D3C" w:rsidR="3F7A9E47" w:rsidP="00F95DCA" w:rsidRDefault="00C84F22" w14:paraId="2923E884" w14:textId="5E05AE68">
      <w:pPr>
        <w:ind w:left="142" w:firstLine="0"/>
        <w:rPr>
          <w:strike/>
          <w:color w:val="0A0A0A"/>
        </w:rPr>
      </w:pPr>
      <w:r>
        <w:rPr>
          <w:strike/>
          <w:color w:val="0A0A0A"/>
        </w:rPr>
        <w:t xml:space="preserve">5 - </w:t>
      </w:r>
      <w:r w:rsidR="3F7A9E47">
        <w:rPr>
          <w:strike/>
          <w:color w:val="0A0A0A"/>
        </w:rPr>
        <w:t>A gestão e manutenção da plataforma competem à DGAV, que deve assegurar o acesso público gratuito à informação e mecanismos de pesquisa por área geográfica, espécie e outras características relevantes.</w:t>
      </w:r>
    </w:p>
    <w:p w:rsidRPr="005E2D3C" w:rsidR="3F7A9E47" w:rsidP="00F95DCA" w:rsidRDefault="00C84F22" w14:paraId="19F86DED" w14:textId="36D1A396">
      <w:pPr>
        <w:ind w:left="142" w:firstLine="0"/>
        <w:rPr>
          <w:strike/>
          <w:color w:val="0A0A0A"/>
        </w:rPr>
      </w:pPr>
      <w:r>
        <w:rPr>
          <w:strike/>
          <w:color w:val="0A0A0A"/>
        </w:rPr>
        <w:t xml:space="preserve">6 - </w:t>
      </w:r>
      <w:r w:rsidR="3F7A9E47">
        <w:rPr>
          <w:strike/>
          <w:color w:val="0A0A0A"/>
        </w:rPr>
        <w:t>O incumprimento do dever de registo e atualização de animais na PNAAC pelas entidades obrigadas constitui contraordenação grave.</w:t>
      </w:r>
    </w:p>
    <w:p w:rsidRPr="005E2D3C" w:rsidR="4CCB09DA" w:rsidP="00F95DCA" w:rsidRDefault="4CCB09DA" w14:paraId="1D1D86C9" w14:textId="07BA6AB1">
      <w:pPr>
        <w:ind w:left="0" w:firstLine="0"/>
      </w:pPr>
    </w:p>
    <w:p w:rsidRPr="00E01663" w:rsidR="005101CF" w:rsidP="00F95DCA" w:rsidRDefault="00A626AB" w14:paraId="5B9545F5" w14:textId="46D90F87">
      <w:pPr>
        <w:pStyle w:val="Ttulo2"/>
        <w:ind w:right="0"/>
      </w:pPr>
      <w:bookmarkStart w:name="_Toc223954463" w:id="394"/>
      <w:bookmarkStart w:name="_Toc554674621" w:id="958165521"/>
      <w:r w:rsidR="6F5E8D5D">
        <w:rPr/>
        <w:t>CAPÍTULO IX</w:t>
      </w:r>
      <w:bookmarkEnd w:id="958165521"/>
    </w:p>
    <w:p w:rsidRPr="00E01663" w:rsidR="005101CF" w:rsidP="00F95DCA" w:rsidRDefault="00A626AB" w14:paraId="35CD1107" w14:textId="4E34429F">
      <w:pPr>
        <w:pStyle w:val="Ttulo2"/>
        <w:ind w:right="0"/>
      </w:pPr>
      <w:bookmarkStart w:name="_Toc1883392431" w:id="632238819"/>
      <w:r w:rsidR="6F5E8D5D">
        <w:rPr/>
        <w:t>Zoonoses</w:t>
      </w:r>
      <w:bookmarkEnd w:id="394"/>
      <w:bookmarkEnd w:id="632238819"/>
    </w:p>
    <w:p w:rsidRPr="00F95DCA" w:rsidR="0067507B" w:rsidP="00F95DCA" w:rsidRDefault="0067507B" w14:paraId="6C361437" w14:textId="77777777">
      <w:pPr>
        <w:jc w:val="center"/>
        <w:rPr>
          <w:b/>
          <w:bCs/>
        </w:rPr>
      </w:pPr>
    </w:p>
    <w:p w:rsidRPr="00A5100B" w:rsidR="005101CF" w:rsidP="00F95DCA" w:rsidRDefault="00A626AB" w14:paraId="1B70FBD7" w14:textId="45ECA6DB">
      <w:pPr>
        <w:pStyle w:val="Ttulo2"/>
        <w:ind w:right="0"/>
      </w:pPr>
      <w:bookmarkStart w:name="_Toc223954464" w:id="397"/>
      <w:bookmarkStart w:name="_Toc1141318429" w:id="1889245995"/>
      <w:r w:rsidR="6F5E8D5D">
        <w:rPr/>
        <w:t>SECÇÃO I</w:t>
      </w:r>
      <w:bookmarkEnd w:id="1889245995"/>
    </w:p>
    <w:p w:rsidRPr="00A5100B" w:rsidR="005101CF" w:rsidP="00F95DCA" w:rsidRDefault="00A626AB" w14:paraId="526841F0" w14:textId="581F320D">
      <w:pPr>
        <w:pStyle w:val="Ttulo2"/>
        <w:ind w:right="0"/>
      </w:pPr>
      <w:bookmarkStart w:name="_Toc877431759" w:id="161874004"/>
      <w:r w:rsidR="6F5E8D5D">
        <w:rPr/>
        <w:t>Controlo de zoonoses</w:t>
      </w:r>
      <w:bookmarkEnd w:id="397"/>
      <w:bookmarkEnd w:id="161874004"/>
    </w:p>
    <w:p w:rsidRPr="005E2D3C" w:rsidR="0067507B" w:rsidP="00F95DCA" w:rsidRDefault="0067507B" w14:paraId="63BE2A58" w14:textId="77777777"/>
    <w:p w:rsidRPr="00A5100B" w:rsidR="005101CF" w:rsidP="00F95DCA" w:rsidRDefault="00A626AB" w14:paraId="7D46BB34" w14:textId="400AB979">
      <w:pPr>
        <w:pStyle w:val="Ttulo3"/>
      </w:pPr>
      <w:bookmarkStart w:name="_Toc223954465" w:id="400"/>
      <w:bookmarkStart w:name="_Toc211577454" w:id="1553933103"/>
      <w:r w:rsidR="6F5E8D5D">
        <w:rPr/>
        <w:t xml:space="preserve">Artigo </w:t>
      </w:r>
      <w:r w:rsidR="434D55DF">
        <w:rPr/>
        <w:t>8</w:t>
      </w:r>
      <w:r w:rsidR="68876BDD">
        <w:rPr/>
        <w:t>1</w:t>
      </w:r>
      <w:r w:rsidR="6F5E8D5D">
        <w:rPr/>
        <w:t>.º</w:t>
      </w:r>
      <w:bookmarkEnd w:id="1553933103"/>
    </w:p>
    <w:p w:rsidRPr="00A5100B" w:rsidR="005101CF" w:rsidP="00F95DCA" w:rsidRDefault="00A626AB" w14:paraId="64128673" w14:textId="27F8952E">
      <w:pPr>
        <w:pStyle w:val="Ttulo3"/>
      </w:pPr>
      <w:bookmarkStart w:name="_Toc702066109" w:id="1949219026"/>
      <w:r w:rsidR="6F5E8D5D">
        <w:rPr/>
        <w:t>Programa de vigilância e controlo em animais de companhia</w:t>
      </w:r>
      <w:bookmarkEnd w:id="400"/>
      <w:bookmarkEnd w:id="1949219026"/>
    </w:p>
    <w:p w:rsidRPr="005E2D3C" w:rsidR="005101CF" w:rsidP="00F95DCA" w:rsidRDefault="1BEBA244" w14:paraId="627C1BAD" w14:textId="763776B1">
      <w:pPr>
        <w:ind w:left="142" w:firstLine="0"/>
      </w:pPr>
      <w:r>
        <w:t xml:space="preserve">O controlo das zoonoses em animais de companhia é efetuado através do Programa Nacional de Prevenção e da Raiva Animal e de Vigilância Epidemiológica e Controlo de outras Zoonoses em Animais de Companhia (PNPRAVECZ), que consiste nas ações de profilaxia médica e sanitária necessárias para manter o estatuto de indemnidade relativamente à raiva, bem como o desenvolvimento de ações de vigilância sanitária com vista ao estudo epidemiológico e controlo de outras zoonoses.  </w:t>
      </w:r>
      <w:r>
        <w:tab/>
      </w:r>
      <w:r>
        <w:tab/>
      </w:r>
    </w:p>
    <w:p w:rsidRPr="005E2D3C" w:rsidR="005101CF" w:rsidP="00F95DCA" w:rsidRDefault="00A626AB" w14:paraId="4E3EA126" w14:textId="77777777">
      <w:r>
        <w:rPr>
          <w:rFonts w:eastAsia="Cambria"/>
        </w:rPr>
        <w:tab/>
      </w:r>
    </w:p>
    <w:p w:rsidRPr="00A5100B" w:rsidR="005101CF" w:rsidP="00F95DCA" w:rsidRDefault="0E883AB7" w14:paraId="306DAF56" w14:textId="7C12F005">
      <w:pPr>
        <w:pStyle w:val="Ttulo2"/>
        <w:ind w:right="0"/>
      </w:pPr>
      <w:bookmarkStart w:name="_Toc223954466" w:id="403"/>
      <w:bookmarkStart w:name="_Toc329807699" w:id="1362805163"/>
      <w:r w:rsidR="04063511">
        <w:rPr/>
        <w:t>SECÇÃO II</w:t>
      </w:r>
      <w:bookmarkEnd w:id="1362805163"/>
    </w:p>
    <w:p w:rsidRPr="00A5100B" w:rsidR="005101CF" w:rsidP="00F95DCA" w:rsidRDefault="458AC5DB" w14:paraId="7FE04D54" w14:textId="2EDBC952">
      <w:pPr>
        <w:pStyle w:val="Ttulo2"/>
        <w:ind w:right="0"/>
      </w:pPr>
      <w:bookmarkStart w:name="_Toc1176675113" w:id="1450729789"/>
      <w:r w:rsidR="20FB3517">
        <w:rPr/>
        <w:t>Programa nacional de Prevenção da Raiva Animal e de Vigilância Epidemiológica e Controlo de outras Zoonoses em Animais de Companhia (PNPRAVECZ)</w:t>
      </w:r>
      <w:bookmarkEnd w:id="403"/>
      <w:bookmarkEnd w:id="1450729789"/>
    </w:p>
    <w:p w:rsidRPr="005E2D3C" w:rsidR="0067507B" w:rsidP="00F95DCA" w:rsidRDefault="0067507B" w14:paraId="612D5D7C" w14:textId="77777777"/>
    <w:p w:rsidRPr="00A5100B" w:rsidR="005101CF" w:rsidP="00F95DCA" w:rsidRDefault="0E883AB7" w14:paraId="7052CEFA" w14:textId="33128716">
      <w:pPr>
        <w:pStyle w:val="Ttulo2"/>
        <w:ind w:right="0"/>
      </w:pPr>
      <w:bookmarkStart w:name="_Toc223954467" w:id="406"/>
      <w:bookmarkStart w:name="_Toc1363380862" w:id="1210314914"/>
      <w:r w:rsidR="04063511">
        <w:rPr/>
        <w:t>SUBSECÇÃO I</w:t>
      </w:r>
      <w:bookmarkEnd w:id="1210314914"/>
    </w:p>
    <w:p w:rsidRPr="00A5100B" w:rsidR="00E01663" w:rsidP="00F95DCA" w:rsidRDefault="0E883AB7" w14:paraId="7C77E02D" w14:textId="2D323CB2">
      <w:pPr>
        <w:jc w:val="center"/>
      </w:pPr>
      <w:r w:rsidRPr="00C84F22">
        <w:rPr>
          <w:rFonts w:eastAsia="Book Antiqua" w:cs="Book Antiqua"/>
          <w:b/>
        </w:rPr>
        <w:t>Raiva animal</w:t>
      </w:r>
      <w:bookmarkEnd w:id="406"/>
    </w:p>
    <w:p w:rsidRPr="005E2D3C" w:rsidR="0067507B" w:rsidP="00F95DCA" w:rsidRDefault="0067507B" w14:paraId="4E15070C" w14:textId="77777777">
      <w:pPr>
        <w:pStyle w:val="Ttulo2"/>
        <w:ind w:right="0"/>
      </w:pPr>
    </w:p>
    <w:p w:rsidRPr="00A5100B" w:rsidR="005101CF" w:rsidP="00F95DCA" w:rsidRDefault="0E883AB7" w14:paraId="1ECAEF16" w14:textId="7B4F48D6">
      <w:pPr>
        <w:pStyle w:val="Ttulo3"/>
      </w:pPr>
      <w:bookmarkStart w:name="_Toc223954468" w:id="408"/>
      <w:bookmarkStart w:name="_Toc287676973" w:id="1191041532"/>
      <w:r w:rsidR="04063511">
        <w:rPr/>
        <w:t xml:space="preserve">Artigo </w:t>
      </w:r>
      <w:r w:rsidR="434D55DF">
        <w:rPr/>
        <w:t>8</w:t>
      </w:r>
      <w:r w:rsidR="68876BDD">
        <w:rPr/>
        <w:t>2</w:t>
      </w:r>
      <w:r w:rsidR="04063511">
        <w:rPr/>
        <w:t>.º</w:t>
      </w:r>
      <w:bookmarkEnd w:id="1191041532"/>
    </w:p>
    <w:p w:rsidRPr="00A5100B" w:rsidR="005101CF" w:rsidP="00F95DCA" w:rsidRDefault="2BAFD33E" w14:paraId="2BABE7F5" w14:textId="2BAA2138">
      <w:pPr>
        <w:pStyle w:val="Ttulo3"/>
      </w:pPr>
      <w:bookmarkStart w:name="_Toc1571370892" w:id="1730260833"/>
      <w:r w:rsidR="29489493">
        <w:rPr/>
        <w:t>Prevenção da raiva animal</w:t>
      </w:r>
      <w:bookmarkEnd w:id="408"/>
      <w:bookmarkEnd w:id="1730260833"/>
    </w:p>
    <w:p w:rsidRPr="005E2D3C" w:rsidR="005101CF" w:rsidP="00F95DCA" w:rsidRDefault="00C84F22" w14:paraId="7CEE6E5A" w14:textId="38C93557">
      <w:pPr>
        <w:ind w:left="142" w:firstLine="0"/>
      </w:pPr>
      <w:r>
        <w:t xml:space="preserve">1 - </w:t>
      </w:r>
      <w:r w:rsidR="4781B1C1">
        <w:t xml:space="preserve">As normas a que obedece a prevenção da raiva animal são estabelecidas em </w:t>
      </w:r>
      <w:r w:rsidR="0052508A">
        <w:t>Portaria</w:t>
      </w:r>
      <w:r w:rsidR="4781B1C1">
        <w:t xml:space="preserve"> aprovada pelo membro do Governo responsável pela área da agricultura. </w:t>
      </w:r>
    </w:p>
    <w:p w:rsidRPr="005E2D3C" w:rsidR="0DD9A21A" w:rsidP="00F95DCA" w:rsidRDefault="00C84F22" w14:paraId="34F6F073" w14:textId="50EDA08E">
      <w:pPr>
        <w:ind w:left="142" w:firstLine="0"/>
      </w:pPr>
      <w:r>
        <w:t xml:space="preserve">2 - </w:t>
      </w:r>
      <w:r w:rsidR="00C8444C">
        <w:t xml:space="preserve">Até publicação da </w:t>
      </w:r>
      <w:r w:rsidR="0052508A">
        <w:t>Portaria</w:t>
      </w:r>
      <w:r>
        <w:t xml:space="preserve"> </w:t>
      </w:r>
      <w:r w:rsidR="00C8444C">
        <w:t xml:space="preserve">prevista no </w:t>
      </w:r>
      <w:r w:rsidR="008C56A9">
        <w:t>número anterior</w:t>
      </w:r>
      <w:r w:rsidR="00C8444C">
        <w:t xml:space="preserve"> mantêm-se em vigor as disposições estabelecidas </w:t>
      </w:r>
      <w:r>
        <w:t>pela</w:t>
      </w:r>
      <w:r w:rsidR="00C8444C">
        <w:t xml:space="preserve"> </w:t>
      </w:r>
      <w:r w:rsidR="0052508A">
        <w:t>Portaria</w:t>
      </w:r>
      <w:r w:rsidR="00C8444C">
        <w:t xml:space="preserve"> n.º 264/2013, de 16 de agosto.</w:t>
      </w:r>
    </w:p>
    <w:p w:rsidRPr="005E2D3C" w:rsidR="005101CF" w:rsidP="00F95DCA" w:rsidRDefault="005101CF" w14:paraId="1DA21339" w14:textId="218D873D"/>
    <w:p w:rsidRPr="00A5100B" w:rsidR="005101CF" w:rsidP="00F95DCA" w:rsidRDefault="0E883AB7" w14:paraId="7A3C30C1" w14:textId="4A2B5D50">
      <w:pPr>
        <w:pStyle w:val="Ttulo2"/>
        <w:ind w:right="0"/>
      </w:pPr>
      <w:bookmarkStart w:name="_Toc223954470" w:id="411"/>
      <w:bookmarkStart w:name="_Toc1727297473" w:id="1803347173"/>
      <w:r w:rsidR="04063511">
        <w:rPr/>
        <w:t>SUBSECÇÃO II</w:t>
      </w:r>
      <w:bookmarkEnd w:id="1803347173"/>
    </w:p>
    <w:p w:rsidR="005101CF" w:rsidP="00F95DCA" w:rsidRDefault="0E883AB7" w14:paraId="7D16FD89" w14:textId="1CA0D5D2">
      <w:pPr>
        <w:pStyle w:val="Ttulo2"/>
        <w:ind w:right="0"/>
      </w:pPr>
      <w:bookmarkStart w:name="_Toc1198724998" w:id="1825108953"/>
      <w:r w:rsidR="04063511">
        <w:rPr/>
        <w:t>Controlo de outras zoonoses</w:t>
      </w:r>
      <w:bookmarkEnd w:id="411"/>
      <w:bookmarkEnd w:id="1825108953"/>
    </w:p>
    <w:p w:rsidRPr="00F95DCA" w:rsidR="00E01663" w:rsidP="00F95DCA" w:rsidRDefault="00E01663" w14:paraId="7DF9F281" w14:textId="77777777">
      <w:pPr>
        <w:ind w:left="0" w:firstLine="0"/>
        <w:jc w:val="center"/>
        <w:rPr>
          <w:b/>
          <w:bCs/>
        </w:rPr>
      </w:pPr>
    </w:p>
    <w:p w:rsidRPr="00A5100B" w:rsidR="005101CF" w:rsidP="00F95DCA" w:rsidRDefault="407A3F12" w14:paraId="70221722" w14:textId="6C9D5B5A">
      <w:pPr>
        <w:pStyle w:val="Ttulo3"/>
      </w:pPr>
      <w:bookmarkStart w:name="_Toc223954471" w:id="414"/>
      <w:bookmarkStart w:name="_Toc1816153485" w:id="1574394364"/>
      <w:r w:rsidR="0555C890">
        <w:rPr/>
        <w:t xml:space="preserve">Artigo </w:t>
      </w:r>
      <w:r w:rsidR="434D55DF">
        <w:rPr/>
        <w:t>8</w:t>
      </w:r>
      <w:r w:rsidR="68876BDD">
        <w:rPr/>
        <w:t>3.</w:t>
      </w:r>
      <w:r w:rsidR="0555C890">
        <w:rPr/>
        <w:t>º</w:t>
      </w:r>
      <w:bookmarkEnd w:id="1574394364"/>
    </w:p>
    <w:p w:rsidRPr="00A5100B" w:rsidR="005101CF" w:rsidP="00F95DCA" w:rsidRDefault="407A3F12" w14:paraId="62541CCF" w14:textId="61379A66">
      <w:pPr>
        <w:pStyle w:val="Ttulo3"/>
      </w:pPr>
      <w:bookmarkStart w:name="_Toc218327609" w:id="670959147"/>
      <w:r w:rsidR="0555C890">
        <w:rPr/>
        <w:t>Vigilância epidemiológica e controlo de outras zoonoses</w:t>
      </w:r>
      <w:bookmarkEnd w:id="414"/>
      <w:bookmarkEnd w:id="670959147"/>
    </w:p>
    <w:p w:rsidRPr="005E2D3C" w:rsidR="005101CF" w:rsidP="00F95DCA" w:rsidRDefault="00C84F22" w14:paraId="4FE20A4A" w14:textId="23704524">
      <w:pPr>
        <w:ind w:left="142" w:firstLine="0"/>
      </w:pPr>
      <w:r>
        <w:t xml:space="preserve">1 </w:t>
      </w:r>
      <w:r w:rsidR="458AC5DB">
        <w:t>-</w:t>
      </w:r>
      <w:r w:rsidR="458AC5DB">
        <w:rPr>
          <w:rFonts w:eastAsia="Arial"/>
        </w:rPr>
        <w:t xml:space="preserve"> </w:t>
      </w:r>
      <w:r w:rsidR="458AC5DB">
        <w:t xml:space="preserve">Sem prejuízo das medidas de prevenção da raiva animal, a DGAV pode determinar a execução de ações sanitárias, para vigilância ou controlo de outras zoonoses, em animais de companhia. </w:t>
      </w:r>
    </w:p>
    <w:p w:rsidRPr="005E2D3C" w:rsidR="005101CF" w:rsidP="00F95DCA" w:rsidRDefault="00C84F22" w14:paraId="2DB19199" w14:textId="3B8D0152">
      <w:pPr>
        <w:ind w:left="142" w:firstLine="0"/>
      </w:pPr>
      <w:r>
        <w:t xml:space="preserve">2 </w:t>
      </w:r>
      <w:r w:rsidR="0E883AB7">
        <w:t>-</w:t>
      </w:r>
      <w:r w:rsidR="0E883AB7">
        <w:rPr>
          <w:rFonts w:eastAsia="Arial"/>
        </w:rPr>
        <w:t xml:space="preserve"> </w:t>
      </w:r>
      <w:r w:rsidR="0E883AB7">
        <w:t xml:space="preserve">As medidas a que se refere o </w:t>
      </w:r>
      <w:r w:rsidR="008C56A9">
        <w:t>número anterior</w:t>
      </w:r>
      <w:r w:rsidR="0E883AB7">
        <w:t xml:space="preserve"> são fixadas por área geográfica, em função da avaliação do risco para cada zoonose. </w:t>
      </w:r>
    </w:p>
    <w:p w:rsidRPr="005E2D3C" w:rsidR="005101CF" w:rsidP="00F95DCA" w:rsidRDefault="00C84F22" w14:paraId="102B76D2" w14:textId="3FC73453">
      <w:pPr>
        <w:ind w:left="142" w:firstLine="0"/>
      </w:pPr>
      <w:r>
        <w:t xml:space="preserve">3 </w:t>
      </w:r>
      <w:r w:rsidR="763DE1D8">
        <w:t>-</w:t>
      </w:r>
      <w:r w:rsidR="763DE1D8">
        <w:rPr>
          <w:rFonts w:eastAsia="Arial"/>
        </w:rPr>
        <w:t xml:space="preserve"> </w:t>
      </w:r>
      <w:r w:rsidR="763DE1D8">
        <w:t xml:space="preserve">Os requisitos a que obedecem os planos referidos no </w:t>
      </w:r>
      <w:r w:rsidR="008C56A9">
        <w:t>número anterior</w:t>
      </w:r>
      <w:r w:rsidR="763DE1D8">
        <w:t xml:space="preserve"> são estabelecidos por </w:t>
      </w:r>
      <w:r>
        <w:t xml:space="preserve">despacho </w:t>
      </w:r>
      <w:r w:rsidR="763DE1D8">
        <w:t xml:space="preserve">do </w:t>
      </w:r>
      <w:r>
        <w:t xml:space="preserve">diretor geral </w:t>
      </w:r>
      <w:r w:rsidR="763DE1D8">
        <w:t xml:space="preserve">de Alimentação e Veterinária. </w:t>
      </w:r>
    </w:p>
    <w:p w:rsidR="7C34A28D" w:rsidRDefault="00C84F22" w14:paraId="50661020" w14:textId="4A4CE860">
      <w:pPr>
        <w:ind w:left="142" w:firstLine="0"/>
        <w:rPr>
          <w:rFonts w:eastAsia="Aptos"/>
        </w:rPr>
      </w:pPr>
      <w:r>
        <w:rPr>
          <w:rFonts w:eastAsia="Aptos"/>
        </w:rPr>
        <w:t xml:space="preserve">4 - </w:t>
      </w:r>
      <w:r w:rsidR="6224FB60">
        <w:rPr>
          <w:rFonts w:eastAsia="Aptos"/>
        </w:rPr>
        <w:t xml:space="preserve">Até publicação do diploma previsto no </w:t>
      </w:r>
      <w:r w:rsidR="008C56A9">
        <w:rPr>
          <w:rFonts w:eastAsia="Aptos"/>
        </w:rPr>
        <w:t>número anterior</w:t>
      </w:r>
      <w:r w:rsidR="6224FB60">
        <w:rPr>
          <w:rFonts w:eastAsia="Aptos"/>
        </w:rPr>
        <w:t xml:space="preserve"> mantêm-se em vigor as disposições estabelecidas na </w:t>
      </w:r>
      <w:r w:rsidR="0052508A">
        <w:rPr>
          <w:rFonts w:eastAsia="Aptos"/>
        </w:rPr>
        <w:t>Portaria</w:t>
      </w:r>
      <w:r w:rsidR="6224FB60">
        <w:rPr>
          <w:rFonts w:eastAsia="Aptos"/>
        </w:rPr>
        <w:t xml:space="preserve"> n.º 264/2013, de 16 de agosto.</w:t>
      </w:r>
    </w:p>
    <w:p w:rsidRPr="005E2D3C" w:rsidR="00E01663" w:rsidP="00F95DCA" w:rsidRDefault="00E01663" w14:paraId="3661208D" w14:textId="77777777">
      <w:pPr>
        <w:ind w:left="142" w:firstLine="0"/>
        <w:rPr>
          <w:rFonts w:eastAsia="Aptos"/>
        </w:rPr>
      </w:pPr>
    </w:p>
    <w:p w:rsidRPr="00A5100B" w:rsidR="00B531EB" w:rsidP="00F95DCA" w:rsidRDefault="00A626AB" w14:paraId="40F092D5" w14:textId="73C3FB37">
      <w:pPr>
        <w:pStyle w:val="Ttulo2"/>
        <w:ind w:right="0"/>
      </w:pPr>
      <w:bookmarkStart w:name="_Toc223954474" w:id="417"/>
      <w:bookmarkStart w:name="_Toc389333800" w:id="1636268252"/>
      <w:r w:rsidR="6F5E8D5D">
        <w:rPr/>
        <w:t>CAPÍTULO X</w:t>
      </w:r>
      <w:bookmarkEnd w:id="1636268252"/>
    </w:p>
    <w:p w:rsidRPr="00A5100B" w:rsidR="005101CF" w:rsidP="00F95DCA" w:rsidRDefault="00A626AB" w14:paraId="3B3F4460" w14:textId="6FE821FA">
      <w:pPr>
        <w:pStyle w:val="Ttulo2"/>
        <w:ind w:right="0"/>
      </w:pPr>
      <w:bookmarkStart w:name="_Toc1959244853" w:id="1682063022"/>
      <w:r w:rsidR="6F5E8D5D">
        <w:rPr/>
        <w:t>Gestão das populações animais</w:t>
      </w:r>
      <w:bookmarkEnd w:id="417"/>
      <w:bookmarkEnd w:id="1682063022"/>
    </w:p>
    <w:p w:rsidRPr="00F95DCA" w:rsidR="0067507B" w:rsidP="00F95DCA" w:rsidRDefault="0067507B" w14:paraId="2B029709" w14:textId="77777777">
      <w:pPr>
        <w:jc w:val="center"/>
        <w:rPr>
          <w:b/>
          <w:bCs/>
        </w:rPr>
      </w:pPr>
    </w:p>
    <w:p w:rsidRPr="00A5100B" w:rsidR="00D16950" w:rsidP="00F95DCA" w:rsidRDefault="00A626AB" w14:paraId="706BFC8D" w14:textId="77777777">
      <w:pPr>
        <w:pStyle w:val="Ttulo2"/>
        <w:ind w:right="0"/>
      </w:pPr>
      <w:bookmarkStart w:name="_Toc223954475" w:id="420"/>
      <w:bookmarkStart w:name="_Toc1265918424" w:id="1316246721"/>
      <w:r w:rsidR="6F5E8D5D">
        <w:rPr/>
        <w:t>SECCÇÃO I</w:t>
      </w:r>
      <w:bookmarkEnd w:id="1316246721"/>
    </w:p>
    <w:p w:rsidRPr="00A5100B" w:rsidR="005101CF" w:rsidP="00F95DCA" w:rsidRDefault="00A626AB" w14:paraId="713AB7AA" w14:textId="376C7273">
      <w:pPr>
        <w:pStyle w:val="Ttulo2"/>
        <w:ind w:right="0"/>
      </w:pPr>
      <w:bookmarkStart w:name="_Toc2021076970" w:id="1979503548"/>
      <w:r w:rsidR="6F5E8D5D">
        <w:rPr/>
        <w:t>Controlo da população animal</w:t>
      </w:r>
      <w:bookmarkEnd w:id="420"/>
      <w:bookmarkEnd w:id="1979503548"/>
    </w:p>
    <w:p w:rsidRPr="00F95DCA" w:rsidR="0067507B" w:rsidP="00F95DCA" w:rsidRDefault="0067507B" w14:paraId="5D9AB008" w14:textId="77777777">
      <w:pPr>
        <w:jc w:val="center"/>
        <w:rPr>
          <w:b/>
          <w:bCs/>
        </w:rPr>
      </w:pPr>
    </w:p>
    <w:p w:rsidRPr="00A5100B" w:rsidR="00D16950" w:rsidP="00F95DCA" w:rsidRDefault="00A626AB" w14:paraId="4212751B" w14:textId="45BF86BD">
      <w:pPr>
        <w:pStyle w:val="Ttulo3"/>
      </w:pPr>
      <w:bookmarkStart w:name="_Toc223954476" w:id="423"/>
      <w:bookmarkStart w:name="_Toc108212213" w:id="2142417439"/>
      <w:r w:rsidR="6F5E8D5D">
        <w:rPr/>
        <w:t xml:space="preserve">Artigo </w:t>
      </w:r>
      <w:r w:rsidR="434D55DF">
        <w:rPr/>
        <w:t>8</w:t>
      </w:r>
      <w:r w:rsidR="68876BDD">
        <w:rPr/>
        <w:t>4</w:t>
      </w:r>
      <w:r w:rsidR="6F5E8D5D">
        <w:rPr/>
        <w:t>.º</w:t>
      </w:r>
      <w:bookmarkEnd w:id="2142417439"/>
    </w:p>
    <w:p w:rsidRPr="00A5100B" w:rsidR="005101CF" w:rsidP="00F95DCA" w:rsidRDefault="00A626AB" w14:paraId="744B5615" w14:textId="566F7EB7">
      <w:pPr>
        <w:pStyle w:val="Ttulo3"/>
      </w:pPr>
      <w:bookmarkStart w:name="_Toc448653501" w:id="2113561038"/>
      <w:r w:rsidR="6F5E8D5D">
        <w:rPr/>
        <w:t>Controlo ambiental</w:t>
      </w:r>
      <w:bookmarkEnd w:id="423"/>
      <w:bookmarkEnd w:id="2113561038"/>
    </w:p>
    <w:p w:rsidRPr="005E2D3C" w:rsidR="005101CF" w:rsidP="00F95DCA" w:rsidRDefault="00C84F22" w14:paraId="093267BB" w14:textId="20E49409">
      <w:pPr>
        <w:ind w:left="142" w:firstLine="0"/>
      </w:pPr>
      <w:r>
        <w:t xml:space="preserve">1 </w:t>
      </w:r>
      <w:r w:rsidR="00A626AB">
        <w:t>-</w:t>
      </w:r>
      <w:r w:rsidR="00A626AB">
        <w:rPr>
          <w:rFonts w:eastAsia="Arial"/>
        </w:rPr>
        <w:t xml:space="preserve"> </w:t>
      </w:r>
      <w:r w:rsidR="00A626AB">
        <w:t xml:space="preserve">Compete às câmaras municipais promover as medidas necessárias à eliminação dos meios de subsistência dos animais na via ou em quaisquer lugares públicos, quer através da alimentação fornecida por particulares, quer pela deposição de lixos, de forma descontrolada. </w:t>
      </w:r>
    </w:p>
    <w:p w:rsidRPr="005E2D3C" w:rsidR="005101CF" w:rsidP="00F95DCA" w:rsidRDefault="00C84F22" w14:paraId="6DC22D66" w14:textId="36EE6910">
      <w:pPr>
        <w:ind w:left="142" w:firstLine="0"/>
      </w:pPr>
      <w:r>
        <w:t xml:space="preserve">2 </w:t>
      </w:r>
      <w:r w:rsidR="00A626AB">
        <w:t>-</w:t>
      </w:r>
      <w:r w:rsidR="00A626AB">
        <w:rPr>
          <w:rFonts w:eastAsia="Arial"/>
        </w:rPr>
        <w:t xml:space="preserve"> </w:t>
      </w:r>
      <w:r w:rsidR="00A626AB">
        <w:t xml:space="preserve">Para efeito do disposto no </w:t>
      </w:r>
      <w:r w:rsidR="008C56A9">
        <w:t>número anterior</w:t>
      </w:r>
      <w:r w:rsidR="00A626AB">
        <w:t xml:space="preserve">, as câmaras municipais devem remover os lixos, promover o correto acondicionamento e respetivo tratamento e, no âmbito das suas atribuições, promover campanhas de educação das populações, tendo em vista a sensibilização para os riscos inerentes à alimentação de animais errantes. </w:t>
      </w:r>
    </w:p>
    <w:p w:rsidRPr="005E2D3C" w:rsidR="005101CF" w:rsidP="00F95DCA" w:rsidRDefault="00C84F22" w14:paraId="4D54924C" w14:textId="126C7C81">
      <w:pPr>
        <w:ind w:left="142" w:firstLine="0"/>
      </w:pPr>
      <w:r>
        <w:t xml:space="preserve">3 </w:t>
      </w:r>
      <w:r w:rsidR="00A626AB">
        <w:t>-</w:t>
      </w:r>
      <w:r w:rsidR="00A626AB">
        <w:rPr>
          <w:rFonts w:eastAsia="Arial"/>
        </w:rPr>
        <w:t xml:space="preserve"> </w:t>
      </w:r>
      <w:r w:rsidR="00A626AB">
        <w:t xml:space="preserve">É proibido fornecer alimento a animais na via pública, exceto quando esta atividade for incluída em plano aprovado pelas câmaras municipais. </w:t>
      </w:r>
    </w:p>
    <w:p w:rsidRPr="005E2D3C" w:rsidR="0067507B" w:rsidP="00F95DCA" w:rsidRDefault="0067507B" w14:paraId="076D1D31" w14:textId="77777777"/>
    <w:p w:rsidRPr="00A5100B" w:rsidR="00D16950" w:rsidP="00F95DCA" w:rsidRDefault="00A626AB" w14:paraId="47B61F17" w14:textId="734164B9">
      <w:pPr>
        <w:pStyle w:val="Ttulo3"/>
      </w:pPr>
      <w:bookmarkStart w:name="_Toc223954477" w:id="426"/>
      <w:bookmarkStart w:name="_Toc1141667654" w:id="1936243365"/>
      <w:r w:rsidR="6F5E8D5D">
        <w:rPr/>
        <w:t>Artigo 8</w:t>
      </w:r>
      <w:r w:rsidR="68876BDD">
        <w:rPr/>
        <w:t>5</w:t>
      </w:r>
      <w:r w:rsidR="6F5E8D5D">
        <w:rPr/>
        <w:t>.º</w:t>
      </w:r>
      <w:bookmarkEnd w:id="1936243365"/>
    </w:p>
    <w:p w:rsidRPr="00A5100B" w:rsidR="005101CF" w:rsidP="00F95DCA" w:rsidRDefault="25135121" w14:paraId="21C051BA" w14:textId="56B87247">
      <w:pPr>
        <w:pStyle w:val="Ttulo3"/>
      </w:pPr>
      <w:bookmarkStart w:name="_Toc1290756183" w:id="2105316808"/>
      <w:r w:rsidR="7F6754D4">
        <w:rPr/>
        <w:t>Controlo das populações errantes e assilvestradas</w:t>
      </w:r>
      <w:bookmarkEnd w:id="426"/>
      <w:bookmarkEnd w:id="2105316808"/>
    </w:p>
    <w:p w:rsidRPr="005E2D3C" w:rsidR="005101CF" w:rsidP="00F95DCA" w:rsidRDefault="00A626AB" w14:paraId="09BF25AF" w14:textId="153CF500">
      <w:pPr>
        <w:ind w:left="142" w:firstLine="0"/>
      </w:pPr>
      <w:r>
        <w:t>1 -</w:t>
      </w:r>
      <w:r>
        <w:rPr>
          <w:rFonts w:eastAsia="Arial"/>
        </w:rPr>
        <w:t xml:space="preserve"> </w:t>
      </w:r>
      <w:r>
        <w:t xml:space="preserve">Para garantia da saúde e tranquilidade públicas, da saúde e do bem-estar animal, da segurança de pessoas, de outros animais e de bens e da higiene dos locais, compete às câmaras municipais controlar as populações errantes e assilvestradas, de acordo com um plano elaborado pelos médicos veterinários municipais, adaptado às características do concelho e prevendo a colaboração das autoridades administrativas e policiais competentes.  </w:t>
      </w:r>
    </w:p>
    <w:p w:rsidRPr="005E2D3C" w:rsidR="005101CF" w:rsidP="00F95DCA" w:rsidRDefault="7F2836AB" w14:paraId="05155A75" w14:textId="655B48F5">
      <w:pPr>
        <w:ind w:left="142" w:firstLine="0"/>
      </w:pPr>
      <w:r>
        <w:t>2 -</w:t>
      </w:r>
      <w:r>
        <w:rPr>
          <w:rFonts w:eastAsia="Arial"/>
        </w:rPr>
        <w:t xml:space="preserve"> </w:t>
      </w:r>
      <w:commentRangeStart w:id="429"/>
      <w:r>
        <w:t xml:space="preserve">As câmaras municipais devem apresentar à DGAV, </w:t>
      </w:r>
      <w:r>
        <w:rPr>
          <w:highlight w:val="yellow"/>
        </w:rPr>
        <w:t>o plano</w:t>
      </w:r>
      <w:r>
        <w:t xml:space="preserve"> a que se refere o </w:t>
      </w:r>
      <w:r w:rsidR="008C56A9">
        <w:t>número anterior</w:t>
      </w:r>
      <w:r>
        <w:t xml:space="preserve">, até ao final de cada ano civil, o qual deve incluir, designadamente, a: </w:t>
      </w:r>
      <w:commentRangeEnd w:id="429"/>
      <w:r w:rsidRPr="005E2D3C" w:rsidR="002251E2">
        <w:rPr>
          <w:rStyle w:val="Refdecomentrio"/>
          <w:sz w:val="24"/>
          <w:szCs w:val="24"/>
        </w:rPr>
        <w:commentReference w:id="429"/>
      </w:r>
    </w:p>
    <w:p w:rsidRPr="005E2D3C" w:rsidR="005101CF" w:rsidP="00F95DCA" w:rsidRDefault="00A626AB" w14:paraId="1F3BF09B" w14:textId="7A0ADAEF">
      <w:pPr>
        <w:pStyle w:val="PargrafodaLista"/>
        <w:numPr>
          <w:ilvl w:val="0"/>
          <w:numId w:val="289"/>
        </w:numPr>
      </w:pPr>
      <w:r>
        <w:t xml:space="preserve">Indicação do </w:t>
      </w:r>
      <w:r w:rsidR="00BE60E5">
        <w:t>n.º</w:t>
      </w:r>
      <w:r>
        <w:t xml:space="preserve"> estimado de animais confinados e errantes, com ou sem detentor, existentes no concelho; </w:t>
      </w:r>
    </w:p>
    <w:p w:rsidRPr="005E2D3C" w:rsidR="005101CF" w:rsidP="00F95DCA" w:rsidRDefault="22998B98" w14:paraId="598A2354" w14:textId="6FC320C3">
      <w:pPr>
        <w:pStyle w:val="PargrafodaLista"/>
        <w:numPr>
          <w:ilvl w:val="0"/>
          <w:numId w:val="289"/>
        </w:numPr>
      </w:pPr>
      <w:r>
        <w:t>Tipificação quanto à respetiva proveniência, saúde e bem-estar dos animais e medidas de controlo instituídas pelo município.</w:t>
      </w:r>
    </w:p>
    <w:p w:rsidRPr="005E2D3C" w:rsidR="413FEE05" w:rsidP="00F95DCA" w:rsidRDefault="413FEE05" w14:paraId="41A33F79" w14:textId="0C6152E4">
      <w:pPr>
        <w:pStyle w:val="PargrafodaLista"/>
        <w:numPr>
          <w:ilvl w:val="0"/>
          <w:numId w:val="289"/>
        </w:numPr>
      </w:pPr>
      <w:r>
        <w:t>Apresentação de propostas de controlo das populações de animais errantes, na área territorial do município.</w:t>
      </w:r>
    </w:p>
    <w:p w:rsidRPr="005E2D3C" w:rsidR="413FEE05" w:rsidP="00F95DCA" w:rsidRDefault="413FEE05" w14:paraId="4E830EC5" w14:textId="77B1A184">
      <w:r>
        <w:t>3 – A DGAV promove a elaboração do relatório anual de gestão das populações, de acordo com os dados enviados pelos municípios.</w:t>
      </w:r>
    </w:p>
    <w:p w:rsidRPr="005E2D3C" w:rsidR="0067507B" w:rsidP="00F95DCA" w:rsidRDefault="0067507B" w14:paraId="71A31320" w14:textId="77777777"/>
    <w:p w:rsidRPr="00A5100B" w:rsidR="00C545D3" w:rsidP="00F95DCA" w:rsidRDefault="00A626AB" w14:paraId="00EB0598" w14:textId="0D7DED4D">
      <w:pPr>
        <w:pStyle w:val="Ttulo3"/>
      </w:pPr>
      <w:bookmarkStart w:name="_Toc223954478" w:id="430"/>
      <w:bookmarkStart w:name="_Toc494348314" w:id="324064927"/>
      <w:r w:rsidR="6F5E8D5D">
        <w:rPr/>
        <w:t>Artigo 8</w:t>
      </w:r>
      <w:r w:rsidR="68876BDD">
        <w:rPr/>
        <w:t>6</w:t>
      </w:r>
      <w:r w:rsidR="6F5E8D5D">
        <w:rPr/>
        <w:t>.º</w:t>
      </w:r>
      <w:bookmarkEnd w:id="324064927"/>
    </w:p>
    <w:p w:rsidRPr="00A5100B" w:rsidR="005101CF" w:rsidP="00F95DCA" w:rsidRDefault="00A626AB" w14:paraId="2194F09A" w14:textId="7301C165">
      <w:pPr>
        <w:pStyle w:val="Ttulo3"/>
      </w:pPr>
      <w:bookmarkStart w:name="_Toc337702845" w:id="2128746995"/>
      <w:r w:rsidR="6F5E8D5D">
        <w:rPr/>
        <w:t>Programas de captura, esterilização e devolução ao local de origem</w:t>
      </w:r>
      <w:bookmarkEnd w:id="430"/>
      <w:bookmarkEnd w:id="2128746995"/>
    </w:p>
    <w:p w:rsidRPr="005E2D3C" w:rsidR="4A9D7935" w:rsidP="00F95DCA" w:rsidRDefault="00C84F22" w14:paraId="3F91EF00" w14:textId="101DDBF7">
      <w:pPr>
        <w:ind w:left="142" w:firstLine="0"/>
      </w:pPr>
      <w:r w:rsidR="00C84F22">
        <w:rPr/>
        <w:t>1-</w:t>
      </w:r>
      <w:r w:rsidRPr="69805533" w:rsidR="68444FB8">
        <w:rPr>
          <w:rFonts w:eastAsia="Arial"/>
        </w:rPr>
        <w:t xml:space="preserve"> </w:t>
      </w:r>
      <w:r w:rsidR="68444FB8">
        <w:rPr/>
        <w:t xml:space="preserve">Sem prejuízo das disposições previstas nos </w:t>
      </w:r>
      <w:r w:rsidRPr="69805533" w:rsidR="68444FB8">
        <w:rPr>
          <w:highlight w:val="cyan"/>
          <w:rPrChange w:author="Rui André Vidal" w:date="2026-06-30T14:19:37.545Z" w16du:dateUtc="2026-06-30T14:19:37.545Z" w:id="322488880">
            <w:rPr>
              <w:highlight w:val="yellow"/>
            </w:rPr>
          </w:rPrChange>
        </w:rPr>
        <w:t>artigos 65.º e 66.º</w:t>
      </w:r>
      <w:ins w:author="Rui André Vidal" w:date="2026-06-30T14:21:48.842Z" w16du:dateUtc="2026-06-30T14:21:48.842Z" w:id="579209525">
        <w:r w:rsidRPr="69805533" w:rsidR="3A8A4766">
          <w:rPr>
            <w:highlight w:val="cyan"/>
          </w:rPr>
          <w:t xml:space="preserve"> (controlo ambiental e controlo das populações errantes e assilvestradas)</w:t>
        </w:r>
      </w:ins>
      <w:r w:rsidRPr="69805533" w:rsidR="68444FB8">
        <w:rPr>
          <w:highlight w:val="cyan"/>
          <w:rPrChange w:author="Rui André Vidal" w:date="2026-06-30T14:19:37.545Z" w16du:dateUtc="2026-06-30T14:19:37.545Z" w:id="975623567">
            <w:rPr>
              <w:highlight w:val="yellow"/>
            </w:rPr>
          </w:rPrChange>
        </w:rPr>
        <w:t>,</w:t>
      </w:r>
      <w:r w:rsidR="68444FB8">
        <w:rPr/>
        <w:t xml:space="preserve"> as câmaras municipais podem, sob parecer vinculativo do MVM ou do médico-veterinário ao serviço do município, autorizar a manutenção, em locais especialmente designados para o efeito, de colónias de gatos, no âmbito de programas de captura, esterilização e devolução ao local de origem, adiante designados «CED».</w:t>
      </w:r>
    </w:p>
    <w:p w:rsidRPr="005E2D3C" w:rsidR="005101CF" w:rsidP="00F95DCA" w:rsidRDefault="00C84F22" w14:paraId="2C30C01A" w14:textId="109951D4">
      <w:pPr>
        <w:ind w:left="142" w:firstLine="0"/>
      </w:pPr>
      <w:r>
        <w:t xml:space="preserve">2 </w:t>
      </w:r>
      <w:r w:rsidR="22998B98">
        <w:t>-</w:t>
      </w:r>
      <w:r w:rsidR="22998B98">
        <w:rPr>
          <w:rFonts w:eastAsia="Arial"/>
        </w:rPr>
        <w:t xml:space="preserve"> </w:t>
      </w:r>
      <w:r w:rsidR="22998B98">
        <w:t xml:space="preserve">Em caso de incumprimento das disposições previstas no </w:t>
      </w:r>
      <w:r w:rsidR="008C56A9">
        <w:t>número anterior</w:t>
      </w:r>
      <w:r w:rsidR="22998B98">
        <w:t xml:space="preserve">, ou quando estejam em causa a saúde e segurança pública ou o bem-estar animal, as câmaras municipais podem determinar medidas corretivas, ou a suspensão do programa CED em curso devendo, neste caso, proceder à recolha dos animais para o centro de recolha oficial. </w:t>
      </w:r>
    </w:p>
    <w:p w:rsidRPr="005E2D3C" w:rsidR="005101CF" w:rsidP="00F95DCA" w:rsidRDefault="00C84F22" w14:paraId="65467B29" w14:textId="4C747A5C">
      <w:pPr>
        <w:ind w:left="142" w:firstLine="0"/>
      </w:pPr>
      <w:r>
        <w:t xml:space="preserve">3 </w:t>
      </w:r>
      <w:r w:rsidR="22998B98">
        <w:t>-</w:t>
      </w:r>
      <w:r w:rsidR="22998B98">
        <w:rPr>
          <w:rFonts w:eastAsia="Arial"/>
        </w:rPr>
        <w:t xml:space="preserve"> </w:t>
      </w:r>
      <w:r w:rsidR="22998B98">
        <w:t xml:space="preserve">Por razões de saúde e segurança pública, o programa a que se refere o n.º 1 não é aplicável a cães. </w:t>
      </w:r>
    </w:p>
    <w:p w:rsidRPr="005E2D3C" w:rsidR="2DB2FCBB" w:rsidP="00F95DCA" w:rsidRDefault="2DB2FCBB" w14:paraId="0885D8E5" w14:textId="216094F7">
      <w:pPr>
        <w:ind w:left="142" w:firstLine="0"/>
        <w:rPr>
          <w:color w:val="auto"/>
        </w:rPr>
      </w:pPr>
      <w:r>
        <w:t xml:space="preserve">4 - Os programas CED podem realizar -se por iniciativa das câmaras municipais </w:t>
      </w:r>
      <w:r>
        <w:rPr>
          <w:color w:val="auto"/>
        </w:rPr>
        <w:t>(entidade promotora) ou mediante proposta de entidade responsável a quem a câmara municipal atribua a gestão do programa CED, mediante celebração de protocolo.</w:t>
      </w:r>
    </w:p>
    <w:p w:rsidRPr="005E2D3C" w:rsidR="63EF7C3E" w:rsidP="00F95DCA" w:rsidRDefault="2AFF70AE" w14:paraId="3E5171E9" w14:textId="02E10623">
      <w:pPr>
        <w:ind w:left="142" w:firstLine="0"/>
      </w:pPr>
      <w:r>
        <w:t>5 - Deve ser evitada a implementação de programas CED nos parques públicos, nos refúgios de vida selvagens ou outros locais públicos que sirvam de habitat à vida selvagem.</w:t>
      </w:r>
    </w:p>
    <w:p w:rsidRPr="005E2D3C" w:rsidR="4DA0F8D3" w:rsidP="00F95DCA" w:rsidRDefault="4DA0F8D3" w14:paraId="1CCAD6B3" w14:textId="3C784563">
      <w:pPr>
        <w:ind w:left="142" w:firstLine="0"/>
      </w:pPr>
      <w:r>
        <w:t>6 - A entidade promotora do programa CED deve assegurar:</w:t>
      </w:r>
    </w:p>
    <w:p w:rsidRPr="005E2D3C" w:rsidR="06A69E6C" w:rsidP="00F95DCA" w:rsidRDefault="06A69E6C" w14:paraId="360640FA" w14:textId="66B8C6DB">
      <w:r>
        <w:t>a) A existência de um plano de gestão da colónia, do qual conste a identificação do médico-veterinário assistente e das pessoas que na entidade são responsáveis pela execução do programa;</w:t>
      </w:r>
    </w:p>
    <w:p w:rsidRPr="005E2D3C" w:rsidR="06A69E6C" w:rsidP="00F95DCA" w:rsidRDefault="06A69E6C" w14:paraId="43779DA1" w14:textId="24D9FEEB">
      <w:r>
        <w:t>b) Que os animais que compõem a colónia são avaliados periodicamente do ponto de vista clínico, de forma a despistar doenças transmissíveis que sejam consideradas importantes;</w:t>
      </w:r>
    </w:p>
    <w:p w:rsidRPr="005E2D3C" w:rsidR="06A69E6C" w:rsidP="00F95DCA" w:rsidRDefault="06A69E6C" w14:paraId="27724A81" w14:textId="122D1D67">
      <w:r>
        <w:t>c) Que os animais portadores de doenças transmissíveis a outros animais ou a seres humanos são retirados da colónia;</w:t>
      </w:r>
    </w:p>
    <w:p w:rsidRPr="005E2D3C" w:rsidR="06A69E6C" w:rsidP="00F95DCA" w:rsidRDefault="06A69E6C" w14:paraId="5AD51A2A" w14:textId="46BE8493">
      <w:r>
        <w:t>d) Que os animais capturados, antes de integrarem a colónia, são entregues nos CRO para verificação da sua aptidão;</w:t>
      </w:r>
    </w:p>
    <w:p w:rsidRPr="005E2D3C" w:rsidR="78648FC8" w:rsidP="00F95DCA" w:rsidRDefault="0D7E8676" w14:paraId="5A48A1B0" w14:textId="0E5A79BB">
      <w:pPr>
        <w:rPr>
          <w:color w:val="000000" w:themeColor="text1"/>
        </w:rPr>
      </w:pPr>
      <w:r>
        <w:t xml:space="preserve">e) Os </w:t>
      </w:r>
      <w:r>
        <w:rPr>
          <w:color w:val="auto"/>
          <w:u w:val="single"/>
        </w:rPr>
        <w:t>g</w:t>
      </w:r>
      <w:r>
        <w:rPr>
          <w:color w:val="auto"/>
        </w:rPr>
        <w:t xml:space="preserve">atos </w:t>
      </w:r>
      <w:r>
        <w:rPr>
          <w:color w:val="000000" w:themeColor="text1"/>
        </w:rPr>
        <w:t xml:space="preserve">capturados são esterilizados e marcados com um pequeno corte na orelha esquerda, identificados eletronicamente e registados </w:t>
      </w:r>
      <w:r>
        <w:rPr>
          <w:color w:val="auto"/>
        </w:rPr>
        <w:t xml:space="preserve">no SIAC </w:t>
      </w:r>
      <w:r>
        <w:rPr>
          <w:color w:val="000000" w:themeColor="text1"/>
        </w:rPr>
        <w:t>em nome da câmara municipal promotora do programa CED, desparasitados interna e externamente e vacinados contra a raiva e outras medidas profiláticas obrigatórias ou incluídas no plano de gestão da colónia.</w:t>
      </w:r>
    </w:p>
    <w:p w:rsidRPr="005E2D3C" w:rsidR="3D5B7BAF" w:rsidP="00F95DCA" w:rsidRDefault="3D5B7BAF" w14:paraId="7927EDC5" w14:textId="64E4EFAE">
      <w:pPr>
        <w:rPr>
          <w:color w:val="000000" w:themeColor="text1"/>
        </w:rPr>
      </w:pPr>
      <w:r>
        <w:rPr>
          <w:color w:val="000000" w:themeColor="text1"/>
        </w:rPr>
        <w:t xml:space="preserve">f) O registo da colónia no SIAC, designadamente quanto à georreferenciação, </w:t>
      </w:r>
      <w:r w:rsidR="00BE60E5">
        <w:rPr>
          <w:color w:val="000000" w:themeColor="text1"/>
        </w:rPr>
        <w:t>n.º</w:t>
      </w:r>
      <w:r>
        <w:rPr>
          <w:color w:val="000000" w:themeColor="text1"/>
        </w:rPr>
        <w:t xml:space="preserve"> de animais, entidade responsável.</w:t>
      </w:r>
    </w:p>
    <w:p w:rsidRPr="005E2D3C" w:rsidR="06A69E6C" w:rsidP="00F95DCA" w:rsidRDefault="6608A4C3" w14:paraId="09A4A1E8" w14:textId="7B577F30">
      <w:pPr>
        <w:ind w:left="142" w:firstLine="0"/>
      </w:pPr>
      <w:r>
        <w:t xml:space="preserve">5 </w:t>
      </w:r>
      <w:r>
        <w:rPr>
          <w:color w:val="000000" w:themeColor="text1"/>
        </w:rPr>
        <w:t>-</w:t>
      </w:r>
      <w:r>
        <w:t xml:space="preserve"> A colónia intervencionada será supervisionada pelo médico-veterinário municipal ou pelo médico-veterinário ao serviço do município, devendo a entidade responsável pelo programa assegurar que são prestados os cuidados de saúde e alimentação adequados aos animais, controlando as saídas ou entradas de novos animais, ou quaisquer outros fatores que perturbem a estabilidade da colónia, a segurança e a tranquilidade pública e da vizinhança, de tudo mantendo registo.</w:t>
      </w:r>
    </w:p>
    <w:p w:rsidRPr="005E2D3C" w:rsidR="06A69E6C" w:rsidP="00F95DCA" w:rsidRDefault="06A69E6C" w14:paraId="46114016" w14:textId="2EB07981">
      <w:pPr>
        <w:ind w:left="142" w:firstLine="0"/>
      </w:pPr>
      <w:r>
        <w:t xml:space="preserve">6 </w:t>
      </w:r>
      <w:r>
        <w:rPr>
          <w:color w:val="000000" w:themeColor="text1"/>
        </w:rPr>
        <w:t xml:space="preserve">- </w:t>
      </w:r>
      <w:r>
        <w:t>A dimensão da colónia de gatos não pode pôr em causa a salubridade, a saúde pública e a segurança de pessoas, animais e bens.</w:t>
      </w:r>
    </w:p>
    <w:p w:rsidR="00C84F22" w:rsidP="00C84F22" w:rsidRDefault="2010445C" w14:paraId="4F5CA7E7" w14:textId="3DCBD2DB">
      <w:pPr>
        <w:ind w:left="142" w:firstLine="0"/>
      </w:pPr>
      <w:r>
        <w:rPr>
          <w:color w:val="000000" w:themeColor="text1"/>
        </w:rPr>
        <w:t xml:space="preserve">7 - </w:t>
      </w:r>
      <w:r>
        <w:rPr>
          <w:color w:val="auto"/>
        </w:rPr>
        <w:t>Os gatos a intervencionar no âmbito de programas CED devem ser libertados na sua colónia de origem, salvo quando se justifique promover a sua deslocalização, nos termos a definir e divulgar pela DGAV</w:t>
      </w:r>
    </w:p>
    <w:p w:rsidRPr="005E2D3C" w:rsidR="07C9A0FD" w:rsidP="00F95DCA" w:rsidRDefault="00C84F22" w14:paraId="3D2F592E" w14:textId="7154C2A2">
      <w:pPr>
        <w:ind w:left="142" w:firstLine="0"/>
        <w:rPr>
          <w:color w:val="auto"/>
          <w:highlight w:val="yellow"/>
        </w:rPr>
      </w:pPr>
      <w:r>
        <w:t>8 -</w:t>
      </w:r>
      <w:r w:rsidR="2010445C">
        <w:t xml:space="preserve"> Os alojamentos e espaços utilizados pela colónia são mantidos livres de resíduos ou restos de comida, de forma a evitar a proliferação de pragas.</w:t>
      </w:r>
    </w:p>
    <w:p w:rsidRPr="005E2D3C" w:rsidR="679F1546" w:rsidP="00F95DCA" w:rsidRDefault="022A30E3" w14:paraId="3B279779" w14:textId="7F232A2C">
      <w:pPr>
        <w:ind w:left="142" w:firstLine="0"/>
      </w:pPr>
      <w:r>
        <w:t xml:space="preserve">9 </w:t>
      </w:r>
      <w:r w:rsidR="00C84F22">
        <w:t>-</w:t>
      </w:r>
      <w:r>
        <w:t xml:space="preserve"> Sempre que a câmara municipal verifique que não está cumprido qualquer dos requisitos referidos no n.º 4, pode determinar medidas corretivas ou a suspensão do</w:t>
      </w:r>
      <w:r w:rsidR="00C84F22">
        <w:t xml:space="preserve"> </w:t>
      </w:r>
      <w:r>
        <w:t>programa CED em curso e proceder à recolha dos animais para o CRO.</w:t>
      </w:r>
    </w:p>
    <w:p w:rsidRPr="005E2D3C" w:rsidR="005101CF" w:rsidP="00F95DCA" w:rsidRDefault="26AB9517" w14:paraId="197DA235" w14:textId="5CA610B9">
      <w:pPr>
        <w:ind w:left="142" w:firstLine="0"/>
        <w:rPr>
          <w:color w:val="auto"/>
        </w:rPr>
      </w:pPr>
      <w:r>
        <w:t>10 -</w:t>
      </w:r>
      <w:r>
        <w:rPr>
          <w:rFonts w:eastAsia="Arial"/>
          <w:color w:val="auto"/>
        </w:rPr>
        <w:t xml:space="preserve"> </w:t>
      </w:r>
      <w:r>
        <w:rPr>
          <w:color w:val="auto"/>
        </w:rPr>
        <w:t>As despesas relacionadas com a manutenção de colónias de gatos são da responsabilidade da entidade promotora, ou nos termos a definir por protocolo.</w:t>
      </w:r>
    </w:p>
    <w:p w:rsidRPr="005E2D3C" w:rsidR="7F7CCA47" w:rsidP="00F95DCA" w:rsidRDefault="7F7CCA47" w14:paraId="74D16DE1" w14:textId="2B66F3F0">
      <w:pPr>
        <w:jc w:val="center"/>
        <w:rPr>
          <w:color w:val="auto"/>
        </w:rPr>
      </w:pPr>
    </w:p>
    <w:p w:rsidRPr="00F95DCA" w:rsidR="00CF287E" w:rsidP="00F95DCA" w:rsidRDefault="00CF287E" w14:paraId="7B06EAE5" w14:textId="445B2C7C">
      <w:pPr>
        <w:pStyle w:val="Ttulo3"/>
        <w:rPr>
          <w:b w:val="0"/>
          <w:bCs w:val="0"/>
          <w:highlight w:val="yellow"/>
        </w:rPr>
      </w:pPr>
      <w:bookmarkStart w:name="_Toc1712564749" w:id="1376936602"/>
      <w:r w:rsidRPr="292E8E6C" w:rsidR="136FB899">
        <w:rPr>
          <w:highlight w:val="yellow"/>
        </w:rPr>
        <w:t>Artigo 8</w:t>
      </w:r>
      <w:r w:rsidRPr="292E8E6C" w:rsidR="68876BDD">
        <w:rPr>
          <w:highlight w:val="yellow"/>
        </w:rPr>
        <w:t>7</w:t>
      </w:r>
      <w:r w:rsidRPr="292E8E6C" w:rsidR="136FB899">
        <w:rPr>
          <w:highlight w:val="yellow"/>
        </w:rPr>
        <w:t>.º</w:t>
      </w:r>
      <w:bookmarkEnd w:id="1376936602"/>
    </w:p>
    <w:p w:rsidRPr="00F95DCA" w:rsidR="00CF287E" w:rsidP="00F95DCA" w:rsidRDefault="00CF287E" w14:paraId="4BEF367A" w14:textId="17AA1F5A">
      <w:pPr>
        <w:pStyle w:val="Ttulo3"/>
        <w:rPr>
          <w:b w:val="0"/>
          <w:bCs w:val="0"/>
          <w:highlight w:val="yellow"/>
        </w:rPr>
      </w:pPr>
      <w:bookmarkStart w:name="_Toc541287512" w:id="1448844272"/>
      <w:r w:rsidRPr="292E8E6C" w:rsidR="136FB899">
        <w:rPr>
          <w:highlight w:val="yellow"/>
        </w:rPr>
        <w:t>Programa CED em prédios privados</w:t>
      </w:r>
      <w:bookmarkEnd w:id="1448844272"/>
    </w:p>
    <w:p w:rsidRPr="00F95DCA" w:rsidR="00CF287E" w:rsidP="00F95DCA" w:rsidRDefault="00CF287E" w14:paraId="19F2417D" w14:textId="19D7FC53">
      <w:pPr>
        <w:ind w:left="142" w:firstLine="0"/>
        <w:rPr>
          <w:highlight w:val="yellow"/>
        </w:rPr>
      </w:pPr>
      <w:r w:rsidRPr="69805533" w:rsidR="00CF287E">
        <w:rPr>
          <w:highlight w:val="yellow"/>
        </w:rPr>
        <w:t>1 – Sem prejuízo do disposto no artigo anterior e sempre que tal se justifique, os programas CED podem ser realizados em prédios privados,</w:t>
      </w:r>
      <w:r w:rsidRPr="69805533" w:rsidR="00CF287E">
        <w:rPr>
          <w:highlight w:val="yellow"/>
        </w:rPr>
        <w:t xml:space="preserve"> sejam eles</w:t>
      </w:r>
      <w:r w:rsidRPr="69805533" w:rsidR="00CF287E">
        <w:rPr>
          <w:highlight w:val="yellow"/>
        </w:rPr>
        <w:t xml:space="preserve"> urbanos</w:t>
      </w:r>
      <w:ins w:author="Rui André Vidal" w:date="2026-06-30T14:22:26.152Z" w16du:dateUtc="2026-06-30T14:22:26.152Z" w:id="402209336">
        <w:r w:rsidRPr="69805533" w:rsidR="58BC3AE7">
          <w:rPr>
            <w:highlight w:val="yellow"/>
          </w:rPr>
          <w:t xml:space="preserve">, </w:t>
        </w:r>
        <w:r w:rsidRPr="69805533" w:rsidR="58BC3AE7">
          <w:rPr>
            <w:b w:val="1"/>
            <w:bCs w:val="1"/>
            <w:color w:val="D86DCB" w:themeColor="accent5" w:themeTint="99" w:themeShade="FF"/>
            <w:highlight w:val="yellow"/>
            <w:rPrChange w:author="Rui André Vidal" w:date="2026-06-30T14:22:34.167Z" w16du:dateUtc="2026-06-30T14:22:34.167Z" w:id="1300164147">
              <w:rPr>
                <w:highlight w:val="yellow"/>
              </w:rPr>
            </w:rPrChange>
          </w:rPr>
          <w:t xml:space="preserve">mistos </w:t>
        </w:r>
      </w:ins>
      <w:del w:author="Rui André Vidal" w:date="2026-06-30T14:22:24.332Z" w16du:dateUtc="2026-06-30T14:22:24.332Z" w:id="2015974442">
        <w:r w:rsidRPr="69805533" w:rsidDel="00CF287E">
          <w:rPr>
            <w:highlight w:val="yellow"/>
          </w:rPr>
          <w:delText xml:space="preserve"> </w:delText>
        </w:r>
      </w:del>
      <w:r w:rsidRPr="69805533" w:rsidR="00CF287E">
        <w:rPr>
          <w:highlight w:val="yellow"/>
        </w:rPr>
        <w:t>ou rústicos.</w:t>
      </w:r>
    </w:p>
    <w:p w:rsidRPr="00F95DCA" w:rsidR="00CF287E" w:rsidP="00F95DCA" w:rsidRDefault="00CF287E" w14:paraId="5AE01573" w14:textId="7574C74B">
      <w:pPr>
        <w:ind w:left="142" w:firstLine="0"/>
        <w:rPr>
          <w:highlight w:val="yellow"/>
        </w:rPr>
      </w:pPr>
      <w:r w:rsidRPr="00F95DCA">
        <w:rPr>
          <w:highlight w:val="yellow"/>
        </w:rPr>
        <w:t>2 – A realização do programa depende da anuência expressa do proprietário ou de quem detenha legitimidade para autorizar o acesso ao prédio, a prestar por escrito, após solicitação da câmara municipal.</w:t>
      </w:r>
    </w:p>
    <w:p w:rsidRPr="005E2D3C" w:rsidR="7F7CCA47" w:rsidP="00F95DCA" w:rsidRDefault="00CF287E" w14:paraId="37B3DEEB" w14:textId="12EA00E7">
      <w:pPr>
        <w:ind w:left="142" w:firstLine="0"/>
      </w:pPr>
      <w:r w:rsidRPr="00F95DCA">
        <w:rPr>
          <w:highlight w:val="yellow"/>
        </w:rPr>
        <w:t>3 – O proprietário ou quem detenha legitimidade para autorizar o acesso ao prédio deve colaborar na execução do programa CED, facultando o acesso aos locais onde se encontrem os animais e praticando os atos necessários à realização das operações de captura, esterilização, devolução, alimentação e monitorização, sempre que tal se revele indispensável.</w:t>
      </w:r>
    </w:p>
    <w:p w:rsidRPr="00F95DCA" w:rsidR="7F7CCA47" w:rsidP="00F95DCA" w:rsidRDefault="00383048" w14:paraId="5478F2BC" w14:textId="0EDEE8E4">
      <w:pPr>
        <w:ind w:left="142" w:firstLine="0"/>
        <w:rPr>
          <w:color w:val="auto"/>
        </w:rPr>
      </w:pPr>
      <w:r w:rsidRPr="00F95DCA">
        <w:rPr>
          <w:color w:val="auto"/>
          <w:highlight w:val="yellow"/>
        </w:rPr>
        <w:t>4 – A recusa injustificada de colaboração ou a obstrução à execução do programa CED, designadamente através da recusa de acesso ao local após prestação da anuência prevista no n.º 2, constitui contraordenação, nos termos do presente Decreto-Lei.</w:t>
      </w:r>
    </w:p>
    <w:p w:rsidR="00201FDD" w:rsidP="001A4910" w:rsidRDefault="00201FDD" w14:paraId="1FA809B0" w14:textId="77777777">
      <w:bookmarkStart w:name="_Toc223954479" w:id="435"/>
    </w:p>
    <w:p w:rsidRPr="00050592" w:rsidR="00C545D3" w:rsidP="00F95DCA" w:rsidRDefault="00E01663" w14:paraId="5C0B725F" w14:textId="6E4A334D">
      <w:pPr>
        <w:pStyle w:val="Ttulo2"/>
        <w:ind w:right="0"/>
        <w:rPr>
          <w:color w:val="000000" w:themeColor="text1"/>
        </w:rPr>
      </w:pPr>
      <w:commentRangeStart w:id="437"/>
      <w:commentRangeStart w:id="438"/>
      <w:commentRangeEnd w:id="438"/>
      <w:r>
        <w:rPr>
          <w:rStyle w:val="CommentReference"/>
        </w:rPr>
        <w:commentReference w:id="438"/>
      </w:r>
      <w:commentRangeEnd w:id="437"/>
      <w:r>
        <w:rPr>
          <w:rStyle w:val="CommentReference"/>
        </w:rPr>
        <w:commentReference w:id="437"/>
      </w:r>
      <w:bookmarkStart w:name="_Toc1762441082" w:id="119548648"/>
      <w:r w:rsidR="1704A0A4">
        <w:rPr/>
        <w:t>SECÇÃO II</w:t>
      </w:r>
      <w:bookmarkEnd w:id="119548648"/>
    </w:p>
    <w:p w:rsidRPr="00A5100B" w:rsidR="005101CF" w:rsidP="00F95DCA" w:rsidRDefault="00A626AB" w14:paraId="32987DE1" w14:textId="20737750">
      <w:pPr>
        <w:pStyle w:val="Ttulo2"/>
        <w:ind w:right="0"/>
      </w:pPr>
      <w:bookmarkStart w:name="_Toc1710974608" w:id="567177194"/>
      <w:r w:rsidR="6F5E8D5D">
        <w:rPr/>
        <w:t>Controlo da reprodução</w:t>
      </w:r>
      <w:bookmarkEnd w:id="435"/>
      <w:bookmarkEnd w:id="567177194"/>
    </w:p>
    <w:p w:rsidRPr="00F95DCA" w:rsidR="0067507B" w:rsidP="00F95DCA" w:rsidRDefault="0067507B" w14:paraId="5E4100DC" w14:textId="77777777">
      <w:pPr>
        <w:jc w:val="center"/>
        <w:rPr>
          <w:b/>
          <w:bCs/>
        </w:rPr>
      </w:pPr>
    </w:p>
    <w:p w:rsidRPr="00A5100B" w:rsidR="00C545D3" w:rsidP="00F95DCA" w:rsidRDefault="00A626AB" w14:paraId="58248F0E" w14:textId="41752A8D">
      <w:pPr>
        <w:pStyle w:val="Ttulo3"/>
        <w:ind w:right="0"/>
      </w:pPr>
      <w:bookmarkStart w:name="_Toc223954480" w:id="440"/>
      <w:bookmarkStart w:name="_Toc729535007" w:id="222046471"/>
      <w:r w:rsidR="6F5E8D5D">
        <w:rPr/>
        <w:t>Artigo 8</w:t>
      </w:r>
      <w:r w:rsidR="2FD53DC7">
        <w:rPr/>
        <w:t>8</w:t>
      </w:r>
      <w:r w:rsidR="1E54AF12">
        <w:rPr/>
        <w:t>.º</w:t>
      </w:r>
      <w:bookmarkEnd w:id="222046471"/>
    </w:p>
    <w:p w:rsidRPr="00A5100B" w:rsidR="005101CF" w:rsidP="00F95DCA" w:rsidRDefault="216C21D4" w14:paraId="76320A73" w14:textId="2226E300">
      <w:pPr>
        <w:pStyle w:val="Ttulo3"/>
        <w:ind w:right="0"/>
      </w:pPr>
      <w:bookmarkStart w:name="_Toc1293644775" w:id="1849648728"/>
      <w:r w:rsidR="3D4C85A8">
        <w:rPr/>
        <w:t>Controlo da reprodução pelo titular</w:t>
      </w:r>
      <w:bookmarkEnd w:id="440"/>
      <w:bookmarkEnd w:id="1849648728"/>
    </w:p>
    <w:p w:rsidRPr="005E2D3C" w:rsidR="005101CF" w:rsidP="00F95DCA" w:rsidRDefault="00383048" w14:paraId="78C7E52B" w14:textId="6ECBB192">
      <w:pPr>
        <w:ind w:left="142" w:firstLine="0"/>
      </w:pPr>
      <w:r>
        <w:t xml:space="preserve">1 </w:t>
      </w:r>
      <w:r w:rsidR="311765C4">
        <w:t>-</w:t>
      </w:r>
      <w:r w:rsidR="311765C4">
        <w:rPr>
          <w:rFonts w:eastAsia="Arial"/>
        </w:rPr>
        <w:t xml:space="preserve"> </w:t>
      </w:r>
      <w:r w:rsidR="311765C4">
        <w:t xml:space="preserve">A reprodução de animais não destinados à criação, em particular os cães e os gatos, deve ser controlada, devendo utilizar-se a esterilização cirúrgica, sob parecer do médico-veterinário. </w:t>
      </w:r>
    </w:p>
    <w:p w:rsidRPr="005E2D3C" w:rsidR="005101CF" w:rsidP="00F95DCA" w:rsidRDefault="00383048" w14:paraId="27AFAB84" w14:textId="3DD45309">
      <w:pPr>
        <w:ind w:left="142" w:firstLine="0"/>
      </w:pPr>
      <w:r>
        <w:t xml:space="preserve">2 </w:t>
      </w:r>
      <w:r w:rsidR="79480F5E">
        <w:t>-</w:t>
      </w:r>
      <w:r w:rsidR="79480F5E">
        <w:rPr>
          <w:rFonts w:eastAsia="Arial"/>
        </w:rPr>
        <w:t xml:space="preserve"> </w:t>
      </w:r>
      <w:r w:rsidR="79480F5E">
        <w:t xml:space="preserve">A esterilização dos animais a que se refere o </w:t>
      </w:r>
      <w:r w:rsidR="008C56A9">
        <w:t>número anterior</w:t>
      </w:r>
      <w:r w:rsidR="79480F5E">
        <w:t xml:space="preserve"> apenas pode ser realizada por médico-veterinário, o qual deve garantir o mínimo sofrimento daqueles. </w:t>
      </w:r>
    </w:p>
    <w:p w:rsidRPr="005E2D3C" w:rsidR="0EB20FD0" w:rsidP="00F95DCA" w:rsidRDefault="3F87473A" w14:paraId="662DB254" w14:textId="539E4C28">
      <w:pPr>
        <w:ind w:left="142" w:firstLine="0"/>
      </w:pPr>
      <w:r>
        <w:t>3 - A partir de 1 de janeiro</w:t>
      </w:r>
      <w:commentRangeStart w:id="443"/>
      <w:r>
        <w:t xml:space="preserve"> 2030 será obrigatória a esterilização de todos os cães e gatos</w:t>
      </w:r>
      <w:r w:rsidR="00383048">
        <w:t xml:space="preserve">, </w:t>
      </w:r>
      <w:r w:rsidRPr="00F95DCA" w:rsidR="00383048">
        <w:rPr>
          <w:highlight w:val="yellow"/>
        </w:rPr>
        <w:t>machos e fêmeas</w:t>
      </w:r>
      <w:r w:rsidR="00383048">
        <w:t>,</w:t>
      </w:r>
      <w:r>
        <w:t xml:space="preserve"> não destinados à reprodução.</w:t>
      </w:r>
      <w:commentRangeEnd w:id="443"/>
      <w:r w:rsidRPr="005E2D3C" w:rsidR="00E01663">
        <w:rPr>
          <w:rStyle w:val="Refdecomentrio"/>
          <w:sz w:val="24"/>
          <w:szCs w:val="24"/>
        </w:rPr>
        <w:commentReference w:id="443"/>
      </w:r>
    </w:p>
    <w:p w:rsidRPr="005E2D3C" w:rsidR="77F69D86" w:rsidP="00F95DCA" w:rsidRDefault="00383048" w14:paraId="4F24CE9F" w14:textId="3EBD1723">
      <w:pPr>
        <w:ind w:left="142" w:firstLine="0"/>
      </w:pPr>
      <w:r w:rsidRPr="00050592">
        <w:t>5</w:t>
      </w:r>
      <w:r w:rsidRPr="00050592" w:rsidR="36CDB66F">
        <w:t xml:space="preserve"> – Para efeitos dos </w:t>
      </w:r>
      <w:r w:rsidR="00BE60E5">
        <w:t>n.º</w:t>
      </w:r>
      <w:r w:rsidRPr="00050592" w:rsidR="36CDB66F">
        <w:t>s anteriores os cães e gatos</w:t>
      </w:r>
      <w:r>
        <w:t xml:space="preserve">, </w:t>
      </w:r>
      <w:r w:rsidRPr="00F95DCA">
        <w:rPr>
          <w:highlight w:val="yellow"/>
        </w:rPr>
        <w:t>machos e fêmeas</w:t>
      </w:r>
      <w:r>
        <w:t>,</w:t>
      </w:r>
      <w:r w:rsidRPr="00050592" w:rsidR="36CDB66F">
        <w:t xml:space="preserve"> devem ser esterilizados até aos </w:t>
      </w:r>
      <w:r w:rsidRPr="00050592">
        <w:t xml:space="preserve">oito </w:t>
      </w:r>
      <w:r w:rsidRPr="00F95DCA" w:rsidR="36CDB66F">
        <w:t>meses</w:t>
      </w:r>
      <w:r w:rsidRPr="00F95DCA">
        <w:t xml:space="preserve"> de idade</w:t>
      </w:r>
      <w:r w:rsidRPr="00F95DCA" w:rsidR="36CDB66F">
        <w:t>.</w:t>
      </w:r>
    </w:p>
    <w:p w:rsidRPr="005E2D3C" w:rsidR="10E1C5B3" w:rsidP="00F95DCA" w:rsidRDefault="10E1C5B3" w14:paraId="1AB5853F" w14:textId="2E704DBF">
      <w:pPr>
        <w:rPr>
          <w:rFonts w:eastAsia="Arial"/>
        </w:rPr>
      </w:pPr>
    </w:p>
    <w:p w:rsidRPr="00963FF4" w:rsidR="00C545D3" w:rsidP="00F95DCA" w:rsidRDefault="6F6E9877" w14:paraId="334855E0" w14:textId="46B15FCC">
      <w:pPr>
        <w:pStyle w:val="Ttulo3"/>
        <w:rPr>
          <w:color w:val="538135"/>
        </w:rPr>
      </w:pPr>
      <w:bookmarkStart w:name="_Toc223954481" w:id="444"/>
      <w:bookmarkStart w:name="_Toc481801480" w:id="659358003"/>
      <w:r w:rsidR="0BCE1A39">
        <w:rPr/>
        <w:t>Artigo 8</w:t>
      </w:r>
      <w:r w:rsidR="2FD53DC7">
        <w:rPr/>
        <w:t>9</w:t>
      </w:r>
      <w:r w:rsidR="0BCE1A39">
        <w:rPr/>
        <w:t>.º</w:t>
      </w:r>
      <w:bookmarkEnd w:id="659358003"/>
    </w:p>
    <w:p w:rsidRPr="00963FF4" w:rsidR="005101CF" w:rsidP="00F95DCA" w:rsidRDefault="00A626AB" w14:paraId="58940322" w14:textId="1A4C46F5">
      <w:pPr>
        <w:pStyle w:val="Ttulo3"/>
      </w:pPr>
      <w:bookmarkStart w:name="_Toc1955254068" w:id="151255961"/>
      <w:r w:rsidR="6F5E8D5D">
        <w:rPr/>
        <w:t>Controlo da reprodução pelas câmaras municipais</w:t>
      </w:r>
      <w:bookmarkEnd w:id="444"/>
      <w:bookmarkEnd w:id="151255961"/>
    </w:p>
    <w:p w:rsidRPr="005E2D3C" w:rsidR="005101CF" w:rsidP="00F95DCA" w:rsidRDefault="00BF5AE9" w14:paraId="414908F7" w14:textId="119D1194">
      <w:pPr>
        <w:ind w:left="142" w:firstLine="0"/>
      </w:pPr>
      <w:r>
        <w:t xml:space="preserve">1 </w:t>
      </w:r>
      <w:r w:rsidR="17DBED2E">
        <w:t>-</w:t>
      </w:r>
      <w:r w:rsidR="17DBED2E">
        <w:rPr>
          <w:rFonts w:eastAsia="Arial"/>
        </w:rPr>
        <w:t xml:space="preserve"> </w:t>
      </w:r>
      <w:r w:rsidR="17DBED2E">
        <w:t xml:space="preserve">Compete às câmaras municipais, através dos médicos veterinários municipais ou dos médicos veterinários ao serviço do município promover, junto das populações, campanhas </w:t>
      </w:r>
      <w:r w:rsidR="17DBED2E">
        <w:t xml:space="preserve">periódicas de divulgação de métodos de controlo da reprodução de animais, em particular de cães e de gatos, a qual deve ser realizada por métodos que garantam o mínimo sofrimento dos animais.  </w:t>
      </w:r>
    </w:p>
    <w:p w:rsidRPr="005E2D3C" w:rsidR="005101CF" w:rsidP="00F95DCA" w:rsidRDefault="075D2AD4" w14:paraId="29E9CEDD" w14:textId="3FF520D2">
      <w:pPr>
        <w:ind w:left="142" w:firstLine="0"/>
      </w:pPr>
      <w:r>
        <w:t>2-</w:t>
      </w:r>
      <w:r>
        <w:rPr>
          <w:rFonts w:eastAsia="Arial"/>
        </w:rPr>
        <w:t xml:space="preserve"> </w:t>
      </w:r>
      <w:r>
        <w:t xml:space="preserve">Para efeito do </w:t>
      </w:r>
      <w:r w:rsidR="008C56A9">
        <w:t>número anterior</w:t>
      </w:r>
      <w:r>
        <w:t xml:space="preserve">, as câmaras municipais devem promover campanhas de esterilização, podendo para o efeito estabelecer parcerias com outras entidades.  </w:t>
      </w:r>
    </w:p>
    <w:p w:rsidRPr="005E2D3C" w:rsidR="005101CF" w:rsidP="00F95DCA" w:rsidRDefault="151F2C5C" w14:paraId="64DA97E4" w14:textId="72EEC77C">
      <w:pPr>
        <w:ind w:left="142" w:firstLine="0"/>
        <w:rPr>
          <w:rFonts w:eastAsiaTheme="minorEastAsia"/>
          <w:color w:val="auto"/>
        </w:rPr>
      </w:pPr>
      <w:r>
        <w:rPr>
          <w:color w:val="auto"/>
        </w:rPr>
        <w:t xml:space="preserve">3- A esterilização dos cães e gatos que tenham dado entrada nos CRO e não tenham sido reclamados pelos seus titulares ou detentores no prazo de 15 dias, a contar da data da notificação, é obrigatoriamente efetuada, antes de serem encaminhados para adoção, apenas podendo ser feita em instalações adequadas do CRO ou </w:t>
      </w:r>
      <w:r>
        <w:rPr>
          <w:rFonts w:eastAsiaTheme="minorEastAsia"/>
          <w:color w:val="auto"/>
        </w:rPr>
        <w:t>em</w:t>
      </w:r>
      <w:r>
        <w:rPr>
          <w:color w:val="auto"/>
        </w:rPr>
        <w:t xml:space="preserve"> centro de atendimento médico-veterinário autorizado.</w:t>
      </w:r>
    </w:p>
    <w:p w:rsidRPr="005E2D3C" w:rsidR="005101CF" w:rsidP="00F95DCA" w:rsidRDefault="00BF5AE9" w14:paraId="1BBD3B58" w14:textId="52CE68A6">
      <w:pPr>
        <w:ind w:left="142" w:firstLine="0"/>
        <w:rPr>
          <w:color w:val="auto"/>
        </w:rPr>
      </w:pPr>
      <w:r w:rsidRPr="69805533" w:rsidR="00BF5AE9">
        <w:rPr>
          <w:b w:val="1"/>
          <w:bCs w:val="1"/>
          <w:color w:val="D86DCB" w:themeColor="accent5" w:themeTint="99" w:themeShade="FF"/>
          <w:rPrChange w:author="Rui André Vidal" w:date="2026-06-30T14:32:44.052Z" w16du:dateUtc="2026-06-30T14:32:44.052Z" w:id="1523373718"/>
        </w:rPr>
        <w:t xml:space="preserve">4 </w:t>
      </w:r>
      <w:r w:rsidR="2EA9C0CC">
        <w:rPr/>
        <w:t xml:space="preserve">- </w:t>
      </w:r>
      <w:r w:rsidRPr="69805533" w:rsidR="2EA9C0CC">
        <w:rPr>
          <w:rFonts w:eastAsia="游明朝" w:eastAsiaTheme="minorEastAsia"/>
          <w:color w:val="auto"/>
        </w:rPr>
        <w:t xml:space="preserve">Em derrogação ao disposto no </w:t>
      </w:r>
      <w:r w:rsidRPr="69805533" w:rsidR="008C56A9">
        <w:rPr>
          <w:rFonts w:eastAsia="游明朝" w:eastAsiaTheme="minorEastAsia"/>
          <w:color w:val="auto"/>
        </w:rPr>
        <w:t>número anterior</w:t>
      </w:r>
      <w:r w:rsidRPr="69805533" w:rsidR="2EA9C0CC">
        <w:rPr>
          <w:rFonts w:eastAsia="游明朝" w:eastAsiaTheme="minorEastAsia"/>
          <w:color w:val="auto"/>
        </w:rPr>
        <w:t xml:space="preserve">, os cães e gatos com idade inferior a seis meses podem ser encaminhados para adoção antes de serem esterilizados, devendo os seus novos titulares assegurar que a esterilização é realizada até o animal atingir os </w:t>
      </w:r>
      <w:r w:rsidRPr="69805533" w:rsidR="00BF5AE9">
        <w:rPr>
          <w:rFonts w:eastAsia="游明朝" w:eastAsiaTheme="minorEastAsia"/>
          <w:color w:val="auto"/>
        </w:rPr>
        <w:t xml:space="preserve">oito </w:t>
      </w:r>
      <w:r w:rsidRPr="69805533" w:rsidR="2EA9C0CC">
        <w:rPr>
          <w:rFonts w:eastAsia="游明朝" w:eastAsiaTheme="minorEastAsia"/>
          <w:color w:val="auto"/>
        </w:rPr>
        <w:t>meses de idade, nos seguintes termos:</w:t>
      </w:r>
    </w:p>
    <w:p w:rsidRPr="005E2D3C" w:rsidR="005101CF" w:rsidP="00F95DCA" w:rsidRDefault="00226D1D" w14:paraId="72D5FB5A" w14:textId="12907C37">
      <w:pPr>
        <w:pStyle w:val="PargrafodaLista"/>
        <w:numPr>
          <w:ilvl w:val="0"/>
          <w:numId w:val="290"/>
        </w:numPr>
      </w:pPr>
      <w:r>
        <w:t xml:space="preserve">fazendo </w:t>
      </w:r>
      <w:r w:rsidR="0BCA9D1A">
        <w:t>o animal regressar ao CRO, para aí ser esterilizado</w:t>
      </w:r>
      <w:r>
        <w:t xml:space="preserve"> ou</w:t>
      </w:r>
    </w:p>
    <w:p w:rsidRPr="00F95DCA" w:rsidR="005101CF" w:rsidP="69805533" w:rsidRDefault="00226D1D" w14:paraId="5C06B952" w14:textId="6FEA862A">
      <w:pPr>
        <w:pStyle w:val="PargrafodaLista"/>
        <w:numPr>
          <w:ilvl w:val="0"/>
          <w:numId w:val="290"/>
        </w:numPr>
        <w:rPr>
          <w:highlight w:val="cyan"/>
        </w:rPr>
      </w:pPr>
      <w:r w:rsidR="00226D1D">
        <w:rPr/>
        <w:t xml:space="preserve">promovendo </w:t>
      </w:r>
      <w:r w:rsidR="2F9AA817">
        <w:rPr/>
        <w:t>a esterilização em CA</w:t>
      </w:r>
      <w:commentRangeStart w:id="447"/>
      <w:r w:rsidR="2F9AA817">
        <w:rPr/>
        <w:t xml:space="preserve">MV autorizado e cumprindo o registo previsto no </w:t>
      </w:r>
      <w:r w:rsidRPr="69805533" w:rsidR="00BE60E5">
        <w:rPr>
          <w:highlight w:val="cyan"/>
        </w:rPr>
        <w:t>n.º</w:t>
      </w:r>
      <w:r w:rsidRPr="69805533" w:rsidR="2F9AA817">
        <w:rPr>
          <w:highlight w:val="cyan"/>
        </w:rPr>
        <w:t xml:space="preserve"> 2, artigo 59º + </w:t>
      </w:r>
      <w:ins w:author="Rui André Vidal" w:date="2026-06-30T14:27:56.368Z" w16du:dateUtc="2026-06-30T14:27:56.368Z" w:id="806469950">
        <w:r w:rsidRPr="69805533" w:rsidR="653E5B45">
          <w:rPr>
            <w:highlight w:val="cyan"/>
          </w:rPr>
          <w:t>4 (profilaxias médicas e outras intervenções)</w:t>
        </w:r>
      </w:ins>
      <w:del w:author="Rui André Vidal" w:date="2026-06-30T14:27:42.027Z" w16du:dateUtc="2026-06-30T14:27:42.027Z" w:id="382991135">
        <w:r w:rsidRPr="69805533" w:rsidDel="2F9AA817">
          <w:rPr>
            <w:highlight w:val="cyan"/>
          </w:rPr>
          <w:delText>6</w:delText>
        </w:r>
      </w:del>
      <w:commentRangeEnd w:id="447"/>
      <w:r>
        <w:rPr>
          <w:rStyle w:val="CommentReference"/>
        </w:rPr>
        <w:commentReference w:id="447"/>
      </w:r>
    </w:p>
    <w:p w:rsidRPr="005E2D3C" w:rsidR="005101CF" w:rsidP="69805533" w:rsidRDefault="591AF219" w14:paraId="5F9118F6" w14:textId="704CCB03">
      <w:pPr>
        <w:pStyle w:val="Normal"/>
        <w:suppressLineNumbers w:val="0"/>
        <w:bidi w:val="0"/>
        <w:spacing w:before="0" w:beforeAutospacing="off" w:after="173" w:afterAutospacing="off" w:line="362" w:lineRule="auto"/>
        <w:ind w:left="142" w:right="144"/>
        <w:jc w:val="both"/>
        <w:pPrChange w:author="Rui André Vidal" w:date="2026-06-30T14:29:48.486Z">
          <w:pPr>
            <w:pStyle w:val="Normal"/>
            <w:ind w:left="142" w:firstLine="0"/>
          </w:pPr>
        </w:pPrChange>
      </w:pPr>
      <w:commentRangeStart w:id="448"/>
      <w:del w:author="Rui André Vidal" w:date="2026-06-30T14:30:15.33Z" w16du:dateUtc="2026-06-30T14:30:15.33Z" w:id="209064768">
        <w:r w:rsidRPr="69805533" w:rsidDel="591AF219">
          <w:rPr>
            <w:highlight w:val="yellow"/>
          </w:rPr>
          <w:delText xml:space="preserve">3 – Em caso de incumprimento do disposto no </w:delText>
        </w:r>
        <w:r w:rsidRPr="69805533" w:rsidDel="008C56A9">
          <w:rPr>
            <w:highlight w:val="yellow"/>
          </w:rPr>
          <w:delText>n</w:delText>
        </w:r>
      </w:del>
      <w:ins w:author="Rui André Vidal" w:date="2026-06-30T14:30:54.388Z" w16du:dateUtc="2026-06-30T14:30:54.388Z" w:id="1915471176">
        <w:r w:rsidRPr="69805533" w:rsidR="3FF0D194">
          <w:rPr>
            <w:b w:val="1"/>
            <w:bCs w:val="1"/>
            <w:color w:val="D86DCB" w:themeColor="accent5" w:themeTint="99" w:themeShade="FF"/>
            <w:rPrChange w:author="Rui André Vidal" w:date="2026-06-30T14:32:10.852Z" w16du:dateUtc="2026-06-30T14:32:10.852Z" w:id="1103801713">
              <w:rPr>
                <w:highlight w:val="yellow"/>
              </w:rPr>
            </w:rPrChange>
          </w:rPr>
          <w:t xml:space="preserve">5 </w:t>
        </w:r>
        <w:r w:rsidRPr="69805533" w:rsidR="3FF0D194">
          <w:rPr>
            <w:rPrChange w:author="Rui André Vidal" w:date="2026-06-30T14:32:10.852Z" w16du:dateUtc="2026-06-30T14:32:10.852Z" w:id="1939978225">
              <w:rPr>
                <w:highlight w:val="yellow"/>
              </w:rPr>
            </w:rPrChange>
          </w:rPr>
          <w:t xml:space="preserve">– Em caso de incumprimento do disposto no </w:t>
        </w:r>
        <w:r w:rsidRPr="69805533" w:rsidR="6E0B3385">
          <w:rPr>
            <w:rPrChange w:author="Rui André Vidal" w:date="2026-06-30T14:32:10.853Z" w16du:dateUtc="2026-06-30T14:32:10.853Z" w:id="231052525">
              <w:rPr>
                <w:highlight w:val="yellow"/>
              </w:rPr>
            </w:rPrChange>
          </w:rPr>
          <w:t>n</w:t>
        </w:r>
      </w:ins>
      <w:r w:rsidRPr="69805533" w:rsidR="008C56A9">
        <w:rPr>
          <w:rPrChange w:author="Rui André Vidal" w:date="2026-06-30T14:32:10.853Z" w16du:dateUtc="2026-06-30T14:32:10.853Z" w:id="2119494872">
            <w:rPr>
              <w:highlight w:val="yellow"/>
            </w:rPr>
          </w:rPrChange>
        </w:rPr>
        <w:t>úmero anterior</w:t>
      </w:r>
      <w:r w:rsidRPr="69805533" w:rsidR="591AF219">
        <w:rPr>
          <w:rPrChange w:author="Rui André Vidal" w:date="2026-06-30T14:32:10.854Z" w16du:dateUtc="2026-06-30T14:32:10.854Z" w:id="273428868">
            <w:rPr>
              <w:highlight w:val="yellow"/>
            </w:rPr>
          </w:rPrChange>
        </w:rPr>
        <w:t>, o titular ficará impedido de registo de</w:t>
      </w:r>
      <w:ins w:author="Rui André Vidal" w:date="2026-06-30T14:31:15.385Z" w16du:dateUtc="2026-06-30T14:31:15.385Z" w:id="1020908431">
        <w:r w:rsidRPr="69805533" w:rsidR="39E28A11">
          <w:rPr>
            <w:rPrChange w:author="Rui André Vidal" w:date="2026-06-30T14:32:10.854Z" w16du:dateUtc="2026-06-30T14:32:10.854Z" w:id="1262464441">
              <w:rPr>
                <w:highlight w:val="yellow"/>
              </w:rPr>
            </w:rPrChange>
          </w:rPr>
          <w:t xml:space="preserve"> outro</w:t>
        </w:r>
      </w:ins>
      <w:del w:author="Rui André Vidal" w:date="2026-06-30T14:29:48.435Z" w16du:dateUtc="2026-06-30T14:29:48.435Z" w:id="1782459454">
        <w:r w:rsidRPr="69805533" w:rsidDel="591AF219">
          <w:rPr>
            <w:rPrChange w:author="Rui André Vidal" w:date="2026-06-30T14:32:10.854Z" w16du:dateUtc="2026-06-30T14:32:10.854Z" w:id="1773210725">
              <w:rPr>
                <w:highlight w:val="yellow"/>
              </w:rPr>
            </w:rPrChange>
          </w:rPr>
          <w:delText xml:space="preserve"> </w:delText>
        </w:r>
        <w:r w:rsidRPr="69805533" w:rsidDel="591AF219">
          <w:rPr>
            <w:rPrChange w:author="Rui André Vidal" w:date="2026-06-30T14:32:10.854Z" w16du:dateUtc="2026-06-30T14:32:10.854Z" w:id="1196930885">
              <w:rPr>
                <w:highlight w:val="yellow"/>
              </w:rPr>
            </w:rPrChange>
          </w:rPr>
          <w:delText>a</w:delText>
        </w:r>
      </w:del>
      <w:ins w:author="Rui André Vidal" w:date="2026-06-30T14:29:48.784Z" w16du:dateUtc="2026-06-30T14:29:48.784Z" w:id="1427024454">
        <w:r w:rsidRPr="69805533" w:rsidR="58CFD295">
          <w:rPr>
            <w:rPrChange w:author="Rui André Vidal" w:date="2026-06-30T14:32:10.854Z" w16du:dateUtc="2026-06-30T14:32:10.854Z" w:id="1505923945">
              <w:rPr>
                <w:highlight w:val="yellow"/>
              </w:rPr>
            </w:rPrChange>
          </w:rPr>
          <w:t xml:space="preserve"> </w:t>
        </w:r>
      </w:ins>
      <w:ins w:author="Rui André Vidal" w:date="2026-06-30T14:33:00.066Z" w16du:dateUtc="2026-06-30T14:33:00.066Z" w:id="1482783657">
        <w:r w:rsidR="64BE453D">
          <w:t>a</w:t>
        </w:r>
      </w:ins>
      <w:r w:rsidRPr="69805533" w:rsidR="591AF219">
        <w:rPr>
          <w:rPrChange w:author="Rui André Vidal" w:date="2026-06-30T14:32:10.855Z" w16du:dateUtc="2026-06-30T14:32:10.855Z" w:id="1272722058">
            <w:rPr>
              <w:highlight w:val="yellow"/>
            </w:rPr>
          </w:rPrChange>
        </w:rPr>
        <w:t xml:space="preserve">nimal de companhia por um período de </w:t>
      </w:r>
      <w:r w:rsidRPr="69805533" w:rsidR="00A074D7">
        <w:rPr>
          <w:rPrChange w:author="Rui André Vidal" w:date="2026-06-30T14:32:10.855Z" w16du:dateUtc="2026-06-30T14:32:10.855Z" w:id="1582462576">
            <w:rPr>
              <w:highlight w:val="yellow"/>
            </w:rPr>
          </w:rPrChange>
        </w:rPr>
        <w:t>um ano, contado desde o fim do período</w:t>
      </w:r>
      <w:r w:rsidRPr="69805533" w:rsidR="0056795D">
        <w:rPr>
          <w:rPrChange w:author="Rui André Vidal" w:date="2026-06-30T14:32:10.855Z" w16du:dateUtc="2026-06-30T14:32:10.855Z" w:id="1608668679">
            <w:rPr>
              <w:highlight w:val="yellow"/>
            </w:rPr>
          </w:rPrChange>
        </w:rPr>
        <w:t xml:space="preserve"> de oito meses referido</w:t>
      </w:r>
      <w:del w:author="Rui André Vidal" w:date="2026-06-30T14:28:26.658Z" w16du:dateUtc="2026-06-30T14:28:26.658Z" w:id="935223474">
        <w:r w:rsidRPr="69805533" w:rsidDel="0056795D">
          <w:rPr>
            <w:rPrChange w:author="Rui André Vidal" w:date="2026-06-30T14:32:10.855Z" w16du:dateUtc="2026-06-30T14:32:10.855Z" w:id="1076456528">
              <w:rPr>
                <w:highlight w:val="yellow"/>
              </w:rPr>
            </w:rPrChange>
          </w:rPr>
          <w:delText xml:space="preserve"> em</w:delText>
        </w:r>
      </w:del>
      <w:r w:rsidRPr="69805533" w:rsidR="0056795D">
        <w:rPr>
          <w:rPrChange w:author="Rui André Vidal" w:date="2026-06-30T14:32:10.855Z" w16du:dateUtc="2026-06-30T14:32:10.855Z" w:id="1302065487">
            <w:rPr>
              <w:highlight w:val="yellow"/>
            </w:rPr>
          </w:rPrChange>
        </w:rPr>
        <w:t xml:space="preserve"> no </w:t>
      </w:r>
      <w:r w:rsidRPr="69805533" w:rsidR="008C56A9">
        <w:rPr>
          <w:rPrChange w:author="Rui André Vidal" w:date="2026-06-30T14:32:10.856Z" w16du:dateUtc="2026-06-30T14:32:10.856Z" w:id="2142010768">
            <w:rPr>
              <w:highlight w:val="yellow"/>
            </w:rPr>
          </w:rPrChange>
        </w:rPr>
        <w:t>número anterior</w:t>
      </w:r>
      <w:r w:rsidRPr="69805533" w:rsidR="0056795D">
        <w:rPr>
          <w:rPrChange w:author="Rui André Vidal" w:date="2026-06-30T14:32:10.856Z" w16du:dateUtc="2026-06-30T14:32:10.856Z" w:id="1495939045">
            <w:rPr>
              <w:highlight w:val="yellow"/>
            </w:rPr>
          </w:rPrChange>
        </w:rPr>
        <w:t xml:space="preserve"> </w:t>
      </w:r>
      <w:r w:rsidRPr="69805533" w:rsidR="591AF219">
        <w:rPr>
          <w:rPrChange w:author="Rui André Vidal" w:date="2026-06-30T14:32:10.856Z" w16du:dateUtc="2026-06-30T14:32:10.856Z" w:id="980339473">
            <w:rPr>
              <w:highlight w:val="yellow"/>
            </w:rPr>
          </w:rPrChange>
        </w:rPr>
        <w:t>ou à regularização do dever de esterilização.</w:t>
      </w:r>
      <w:commentRangeEnd w:id="448"/>
      <w:r>
        <w:rPr>
          <w:rStyle w:val="CommentReference"/>
        </w:rPr>
        <w:commentReference w:id="448"/>
      </w:r>
    </w:p>
    <w:p w:rsidRPr="005E2D3C" w:rsidR="00226D1D" w:rsidP="00F95DCA" w:rsidRDefault="012298AD" w14:paraId="54B6C17C" w14:textId="783950E3">
      <w:pPr>
        <w:ind w:left="142" w:firstLine="0"/>
      </w:pPr>
      <w:del w:author="Rui André Vidal" w:date="2026-06-30T14:30:02.058Z" w16du:dateUtc="2026-06-30T14:30:02.058Z" w:id="1000573386">
        <w:r w:rsidDel="012298AD">
          <w:delText>4</w:delText>
        </w:r>
      </w:del>
      <w:r w:rsidRPr="69805533" w:rsidR="00226D1D">
        <w:rPr>
          <w:b w:val="1"/>
          <w:bCs w:val="1"/>
          <w:color w:val="D86DCB" w:themeColor="accent5" w:themeTint="99" w:themeShade="FF"/>
          <w:rPrChange w:author="Rui André Vidal" w:date="2026-06-30T14:30:07.685Z" w16du:dateUtc="2026-06-30T14:30:07.685Z" w:id="1365287951"/>
        </w:rPr>
        <w:t xml:space="preserve"> </w:t>
      </w:r>
      <w:ins w:author="Rui André Vidal" w:date="2026-06-30T14:30:18.689Z" w16du:dateUtc="2026-06-30T14:30:18.689Z" w:id="1362674237">
        <w:r w:rsidRPr="69805533" w:rsidR="74CEE361">
          <w:rPr>
            <w:b w:val="1"/>
            <w:bCs w:val="1"/>
            <w:color w:val="D86DCB" w:themeColor="accent5" w:themeTint="99" w:themeShade="FF"/>
          </w:rPr>
          <w:t>6</w:t>
        </w:r>
      </w:ins>
      <w:ins w:author="Rui André Vidal" w:date="2026-06-30T14:30:04.073Z" w16du:dateUtc="2026-06-30T14:30:04.073Z" w:id="405920091">
        <w:r w:rsidRPr="69805533" w:rsidR="7373F0E0">
          <w:rPr>
            <w:b w:val="1"/>
            <w:bCs w:val="1"/>
            <w:color w:val="D86DCB" w:themeColor="accent5" w:themeTint="99" w:themeShade="FF"/>
            <w:rPrChange w:author="Rui André Vidal" w:date="2026-06-30T14:30:07.686Z" w16du:dateUtc="2026-06-30T14:30:07.686Z" w:id="400944990"/>
          </w:rPr>
          <w:t xml:space="preserve"> </w:t>
        </w:r>
      </w:ins>
      <w:r w:rsidRPr="69805533" w:rsidR="00226D1D">
        <w:rPr>
          <w:b w:val="1"/>
          <w:bCs w:val="1"/>
          <w:color w:val="D86DCB" w:themeColor="accent5" w:themeTint="99" w:themeShade="FF"/>
          <w:rPrChange w:author="Rui André Vidal" w:date="2026-06-30T14:30:07.686Z" w16du:dateUtc="2026-06-30T14:30:07.686Z" w:id="2134019368"/>
        </w:rPr>
        <w:t>-</w:t>
      </w:r>
      <w:r w:rsidR="00226D1D">
        <w:rPr/>
        <w:t xml:space="preserve"> </w:t>
      </w:r>
      <w:r w:rsidR="012298AD">
        <w:rPr/>
        <w:t>Como forma de garantia do dispo</w:t>
      </w:r>
      <w:commentRangeStart w:id="449"/>
      <w:r w:rsidR="012298AD">
        <w:rPr/>
        <w:t xml:space="preserve">sto no </w:t>
      </w:r>
      <w:r w:rsidR="008C56A9">
        <w:rPr/>
        <w:t>número anterior</w:t>
      </w:r>
      <w:r w:rsidR="012298AD">
        <w:rPr/>
        <w:t>, os CRO mantêm um registo dos animais que devem ser esterilizados até aos 8 meses de idade e dos respetivos titulares a fim de, em caso de incumprimento da obrigação de esterilização, determinarem o seu regresso ao CRO para o efeito, a expensas do titular, caso não esteja disponível funcionalidade de alerta na base de dados oficial</w:t>
      </w:r>
      <w:commentRangeEnd w:id="449"/>
      <w:r>
        <w:rPr>
          <w:rStyle w:val="CommentReference"/>
        </w:rPr>
        <w:commentReference w:id="449"/>
      </w:r>
    </w:p>
    <w:p w:rsidR="679F1546" w:rsidP="00226D1D" w:rsidRDefault="5E581238" w14:paraId="64BBFA1C" w14:textId="4F34DDB0">
      <w:pPr>
        <w:ind w:left="142" w:firstLine="0"/>
      </w:pPr>
      <w:del w:author="Rui André Vidal" w:date="2026-06-30T14:30:21.282Z" w16du:dateUtc="2026-06-30T14:30:21.282Z" w:id="1522656327">
        <w:r w:rsidDel="75843AF3">
          <w:delText>5</w:delText>
        </w:r>
      </w:del>
      <w:r w:rsidR="75843AF3">
        <w:rPr/>
        <w:t xml:space="preserve"> </w:t>
      </w:r>
      <w:ins w:author="Rui André Vidal" w:date="2026-06-30T14:30:23.634Z" w16du:dateUtc="2026-06-30T14:30:23.634Z" w:id="1743484287">
        <w:r w:rsidR="57DDE58B">
          <w:t xml:space="preserve">7 </w:t>
        </w:r>
      </w:ins>
      <w:r w:rsidR="75843AF3">
        <w:rPr/>
        <w:t xml:space="preserve">– O </w:t>
      </w:r>
      <w:del w:author="Maria Cristina Tavares Briosa" w:date="2026-07-07T17:16:51.826Z" w16du:dateUtc="2026-07-07T17:16:51.826Z" w:id="1637481228">
        <w:r w:rsidDel="75843AF3">
          <w:delText>CRO</w:delText>
        </w:r>
      </w:del>
      <w:ins w:author="Maria Cristina Tavares Briosa" w:date="2026-07-07T17:16:59.96Z" w16du:dateUtc="2026-07-07T17:16:59.96Z" w:id="379237607">
        <w:r w:rsidR="51389F1E">
          <w:t xml:space="preserve"> MVM ou o médi</w:t>
        </w:r>
      </w:ins>
      <w:ins w:author="Maria Cristina Tavares Briosa" w:date="2026-07-07T17:17:10.216Z" w16du:dateUtc="2026-07-07T17:17:10.216Z" w:id="594835940">
        <w:r w:rsidR="51389F1E">
          <w:t>co veterinário ao serviço do município</w:t>
        </w:r>
      </w:ins>
      <w:r w:rsidR="75843AF3">
        <w:rPr/>
        <w:t xml:space="preserve"> pode esterilizar animais para adoção antes dos seis meses de idade.</w:t>
      </w:r>
    </w:p>
    <w:p w:rsidRPr="005E2D3C" w:rsidR="00226D1D" w:rsidP="69805533" w:rsidRDefault="00226D1D" w14:paraId="6E04D93E" w14:textId="5D8A2717">
      <w:pPr>
        <w:pStyle w:val="Normal"/>
        <w:suppressLineNumbers w:val="0"/>
        <w:bidi w:val="0"/>
        <w:spacing w:before="0" w:beforeAutospacing="off" w:after="173" w:afterAutospacing="off" w:line="362" w:lineRule="auto"/>
        <w:ind w:left="142" w:right="144"/>
        <w:jc w:val="both"/>
        <w:rPr>
          <w:highlight w:val="yellow"/>
        </w:rPr>
        <w:pPrChange w:author="Rui André Vidal" w:date="2026-06-30T14:32:28.715Z">
          <w:pPr>
            <w:pStyle w:val="Normal"/>
            <w:ind w:left="142" w:firstLine="0"/>
          </w:pPr>
        </w:pPrChange>
      </w:pPr>
      <w:del w:author="Rui André Vidal" w:date="2026-06-30T14:30:26.05Z" w16du:dateUtc="2026-06-30T14:30:26.05Z" w:id="771492423">
        <w:r w:rsidRPr="69805533" w:rsidDel="00226D1D">
          <w:rPr>
            <w:highlight w:val="yellow"/>
          </w:rPr>
          <w:delText>6</w:delText>
        </w:r>
      </w:del>
      <w:commentRangeStart w:id="686728360"/>
      <w:r w:rsidRPr="69805533" w:rsidR="00226D1D">
        <w:rPr>
          <w:highlight w:val="yellow"/>
        </w:rPr>
        <w:t xml:space="preserve"> </w:t>
      </w:r>
      <w:ins w:author="Rui André Vidal" w:date="2026-06-30T14:30:31.387Z" w16du:dateUtc="2026-06-30T14:30:31.387Z" w:id="823635270">
        <w:r w:rsidRPr="69805533" w:rsidR="7C7D0956">
          <w:rPr>
            <w:highlight w:val="yellow"/>
          </w:rPr>
          <w:t xml:space="preserve">8 </w:t>
        </w:r>
      </w:ins>
      <w:r w:rsidRPr="69805533" w:rsidR="00226D1D">
        <w:rPr>
          <w:highlight w:val="yellow"/>
        </w:rPr>
        <w:t xml:space="preserve">– O incumprimento do previsto no </w:t>
      </w:r>
      <w:r w:rsidRPr="69805533" w:rsidR="00BE60E5">
        <w:rPr>
          <w:highlight w:val="yellow"/>
        </w:rPr>
        <w:t>n.º</w:t>
      </w:r>
      <w:r w:rsidRPr="69805533" w:rsidR="00226D1D">
        <w:rPr>
          <w:highlight w:val="yellow"/>
        </w:rPr>
        <w:t xml:space="preserve"> </w:t>
      </w:r>
      <w:del w:author="Rui André Vidal" w:date="2026-06-30T14:32:28.674Z" w16du:dateUtc="2026-06-30T14:32:28.674Z" w:id="103498586">
        <w:r w:rsidRPr="69805533" w:rsidDel="00226D1D">
          <w:rPr>
            <w:b w:val="1"/>
            <w:bCs w:val="1"/>
            <w:color w:val="D86DCB" w:themeColor="accent5" w:themeTint="99" w:themeShade="FF"/>
            <w:highlight w:val="yellow"/>
            <w:rPrChange w:author="Rui André Vidal" w:date="2026-06-30T14:32:33.532Z" w16du:dateUtc="2026-06-30T14:32:33.532Z" w:id="493884100">
              <w:rPr>
                <w:highlight w:val="yellow"/>
              </w:rPr>
            </w:rPrChange>
          </w:rPr>
          <w:delText>seis</w:delText>
        </w:r>
      </w:del>
      <w:ins w:author="Rui André Vidal" w:date="2026-06-30T14:32:29.372Z" w16du:dateUtc="2026-06-30T14:32:29.372Z" w:id="1989935002">
        <w:r w:rsidRPr="69805533" w:rsidR="4FFD5288">
          <w:rPr>
            <w:b w:val="1"/>
            <w:bCs w:val="1"/>
            <w:color w:val="D86DCB" w:themeColor="accent5" w:themeTint="99" w:themeShade="FF"/>
            <w:highlight w:val="yellow"/>
            <w:rPrChange w:author="Rui André Vidal" w:date="2026-06-30T14:32:32.476Z" w16du:dateUtc="2026-06-30T14:32:32.476Z" w:id="1126362658">
              <w:rPr>
                <w:highlight w:val="yellow"/>
              </w:rPr>
            </w:rPrChange>
          </w:rPr>
          <w:t>quatro</w:t>
        </w:r>
      </w:ins>
      <w:r w:rsidRPr="69805533" w:rsidR="0056795D">
        <w:rPr>
          <w:highlight w:val="yellow"/>
        </w:rPr>
        <w:t>,</w:t>
      </w:r>
      <w:r w:rsidRPr="69805533" w:rsidR="00226D1D">
        <w:rPr>
          <w:highlight w:val="yellow"/>
        </w:rPr>
        <w:t xml:space="preserve"> constitui contraordenação</w:t>
      </w:r>
      <w:r w:rsidRPr="69805533" w:rsidR="0056795D">
        <w:rPr>
          <w:highlight w:val="yellow"/>
        </w:rPr>
        <w:t>,</w:t>
      </w:r>
      <w:r w:rsidRPr="69805533" w:rsidR="00226D1D">
        <w:rPr>
          <w:highlight w:val="yellow"/>
        </w:rPr>
        <w:t xml:space="preserve"> nos termos do presente Decreto-Lei.</w:t>
      </w:r>
      <w:commentRangeEnd w:id="686728360"/>
      <w:r>
        <w:rPr>
          <w:rStyle w:val="CommentReference"/>
        </w:rPr>
        <w:commentReference w:id="686728360"/>
      </w:r>
    </w:p>
    <w:p w:rsidRPr="005E2D3C" w:rsidR="7706BE61" w:rsidP="00F95DCA" w:rsidRDefault="7706BE61" w14:paraId="0397D025" w14:textId="2D25738D"/>
    <w:p w:rsidRPr="00963FF4" w:rsidR="0056795D" w:rsidP="00F95DCA" w:rsidRDefault="0056795D" w14:paraId="64F2DD61" w14:textId="7634635E">
      <w:pPr>
        <w:pStyle w:val="Ttulo3"/>
      </w:pPr>
      <w:bookmarkStart w:name="_Toc1055520339" w:id="1268024273"/>
      <w:r w:rsidR="0925A041">
        <w:rPr/>
        <w:t xml:space="preserve">Artigo </w:t>
      </w:r>
      <w:r w:rsidR="2FD53DC7">
        <w:rPr/>
        <w:t>90</w:t>
      </w:r>
      <w:r w:rsidR="0925A041">
        <w:rPr/>
        <w:t>.º</w:t>
      </w:r>
      <w:bookmarkEnd w:id="1268024273"/>
    </w:p>
    <w:p w:rsidRPr="00963FF4" w:rsidR="0056795D" w:rsidP="00F95DCA" w:rsidRDefault="0056795D" w14:paraId="4B8A5BAF" w14:textId="4E8BE298">
      <w:pPr>
        <w:pStyle w:val="Ttulo3"/>
      </w:pPr>
      <w:bookmarkStart w:name="_Toc771703499" w:id="741159541"/>
      <w:r w:rsidR="0925A041">
        <w:rPr/>
        <w:t>Requisito das instalações adequadas à realização de esterilizações nos CRO</w:t>
      </w:r>
      <w:bookmarkEnd w:id="741159541"/>
    </w:p>
    <w:p w:rsidR="0056795D" w:rsidP="0056795D" w:rsidRDefault="0056795D" w14:paraId="37BCA1CF" w14:textId="61260937">
      <w:pPr>
        <w:ind w:left="142" w:firstLine="0"/>
      </w:pPr>
      <w:r>
        <w:t>1</w:t>
      </w:r>
      <w:r w:rsidR="2B2C9E51">
        <w:t xml:space="preserve"> - São requisitos mínimos das instalações adequadas à realização de esterilizações nos CRO os seguintes:</w:t>
      </w:r>
    </w:p>
    <w:p w:rsidRPr="005E2D3C" w:rsidR="005101CF" w:rsidP="00F95DCA" w:rsidRDefault="2B2C9E51" w14:paraId="4AB776DB" w14:textId="6256D1D4">
      <w:pPr>
        <w:pStyle w:val="PargrafodaLista"/>
        <w:numPr>
          <w:ilvl w:val="0"/>
          <w:numId w:val="291"/>
        </w:numPr>
      </w:pPr>
      <w:r>
        <w:t xml:space="preserve">Sala independente, entendendo-se para o efeito, que não funcione como espaço de passagem de pessoas ou animais ou de movimentação ou armazenamento de coisas; </w:t>
      </w:r>
    </w:p>
    <w:p w:rsidRPr="005E2D3C" w:rsidR="005101CF" w:rsidP="00F95DCA" w:rsidRDefault="02D14B6E" w14:paraId="1C19B47D" w14:textId="7165F40B">
      <w:pPr>
        <w:pStyle w:val="PargrafodaLista"/>
        <w:numPr>
          <w:ilvl w:val="0"/>
          <w:numId w:val="291"/>
        </w:numPr>
      </w:pPr>
      <w:r>
        <w:t>Disporem de paredes, tetos, divisórias, portas e pavimentos cujo revestimento seja de material facilmente lavável, permitindo a manutenção de um grau adequado de higiene e desinfeção;</w:t>
      </w:r>
    </w:p>
    <w:p w:rsidRPr="00050592" w:rsidR="005101CF" w:rsidP="00F95DCA" w:rsidRDefault="3A5C8C16" w14:paraId="00A4981B" w14:textId="7706BBCE">
      <w:pPr>
        <w:pStyle w:val="PargrafodaLista"/>
        <w:numPr>
          <w:ilvl w:val="0"/>
          <w:numId w:val="291"/>
        </w:numPr>
        <w:rPr>
          <w:color w:val="000000" w:themeColor="text1"/>
        </w:rPr>
      </w:pPr>
      <w:r>
        <w:t>Disporem de condições adequadas de ventilação e desinfeção;</w:t>
      </w:r>
    </w:p>
    <w:p w:rsidRPr="005E2D3C" w:rsidR="005101CF" w:rsidP="00F95DCA" w:rsidRDefault="3A5C8C16" w14:paraId="61D56FFB" w14:textId="56CCA0C3">
      <w:pPr>
        <w:pStyle w:val="PargrafodaLista"/>
        <w:numPr>
          <w:ilvl w:val="0"/>
          <w:numId w:val="291"/>
        </w:numPr>
      </w:pPr>
      <w:r>
        <w:t xml:space="preserve">Disporem de lavatório com água corrente e equipamento de higiene de mãos, bem como zona para a preparação e esterilização de material; </w:t>
      </w:r>
    </w:p>
    <w:p w:rsidRPr="005E2D3C" w:rsidR="005101CF" w:rsidP="00F95DCA" w:rsidRDefault="5949C352" w14:paraId="25BF8A3B" w14:textId="700852A0">
      <w:pPr>
        <w:pStyle w:val="PargrafodaLista"/>
        <w:numPr>
          <w:ilvl w:val="0"/>
          <w:numId w:val="291"/>
        </w:numPr>
      </w:pPr>
      <w:r>
        <w:t xml:space="preserve">Disporem de uma zona de recobro independente do alojamento no CRO, dotada de meios que evitem a deambulação ou fuga dos animais e que assegure condições de </w:t>
      </w:r>
      <w:r w:rsidR="00BE2C03">
        <w:t>33</w:t>
      </w:r>
      <w:r>
        <w:t>proteção;</w:t>
      </w:r>
    </w:p>
    <w:p w:rsidRPr="005E2D3C" w:rsidR="0056795D" w:rsidP="00F95DCA" w:rsidRDefault="08FF1BF6" w14:paraId="6AACCD35" w14:textId="6FBD1152">
      <w:pPr>
        <w:pStyle w:val="PargrafodaLista"/>
        <w:ind w:left="502" w:firstLine="0"/>
      </w:pPr>
      <w:r>
        <w:t>Disporem de local de armazenagem de material, medicamentos e outros produtos, bem como de equipamento adaptado ao procedimento adotado.</w:t>
      </w:r>
    </w:p>
    <w:p w:rsidRPr="005E2D3C" w:rsidR="41599A0F" w:rsidP="00F95DCA" w:rsidRDefault="41599A0F" w14:paraId="5549CABA" w14:textId="39094B3F">
      <w:pPr>
        <w:pStyle w:val="PargrafodaLista"/>
        <w:ind w:left="502" w:firstLine="0"/>
      </w:pPr>
    </w:p>
    <w:p w:rsidR="0056795D" w:rsidP="005A1907" w:rsidRDefault="28962DF7" w14:paraId="727AA3D8" w14:textId="18B9727C">
      <w:commentRangeStart w:id="452"/>
      <w:r w:rsidRPr="00F95DCA">
        <w:rPr>
          <w:highlight w:val="red"/>
        </w:rPr>
        <w:t>7 - No CRO não é permitida a atividade de Centro de Atendimento Médico-Veterinário (CAMV).</w:t>
      </w:r>
      <w:bookmarkStart w:name="_Toc223954482" w:id="453"/>
      <w:commentRangeEnd w:id="452"/>
      <w:r w:rsidR="00A5100B">
        <w:rPr>
          <w:rStyle w:val="Refdecomentrio"/>
          <w:sz w:val="24"/>
          <w:szCs w:val="24"/>
        </w:rPr>
        <w:commentReference w:id="452"/>
      </w:r>
    </w:p>
    <w:p w:rsidRPr="00963FF4" w:rsidR="00C545D3" w:rsidP="00F95DCA" w:rsidRDefault="28962DF7" w14:paraId="2DDF18F9" w14:textId="66F6FB88">
      <w:pPr>
        <w:pStyle w:val="Ttulo2"/>
        <w:ind w:right="0"/>
      </w:pPr>
      <w:bookmarkStart w:name="_Toc1254258009" w:id="1334586018"/>
      <w:r w:rsidR="5EF7EE66">
        <w:rPr/>
        <w:t>SECÇÃO III</w:t>
      </w:r>
      <w:bookmarkEnd w:id="1334586018"/>
    </w:p>
    <w:p w:rsidRPr="00963FF4" w:rsidR="005101CF" w:rsidP="00F95DCA" w:rsidRDefault="00A626AB" w14:paraId="13E44122" w14:textId="2F170AEC">
      <w:pPr>
        <w:pStyle w:val="Ttulo2"/>
        <w:ind w:right="0"/>
      </w:pPr>
      <w:bookmarkStart w:name="_Toc1714968643" w:id="255004911"/>
      <w:r w:rsidR="6F5E8D5D">
        <w:rPr/>
        <w:t>Captura e recolha</w:t>
      </w:r>
      <w:bookmarkEnd w:id="453"/>
      <w:bookmarkEnd w:id="255004911"/>
    </w:p>
    <w:p w:rsidRPr="00F95DCA" w:rsidR="0067507B" w:rsidP="00F95DCA" w:rsidRDefault="0067507B" w14:paraId="45681CD0" w14:textId="77777777">
      <w:pPr>
        <w:jc w:val="center"/>
        <w:rPr>
          <w:b/>
          <w:bCs/>
        </w:rPr>
      </w:pPr>
    </w:p>
    <w:p w:rsidRPr="00963FF4" w:rsidR="00C545D3" w:rsidP="00F95DCA" w:rsidRDefault="00A626AB" w14:paraId="3BDD6905" w14:textId="434E7678">
      <w:pPr>
        <w:pStyle w:val="Ttulo3"/>
      </w:pPr>
      <w:bookmarkStart w:name="_Toc223954483" w:id="456"/>
      <w:bookmarkStart w:name="_Toc1113820369" w:id="1066035165"/>
      <w:r w:rsidR="6F5E8D5D">
        <w:rPr/>
        <w:t xml:space="preserve">Artigo </w:t>
      </w:r>
      <w:r w:rsidR="1D81BA9F">
        <w:rPr/>
        <w:t>9</w:t>
      </w:r>
      <w:r w:rsidR="2FD53DC7">
        <w:rPr/>
        <w:t>1</w:t>
      </w:r>
      <w:r w:rsidR="6F5E8D5D">
        <w:rPr/>
        <w:t>.º</w:t>
      </w:r>
      <w:bookmarkEnd w:id="1066035165"/>
    </w:p>
    <w:p w:rsidRPr="00963FF4" w:rsidR="0056795D" w:rsidP="00F95DCA" w:rsidRDefault="00A626AB" w14:paraId="5C471FB2" w14:textId="57EFCD24">
      <w:pPr>
        <w:pStyle w:val="Ttulo3"/>
      </w:pPr>
      <w:bookmarkStart w:name="_Toc544700859" w:id="1380649507"/>
      <w:r w:rsidR="6F5E8D5D">
        <w:rPr/>
        <w:t>Obrigações das câmaras municipais</w:t>
      </w:r>
      <w:bookmarkEnd w:id="456"/>
      <w:bookmarkEnd w:id="1380649507"/>
    </w:p>
    <w:p w:rsidRPr="005E2D3C" w:rsidR="005101CF" w:rsidP="00F95DCA" w:rsidRDefault="0056795D" w14:paraId="039EB8F0" w14:textId="60FEF9AA">
      <w:r>
        <w:t xml:space="preserve">1 </w:t>
      </w:r>
      <w:r w:rsidR="00A626AB">
        <w:t>-</w:t>
      </w:r>
      <w:r w:rsidR="00A626AB">
        <w:rPr>
          <w:rFonts w:eastAsia="Arial"/>
        </w:rPr>
        <w:t xml:space="preserve"> </w:t>
      </w:r>
      <w:r w:rsidR="00A626AB">
        <w:t xml:space="preserve">Compete às câmaras municipais proceder à captura e recolha de: </w:t>
      </w:r>
    </w:p>
    <w:p w:rsidRPr="005E2D3C" w:rsidR="005101CF" w:rsidP="00F95DCA" w:rsidRDefault="6924E336" w14:paraId="7B29910C" w14:textId="24B59FD2">
      <w:pPr>
        <w:pStyle w:val="PargrafodaLista"/>
        <w:numPr>
          <w:ilvl w:val="0"/>
          <w:numId w:val="292"/>
        </w:numPr>
      </w:pPr>
      <w:r>
        <w:t xml:space="preserve">Animais errantes encontrados na via pública ou em quaisquer lugares públicos; </w:t>
      </w:r>
    </w:p>
    <w:p w:rsidRPr="005E2D3C" w:rsidR="005101CF" w:rsidP="00F95DCA" w:rsidRDefault="00A626AB" w14:paraId="04AE6C9A" w14:textId="77777777">
      <w:pPr>
        <w:pStyle w:val="PargrafodaLista"/>
        <w:numPr>
          <w:ilvl w:val="0"/>
          <w:numId w:val="292"/>
        </w:numPr>
      </w:pPr>
      <w:r>
        <w:t xml:space="preserve">Animais agressores de pessoas e outros animais, para efeito de sequestro; </w:t>
      </w:r>
    </w:p>
    <w:p w:rsidRPr="005E2D3C" w:rsidR="0056795D" w:rsidP="00F95DCA" w:rsidRDefault="4AB01C4A" w14:paraId="1964F0B6" w14:textId="5B8FC5F8">
      <w:pPr>
        <w:pStyle w:val="PargrafodaLista"/>
        <w:numPr>
          <w:ilvl w:val="0"/>
          <w:numId w:val="292"/>
        </w:numPr>
      </w:pPr>
      <w:r>
        <w:t xml:space="preserve">Animais acidentados na via pública, ou que tenham sido abandonados pelos seus titulares ou detentores; </w:t>
      </w:r>
    </w:p>
    <w:p w:rsidRPr="005E2D3C" w:rsidR="005101CF" w:rsidP="00F95DCA" w:rsidRDefault="704A42A0" w14:paraId="4F717F98" w14:textId="35AA97C8">
      <w:pPr>
        <w:pStyle w:val="PargrafodaLista"/>
        <w:numPr>
          <w:ilvl w:val="0"/>
          <w:numId w:val="292"/>
        </w:numPr>
      </w:pPr>
      <w:r>
        <w:t xml:space="preserve">Animais objeto de intervenção compulsiva, designadamente, por: </w:t>
      </w:r>
    </w:p>
    <w:p w:rsidRPr="005E2D3C" w:rsidR="005101CF" w:rsidP="00F95DCA" w:rsidRDefault="461CBADA" w14:paraId="408C7734" w14:textId="780FC621">
      <w:pPr>
        <w:ind w:left="728"/>
      </w:pPr>
      <w:r>
        <w:rPr>
          <w:i/>
          <w:iCs/>
        </w:rPr>
        <w:t>i)</w:t>
      </w:r>
      <w:r>
        <w:rPr>
          <w:rFonts w:eastAsia="Arial"/>
          <w:i/>
          <w:iCs/>
        </w:rPr>
        <w:t xml:space="preserve"> </w:t>
      </w:r>
      <w:r>
        <w:t xml:space="preserve">Alojamento em instalações cujo funcionamento não obedeça ao disposto no presente diploma; </w:t>
      </w:r>
    </w:p>
    <w:p w:rsidRPr="005E2D3C" w:rsidR="005101CF" w:rsidP="00F95DCA" w:rsidRDefault="461CBADA" w14:paraId="22DEA8C6" w14:textId="28284B0D">
      <w:pPr>
        <w:ind w:left="728"/>
      </w:pPr>
      <w:r>
        <w:rPr>
          <w:i/>
          <w:iCs/>
        </w:rPr>
        <w:t>ii)</w:t>
      </w:r>
      <w:r>
        <w:rPr>
          <w:rFonts w:eastAsia="Arial"/>
          <w:i/>
          <w:iCs/>
        </w:rPr>
        <w:t xml:space="preserve"> </w:t>
      </w:r>
      <w:r>
        <w:t xml:space="preserve">Falta de condições de saúde ou bem-estar; </w:t>
      </w:r>
    </w:p>
    <w:p w:rsidRPr="005E2D3C" w:rsidR="005101CF" w:rsidP="00F95DCA" w:rsidRDefault="461CBADA" w14:paraId="1879432B" w14:textId="5A963E56">
      <w:pPr>
        <w:ind w:left="728"/>
      </w:pPr>
      <w:r>
        <w:rPr>
          <w:i/>
          <w:iCs/>
        </w:rPr>
        <w:t>iii)</w:t>
      </w:r>
      <w:r>
        <w:rPr>
          <w:rFonts w:eastAsia="Arial"/>
          <w:i/>
          <w:iCs/>
        </w:rPr>
        <w:t xml:space="preserve"> </w:t>
      </w:r>
      <w:r>
        <w:t xml:space="preserve">Insalubridade e intranquilidade da vizinhança; </w:t>
      </w:r>
    </w:p>
    <w:p w:rsidRPr="005E2D3C" w:rsidR="005101CF" w:rsidP="00F95DCA" w:rsidRDefault="461CBADA" w14:paraId="5038BC1D" w14:textId="0E9A13AF">
      <w:pPr>
        <w:ind w:left="728"/>
      </w:pPr>
      <w:r>
        <w:rPr>
          <w:i/>
          <w:iCs/>
        </w:rPr>
        <w:t>iv)</w:t>
      </w:r>
      <w:r>
        <w:rPr>
          <w:rFonts w:eastAsia="Arial"/>
          <w:i/>
          <w:iCs/>
        </w:rPr>
        <w:t xml:space="preserve"> </w:t>
      </w:r>
      <w:r>
        <w:t xml:space="preserve">Participação em lutas; </w:t>
      </w:r>
    </w:p>
    <w:p w:rsidRPr="005E2D3C" w:rsidR="005101CF" w:rsidP="00F95DCA" w:rsidRDefault="0056795D" w14:paraId="2B9592D5" w14:textId="107CA760">
      <w:pPr>
        <w:ind w:firstLine="0"/>
      </w:pPr>
      <w:r>
        <w:rPr>
          <w:rFonts w:eastAsia="Arial"/>
          <w:i/>
        </w:rPr>
        <w:t xml:space="preserve">v) </w:t>
      </w:r>
      <w:r w:rsidR="00A626AB">
        <w:t xml:space="preserve">Incumprimento das normas vigentes respeitantes a cães potencialmente perigosos e respetivas ninhadas. </w:t>
      </w:r>
    </w:p>
    <w:p w:rsidRPr="005E2D3C" w:rsidR="005101CF" w:rsidP="00F95DCA" w:rsidRDefault="0056795D" w14:paraId="242EB73E" w14:textId="4DBD3BD0">
      <w:pPr>
        <w:ind w:left="142" w:firstLine="0"/>
      </w:pPr>
      <w:r>
        <w:t xml:space="preserve">2 </w:t>
      </w:r>
      <w:r w:rsidR="461CBADA">
        <w:t>-</w:t>
      </w:r>
      <w:r w:rsidR="461CBADA">
        <w:rPr>
          <w:rFonts w:eastAsia="Arial"/>
        </w:rPr>
        <w:t xml:space="preserve"> </w:t>
      </w:r>
      <w:r w:rsidR="461CBADA">
        <w:t xml:space="preserve">As câmaras municipais devem dispor de infraestruturas e equipamento adequados, bem como de pessoal preparado para o efeito, utilizando o método de captura mais adequado a cada caso. </w:t>
      </w:r>
    </w:p>
    <w:p w:rsidRPr="005E2D3C" w:rsidR="005101CF" w:rsidP="00F95DCA" w:rsidRDefault="0056795D" w14:paraId="28553AD5" w14:textId="192DC40D">
      <w:pPr>
        <w:ind w:left="142" w:firstLine="0"/>
      </w:pPr>
      <w:r>
        <w:t xml:space="preserve">3 </w:t>
      </w:r>
      <w:r w:rsidR="0B861554">
        <w:t>-</w:t>
      </w:r>
      <w:r w:rsidR="0B861554">
        <w:rPr>
          <w:rFonts w:eastAsia="Arial"/>
        </w:rPr>
        <w:t xml:space="preserve"> </w:t>
      </w:r>
      <w:r w:rsidR="0B861554">
        <w:t>Sem prejuízo do disposto nos n.</w:t>
      </w:r>
      <w:r>
        <w:t>os</w:t>
      </w:r>
      <w:r w:rsidR="0B861554">
        <w:t xml:space="preserve"> 6 e 7, a captura e a recolha de animais competem, exclusivamente, às câmaras municipais. </w:t>
      </w:r>
      <w:r w:rsidR="0B861554">
        <w:tab/>
      </w:r>
    </w:p>
    <w:p w:rsidRPr="005E2D3C" w:rsidR="005101CF" w:rsidP="00F95DCA" w:rsidRDefault="0056795D" w14:paraId="79DDCD56" w14:textId="688DB29A">
      <w:pPr>
        <w:ind w:left="142" w:firstLine="0"/>
      </w:pPr>
      <w:r>
        <w:t xml:space="preserve">4 </w:t>
      </w:r>
      <w:r w:rsidR="00A626AB">
        <w:t>-</w:t>
      </w:r>
      <w:r w:rsidR="00A626AB">
        <w:rPr>
          <w:rFonts w:eastAsia="Arial"/>
        </w:rPr>
        <w:t xml:space="preserve"> </w:t>
      </w:r>
      <w:r w:rsidR="00A626AB">
        <w:t>As normas de boas práticas de captura de animais de companhia são aprovadas p</w:t>
      </w:r>
      <w:r>
        <w:t xml:space="preserve">or despacho do </w:t>
      </w:r>
      <w:r w:rsidR="009C0271">
        <w:t>diretor geral de alimentação de veterinária</w:t>
      </w:r>
      <w:r>
        <w:t xml:space="preserve"> de Alimentação e Veterinária,</w:t>
      </w:r>
      <w:r w:rsidR="00A626AB">
        <w:t xml:space="preserve"> constando d</w:t>
      </w:r>
      <w:r>
        <w:t>e</w:t>
      </w:r>
      <w:r w:rsidR="00A626AB">
        <w:t xml:space="preserve"> manual a divulgar aos médicos veterinários municipais. </w:t>
      </w:r>
    </w:p>
    <w:p w:rsidRPr="005E2D3C" w:rsidR="005101CF" w:rsidP="00F95DCA" w:rsidRDefault="0056795D" w14:paraId="4D1B49C9" w14:textId="1B1DAA22">
      <w:pPr>
        <w:ind w:left="142" w:firstLine="0"/>
      </w:pPr>
      <w:r>
        <w:t xml:space="preserve">5 </w:t>
      </w:r>
      <w:r w:rsidR="461CBADA">
        <w:t>-</w:t>
      </w:r>
      <w:r w:rsidR="461CBADA">
        <w:rPr>
          <w:rFonts w:eastAsia="Arial"/>
        </w:rPr>
        <w:t xml:space="preserve"> </w:t>
      </w:r>
      <w:r w:rsidR="461CBADA">
        <w:t xml:space="preserve">Quando esteja em causa a saúde e o bem-estar dos animais, as câmaras municipais, quando possível com a colaboração das autoridades policiais, devem proceder à recolha ou captura dos mesmos, podendo para o efeito solicitar a emissão de mandado judicial que lhes permita aceder aos locais onde estes se encontrem, designadamente, veículos, estabelecimentos, casas de habitação e terrenos privados. </w:t>
      </w:r>
    </w:p>
    <w:p w:rsidRPr="005E2D3C" w:rsidR="005101CF" w:rsidP="00F95DCA" w:rsidRDefault="0056795D" w14:paraId="2AEA9371" w14:textId="257C9336">
      <w:pPr>
        <w:ind w:left="142" w:firstLine="0"/>
      </w:pPr>
      <w:r>
        <w:t xml:space="preserve">6 </w:t>
      </w:r>
      <w:r w:rsidR="00A626AB">
        <w:t>-</w:t>
      </w:r>
      <w:r w:rsidR="00A626AB">
        <w:rPr>
          <w:rFonts w:eastAsia="Arial"/>
        </w:rPr>
        <w:t xml:space="preserve"> </w:t>
      </w:r>
      <w:r w:rsidR="00A626AB">
        <w:t xml:space="preserve">Sempre que as autoridades competentes suspeitem que a detenção de animais pode colocar em risco a segurança de pessoas ou animais, podem determinar a recolha dos animais, como medida preventiva. </w:t>
      </w:r>
    </w:p>
    <w:p w:rsidRPr="005E2D3C" w:rsidR="005101CF" w:rsidP="00F95DCA" w:rsidRDefault="0056795D" w14:paraId="04270D5A" w14:textId="325D13E1">
      <w:pPr>
        <w:ind w:left="142" w:firstLine="0"/>
      </w:pPr>
      <w:r>
        <w:t xml:space="preserve">7 </w:t>
      </w:r>
      <w:r w:rsidR="00A626AB">
        <w:t>-</w:t>
      </w:r>
      <w:r w:rsidR="00A626AB">
        <w:rPr>
          <w:rFonts w:eastAsia="Arial"/>
        </w:rPr>
        <w:t xml:space="preserve"> </w:t>
      </w:r>
      <w:r w:rsidR="00A626AB">
        <w:t xml:space="preserve">Em caso de forte suspeita ou evidência de sinais de uso de animais em lutas, com exceção daquelas que se encontrem inseridas em manifestações culturais tradicionais, as entidades policiais podem solicitar, a emissão de mandado judicial que lhes permita aceder aos locais onde estes se encontrem, designadamente estabelecimentos, casas de habitação e terrenos privados, para recolha dos animais. </w:t>
      </w:r>
    </w:p>
    <w:p w:rsidRPr="005E2D3C" w:rsidR="679F1546" w:rsidP="00F95DCA" w:rsidRDefault="0056795D" w14:paraId="20B6B705" w14:textId="1F0999A9">
      <w:pPr>
        <w:ind w:left="142" w:firstLine="0"/>
        <w:rPr>
          <w:rFonts w:eastAsia="Arial"/>
        </w:rPr>
      </w:pPr>
      <w:r>
        <w:t xml:space="preserve">8 </w:t>
      </w:r>
      <w:r w:rsidR="1B81D2A0">
        <w:t>-</w:t>
      </w:r>
      <w:r w:rsidR="1B81D2A0">
        <w:rPr>
          <w:rFonts w:eastAsia="Arial"/>
        </w:rPr>
        <w:t xml:space="preserve"> </w:t>
      </w:r>
      <w:r w:rsidR="1B81D2A0">
        <w:t xml:space="preserve">Os animais recolhidos nos termos dos </w:t>
      </w:r>
      <w:r w:rsidR="00BE60E5">
        <w:t>n.º</w:t>
      </w:r>
      <w:r w:rsidR="1B81D2A0">
        <w:t>s anteriores são alojados em centros de recolha, devendo o MVM</w:t>
      </w:r>
      <w:r>
        <w:t xml:space="preserve"> </w:t>
      </w:r>
      <w:r w:rsidR="1B81D2A0">
        <w:t>ou médico-veterinário do município decidir o destino dos mesmos.</w:t>
      </w:r>
    </w:p>
    <w:p w:rsidR="0056795D" w:rsidP="69805533" w:rsidRDefault="0056795D" w14:paraId="3D3E3CA2" w14:textId="71D65CF0">
      <w:pPr>
        <w:pStyle w:val="Normal"/>
        <w:suppressLineNumbers w:val="0"/>
        <w:bidi w:val="0"/>
        <w:spacing w:before="0" w:beforeAutospacing="off" w:after="173" w:afterAutospacing="off" w:line="362" w:lineRule="auto"/>
        <w:ind w:left="142" w:right="144"/>
        <w:jc w:val="both"/>
        <w:rPr>
          <w:strike w:val="1"/>
          <w:color w:val="000000" w:themeColor="text1" w:themeTint="FF" w:themeShade="FF"/>
          <w:rPrChange w:author="Rui André Vidal" w:date="2026-06-30T14:39:30.078Z" w:id="1689854248">
            <w:rPr>
              <w:color w:val="000000" w:themeColor="text1" w:themeTint="FF" w:themeShade="FF"/>
            </w:rPr>
          </w:rPrChange>
        </w:rPr>
        <w:pPrChange w:author="Rui André Vidal" w:date="2026-06-30T14:35:59.887Z">
          <w:pPr>
            <w:pStyle w:val="Normal"/>
            <w:ind w:left="142" w:firstLine="0"/>
          </w:pPr>
        </w:pPrChange>
      </w:pPr>
      <w:r w:rsidRPr="69805533" w:rsidR="0056795D">
        <w:rPr>
          <w:rFonts w:eastAsia="游明朝" w:eastAsiaTheme="minorEastAsia"/>
          <w:color w:val="000000" w:themeColor="text1" w:themeTint="FF" w:themeShade="FF"/>
          <w:highlight w:val="yellow"/>
        </w:rPr>
        <w:t xml:space="preserve">9 </w:t>
      </w:r>
      <w:r w:rsidRPr="69805533" w:rsidR="452B8ABB">
        <w:rPr>
          <w:color w:val="000000" w:themeColor="text1" w:themeTint="FF" w:themeShade="FF"/>
          <w:highlight w:val="yellow"/>
        </w:rPr>
        <w:t xml:space="preserve"> -</w:t>
      </w:r>
      <w:r w:rsidRPr="69805533" w:rsidR="452B8ABB">
        <w:rPr>
          <w:color w:val="000000" w:themeColor="text1" w:themeTint="FF" w:themeShade="FF"/>
          <w:highlight w:val="yellow"/>
        </w:rPr>
        <w:t xml:space="preserve"> Quando </w:t>
      </w:r>
      <w:ins w:author="Rui André Vidal" w:date="2026-06-30T14:35:59.954Z" w16du:dateUtc="2026-06-30T14:35:59.954Z" w:id="246288033">
        <w:r w:rsidRPr="69805533" w:rsidR="7514D2FA">
          <w:rPr>
            <w:rFonts w:eastAsia="游明朝" w:eastAsiaTheme="minorEastAsia"/>
            <w:b w:val="1"/>
            <w:bCs w:val="1"/>
            <w:color w:val="D86DCB" w:themeColor="accent5" w:themeTint="99" w:themeShade="FF"/>
            <w:highlight w:val="yellow"/>
            <w:rPrChange w:author="Rui André Vidal" w:date="2026-06-30T14:36:06.117Z" w16du:dateUtc="2026-06-30T14:36:06.117Z" w:id="823597574">
              <w:rPr>
                <w:rFonts w:eastAsia="游明朝" w:eastAsiaTheme="minorEastAsia"/>
                <w:color w:val="000000" w:themeColor="text1" w:themeTint="FF" w:themeShade="FF"/>
                <w:highlight w:val="yellow"/>
              </w:rPr>
            </w:rPrChange>
          </w:rPr>
          <w:t>ha</w:t>
        </w:r>
      </w:ins>
      <w:ins w:author="Rui André Vidal" w:date="2026-06-30T14:36:00.105Z" w16du:dateUtc="2026-06-30T14:36:00.105Z" w:id="185574425">
        <w:r w:rsidRPr="69805533" w:rsidR="7514D2FA">
          <w:rPr>
            <w:rFonts w:eastAsia="游明朝" w:eastAsiaTheme="minorEastAsia"/>
            <w:b w:val="1"/>
            <w:bCs w:val="1"/>
            <w:color w:val="D86DCB" w:themeColor="accent5" w:themeTint="99" w:themeShade="FF"/>
            <w:highlight w:val="yellow"/>
            <w:rPrChange w:author="Rui André Vidal" w:date="2026-06-30T14:36:04.63Z" w16du:dateUtc="2026-06-30T14:36:04.63Z" w:id="1597915973">
              <w:rPr>
                <w:rFonts w:eastAsia="游明朝" w:eastAsiaTheme="minorEastAsia"/>
                <w:color w:val="000000" w:themeColor="text1" w:themeTint="FF" w:themeShade="FF"/>
                <w:highlight w:val="yellow"/>
              </w:rPr>
            </w:rPrChange>
          </w:rPr>
          <w:t>ja</w:t>
        </w:r>
      </w:ins>
      <w:del w:author="Rui André Vidal" w:date="2026-06-30T14:35:51.362Z" w16du:dateUtc="2026-06-30T14:35:51.362Z" w:id="1734241399">
        <w:r w:rsidRPr="69805533" w:rsidDel="452B8ABB">
          <w:rPr>
            <w:b w:val="1"/>
            <w:bCs w:val="1"/>
            <w:color w:val="D86DCB" w:themeColor="accent5" w:themeTint="99" w:themeShade="FF"/>
            <w:highlight w:val="yellow"/>
            <w:rPrChange w:author="Rui André Vidal" w:date="2026-06-30T14:36:04.63Z" w16du:dateUtc="2026-06-30T14:36:04.63Z" w:id="1918792243">
              <w:rPr>
                <w:color w:val="000000" w:themeColor="text1" w:themeTint="FF" w:themeShade="FF"/>
                <w:highlight w:val="yellow"/>
              </w:rPr>
            </w:rPrChange>
          </w:rPr>
          <w:delText>seja dado</w:delText>
        </w:r>
      </w:del>
      <w:r w:rsidRPr="69805533" w:rsidR="452B8ABB">
        <w:rPr>
          <w:b w:val="1"/>
          <w:bCs w:val="1"/>
          <w:color w:val="D86DCB" w:themeColor="accent5" w:themeTint="99" w:themeShade="FF"/>
          <w:highlight w:val="yellow"/>
          <w:rPrChange w:author="Rui André Vidal" w:date="2026-06-30T14:36:04.63Z" w16du:dateUtc="2026-06-30T14:36:04.63Z" w:id="387640719">
            <w:rPr>
              <w:color w:val="000000" w:themeColor="text1" w:themeTint="FF" w:themeShade="FF"/>
              <w:highlight w:val="yellow"/>
            </w:rPr>
          </w:rPrChange>
        </w:rPr>
        <w:t xml:space="preserve"> conhecimento</w:t>
      </w:r>
      <w:r w:rsidRPr="69805533" w:rsidR="452B8ABB">
        <w:rPr>
          <w:color w:val="000000" w:themeColor="text1" w:themeTint="FF" w:themeShade="FF"/>
          <w:highlight w:val="yellow"/>
        </w:rPr>
        <w:t xml:space="preserve"> da presença um animal errante, esse facto deve ser comunicado aos serviços veterinários municipais ou às autoridades policiais, para captura e observação pelo MVM ou pelo médico-veterinário ao serviço do município que decidirá o seu destino</w:t>
      </w:r>
      <w:ins w:author="Rui André Vidal" w:date="2026-06-30T14:39:37.841Z" w16du:dateUtc="2026-06-30T14:39:37.841Z" w:id="711241490">
        <w:r w:rsidRPr="69805533" w:rsidR="5FDB7E4B">
          <w:rPr>
            <w:color w:val="000000" w:themeColor="text1" w:themeTint="FF" w:themeShade="FF"/>
            <w:highlight w:val="yellow"/>
          </w:rPr>
          <w:t>.</w:t>
        </w:r>
      </w:ins>
      <w:del w:author="Rui André Vidal" w:date="2026-06-30T14:39:37.586Z" w16du:dateUtc="2026-06-30T14:39:37.586Z" w:id="1083395702">
        <w:r w:rsidRPr="69805533" w:rsidDel="0056795D">
          <w:rPr>
            <w:color w:val="000000" w:themeColor="text1" w:themeTint="FF" w:themeShade="FF"/>
            <w:highlight w:val="yellow"/>
          </w:rPr>
          <w:delText>,</w:delText>
        </w:r>
      </w:del>
      <w:r w:rsidRPr="69805533" w:rsidR="0056795D">
        <w:rPr>
          <w:color w:val="000000" w:themeColor="text1" w:themeTint="FF" w:themeShade="FF"/>
          <w:highlight w:val="yellow"/>
        </w:rPr>
        <w:t xml:space="preserve"> </w:t>
      </w:r>
      <w:r w:rsidRPr="69805533" w:rsidR="0056795D">
        <w:rPr>
          <w:strike w:val="1"/>
          <w:color w:val="000000" w:themeColor="text1" w:themeTint="FF" w:themeShade="FF"/>
          <w:highlight w:val="yellow"/>
          <w:rPrChange w:author="Rui André Vidal" w:date="2026-06-30T14:39:30.077Z" w16du:dateUtc="2026-06-30T14:39:30.077Z" w:id="126516368">
            <w:rPr>
              <w:color w:val="000000" w:themeColor="text1" w:themeTint="FF" w:themeShade="FF"/>
              <w:highlight w:val="yellow"/>
            </w:rPr>
          </w:rPrChange>
        </w:rPr>
        <w:t xml:space="preserve">nomeadamente, </w:t>
      </w:r>
      <w:r w:rsidRPr="69805533" w:rsidR="7706BE61">
        <w:rPr>
          <w:strike w:val="1"/>
          <w:color w:val="000000" w:themeColor="text1" w:themeTint="FF" w:themeShade="FF"/>
          <w:highlight w:val="yellow"/>
          <w:rPrChange w:author="Rui André Vidal" w:date="2026-06-30T14:39:30.077Z" w16du:dateUtc="2026-06-30T14:39:30.077Z" w:id="1424278066">
            <w:rPr>
              <w:color w:val="000000" w:themeColor="text1" w:themeTint="FF" w:themeShade="FF"/>
              <w:highlight w:val="yellow"/>
            </w:rPr>
          </w:rPrChange>
        </w:rPr>
        <w:t xml:space="preserve">entregue </w:t>
      </w:r>
      <w:r w:rsidRPr="69805533" w:rsidR="0056795D">
        <w:rPr>
          <w:strike w:val="1"/>
          <w:color w:val="000000" w:themeColor="text1" w:themeTint="FF" w:themeShade="FF"/>
          <w:highlight w:val="yellow"/>
          <w:rPrChange w:author="Rui André Vidal" w:date="2026-06-30T14:39:30.077Z" w16du:dateUtc="2026-06-30T14:39:30.077Z" w:id="1568858751">
            <w:rPr>
              <w:color w:val="000000" w:themeColor="text1" w:themeTint="FF" w:themeShade="FF"/>
              <w:highlight w:val="yellow"/>
            </w:rPr>
          </w:rPrChange>
        </w:rPr>
        <w:t>em CRO ou IAZ.</w:t>
      </w:r>
      <w:r w:rsidRPr="69805533" w:rsidR="7706BE61">
        <w:rPr>
          <w:strike w:val="1"/>
          <w:color w:val="000000" w:themeColor="text1" w:themeTint="FF" w:themeShade="FF"/>
          <w:rPrChange w:author="Rui André Vidal" w:date="2026-06-30T14:39:30.078Z" w16du:dateUtc="2026-06-30T14:39:30.078Z" w:id="104716208">
            <w:rPr>
              <w:color w:val="000000" w:themeColor="text1" w:themeTint="FF" w:themeShade="FF"/>
            </w:rPr>
          </w:rPrChange>
        </w:rPr>
        <w:t xml:space="preserve"> </w:t>
      </w:r>
    </w:p>
    <w:p w:rsidRPr="005E2D3C" w:rsidR="3E89AEA4" w:rsidP="00F95DCA" w:rsidRDefault="0056795D" w14:paraId="1DD42953" w14:textId="70CF363E">
      <w:pPr>
        <w:ind w:left="142" w:firstLine="0"/>
      </w:pPr>
      <w:r>
        <w:rPr>
          <w:color w:val="000000" w:themeColor="text1"/>
        </w:rPr>
        <w:t xml:space="preserve">10 </w:t>
      </w:r>
      <w:r w:rsidR="3E89AEA4">
        <w:t>- Os cães e gatos com titular que sejam capturados na via pública mais do que uma vez devem ser esterilizados no CRO a expensas do respetivo titular.</w:t>
      </w:r>
    </w:p>
    <w:p w:rsidRPr="005E2D3C" w:rsidR="41BD84E0" w:rsidP="00F95DCA" w:rsidRDefault="0056795D" w14:paraId="2B059A90" w14:textId="0E0F1931">
      <w:pPr>
        <w:ind w:left="142" w:firstLine="0"/>
      </w:pPr>
      <w:r>
        <w:t>11</w:t>
      </w:r>
      <w:r w:rsidR="41BD84E0">
        <w:t xml:space="preserve"> </w:t>
      </w:r>
      <w:r>
        <w:t>-</w:t>
      </w:r>
      <w:r w:rsidR="41BD84E0">
        <w:t xml:space="preserve"> Em complemento do disposto no </w:t>
      </w:r>
      <w:r w:rsidR="008C56A9">
        <w:t>número anterior</w:t>
      </w:r>
      <w:r w:rsidR="41BD84E0">
        <w:t>, as autoridades competentes garantem o registo da ocorrência no SIAC, mediante o preenchimento do respetivo formulário.</w:t>
      </w:r>
    </w:p>
    <w:p w:rsidRPr="005E2D3C" w:rsidR="679F1546" w:rsidP="00F95DCA" w:rsidRDefault="679F1546" w14:paraId="7AE9484A" w14:textId="76F81638">
      <w:pPr>
        <w:rPr>
          <w:color w:val="EE0000"/>
          <w:u w:val="single"/>
        </w:rPr>
      </w:pPr>
    </w:p>
    <w:p w:rsidRPr="00F95DCA" w:rsidR="42DF3CC9" w:rsidP="69805533" w:rsidRDefault="002251E2" w14:paraId="67851AA7" w14:textId="744632A2">
      <w:pPr>
        <w:pStyle w:val="Ttulo3"/>
        <w:rPr>
          <w:strike w:val="1"/>
          <w:highlight w:val="green"/>
          <w:rPrChange w:author="Rui André Vidal" w:date="2026-06-30T14:40:04.494Z" w:id="432039502">
            <w:rPr>
              <w:highlight w:val="green"/>
            </w:rPr>
          </w:rPrChange>
        </w:rPr>
      </w:pPr>
      <w:commentRangeStart w:id="460"/>
      <w:commentRangeStart w:id="708226951"/>
      <w:commentRangeEnd w:id="460"/>
      <w:r>
        <w:rPr>
          <w:rStyle w:val="CommentReference"/>
        </w:rPr>
        <w:commentReference w:id="460"/>
      </w:r>
      <w:commentRangeEnd w:id="708226951"/>
      <w:r>
        <w:rPr>
          <w:rStyle w:val="CommentReference"/>
        </w:rPr>
        <w:commentReference w:id="708226951"/>
      </w:r>
      <w:bookmarkStart w:name="_Toc986820598" w:id="1551566040"/>
      <w:r w:rsidRPr="292E8E6C" w:rsidR="1704A0A4">
        <w:rPr>
          <w:strike w:val="1"/>
          <w:highlight w:val="green"/>
          <w:rPrChange w:author="Rui André Vidal" w:date="2026-06-30T14:40:04.493Z" w16du:dateUtc="2026-06-30T14:40:04.493Z" w:id="1842244485">
            <w:rPr>
              <w:highlight w:val="green"/>
            </w:rPr>
          </w:rPrChange>
        </w:rPr>
        <w:t xml:space="preserve">Artigo </w:t>
      </w:r>
      <w:r w:rsidRPr="292E8E6C" w:rsidR="61D641FB">
        <w:rPr>
          <w:strike w:val="1"/>
          <w:highlight w:val="green"/>
          <w:rPrChange w:author="Rui André Vidal" w:date="2026-06-30T14:40:04.494Z" w16du:dateUtc="2026-06-30T14:40:04.494Z" w:id="2053973224">
            <w:rPr>
              <w:highlight w:val="green"/>
            </w:rPr>
          </w:rPrChange>
        </w:rPr>
        <w:t>9</w:t>
      </w:r>
      <w:r w:rsidRPr="292E8E6C" w:rsidR="2FD53DC7">
        <w:rPr>
          <w:strike w:val="1"/>
          <w:highlight w:val="green"/>
          <w:rPrChange w:author="Rui André Vidal" w:date="2026-06-30T14:40:04.494Z" w16du:dateUtc="2026-06-30T14:40:04.494Z" w:id="1734812073">
            <w:rPr>
              <w:highlight w:val="green"/>
            </w:rPr>
          </w:rPrChange>
        </w:rPr>
        <w:t>2</w:t>
      </w:r>
      <w:r w:rsidRPr="292E8E6C" w:rsidR="1704A0A4">
        <w:rPr>
          <w:strike w:val="1"/>
          <w:highlight w:val="green"/>
          <w:rPrChange w:author="Rui André Vidal" w:date="2026-06-30T14:40:04.494Z" w16du:dateUtc="2026-06-30T14:40:04.494Z" w:id="441548487">
            <w:rPr>
              <w:highlight w:val="green"/>
            </w:rPr>
          </w:rPrChange>
        </w:rPr>
        <w:t>.º</w:t>
      </w:r>
      <w:bookmarkEnd w:id="1551566040"/>
    </w:p>
    <w:p w:rsidRPr="00F95DCA" w:rsidR="73C0FD60" w:rsidP="69805533" w:rsidRDefault="00125A1B" w14:paraId="1A57ED8B" w14:textId="3849DB0F">
      <w:pPr>
        <w:pStyle w:val="Ttulo3"/>
        <w:rPr>
          <w:strike w:val="1"/>
          <w:highlight w:val="green"/>
          <w:rPrChange w:author="Rui André Vidal" w:date="2026-06-30T14:40:04.495Z" w:id="824090258">
            <w:rPr>
              <w:highlight w:val="green"/>
            </w:rPr>
          </w:rPrChange>
        </w:rPr>
      </w:pPr>
      <w:bookmarkStart w:name="_Toc2034883234" w:id="1637835128"/>
      <w:r w:rsidRPr="292E8E6C" w:rsidR="6DC9E9D8">
        <w:rPr>
          <w:strike w:val="1"/>
          <w:highlight w:val="green"/>
          <w:rPrChange w:author="Rui André Vidal" w:date="2026-06-30T14:40:04.494Z" w16du:dateUtc="2026-06-30T14:40:04.494Z" w:id="701864646">
            <w:rPr>
              <w:highlight w:val="green"/>
            </w:rPr>
          </w:rPrChange>
        </w:rPr>
        <w:t>Registo no SIAC dos CRO e plataformas de adoção</w:t>
      </w:r>
      <w:bookmarkEnd w:id="1637835128"/>
    </w:p>
    <w:p w:rsidRPr="00F95DCA" w:rsidR="005A1907" w:rsidP="69805533" w:rsidRDefault="002251E2" w14:paraId="705ECC69" w14:textId="5F25C0F5">
      <w:pPr>
        <w:ind w:left="142" w:firstLine="0"/>
        <w:rPr>
          <w:rFonts w:eastAsia="Segoe UI"/>
          <w:strike w:val="1"/>
          <w:color w:val="auto"/>
          <w:highlight w:val="green"/>
          <w:u w:val="single"/>
          <w:rPrChange w:author="Rui André Vidal" w:date="2026-06-30T14:40:04.496Z" w:id="662677498">
            <w:rPr>
              <w:rFonts w:eastAsia="Segoe UI"/>
              <w:color w:val="auto"/>
              <w:highlight w:val="green"/>
              <w:u w:val="single"/>
            </w:rPr>
          </w:rPrChange>
        </w:rPr>
      </w:pPr>
      <w:commentRangeStart w:id="462"/>
      <w:commentRangeEnd w:id="462"/>
      <w:r>
        <w:rPr>
          <w:rStyle w:val="CommentReference"/>
        </w:rPr>
        <w:commentReference w:id="462"/>
      </w:r>
      <w:r w:rsidRPr="69805533" w:rsidR="005E2D3C">
        <w:rPr>
          <w:strike w:val="1"/>
          <w:color w:val="auto"/>
          <w:highlight w:val="green"/>
          <w:u w:val="single"/>
          <w:rPrChange w:author="Rui André Vidal" w:date="2026-06-30T14:40:04.495Z" w16du:dateUtc="2026-06-30T14:40:04.495Z" w:id="363475994">
            <w:rPr>
              <w:color w:val="auto"/>
              <w:highlight w:val="green"/>
              <w:u w:val="single"/>
            </w:rPr>
          </w:rPrChange>
        </w:rPr>
        <w:t>Prever no RGAC a utilização do SIAC para gestão dos Centros de Recolha Oficial e plataforma de adoção!!! - REGISTOS - capacidade</w:t>
      </w:r>
      <w:r w:rsidRPr="69805533" w:rsidR="005E2D3C">
        <w:rPr>
          <w:rFonts w:eastAsia="Segoe UI"/>
          <w:strike w:val="1"/>
          <w:color w:val="auto"/>
          <w:highlight w:val="green"/>
          <w:u w:val="single"/>
          <w:rPrChange w:author="Rui André Vidal" w:date="2026-06-30T14:40:04.495Z" w16du:dateUtc="2026-06-30T14:40:04.495Z" w:id="1383528083">
            <w:rPr>
              <w:rFonts w:eastAsia="Segoe UI"/>
              <w:color w:val="auto"/>
              <w:highlight w:val="green"/>
              <w:u w:val="single"/>
            </w:rPr>
          </w:rPrChange>
        </w:rPr>
        <w:t xml:space="preserve"> máxima de animais a alojar, Espécie(s) a alojar, </w:t>
      </w:r>
      <w:r w:rsidRPr="69805533" w:rsidR="00BE60E5">
        <w:rPr>
          <w:rFonts w:eastAsia="Segoe UI"/>
          <w:strike w:val="1"/>
          <w:color w:val="auto"/>
          <w:highlight w:val="green"/>
          <w:u w:val="single"/>
          <w:rPrChange w:author="Rui André Vidal" w:date="2026-06-30T14:40:04.495Z" w16du:dateUtc="2026-06-30T14:40:04.495Z" w:id="862502522">
            <w:rPr>
              <w:rFonts w:eastAsia="Segoe UI"/>
              <w:color w:val="auto"/>
              <w:highlight w:val="green"/>
              <w:u w:val="single"/>
            </w:rPr>
          </w:rPrChange>
        </w:rPr>
        <w:t>N.º</w:t>
      </w:r>
      <w:r w:rsidRPr="69805533" w:rsidR="005E2D3C">
        <w:rPr>
          <w:rFonts w:eastAsia="Segoe UI"/>
          <w:strike w:val="1"/>
          <w:color w:val="auto"/>
          <w:highlight w:val="green"/>
          <w:u w:val="single"/>
          <w:rPrChange w:author="Rui André Vidal" w:date="2026-06-30T14:40:04.495Z" w16du:dateUtc="2026-06-30T14:40:04.495Z" w:id="884380109">
            <w:rPr>
              <w:rFonts w:eastAsia="Segoe UI"/>
              <w:color w:val="auto"/>
              <w:highlight w:val="green"/>
              <w:u w:val="single"/>
            </w:rPr>
          </w:rPrChange>
        </w:rPr>
        <w:t xml:space="preserve"> de celas de quarentena, Movimento Animal (Cedidos, adotados, vendidos, morte natural, eutanásias, </w:t>
      </w:r>
      <w:r w:rsidRPr="69805533" w:rsidR="005E2D3C">
        <w:rPr>
          <w:rFonts w:eastAsia="Segoe UI"/>
          <w:strike w:val="1"/>
          <w:color w:val="auto"/>
          <w:highlight w:val="green"/>
          <w:u w:val="single"/>
          <w:rPrChange w:author="Rui André Vidal" w:date="2026-06-30T14:40:04.495Z" w16du:dateUtc="2026-06-30T14:40:04.495Z" w:id="603733780">
            <w:rPr>
              <w:rFonts w:eastAsia="Segoe UI"/>
              <w:color w:val="auto"/>
              <w:highlight w:val="green"/>
              <w:u w:val="single"/>
            </w:rPr>
          </w:rPrChange>
        </w:rPr>
        <w:t>residentes,...</w:t>
      </w:r>
      <w:r w:rsidRPr="69805533" w:rsidR="005E2D3C">
        <w:rPr>
          <w:rFonts w:eastAsia="Segoe UI"/>
          <w:strike w:val="1"/>
          <w:color w:val="auto"/>
          <w:highlight w:val="green"/>
          <w:u w:val="single"/>
          <w:rPrChange w:author="Rui André Vidal" w:date="2026-06-30T14:40:04.495Z" w16du:dateUtc="2026-06-30T14:40:04.495Z" w:id="1665213415">
            <w:rPr>
              <w:rFonts w:eastAsia="Segoe UI"/>
              <w:color w:val="auto"/>
              <w:highlight w:val="green"/>
              <w:u w:val="single"/>
            </w:rPr>
          </w:rPrChange>
        </w:rPr>
        <w:t>), Identificação Eletrónica</w:t>
      </w:r>
    </w:p>
    <w:p w:rsidRPr="00F95DCA" w:rsidR="42DF3CC9" w:rsidP="69805533" w:rsidRDefault="0FD80249" w14:paraId="5512BF96" w14:textId="573A3BAE">
      <w:pPr>
        <w:ind w:left="142" w:firstLine="0"/>
        <w:rPr>
          <w:strike w:val="1"/>
          <w:color w:val="auto"/>
          <w:u w:val="single"/>
          <w:rPrChange w:author="Rui André Vidal" w:date="2026-06-30T14:40:04.496Z" w:id="2011330185">
            <w:rPr>
              <w:color w:val="auto"/>
              <w:u w:val="single"/>
            </w:rPr>
          </w:rPrChange>
        </w:rPr>
      </w:pPr>
      <w:r w:rsidRPr="69805533" w:rsidR="0FD80249">
        <w:rPr>
          <w:strike w:val="1"/>
          <w:color w:val="auto"/>
          <w:highlight w:val="green"/>
          <w:u w:val="single"/>
          <w:rPrChange w:author="Rui André Vidal" w:date="2026-06-30T14:40:04.496Z" w16du:dateUtc="2026-06-30T14:40:04.496Z" w:id="1194510859">
            <w:rPr>
              <w:color w:val="auto"/>
              <w:highlight w:val="green"/>
              <w:u w:val="single"/>
            </w:rPr>
          </w:rPrChange>
        </w:rPr>
        <w:t>Também as Associações Zoófilas devem cumprir.</w:t>
      </w:r>
    </w:p>
    <w:p w:rsidRPr="005E2D3C" w:rsidR="42DF3CC9" w:rsidP="00F95DCA" w:rsidRDefault="42DF3CC9" w14:paraId="549CCCEE" w14:textId="1F1552DF">
      <w:pPr>
        <w:rPr>
          <w:color w:val="EE0000"/>
          <w:u w:val="single"/>
        </w:rPr>
      </w:pPr>
    </w:p>
    <w:p w:rsidRPr="00F95DCA" w:rsidR="13CE5404" w:rsidP="00F95DCA" w:rsidRDefault="0281E4C2" w14:paraId="16B49856" w14:textId="57D9AA13">
      <w:pPr>
        <w:pStyle w:val="Ttulo3"/>
      </w:pPr>
      <w:commentRangeStart w:id="464"/>
      <w:commentRangeStart w:id="428663917"/>
      <w:bookmarkStart w:name="_Toc1755934465" w:id="1062125169"/>
      <w:r w:rsidR="53B404F5">
        <w:rPr/>
        <w:t xml:space="preserve">Artigo </w:t>
      </w:r>
      <w:r w:rsidR="61D641FB">
        <w:rPr/>
        <w:t>9</w:t>
      </w:r>
      <w:r w:rsidR="2FD53DC7">
        <w:rPr/>
        <w:t>3</w:t>
      </w:r>
      <w:r w:rsidR="53B404F5">
        <w:rPr/>
        <w:t>.º</w:t>
      </w:r>
      <w:commentRangeEnd w:id="428663917"/>
      <w:r>
        <w:rPr>
          <w:rStyle w:val="CommentReference"/>
        </w:rPr>
        <w:commentReference w:id="428663917"/>
      </w:r>
      <w:bookmarkEnd w:id="1062125169"/>
    </w:p>
    <w:p w:rsidRPr="00F95DCA" w:rsidR="15410C78" w:rsidP="00F95DCA" w:rsidRDefault="0281E4C2" w14:paraId="5EC1C1E9" w14:textId="644C53EA">
      <w:pPr>
        <w:pStyle w:val="Ttulo3"/>
      </w:pPr>
      <w:bookmarkStart w:name="_Toc12241069" w:id="475874102"/>
      <w:r w:rsidR="53B404F5">
        <w:rPr/>
        <w:t>Registo Nacional das Associações Zoófilas</w:t>
      </w:r>
      <w:bookmarkEnd w:id="475874102"/>
    </w:p>
    <w:p w:rsidRPr="005E2D3C" w:rsidR="515C0B04" w:rsidP="00F95DCA" w:rsidRDefault="5762C51A" w14:paraId="46506BFC" w14:textId="1448E976">
      <w:pPr>
        <w:ind w:left="142" w:firstLine="0"/>
        <w:rPr>
          <w:color w:val="0A0A0A"/>
        </w:rPr>
      </w:pPr>
      <w:r>
        <w:rPr>
          <w:color w:val="0A0A0A"/>
        </w:rPr>
        <w:t xml:space="preserve">1 </w:t>
      </w:r>
      <w:r w:rsidR="00FD5791">
        <w:rPr>
          <w:color w:val="0A0A0A"/>
        </w:rPr>
        <w:t>-</w:t>
      </w:r>
      <w:r>
        <w:rPr>
          <w:color w:val="0A0A0A"/>
        </w:rPr>
        <w:t xml:space="preserve"> É criado o Registo Nacional das Associações Zoófilas (RNAZ), gerido</w:t>
      </w:r>
      <w:r w:rsidR="005A1907">
        <w:rPr>
          <w:color w:val="0A0A0A"/>
        </w:rPr>
        <w:t xml:space="preserve"> pela DGAV,</w:t>
      </w:r>
      <w:r>
        <w:rPr>
          <w:color w:val="0A0A0A"/>
        </w:rPr>
        <w:t xml:space="preserve"> com o objetivo de centralizar a informação jurídica</w:t>
      </w:r>
      <w:r w:rsidR="00A749AB">
        <w:rPr>
          <w:color w:val="0A0A0A"/>
        </w:rPr>
        <w:t xml:space="preserve">, </w:t>
      </w:r>
      <w:r>
        <w:rPr>
          <w:color w:val="0A0A0A"/>
        </w:rPr>
        <w:t xml:space="preserve">estatística </w:t>
      </w:r>
      <w:r w:rsidR="00A749AB">
        <w:rPr>
          <w:color w:val="0A0A0A"/>
        </w:rPr>
        <w:t xml:space="preserve">e operativa </w:t>
      </w:r>
      <w:r>
        <w:rPr>
          <w:color w:val="0A0A0A"/>
        </w:rPr>
        <w:t>sobre as associações de proteção animal em</w:t>
      </w:r>
      <w:r w:rsidR="00A749AB">
        <w:rPr>
          <w:color w:val="0A0A0A"/>
        </w:rPr>
        <w:t xml:space="preserve"> todo o</w:t>
      </w:r>
      <w:r>
        <w:rPr>
          <w:color w:val="0A0A0A"/>
        </w:rPr>
        <w:t xml:space="preserve"> território nacional.</w:t>
      </w:r>
    </w:p>
    <w:p w:rsidRPr="005E2D3C" w:rsidR="24078ADB" w:rsidP="00F95DCA" w:rsidRDefault="24078ADB" w14:paraId="4C379CD8" w14:textId="1B5316F4">
      <w:pPr>
        <w:ind w:left="142" w:firstLine="0"/>
        <w:rPr>
          <w:color w:val="0A0A0A"/>
        </w:rPr>
      </w:pPr>
      <w:r>
        <w:rPr>
          <w:color w:val="0A0A0A"/>
        </w:rPr>
        <w:t xml:space="preserve">2 </w:t>
      </w:r>
      <w:r w:rsidR="00FD5791">
        <w:rPr>
          <w:color w:val="0A0A0A"/>
        </w:rPr>
        <w:t>-</w:t>
      </w:r>
      <w:r>
        <w:rPr>
          <w:color w:val="0A0A0A"/>
        </w:rPr>
        <w:t xml:space="preserve"> O registo no RNAZ é obrigatório para todas as associações que tenham como objeto estatutário a proteção e o bem-estar dos animais de companhia.</w:t>
      </w:r>
    </w:p>
    <w:p w:rsidRPr="005E2D3C" w:rsidR="00FD5791" w:rsidP="00F95DCA" w:rsidRDefault="24078ADB" w14:paraId="4FFA0850" w14:textId="4A617491">
      <w:pPr>
        <w:ind w:left="142" w:firstLine="0"/>
      </w:pPr>
      <w:r>
        <w:rPr>
          <w:color w:val="0A0A0A"/>
        </w:rPr>
        <w:t xml:space="preserve">3 </w:t>
      </w:r>
      <w:r w:rsidR="00FD5791">
        <w:rPr>
          <w:color w:val="0A0A0A"/>
        </w:rPr>
        <w:t>-</w:t>
      </w:r>
      <w:r>
        <w:rPr>
          <w:color w:val="0A0A0A"/>
        </w:rPr>
        <w:t xml:space="preserve"> A inscrição no registo deve ser efetuada no prazo de 30 dias após a constituição da associação ou</w:t>
      </w:r>
      <w:r w:rsidR="002247A2">
        <w:rPr>
          <w:color w:val="0A0A0A"/>
        </w:rPr>
        <w:t xml:space="preserve">, caso tenha sido constituída em momento anterior, no mesmo prazo, após </w:t>
      </w:r>
      <w:r>
        <w:rPr>
          <w:color w:val="0A0A0A"/>
        </w:rPr>
        <w:t>a entrada em vigor do presente diploma.</w:t>
      </w:r>
    </w:p>
    <w:p w:rsidR="002247A2" w:rsidP="002247A2" w:rsidRDefault="515C0B04" w14:paraId="6DD2FC19" w14:textId="17C1ABBE">
      <w:pPr>
        <w:ind w:left="142" w:firstLine="0"/>
        <w:rPr>
          <w:color w:val="0A0A0A"/>
        </w:rPr>
      </w:pPr>
      <w:r>
        <w:rPr>
          <w:color w:val="0A0A0A"/>
        </w:rPr>
        <w:t xml:space="preserve">4 </w:t>
      </w:r>
      <w:r w:rsidR="002247A2">
        <w:rPr>
          <w:color w:val="0A0A0A"/>
        </w:rPr>
        <w:t xml:space="preserve">- </w:t>
      </w:r>
      <w:r>
        <w:rPr>
          <w:color w:val="0A0A0A"/>
        </w:rPr>
        <w:t>O cumprimento do dever de registo previsto no presente artigo constitui condição necessária para:</w:t>
      </w:r>
    </w:p>
    <w:p w:rsidRPr="00F95DCA" w:rsidR="002247A2" w:rsidP="00F95DCA" w:rsidRDefault="515C0B04" w14:paraId="7B76ADB7" w14:textId="4EBFCA17">
      <w:pPr>
        <w:pStyle w:val="PargrafodaLista"/>
        <w:numPr>
          <w:ilvl w:val="0"/>
          <w:numId w:val="293"/>
        </w:numPr>
        <w:rPr>
          <w:color w:val="0A0A0A"/>
        </w:rPr>
      </w:pPr>
      <w:r w:rsidRPr="00F95DCA">
        <w:rPr>
          <w:color w:val="0A0A0A"/>
        </w:rPr>
        <w:t>A celebração de protocolos ou contratos-programa com o Estado e demais entidades públicas;</w:t>
      </w:r>
    </w:p>
    <w:p w:rsidR="007F37AD" w:rsidP="007F37AD" w:rsidRDefault="515C0B04" w14:paraId="24170A63" w14:textId="00C2A607">
      <w:pPr>
        <w:pStyle w:val="PargrafodaLista"/>
        <w:numPr>
          <w:ilvl w:val="0"/>
          <w:numId w:val="293"/>
        </w:numPr>
        <w:rPr>
          <w:color w:val="0A0A0A"/>
        </w:rPr>
      </w:pPr>
      <w:r w:rsidRPr="00F95DCA">
        <w:rPr>
          <w:color w:val="0A0A0A"/>
        </w:rPr>
        <w:t xml:space="preserve">O acesso a </w:t>
      </w:r>
      <w:r w:rsidR="002247A2">
        <w:rPr>
          <w:color w:val="0A0A0A"/>
        </w:rPr>
        <w:t xml:space="preserve">apoios financeiros, </w:t>
      </w:r>
      <w:r w:rsidRPr="00F95DCA">
        <w:rPr>
          <w:color w:val="0A0A0A"/>
        </w:rPr>
        <w:t>subsídios, financiamentos públicos ou benefícios fiscais;</w:t>
      </w:r>
    </w:p>
    <w:p w:rsidRPr="00F95DCA" w:rsidR="515C0B04" w:rsidP="00F95DCA" w:rsidRDefault="515C0B04" w14:paraId="40DC5631" w14:textId="1E6AC476">
      <w:pPr>
        <w:pStyle w:val="PargrafodaLista"/>
        <w:numPr>
          <w:ilvl w:val="0"/>
          <w:numId w:val="293"/>
        </w:numPr>
        <w:rPr>
          <w:color w:val="0A0A0A"/>
        </w:rPr>
      </w:pPr>
      <w:r w:rsidRPr="00F95DCA">
        <w:rPr>
          <w:color w:val="0A0A0A"/>
        </w:rPr>
        <w:t xml:space="preserve"> O reconhecimento do estatuto de utilidade pública.</w:t>
      </w:r>
    </w:p>
    <w:p w:rsidRPr="005E2D3C" w:rsidR="24078ADB" w:rsidP="00F95DCA" w:rsidRDefault="24078ADB" w14:paraId="5C8EB38F" w14:textId="61840B14">
      <w:pPr>
        <w:ind w:left="142" w:firstLine="0"/>
        <w:rPr>
          <w:color w:val="0A0A0A"/>
        </w:rPr>
      </w:pPr>
      <w:r>
        <w:rPr>
          <w:color w:val="0A0A0A"/>
        </w:rPr>
        <w:t xml:space="preserve">5 </w:t>
      </w:r>
      <w:r w:rsidR="007F37AD">
        <w:rPr>
          <w:color w:val="0A0A0A"/>
        </w:rPr>
        <w:t>-</w:t>
      </w:r>
      <w:r>
        <w:rPr>
          <w:color w:val="0A0A0A"/>
        </w:rPr>
        <w:t xml:space="preserve"> A organização, funcionamento e os elementos constantes do RNAZ são objeto de regulamentação por </w:t>
      </w:r>
      <w:r w:rsidR="007F37AD">
        <w:rPr>
          <w:color w:val="0A0A0A"/>
        </w:rPr>
        <w:t>p</w:t>
      </w:r>
      <w:r>
        <w:rPr>
          <w:color w:val="0A0A0A"/>
        </w:rPr>
        <w:t xml:space="preserve">ortaria a publicar por membro do Governo </w:t>
      </w:r>
      <w:r w:rsidR="007F37AD">
        <w:rPr>
          <w:color w:val="0A0A0A"/>
        </w:rPr>
        <w:t>da área da agricultura</w:t>
      </w:r>
      <w:r>
        <w:rPr>
          <w:color w:val="0A0A0A"/>
        </w:rPr>
        <w:t xml:space="preserve">. </w:t>
      </w:r>
      <w:commentRangeEnd w:id="464"/>
      <w:r w:rsidRPr="005E2D3C" w:rsidR="002251E2">
        <w:rPr>
          <w:rStyle w:val="Refdecomentrio"/>
          <w:color w:val="0A0A0A"/>
          <w:sz w:val="24"/>
          <w:szCs w:val="24"/>
        </w:rPr>
        <w:commentReference w:id="464"/>
      </w:r>
    </w:p>
    <w:p w:rsidRPr="005E2D3C" w:rsidR="679F1546" w:rsidP="00F95DCA" w:rsidRDefault="679F1546" w14:paraId="4E6E276B" w14:textId="626759CB"/>
    <w:p w:rsidRPr="00963FF4" w:rsidR="00C545D3" w:rsidP="00F95DCA" w:rsidRDefault="0B861554" w14:paraId="052C9E10" w14:textId="21A9D7CF">
      <w:pPr>
        <w:pStyle w:val="Ttulo3"/>
      </w:pPr>
      <w:bookmarkStart w:name="_Toc223954484" w:id="466"/>
      <w:bookmarkStart w:name="_Toc58962865" w:id="927533152"/>
      <w:r w:rsidR="760A596A">
        <w:rPr/>
        <w:t xml:space="preserve">Artigo </w:t>
      </w:r>
      <w:r w:rsidR="61D641FB">
        <w:rPr/>
        <w:t>9</w:t>
      </w:r>
      <w:r w:rsidR="2FD53DC7">
        <w:rPr/>
        <w:t>4</w:t>
      </w:r>
      <w:r w:rsidR="760A596A">
        <w:rPr/>
        <w:t>.º</w:t>
      </w:r>
      <w:bookmarkEnd w:id="927533152"/>
    </w:p>
    <w:p w:rsidRPr="00963FF4" w:rsidR="005101CF" w:rsidP="00F95DCA" w:rsidRDefault="00A626AB" w14:paraId="27734EBC" w14:textId="710D0414">
      <w:pPr>
        <w:pStyle w:val="Ttulo3"/>
      </w:pPr>
      <w:bookmarkStart w:name="_Toc1317850422" w:id="1273055685"/>
      <w:r w:rsidR="6F5E8D5D">
        <w:rPr/>
        <w:t>Centros de recolha</w:t>
      </w:r>
      <w:ins w:author="Maria Cristina Tavares Briosa" w:date="2026-07-08T11:15:20.945Z" w16du:dateUtc="2026-07-08T11:15:20.945Z" w:id="1172049564">
        <w:r w:rsidR="259FD3E6">
          <w:t xml:space="preserve"> oficial </w:t>
        </w:r>
      </w:ins>
      <w:bookmarkEnd w:id="466"/>
      <w:bookmarkEnd w:id="1273055685"/>
    </w:p>
    <w:p w:rsidRPr="005E2D3C" w:rsidR="005101CF" w:rsidP="00F95DCA" w:rsidRDefault="461CBADA" w14:paraId="0DA03F38" w14:textId="78E2BECD">
      <w:pPr>
        <w:ind w:left="142" w:firstLine="0"/>
      </w:pPr>
      <w:r w:rsidR="5F1A1110">
        <w:rPr/>
        <w:t>1 -</w:t>
      </w:r>
      <w:r w:rsidRPr="292E8E6C" w:rsidR="5F1A1110">
        <w:rPr>
          <w:rFonts w:eastAsia="Arial"/>
        </w:rPr>
        <w:t xml:space="preserve"> </w:t>
      </w:r>
      <w:commentRangeStart w:id="469"/>
      <w:r w:rsidR="5F1A1110">
        <w:rPr/>
        <w:t xml:space="preserve">As câmaras municipais, de forma isolada ou em associação com outros municípios, são obrigadas a possuir e a manter </w:t>
      </w:r>
      <w:r w:rsidR="5F1A1110">
        <w:rPr/>
        <w:t>centros de recolha</w:t>
      </w:r>
      <w:del w:author="Maria Cristina Tavares Briosa" w:date="2026-07-08T11:15:26.174Z" w16du:dateUtc="2026-07-08T11:15:26.174Z" w:id="2102400367">
        <w:r w:rsidDel="5F1A1110">
          <w:delText>.</w:delText>
        </w:r>
      </w:del>
      <w:ins w:author="Maria Cristina Tavares Briosa" w:date="2026-07-08T11:15:27.426Z" w16du:dateUtc="2026-07-08T11:15:27.426Z" w:id="1810955218">
        <w:r w:rsidR="165C574C">
          <w:t>oficial</w:t>
        </w:r>
      </w:ins>
      <w:r w:rsidR="5F1A1110">
        <w:rPr/>
        <w:t xml:space="preserve"> </w:t>
      </w:r>
      <w:commentRangeEnd w:id="469"/>
      <w:r>
        <w:rPr>
          <w:rStyle w:val="CommentReference"/>
        </w:rPr>
        <w:commentReference w:id="469"/>
      </w:r>
    </w:p>
    <w:p w:rsidR="005101CF" w:rsidP="00153DA6" w:rsidRDefault="4A999F6D" w14:paraId="7E127203" w14:textId="3596F43B">
      <w:pPr>
        <w:ind w:left="142" w:firstLine="0"/>
      </w:pPr>
      <w:commentRangeStart w:id="470"/>
      <w:r w:rsidR="3242FE1F">
        <w:rPr/>
        <w:t>2 -</w:t>
      </w:r>
      <w:r w:rsidRPr="292E8E6C" w:rsidR="3242FE1F">
        <w:rPr>
          <w:rFonts w:eastAsia="Arial"/>
        </w:rPr>
        <w:t xml:space="preserve"> </w:t>
      </w:r>
      <w:r w:rsidR="3242FE1F">
        <w:rPr/>
        <w:t xml:space="preserve">Para efeitos do </w:t>
      </w:r>
      <w:r w:rsidR="61A8F73A">
        <w:rPr/>
        <w:t>número anterior</w:t>
      </w:r>
      <w:r w:rsidR="3242FE1F">
        <w:rPr/>
        <w:t>, as câmaras municipais que não possuam instalações, podem estabelecer protocolos de colaboração com outros municípios ou associações de municípios, no que se refere à utilização do centro de recolha</w:t>
      </w:r>
      <w:ins w:author="Maria Cristina Tavares Briosa" w:date="2026-07-08T11:15:42.114Z" w16du:dateUtc="2026-07-08T11:15:42.114Z" w:id="562080862">
        <w:r w:rsidR="6545946E">
          <w:t xml:space="preserve">oficial </w:t>
        </w:r>
      </w:ins>
      <w:r w:rsidR="3242FE1F">
        <w:rPr/>
        <w:t>.</w:t>
      </w:r>
      <w:commentRangeEnd w:id="470"/>
      <w:r>
        <w:rPr>
          <w:rStyle w:val="CommentReference"/>
        </w:rPr>
        <w:commentReference w:id="470"/>
      </w:r>
    </w:p>
    <w:p w:rsidRPr="005E2D3C" w:rsidR="000C4EE4" w:rsidP="00F95DCA" w:rsidRDefault="000C4EE4" w14:paraId="784A0FA9" w14:textId="19F79D17">
      <w:pPr>
        <w:ind w:left="142" w:firstLine="0"/>
      </w:pPr>
      <w:r w:rsidRPr="00F95DCA">
        <w:rPr>
          <w:highlight w:val="yellow"/>
        </w:rPr>
        <w:t xml:space="preserve">3 – Os municípios ou associações de municípios podem entregar a gestão dos CRO a uma empresa municipal, </w:t>
      </w:r>
      <w:r w:rsidRPr="00F95DCA" w:rsidR="00943BA2">
        <w:rPr>
          <w:i/>
          <w:iCs/>
          <w:highlight w:val="yellow"/>
        </w:rPr>
        <w:t>(citação do regime jurídico das empresas municipais</w:t>
      </w:r>
      <w:r w:rsidR="00943BA2">
        <w:rPr>
          <w:highlight w:val="yellow"/>
        </w:rPr>
        <w:t xml:space="preserve">) </w:t>
      </w:r>
      <w:r w:rsidRPr="00F95DCA">
        <w:rPr>
          <w:color w:val="0A0A0A"/>
          <w:highlight w:val="yellow"/>
        </w:rPr>
        <w:t>que tenha como objeto estatutário a proteção e o bem-estar dos animais de companhia.</w:t>
      </w:r>
    </w:p>
    <w:p w:rsidRPr="005E2D3C" w:rsidR="005101CF" w:rsidP="69805533" w:rsidRDefault="00943BA2" w14:paraId="34972AF2" w14:textId="4BB388D3">
      <w:pPr>
        <w:ind w:left="142" w:firstLine="0"/>
        <w:rPr>
          <w:ins w:author="Rui André Vidal" w:date="2026-06-30T14:49:21.768Z" w16du:dateUtc="2026-06-30T14:49:21.768Z" w:id="1373382129"/>
          <w:rFonts w:ascii="Garamond" w:hAnsi="Garamond" w:eastAsia="Garamond" w:cs="Garamond"/>
          <w:b w:val="0"/>
          <w:bCs w:val="0"/>
          <w:i w:val="0"/>
          <w:iCs w:val="0"/>
          <w:caps w:val="0"/>
          <w:smallCaps w:val="0"/>
          <w:noProof w:val="0"/>
          <w:color w:val="000000" w:themeColor="text1" w:themeTint="FF" w:themeShade="FF"/>
          <w:sz w:val="24"/>
          <w:szCs w:val="24"/>
          <w:lang w:val="pt-PT"/>
        </w:rPr>
      </w:pPr>
      <w:r w:rsidR="00943BA2">
        <w:rPr/>
        <w:t>4</w:t>
      </w:r>
      <w:r w:rsidR="13746243">
        <w:rPr/>
        <w:t>-</w:t>
      </w:r>
      <w:ins w:author="Rui André Vidal" w:date="2026-06-30T14:49:21.768Z" w16du:dateUtc="2026-06-30T14:49:21.768Z" w:id="453850127">
        <w:r w:rsidRPr="69805533" w:rsidR="300F31BA">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w:t>
        </w:r>
        <w:r w:rsidRPr="69805533" w:rsidR="300F31BA">
          <w:rPr>
            <w:rFonts w:ascii="Garamond" w:hAnsi="Garamond" w:eastAsia="Garamond" w:cs="Garamond"/>
            <w:b w:val="1"/>
            <w:bCs w:val="1"/>
            <w:i w:val="0"/>
            <w:iCs w:val="0"/>
            <w:caps w:val="0"/>
            <w:smallCaps w:val="0"/>
            <w:noProof w:val="0"/>
            <w:color w:val="D86DCB" w:themeColor="accent5" w:themeTint="99" w:themeShade="FF"/>
            <w:sz w:val="24"/>
            <w:szCs w:val="24"/>
            <w:lang w:val="pt-PT"/>
            <w:rPrChange w:author="Rui André Vidal" w:date="2026-06-30T14:49:37.173Z" w16du:dateUtc="2026-06-30T14:49:37.173Z" w:id="1804036381">
              <w:rPr>
                <w:rFonts w:ascii="Garamond" w:hAnsi="Garamond" w:eastAsia="Garamond" w:cs="Garamond"/>
                <w:b w:val="0"/>
                <w:bCs w:val="0"/>
                <w:i w:val="0"/>
                <w:iCs w:val="0"/>
                <w:caps w:val="0"/>
                <w:smallCaps w:val="0"/>
                <w:noProof w:val="0"/>
                <w:color w:val="000000" w:themeColor="text1" w:themeTint="FF" w:themeShade="FF"/>
                <w:sz w:val="24"/>
                <w:szCs w:val="24"/>
                <w:lang w:val="pt-PT"/>
              </w:rPr>
            </w:rPrChange>
          </w:rPr>
          <w:t>Os centros de recolha devem possuir, por razões de ordem sanitária, pelo menos duas celas que permitam o isolamento e a quarentena de animais suspeitos de raiva, de acordo com as normas estabelecidas pela DGAV.</w:t>
        </w:r>
      </w:ins>
    </w:p>
    <w:p w:rsidRPr="005E2D3C" w:rsidR="005101CF" w:rsidP="00F95DCA" w:rsidRDefault="00943BA2" w14:paraId="24ACDFD7" w14:textId="0449E6C9">
      <w:pPr>
        <w:ind w:left="142" w:firstLine="0"/>
        <w:rPr>
          <w:del w:author="Rui André Vidal" w:date="2026-06-30T14:49:33.483Z" w16du:dateUtc="2026-06-30T14:49:33.483Z" w:id="1786633406"/>
        </w:rPr>
      </w:pPr>
      <w:del w:author="Rui André Vidal" w:date="2026-06-30T14:49:33.483Z" w16du:dateUtc="2026-06-30T14:49:33.483Z" w:id="968360224">
        <w:r w:rsidRPr="69805533" w:rsidDel="13746243">
          <w:rPr>
            <w:rFonts w:eastAsia="Arial"/>
          </w:rPr>
          <w:delText xml:space="preserve"> </w:delText>
        </w:r>
        <w:r w:rsidDel="13746243">
          <w:delText xml:space="preserve">Os centros de recolha devem possuir, por razões de ordem sanitária, pelo menos duas celas que permitam o isolamento e a quarentena de animais suspeitos de raiva, com as características estabelecidas por despacho do </w:delText>
        </w:r>
        <w:r w:rsidDel="009C0271">
          <w:delText>Diretor geral de alimentação de veterinária</w:delText>
        </w:r>
        <w:r w:rsidDel="13746243">
          <w:delText xml:space="preserve"> de Alimentação e Veterinária.</w:delText>
        </w:r>
      </w:del>
    </w:p>
    <w:p w:rsidRPr="005E2D3C" w:rsidR="545E5B62" w:rsidP="00F95DCA" w:rsidRDefault="00943BA2" w14:paraId="7B8D765D" w14:textId="3AD648AC">
      <w:pPr>
        <w:ind w:left="142" w:firstLine="0"/>
      </w:pPr>
      <w:r>
        <w:t>5</w:t>
      </w:r>
      <w:r w:rsidR="69DA425F">
        <w:t xml:space="preserve"> - Devem prever postos adequados e equipados para execução das campanhas de profilaxia, quer médica, quer sanitária, que a DGAV entenda determinar.</w:t>
      </w:r>
    </w:p>
    <w:p w:rsidRPr="005E2D3C" w:rsidR="679F1546" w:rsidP="00F95DCA" w:rsidRDefault="00943BA2" w14:paraId="7195C352" w14:textId="49AEB1FF">
      <w:pPr>
        <w:ind w:left="142" w:firstLine="0"/>
      </w:pPr>
      <w:r>
        <w:rPr>
          <w:highlight w:val="yellow"/>
        </w:rPr>
        <w:t>6</w:t>
      </w:r>
      <w:r w:rsidRPr="00F95DCA" w:rsidR="5543360E">
        <w:rPr>
          <w:highlight w:val="yellow"/>
        </w:rPr>
        <w:t xml:space="preserve"> -</w:t>
      </w:r>
      <w:r w:rsidRPr="00F95DCA" w:rsidR="5543360E">
        <w:rPr>
          <w:rFonts w:eastAsia="Arial"/>
          <w:highlight w:val="yellow"/>
        </w:rPr>
        <w:t xml:space="preserve"> </w:t>
      </w:r>
      <w:r w:rsidRPr="00F95DCA" w:rsidR="5543360E">
        <w:rPr>
          <w:highlight w:val="yellow"/>
        </w:rPr>
        <w:t>Os centros de recolha podem dispor de, p</w:t>
      </w:r>
      <w:commentRangeStart w:id="471"/>
      <w:r w:rsidRPr="00F95DCA" w:rsidR="5543360E">
        <w:rPr>
          <w:highlight w:val="yellow"/>
        </w:rPr>
        <w:t xml:space="preserve">elo menos, um </w:t>
      </w:r>
      <w:r w:rsidRPr="00F12A56" w:rsidR="5543360E">
        <w:rPr>
          <w:highlight w:val="yellow"/>
        </w:rPr>
        <w:t>recinto</w:t>
      </w:r>
      <w:r w:rsidRPr="00F95DCA" w:rsidR="5543360E">
        <w:rPr>
          <w:highlight w:val="yellow"/>
        </w:rPr>
        <w:t xml:space="preserve"> multiespécie, adequado a espécies pecuárias, devendo cumprir a legislação específica</w:t>
      </w:r>
      <w:commentRangeEnd w:id="471"/>
      <w:r w:rsidRPr="00F95DCA" w:rsidR="002251E2">
        <w:rPr>
          <w:rStyle w:val="Refdecomentrio"/>
          <w:sz w:val="24"/>
          <w:szCs w:val="24"/>
          <w:highlight w:val="yellow"/>
        </w:rPr>
        <w:commentReference w:id="471"/>
      </w:r>
      <w:r w:rsidRPr="00F95DCA" w:rsidR="5543360E">
        <w:rPr>
          <w:highlight w:val="yellow"/>
        </w:rPr>
        <w:t>.</w:t>
      </w:r>
    </w:p>
    <w:p w:rsidRPr="005E2D3C" w:rsidR="679F1546" w:rsidP="69805533" w:rsidRDefault="00943BA2" w14:paraId="0F67D6B6" w14:textId="2DEB3E6B">
      <w:pPr>
        <w:pStyle w:val="Normal"/>
        <w:ind w:left="142" w:firstLine="0"/>
      </w:pPr>
      <w:r w:rsidRPr="69805533" w:rsidR="00943BA2">
        <w:rPr>
          <w:highlight w:val="yellow"/>
        </w:rPr>
        <w:t xml:space="preserve">7 - </w:t>
      </w:r>
      <w:r w:rsidRPr="69805533" w:rsidR="5B29A561">
        <w:rPr>
          <w:highlight w:val="yellow"/>
        </w:rPr>
        <w:t xml:space="preserve">Os titulares de animais de companhia que se vejam impossibilitados de manterem essa detenção, em virtude de circunstâncias supervenientes, </w:t>
      </w:r>
      <w:r w:rsidRPr="69805533" w:rsidR="00FB6024">
        <w:rPr>
          <w:highlight w:val="yellow"/>
        </w:rPr>
        <w:t>designadamente</w:t>
      </w:r>
      <w:r w:rsidRPr="69805533" w:rsidR="5B29A561">
        <w:rPr>
          <w:highlight w:val="yellow"/>
        </w:rPr>
        <w:t xml:space="preserve"> por doença</w:t>
      </w:r>
      <w:r w:rsidRPr="69805533" w:rsidR="00FB6024">
        <w:rPr>
          <w:highlight w:val="yellow"/>
        </w:rPr>
        <w:t>,</w:t>
      </w:r>
      <w:r w:rsidRPr="69805533" w:rsidR="5B29A561">
        <w:rPr>
          <w:highlight w:val="yellow"/>
        </w:rPr>
        <w:t xml:space="preserve"> limitações </w:t>
      </w:r>
      <w:r w:rsidRPr="69805533" w:rsidR="00FB6024">
        <w:rPr>
          <w:highlight w:val="yellow"/>
        </w:rPr>
        <w:t>físicas</w:t>
      </w:r>
      <w:ins w:author="Rui André Vidal" w:date="2026-06-30T14:50:52.896Z" w16du:dateUtc="2026-06-30T14:50:52.896Z" w:id="101305845">
        <w:r w:rsidRPr="69805533" w:rsidR="47B61A0C">
          <w:rPr>
            <w:highlight w:val="yellow"/>
          </w:rPr>
          <w:t xml:space="preserve">, </w:t>
        </w:r>
        <w:r w:rsidRPr="69805533" w:rsidR="47B61A0C">
          <w:rPr>
            <w:rFonts w:ascii="Garamond" w:hAnsi="Garamond" w:eastAsia="Garamond" w:cs="Garamond"/>
            <w:b w:val="1"/>
            <w:bCs w:val="1"/>
            <w:i w:val="0"/>
            <w:iCs w:val="0"/>
            <w:caps w:val="0"/>
            <w:smallCaps w:val="0"/>
            <w:strike w:val="0"/>
            <w:dstrike w:val="0"/>
            <w:noProof w:val="0"/>
            <w:color w:val="D86DCB" w:themeColor="accent5" w:themeTint="99" w:themeShade="FF"/>
            <w:sz w:val="24"/>
            <w:szCs w:val="24"/>
            <w:highlight w:val="yellow"/>
            <w:u w:val="none"/>
            <w:lang w:val="pt-PT"/>
            <w:rPrChange w:author="Rui André Vidal" w:date="2026-06-30T14:50:59.876Z" w16du:dateUtc="2026-06-30T14:50:59.876Z" w:id="1055131276">
              <w:rPr>
                <w:rFonts w:ascii="Garamond" w:hAnsi="Garamond" w:eastAsia="Garamond" w:cs="Garamond"/>
                <w:b w:val="0"/>
                <w:bCs w:val="0"/>
                <w:i w:val="0"/>
                <w:iCs w:val="0"/>
                <w:caps w:val="0"/>
                <w:smallCaps w:val="0"/>
                <w:strike w:val="0"/>
                <w:dstrike w:val="0"/>
                <w:noProof w:val="0"/>
                <w:color w:val="000000" w:themeColor="text1" w:themeTint="FF" w:themeShade="FF"/>
                <w:sz w:val="24"/>
                <w:szCs w:val="24"/>
                <w:highlight w:val="yellow"/>
                <w:u w:val="none"/>
                <w:lang w:val="pt-PT"/>
              </w:rPr>
            </w:rPrChange>
          </w:rPr>
          <w:t>devidamente atestada por relatório médico,</w:t>
        </w:r>
      </w:ins>
      <w:r w:rsidRPr="69805533" w:rsidR="00FB6024">
        <w:rPr>
          <w:highlight w:val="yellow"/>
        </w:rPr>
        <w:t xml:space="preserve"> ou carência financeira</w:t>
      </w:r>
      <w:r w:rsidRPr="69805533" w:rsidR="5B29A561">
        <w:rPr>
          <w:highlight w:val="yellow"/>
        </w:rPr>
        <w:t xml:space="preserve"> de que o titular venha a sofrer, podem solicitar a recolha do animal a um CRO</w:t>
      </w:r>
      <w:r w:rsidRPr="69805533" w:rsidR="00FB6024">
        <w:rPr>
          <w:highlight w:val="yellow"/>
        </w:rPr>
        <w:t>.</w:t>
      </w:r>
    </w:p>
    <w:p w:rsidRPr="005E2D3C" w:rsidR="00F12A56" w:rsidP="00F95DCA" w:rsidRDefault="00FB6024" w14:paraId="1D3D759A" w14:textId="07C0C5DC">
      <w:pPr>
        <w:ind w:left="142" w:firstLine="0"/>
      </w:pPr>
      <w:r>
        <w:t xml:space="preserve">8 - </w:t>
      </w:r>
      <w:r w:rsidR="5B29A561">
        <w:t xml:space="preserve">Os titulares que queiram pôr termo à detenção do animal de companhia, fora das circunstâncias referidas no </w:t>
      </w:r>
      <w:r w:rsidR="008C56A9">
        <w:t>número anterior</w:t>
      </w:r>
      <w:r w:rsidR="5B29A561">
        <w:t xml:space="preserve">, </w:t>
      </w:r>
      <w:r w:rsidR="00F12A56">
        <w:t>podem</w:t>
      </w:r>
      <w:r w:rsidR="5B29A561">
        <w:t xml:space="preserve"> recorrer </w:t>
      </w:r>
      <w:r w:rsidR="00F12A56">
        <w:t xml:space="preserve">a uma </w:t>
      </w:r>
      <w:r w:rsidR="5B29A561">
        <w:t>associaç</w:t>
      </w:r>
      <w:r w:rsidR="00F12A56">
        <w:t xml:space="preserve">ão </w:t>
      </w:r>
      <w:r w:rsidR="5B29A561">
        <w:t>zoófila para obter auxílio no processo de cedência</w:t>
      </w:r>
      <w:r w:rsidR="00F12A56">
        <w:t>.</w:t>
      </w:r>
    </w:p>
    <w:p w:rsidRPr="005E2D3C" w:rsidR="7649FE72" w:rsidP="00F95DCA" w:rsidRDefault="00F12A56" w14:paraId="4B6281C1" w14:textId="36D633C4">
      <w:pPr>
        <w:ind w:left="142" w:firstLine="0"/>
      </w:pPr>
      <w:r w:rsidRPr="00F95DCA">
        <w:t xml:space="preserve">9 </w:t>
      </w:r>
      <w:r w:rsidRPr="00F12A56" w:rsidR="5E44DD23">
        <w:t>-</w:t>
      </w:r>
      <w:r w:rsidR="5E44DD23">
        <w:rPr>
          <w:rFonts w:eastAsia="Arial"/>
        </w:rPr>
        <w:t xml:space="preserve"> </w:t>
      </w:r>
      <w:r w:rsidR="5E44DD23">
        <w:t xml:space="preserve">A </w:t>
      </w:r>
      <w:commentRangeStart w:id="472"/>
      <w:r w:rsidR="5E44DD23">
        <w:t>direção técnica e gestão</w:t>
      </w:r>
      <w:commentRangeEnd w:id="472"/>
      <w:r w:rsidR="002251E2">
        <w:rPr>
          <w:rStyle w:val="Refdecomentrio"/>
          <w:sz w:val="24"/>
          <w:szCs w:val="24"/>
        </w:rPr>
        <w:commentReference w:id="472"/>
      </w:r>
      <w:r w:rsidR="5E44DD23">
        <w:t xml:space="preserve"> do centro de recolha é </w:t>
      </w:r>
      <w:r>
        <w:t>da</w:t>
      </w:r>
      <w:r w:rsidR="5E44DD23">
        <w:t xml:space="preserve"> </w:t>
      </w:r>
      <w:commentRangeStart w:id="473"/>
      <w:r w:rsidR="5E44DD23">
        <w:t>responsabilidade</w:t>
      </w:r>
      <w:commentRangeEnd w:id="473"/>
      <w:r w:rsidR="002251E2">
        <w:rPr>
          <w:rStyle w:val="Refdecomentrio"/>
          <w:sz w:val="24"/>
          <w:szCs w:val="24"/>
        </w:rPr>
        <w:commentReference w:id="473"/>
      </w:r>
      <w:r>
        <w:t xml:space="preserve"> exclusiva</w:t>
      </w:r>
      <w:r w:rsidR="5E44DD23">
        <w:t xml:space="preserve"> do MVM. </w:t>
      </w:r>
      <w:commentRangeStart w:id="474"/>
      <w:commentRangeStart w:id="475"/>
      <w:commentRangeEnd w:id="475"/>
      <w:r w:rsidRPr="005E2D3C" w:rsidR="002251E2">
        <w:rPr>
          <w:rStyle w:val="Refdecomentrio"/>
          <w:sz w:val="24"/>
          <w:szCs w:val="24"/>
        </w:rPr>
        <w:commentReference w:id="475"/>
      </w:r>
      <w:commentRangeEnd w:id="474"/>
      <w:r w:rsidRPr="005E2D3C" w:rsidR="002251E2">
        <w:rPr>
          <w:rStyle w:val="Refdecomentrio"/>
          <w:sz w:val="24"/>
          <w:szCs w:val="24"/>
        </w:rPr>
        <w:commentReference w:id="474"/>
      </w:r>
    </w:p>
    <w:p w:rsidR="051B5D72" w:rsidP="00F12A56" w:rsidRDefault="00F12A56" w14:paraId="67E6BFF0" w14:textId="4F4A5010">
      <w:pPr>
        <w:ind w:left="142" w:firstLine="0"/>
      </w:pPr>
      <w:r>
        <w:t xml:space="preserve">10 - </w:t>
      </w:r>
      <w:r w:rsidR="082C334E">
        <w:t>É proibida a delegação de competências de gestão e de direção técnica a associações zoófilas.</w:t>
      </w:r>
    </w:p>
    <w:p w:rsidRPr="005E2D3C" w:rsidR="00010413" w:rsidP="00F95DCA" w:rsidRDefault="002251E2" w14:paraId="5CB170A6" w14:textId="78246C6C">
      <w:pPr>
        <w:ind w:left="0" w:firstLine="0"/>
        <w:rPr>
          <w:color w:val="FF0000"/>
        </w:rPr>
      </w:pPr>
      <w:commentRangeStart w:id="476"/>
      <w:commentRangeEnd w:id="476"/>
      <w:r w:rsidRPr="005E2D3C">
        <w:rPr>
          <w:rStyle w:val="Refdecomentrio"/>
          <w:color w:val="FF0000"/>
          <w:sz w:val="24"/>
          <w:szCs w:val="24"/>
        </w:rPr>
        <w:commentReference w:id="476"/>
      </w:r>
    </w:p>
    <w:p w:rsidRPr="00963FF4" w:rsidR="00C545D3" w:rsidP="00F95DCA" w:rsidRDefault="00A626AB" w14:paraId="02C97945" w14:textId="7282C23B">
      <w:pPr>
        <w:pStyle w:val="Ttulo3"/>
      </w:pPr>
      <w:bookmarkStart w:name="_Toc223954485" w:id="477"/>
      <w:bookmarkStart w:name="_Toc2068612595" w:id="2060371290"/>
      <w:r w:rsidR="6F5E8D5D">
        <w:rPr/>
        <w:t xml:space="preserve">Artigo </w:t>
      </w:r>
      <w:r w:rsidR="74A4EE31">
        <w:rPr/>
        <w:t>9</w:t>
      </w:r>
      <w:r w:rsidR="6130CB83">
        <w:rPr/>
        <w:t>5</w:t>
      </w:r>
      <w:r w:rsidR="6F5E8D5D">
        <w:rPr/>
        <w:t>.º</w:t>
      </w:r>
      <w:bookmarkEnd w:id="2060371290"/>
    </w:p>
    <w:p w:rsidRPr="00963FF4" w:rsidR="005101CF" w:rsidP="00F95DCA" w:rsidRDefault="00A626AB" w14:paraId="5A0710C0" w14:textId="717A1B8C">
      <w:pPr>
        <w:pStyle w:val="Ttulo3"/>
      </w:pPr>
      <w:bookmarkStart w:name="_Toc1945252618" w:id="2086432008"/>
      <w:r w:rsidR="6F5E8D5D">
        <w:rPr/>
        <w:t>Exame clínico dos animais e período mínimo de permanência</w:t>
      </w:r>
      <w:bookmarkEnd w:id="477"/>
      <w:bookmarkEnd w:id="2086432008"/>
    </w:p>
    <w:p w:rsidRPr="005E2D3C" w:rsidR="0B861554" w:rsidP="00F95DCA" w:rsidRDefault="00BC0B73" w14:paraId="4FA0F28B" w14:textId="0698C177">
      <w:pPr>
        <w:ind w:left="142" w:firstLine="0"/>
      </w:pPr>
      <w:r>
        <w:t>1</w:t>
      </w:r>
      <w:r w:rsidR="0B861554">
        <w:t>-</w:t>
      </w:r>
      <w:r w:rsidR="0B861554">
        <w:rPr>
          <w:rFonts w:eastAsia="Arial"/>
        </w:rPr>
        <w:t xml:space="preserve"> </w:t>
      </w:r>
      <w:r w:rsidR="0B861554">
        <w:t>Os animais recolhidos em centro de recolha oficial, são obrigatoriamente submetidos a exame clínico pelo médico-veterinário municipal, que elabora relatório e decide do seu ulterior destino, devendo os animais permanecer no centro de recolha oficial durante um período mínimo de dez dias.</w:t>
      </w:r>
    </w:p>
    <w:p w:rsidRPr="005E2D3C" w:rsidR="679F1546" w:rsidP="69805533" w:rsidRDefault="00BC0B73" w14:paraId="00E97AFD" w14:textId="0EE77711">
      <w:pPr>
        <w:pStyle w:val="Normal"/>
        <w:suppressLineNumbers w:val="0"/>
        <w:bidi w:val="0"/>
        <w:spacing w:before="0" w:beforeAutospacing="off" w:after="173" w:afterAutospacing="off" w:line="362" w:lineRule="auto"/>
        <w:ind w:left="142" w:right="144"/>
        <w:jc w:val="both"/>
        <w:pPrChange w:author="Rui André Vidal" w:date="2026-06-30T14:53:57.848Z">
          <w:pPr>
            <w:pStyle w:val="Normal"/>
            <w:ind w:left="142" w:firstLine="0"/>
          </w:pPr>
        </w:pPrChange>
      </w:pPr>
      <w:r w:rsidR="00BC0B73">
        <w:rPr/>
        <w:t>2 -</w:t>
      </w:r>
      <w:r w:rsidR="3D25CD86">
        <w:rPr/>
        <w:t xml:space="preserve"> Os animais recolhidos em CRO só podem ser </w:t>
      </w:r>
      <w:ins w:author="Rui André Vidal" w:date="2026-06-30T14:51:49.825Z" w16du:dateUtc="2026-06-30T14:51:49.825Z" w:id="1831471860">
        <w:r w:rsidRPr="69805533" w:rsidR="55BB1266">
          <w:rPr>
            <w:b w:val="1"/>
            <w:bCs w:val="1"/>
            <w:color w:val="D86DCB" w:themeColor="accent5" w:themeTint="99" w:themeShade="FF"/>
            <w:rPrChange w:author="Rui André Vidal" w:date="2026-06-30T14:51:54.436Z" w16du:dateUtc="2026-06-30T14:51:54.436Z" w:id="1701998800"/>
          </w:rPr>
          <w:t>devolvidos</w:t>
        </w:r>
      </w:ins>
      <w:ins w:author="Rui André Vidal" w:date="2026-06-30T14:51:56.184Z" w16du:dateUtc="2026-06-30T14:51:56.184Z" w:id="1423038359">
        <w:r w:rsidRPr="69805533" w:rsidR="55BB1266">
          <w:rPr>
            <w:b w:val="1"/>
            <w:bCs w:val="1"/>
            <w:color w:val="D86DCB" w:themeColor="accent5" w:themeTint="99" w:themeShade="FF"/>
          </w:rPr>
          <w:t xml:space="preserve"> ou</w:t>
        </w:r>
      </w:ins>
      <w:ins w:author="Rui André Vidal" w:date="2026-06-30T14:51:49.825Z" w16du:dateUtc="2026-06-30T14:51:49.825Z" w:id="1760392458">
        <w:r w:rsidRPr="69805533" w:rsidR="55BB1266">
          <w:rPr>
            <w:b w:val="1"/>
            <w:bCs w:val="1"/>
            <w:color w:val="D86DCB" w:themeColor="accent5" w:themeTint="99" w:themeShade="FF"/>
            <w:rPrChange w:author="Rui André Vidal" w:date="2026-06-30T14:51:54.436Z" w16du:dateUtc="2026-06-30T14:51:54.436Z" w:id="34381717"/>
          </w:rPr>
          <w:t xml:space="preserve"> </w:t>
        </w:r>
      </w:ins>
      <w:r w:rsidRPr="69805533" w:rsidR="3D25CD86">
        <w:rPr>
          <w:highlight w:val="yellow"/>
        </w:rPr>
        <w:t>colocados no mercado</w:t>
      </w:r>
      <w:r w:rsidR="3D25CD86">
        <w:rPr/>
        <w:t xml:space="preserve"> depois de identificados e registados, submetidos às ações de profilaxia obrigatória para o ano em curso, desde que estejam asseguradas as condições exigidas pelo presente diploma para o seu alojamento, e sob termo de responsabilidade do presumível </w:t>
      </w:r>
      <w:del w:author="Rui André Vidal" w:date="2026-06-30T14:53:57.811Z" w16du:dateUtc="2026-06-30T14:53:57.811Z" w:id="487729079">
        <w:r w:rsidRPr="69805533" w:rsidDel="3D25CD86">
          <w:rPr>
            <w:b w:val="1"/>
            <w:bCs w:val="1"/>
            <w:color w:val="D86DCB" w:themeColor="accent5" w:themeTint="99" w:themeShade="FF"/>
            <w:rPrChange w:author="Rui André Vidal" w:date="2026-06-30T14:54:02.677Z" w16du:dateUtc="2026-06-30T14:54:02.677Z" w:id="1336331505"/>
          </w:rPr>
          <w:delText xml:space="preserve">dono </w:delText>
        </w:r>
      </w:del>
      <w:ins w:author="Rui André Vidal" w:date="2026-06-30T14:53:59.305Z" w16du:dateUtc="2026-06-30T14:53:59.305Z" w:id="487090062">
        <w:r w:rsidRPr="69805533" w:rsidR="6D903643">
          <w:rPr>
            <w:b w:val="1"/>
            <w:bCs w:val="1"/>
            <w:color w:val="D86DCB" w:themeColor="accent5" w:themeTint="99" w:themeShade="FF"/>
            <w:rPrChange w:author="Rui André Vidal" w:date="2026-06-30T14:54:01.405Z" w16du:dateUtc="2026-06-30T14:54:01.405Z" w:id="595169634"/>
          </w:rPr>
          <w:t xml:space="preserve">titular </w:t>
        </w:r>
      </w:ins>
      <w:r w:rsidR="3D25CD86">
        <w:rPr/>
        <w:t xml:space="preserve">ou detentor, </w:t>
      </w:r>
      <w:del w:author="Rui André Vidal" w:date="2026-06-30T14:53:32.955Z" w16du:dateUtc="2026-06-30T14:53:32.955Z" w:id="916666858">
        <w:r w:rsidRPr="69805533" w:rsidDel="3D25CD86">
          <w:rPr>
            <w:b w:val="1"/>
            <w:bCs w:val="1"/>
            <w:color w:val="D86DCB" w:themeColor="accent5" w:themeTint="99" w:themeShade="FF"/>
            <w:rPrChange w:author="Rui André Vidal" w:date="2026-06-30T14:53:36.428Z" w16du:dateUtc="2026-06-30T14:53:36.428Z" w:id="1927594966"/>
          </w:rPr>
          <w:delText>d</w:delText>
        </w:r>
      </w:del>
      <w:r w:rsidRPr="69805533" w:rsidR="3D25CD86">
        <w:rPr>
          <w:b w:val="1"/>
          <w:bCs w:val="1"/>
          <w:color w:val="D86DCB" w:themeColor="accent5" w:themeTint="99" w:themeShade="FF"/>
          <w:rPrChange w:author="Rui André Vidal" w:date="2026-06-30T14:53:35.525Z" w16du:dateUtc="2026-06-30T14:53:35.525Z" w:id="16920986"/>
        </w:rPr>
        <w:t xml:space="preserve">onde </w:t>
      </w:r>
      <w:r w:rsidR="3D25CD86">
        <w:rPr/>
        <w:t>conste a sua identificação completa.</w:t>
      </w:r>
    </w:p>
    <w:p w:rsidRPr="005E2D3C" w:rsidR="679F1546" w:rsidP="00F95DCA" w:rsidRDefault="009333F0" w14:paraId="11998A01" w14:textId="6A082A3F">
      <w:pPr>
        <w:ind w:left="142" w:firstLine="0"/>
      </w:pPr>
      <w:r w:rsidR="009333F0">
        <w:rPr/>
        <w:t>3</w:t>
      </w:r>
      <w:r w:rsidR="5DD8553A">
        <w:rPr/>
        <w:t xml:space="preserve"> </w:t>
      </w:r>
      <w:r w:rsidR="009333F0">
        <w:rPr/>
        <w:t>-</w:t>
      </w:r>
      <w:r w:rsidR="5DD8553A">
        <w:rPr/>
        <w:t xml:space="preserve"> Nos casos de não reclamação de posse, as câmaras municipais devem anunciar, pelos meios usuais, a existência destes animais com </w:t>
      </w:r>
      <w:r w:rsidR="5DD8553A">
        <w:rPr/>
        <w:t xml:space="preserve">vista à sua </w:t>
      </w:r>
      <w:r w:rsidRPr="69805533" w:rsidR="5DD8553A">
        <w:rPr>
          <w:rFonts w:eastAsia="游ゴシック Light" w:eastAsiaTheme="majorEastAsia"/>
          <w:color w:val="auto"/>
          <w:rPrChange w:author="Rui André Vidal" w:date="2026-06-30T14:52:26.675Z" w16du:dateUtc="2026-06-30T14:52:26.675Z" w:id="627089113">
            <w:rPr>
              <w:rFonts w:eastAsia="游ゴシック Light" w:eastAsiaTheme="majorEastAsia"/>
              <w:color w:val="auto"/>
              <w:highlight w:val="yellow"/>
            </w:rPr>
          </w:rPrChange>
        </w:rPr>
        <w:t>colocação no mercado</w:t>
      </w:r>
      <w:r w:rsidR="5DD8553A">
        <w:rPr/>
        <w:t>, quer</w:t>
      </w:r>
      <w:r w:rsidR="5DD8553A">
        <w:rPr/>
        <w:t xml:space="preserve"> a particulares, quer a entidades públicas ou privadas que demonstrem possuir os meios necessários à sua detenção, sempre sob o termo de responsabilidade a que se refere o </w:t>
      </w:r>
      <w:r w:rsidR="008C56A9">
        <w:rPr/>
        <w:t>número anterior</w:t>
      </w:r>
      <w:r w:rsidR="5DD8553A">
        <w:rPr/>
        <w:t>.</w:t>
      </w:r>
    </w:p>
    <w:p w:rsidRPr="005E2D3C" w:rsidR="679F1546" w:rsidP="00F95DCA" w:rsidRDefault="009333F0" w14:paraId="0956D6AE" w14:textId="7321FE4E">
      <w:pPr>
        <w:ind w:left="142" w:firstLine="0"/>
      </w:pPr>
      <w:r w:rsidR="009333F0">
        <w:rPr/>
        <w:t xml:space="preserve">4 </w:t>
      </w:r>
      <w:r w:rsidR="009333F0">
        <w:rPr/>
        <w:t xml:space="preserve">- </w:t>
      </w:r>
      <w:del w:author="Rui André Vidal" w:date="2026-06-30T14:54:09.274Z" w16du:dateUtc="2026-06-30T14:54:09.274Z" w:id="1704075934">
        <w:r w:rsidDel="5DD8553A">
          <w:delText xml:space="preserve"> </w:delText>
        </w:r>
      </w:del>
      <w:r w:rsidR="5DD8553A">
        <w:rPr/>
        <w:t>Em</w:t>
      </w:r>
      <w:r w:rsidR="5DD8553A">
        <w:rPr/>
        <w:t xml:space="preserve"> todos os casos em que não tenham sido pagas as despesas </w:t>
      </w:r>
      <w:r w:rsidRPr="69805533" w:rsidR="5DD8553A">
        <w:rPr>
          <w:strike w:val="1"/>
        </w:rPr>
        <w:t>e coimas</w:t>
      </w:r>
      <w:r w:rsidR="5DD8553A">
        <w:rPr/>
        <w:t xml:space="preserve"> </w:t>
      </w:r>
      <w:r w:rsidR="00943178">
        <w:rPr/>
        <w:t xml:space="preserve">previstas no </w:t>
      </w:r>
      <w:r w:rsidR="00BE60E5">
        <w:rPr/>
        <w:t>n.º</w:t>
      </w:r>
      <w:r w:rsidR="00943178">
        <w:rPr/>
        <w:t xml:space="preserve"> </w:t>
      </w:r>
      <w:r w:rsidR="5DD8553A">
        <w:rPr/>
        <w:t xml:space="preserve">2, bem como quando não estejam preenchidas as condições previstas no </w:t>
      </w:r>
      <w:r w:rsidR="00BE60E5">
        <w:rPr/>
        <w:t>n.º</w:t>
      </w:r>
      <w:r w:rsidR="5DD8553A">
        <w:rPr/>
        <w:t xml:space="preserve"> 3, nem seja reclamada a entrega dos animais nos prazos fixados, podem as câmaras municipais dispor livremente dos animais, tendo em conta a salvaguarda de quaisquer riscos sanitários para as pessoas ou outros animais.</w:t>
      </w:r>
    </w:p>
    <w:p w:rsidR="00BD3EA2" w:rsidP="00A25DFD" w:rsidRDefault="00A25DFD" w14:paraId="0FED3E2C" w14:textId="1E58B355">
      <w:pPr>
        <w:ind w:left="142" w:firstLine="0"/>
      </w:pPr>
      <w:r>
        <w:t>5 -</w:t>
      </w:r>
      <w:r w:rsidR="5DD8553A">
        <w:t xml:space="preserve"> Quando seja possível conhecer a identidade dos detentores dos animais de companhia capturados nos termos do artigo anterior, são aqueles notificados para os efeitos previstos no </w:t>
      </w:r>
      <w:r w:rsidRPr="00F95DCA">
        <w:rPr>
          <w:highlight w:val="cyan"/>
        </w:rPr>
        <w:t xml:space="preserve">n.º X do artigo </w:t>
      </w:r>
      <w:r w:rsidRPr="00F95DCA" w:rsidR="5DD8553A">
        <w:rPr>
          <w:highlight w:val="cyan"/>
        </w:rPr>
        <w:t>XXX</w:t>
      </w:r>
      <w:r w:rsidR="5DD8553A">
        <w:t>,</w:t>
      </w:r>
    </w:p>
    <w:p w:rsidRPr="005E2D3C" w:rsidR="00963FF4" w:rsidP="00F95DCA" w:rsidRDefault="00BD3EA2" w14:paraId="6032E023" w14:textId="3AADDAC3">
      <w:pPr>
        <w:ind w:left="142" w:firstLine="0"/>
      </w:pPr>
      <w:r w:rsidRPr="292E8E6C" w:rsidR="63A94979">
        <w:rPr>
          <w:highlight w:val="yellow"/>
        </w:rPr>
        <w:t xml:space="preserve">6 </w:t>
      </w:r>
      <w:r w:rsidRPr="292E8E6C" w:rsidR="579E7839">
        <w:rPr>
          <w:highlight w:val="yellow"/>
        </w:rPr>
        <w:t>–</w:t>
      </w:r>
      <w:r w:rsidRPr="292E8E6C" w:rsidR="63A94979">
        <w:rPr>
          <w:highlight w:val="yellow"/>
        </w:rPr>
        <w:t xml:space="preserve"> </w:t>
      </w:r>
      <w:r w:rsidRPr="292E8E6C" w:rsidR="4281438F">
        <w:rPr>
          <w:highlight w:val="yellow"/>
        </w:rPr>
        <w:t>Após a</w:t>
      </w:r>
      <w:r w:rsidRPr="292E8E6C" w:rsidR="579E7839">
        <w:rPr>
          <w:highlight w:val="yellow"/>
        </w:rPr>
        <w:t xml:space="preserve"> notificação prevista no </w:t>
      </w:r>
      <w:r w:rsidRPr="292E8E6C" w:rsidR="61A8F73A">
        <w:rPr>
          <w:highlight w:val="yellow"/>
        </w:rPr>
        <w:t>número anterior</w:t>
      </w:r>
      <w:r w:rsidRPr="292E8E6C" w:rsidR="579E7839">
        <w:rPr>
          <w:highlight w:val="yellow"/>
        </w:rPr>
        <w:t xml:space="preserve"> deve o MVM </w:t>
      </w:r>
      <w:r w:rsidRPr="292E8E6C" w:rsidR="7304F1E7">
        <w:rPr>
          <w:highlight w:val="yellow"/>
        </w:rPr>
        <w:t xml:space="preserve">ou o médico veterinário ao serviço do município </w:t>
      </w:r>
      <w:r w:rsidRPr="292E8E6C" w:rsidR="579E7839">
        <w:rPr>
          <w:highlight w:val="yellow"/>
        </w:rPr>
        <w:t xml:space="preserve">remeter uma participação, </w:t>
      </w:r>
      <w:del w:author="Maria Cristina Tavares Briosa" w:date="2026-07-08T10:59:13.16Z" w16du:dateUtc="2026-07-08T10:59:13.16Z" w:id="591939828">
        <w:r w:rsidRPr="292E8E6C" w:rsidDel="579E7839">
          <w:rPr>
            <w:highlight w:val="yellow"/>
          </w:rPr>
          <w:delText>contendo</w:delText>
        </w:r>
      </w:del>
      <w:ins w:author="Maria Cristina Tavares Briosa" w:date="2026-07-08T10:59:18.051Z" w16du:dateUtc="2026-07-08T10:59:18.051Z" w:id="823716877">
        <w:r w:rsidRPr="292E8E6C" w:rsidR="2E3C5B55">
          <w:rPr>
            <w:highlight w:val="yellow"/>
          </w:rPr>
          <w:t xml:space="preserve"> acompanhada </w:t>
        </w:r>
        <w:r w:rsidRPr="292E8E6C" w:rsidR="2E3C5B55">
          <w:rPr>
            <w:highlight w:val="yellow"/>
          </w:rPr>
          <w:t>da</w:t>
        </w:r>
      </w:ins>
      <w:r w:rsidRPr="292E8E6C" w:rsidR="579E7839">
        <w:rPr>
          <w:highlight w:val="yellow"/>
        </w:rPr>
        <w:t xml:space="preserve"> a</w:t>
      </w:r>
      <w:r w:rsidRPr="292E8E6C" w:rsidR="579E7839">
        <w:rPr>
          <w:highlight w:val="yellow"/>
        </w:rPr>
        <w:t xml:space="preserve"> referida notificação, </w:t>
      </w:r>
      <w:del w:author="Maria Cristina Tavares Briosa" w:date="2026-07-08T10:59:39.51Z" w16du:dateUtc="2026-07-08T10:59:39.51Z" w:id="296830699">
        <w:r w:rsidRPr="292E8E6C" w:rsidDel="579E7839">
          <w:rPr>
            <w:highlight w:val="yellow"/>
          </w:rPr>
          <w:delText>acompanhada</w:delText>
        </w:r>
      </w:del>
      <w:ins w:author="Maria Cristina Tavares Briosa" w:date="2026-07-08T10:59:41.06Z" w16du:dateUtc="2026-07-08T10:59:41.06Z" w:id="581002410">
        <w:r w:rsidRPr="292E8E6C" w:rsidR="7791F4B5">
          <w:rPr>
            <w:highlight w:val="yellow"/>
          </w:rPr>
          <w:t xml:space="preserve"> e</w:t>
        </w:r>
      </w:ins>
      <w:r w:rsidRPr="292E8E6C" w:rsidR="579E7839">
        <w:rPr>
          <w:highlight w:val="yellow"/>
        </w:rPr>
        <w:t xml:space="preserve"> dos demais factos tidos por relevantes, </w:t>
      </w:r>
      <w:r w:rsidRPr="292E8E6C" w:rsidR="35B38472">
        <w:rPr>
          <w:highlight w:val="yellow"/>
        </w:rPr>
        <w:t>à Procuradoria da República do Ministério da Públic</w:t>
      </w:r>
      <w:r w:rsidRPr="292E8E6C" w:rsidR="437FC3FD">
        <w:rPr>
          <w:highlight w:val="yellow"/>
        </w:rPr>
        <w:t>o</w:t>
      </w:r>
      <w:r w:rsidRPr="292E8E6C" w:rsidR="7528B9A7">
        <w:rPr>
          <w:highlight w:val="yellow"/>
        </w:rPr>
        <w:t>,</w:t>
      </w:r>
      <w:r w:rsidRPr="292E8E6C" w:rsidR="437FC3FD">
        <w:rPr>
          <w:highlight w:val="yellow"/>
        </w:rPr>
        <w:t xml:space="preserve"> </w:t>
      </w:r>
      <w:r w:rsidRPr="292E8E6C" w:rsidR="4281438F">
        <w:rPr>
          <w:highlight w:val="yellow"/>
        </w:rPr>
        <w:t>territorialmente competente</w:t>
      </w:r>
      <w:r w:rsidRPr="292E8E6C" w:rsidR="7528B9A7">
        <w:rPr>
          <w:highlight w:val="yellow"/>
        </w:rPr>
        <w:t>,</w:t>
      </w:r>
      <w:r w:rsidRPr="292E8E6C" w:rsidR="4281438F">
        <w:rPr>
          <w:highlight w:val="yellow"/>
        </w:rPr>
        <w:t xml:space="preserve"> </w:t>
      </w:r>
      <w:r w:rsidRPr="292E8E6C" w:rsidR="437FC3FD">
        <w:rPr>
          <w:highlight w:val="yellow"/>
        </w:rPr>
        <w:t xml:space="preserve">para averiguação </w:t>
      </w:r>
      <w:r w:rsidRPr="292E8E6C" w:rsidR="4281438F">
        <w:rPr>
          <w:highlight w:val="yellow"/>
        </w:rPr>
        <w:t>da eventual</w:t>
      </w:r>
      <w:r w:rsidRPr="292E8E6C" w:rsidR="437FC3FD">
        <w:rPr>
          <w:highlight w:val="yellow"/>
        </w:rPr>
        <w:t xml:space="preserve"> prática do crime de abandono </w:t>
      </w:r>
      <w:r w:rsidRPr="292E8E6C" w:rsidR="4281438F">
        <w:rPr>
          <w:highlight w:val="yellow"/>
        </w:rPr>
        <w:t xml:space="preserve">de animais de companhia, nos termos e para os efeitos do artigo 388.º do Código Penal. </w:t>
      </w:r>
    </w:p>
    <w:p w:rsidR="0018142E" w:rsidP="00F95DCA" w:rsidRDefault="0018142E" w14:paraId="54AD4F56" w14:textId="6C6C235D">
      <w:pPr>
        <w:ind w:left="142" w:firstLine="0"/>
      </w:pPr>
      <w:bookmarkStart w:name="_Toc223954486" w:id="481"/>
      <w:ins w:author="Maria Cristina Tavares Briosa" w:date="2026-07-08T11:00:34.434Z" w16du:dateUtc="2026-07-08T11:00:34.434Z" w:id="1036570646">
        <w:r w:rsidR="26686C35">
          <w:t>Reescrever este nº, muito denso</w:t>
        </w:r>
      </w:ins>
    </w:p>
    <w:p w:rsidRPr="00963FF4" w:rsidR="00C545D3" w:rsidP="00F95DCA" w:rsidRDefault="00A626AB" w14:paraId="0045554F" w14:textId="7D7DF667">
      <w:pPr>
        <w:pStyle w:val="Ttulo3"/>
      </w:pPr>
      <w:bookmarkStart w:name="_Toc1390998620" w:id="238939186"/>
      <w:r w:rsidR="6F5E8D5D">
        <w:rPr/>
        <w:t xml:space="preserve">Artigo </w:t>
      </w:r>
      <w:r w:rsidR="7528B9A7">
        <w:rPr/>
        <w:t>9</w:t>
      </w:r>
      <w:r w:rsidR="6130CB83">
        <w:rPr/>
        <w:t>6</w:t>
      </w:r>
      <w:r w:rsidR="6F5E8D5D">
        <w:rPr/>
        <w:t>.º</w:t>
      </w:r>
      <w:bookmarkEnd w:id="238939186"/>
    </w:p>
    <w:p w:rsidRPr="00963FF4" w:rsidR="005101CF" w:rsidP="00F95DCA" w:rsidRDefault="00A626AB" w14:paraId="6B934202" w14:textId="360F213C">
      <w:pPr>
        <w:pStyle w:val="Ttulo3"/>
      </w:pPr>
      <w:bookmarkStart w:name="_Toc869627151" w:id="1585431437"/>
      <w:r w:rsidR="6F5E8D5D">
        <w:rPr/>
        <w:t>Despesas</w:t>
      </w:r>
      <w:bookmarkEnd w:id="481"/>
      <w:bookmarkEnd w:id="1585431437"/>
    </w:p>
    <w:p w:rsidRPr="005E2D3C" w:rsidR="005101CF" w:rsidP="00F95DCA" w:rsidRDefault="649A1643" w14:paraId="7BE70248" w14:textId="6462B724">
      <w:pPr>
        <w:ind w:left="142" w:firstLine="0"/>
      </w:pPr>
      <w:r w:rsidR="649A1643">
        <w:rPr/>
        <w:t>1 -</w:t>
      </w:r>
      <w:r w:rsidRPr="69805533" w:rsidR="649A1643">
        <w:rPr>
          <w:rFonts w:eastAsia="Arial"/>
        </w:rPr>
        <w:t xml:space="preserve"> </w:t>
      </w:r>
      <w:commentRangeStart w:id="484"/>
      <w:r w:rsidR="649A1643">
        <w:rPr/>
        <w:t xml:space="preserve">Todas as despesas de alimentação e alojamento durante o período de recolha no CRO ou em instalações externas devidamente autorizadas, </w:t>
      </w:r>
      <w:r w:rsidRPr="69805533" w:rsidR="649A1643">
        <w:rPr>
          <w:strike w:val="1"/>
        </w:rPr>
        <w:t>bem como o pagamento das coimas correspondentes aos ilícitos contraordenacionais verificados</w:t>
      </w:r>
      <w:r w:rsidR="649A1643">
        <w:rPr/>
        <w:t>, são da responsabilidade do titular do animal.</w:t>
      </w:r>
      <w:commentRangeEnd w:id="484"/>
      <w:r>
        <w:rPr>
          <w:rStyle w:val="CommentReference"/>
        </w:rPr>
        <w:commentReference w:id="484"/>
      </w:r>
    </w:p>
    <w:p w:rsidRPr="005E2D3C" w:rsidR="005101CF" w:rsidP="00F95DCA" w:rsidRDefault="001618A2" w14:paraId="7B3A3231" w14:textId="63562A62">
      <w:pPr>
        <w:ind w:left="142" w:firstLine="0"/>
      </w:pPr>
      <w:r>
        <w:t xml:space="preserve">2 </w:t>
      </w:r>
      <w:r w:rsidR="0B861554">
        <w:t>-</w:t>
      </w:r>
      <w:r w:rsidR="0B861554">
        <w:rPr>
          <w:rFonts w:eastAsia="Arial"/>
        </w:rPr>
        <w:t xml:space="preserve"> </w:t>
      </w:r>
      <w:r w:rsidR="0B861554">
        <w:t xml:space="preserve">Quando não tenham sido pagas as despesas referidas no </w:t>
      </w:r>
      <w:r w:rsidR="008C56A9">
        <w:t>número anterior</w:t>
      </w:r>
      <w:r w:rsidR="0B861554">
        <w:t xml:space="preserve">, podem as câmaras municipais proceder à execução judicial da dívida. </w:t>
      </w:r>
    </w:p>
    <w:p w:rsidRPr="005E2D3C" w:rsidR="00010413" w:rsidP="00F95DCA" w:rsidRDefault="00010413" w14:paraId="679D8809" w14:textId="77777777"/>
    <w:p w:rsidRPr="00963FF4" w:rsidR="00C545D3" w:rsidP="00F95DCA" w:rsidRDefault="00A626AB" w14:paraId="649BDFF9" w14:textId="7BA4E4C3">
      <w:pPr>
        <w:pStyle w:val="Ttulo3"/>
      </w:pPr>
      <w:bookmarkStart w:name="_Toc223954487" w:id="485"/>
      <w:bookmarkStart w:name="_Toc543846059" w:id="1546421835"/>
      <w:r w:rsidR="6F5E8D5D">
        <w:rPr/>
        <w:t>Artigo 9</w:t>
      </w:r>
      <w:r w:rsidR="6130CB83">
        <w:rPr/>
        <w:t>7</w:t>
      </w:r>
      <w:r w:rsidR="6F5E8D5D">
        <w:rPr/>
        <w:t>.º</w:t>
      </w:r>
      <w:bookmarkEnd w:id="1546421835"/>
    </w:p>
    <w:p w:rsidRPr="00963FF4" w:rsidR="005101CF" w:rsidP="00F95DCA" w:rsidRDefault="0B861554" w14:paraId="7C7B0DC4" w14:textId="57953E16">
      <w:pPr>
        <w:pStyle w:val="Ttulo3"/>
      </w:pPr>
      <w:bookmarkStart w:name="_Toc225494492" w:id="738985165"/>
      <w:r w:rsidR="760A596A">
        <w:rPr/>
        <w:t>Captura compulsiva de animais</w:t>
      </w:r>
      <w:bookmarkEnd w:id="485"/>
      <w:bookmarkEnd w:id="738985165"/>
    </w:p>
    <w:p w:rsidRPr="005E2D3C" w:rsidR="0B861554" w:rsidP="00F95DCA" w:rsidRDefault="00260C3D" w14:paraId="1E3B3CD7" w14:textId="6940301E">
      <w:pPr>
        <w:ind w:left="142" w:firstLine="0"/>
      </w:pPr>
      <w:r>
        <w:t xml:space="preserve">1 </w:t>
      </w:r>
      <w:r w:rsidR="0B861554">
        <w:t>-</w:t>
      </w:r>
      <w:r w:rsidR="0B861554">
        <w:rPr>
          <w:rFonts w:eastAsia="Arial"/>
        </w:rPr>
        <w:t xml:space="preserve"> </w:t>
      </w:r>
      <w:r w:rsidR="0B861554">
        <w:t xml:space="preserve">Quando os métodos de captura referidos </w:t>
      </w:r>
      <w:r>
        <w:t xml:space="preserve">no </w:t>
      </w:r>
      <w:r w:rsidRPr="00F95DCA">
        <w:rPr>
          <w:highlight w:val="cyan"/>
        </w:rPr>
        <w:t>artigo XX</w:t>
      </w:r>
      <w:r w:rsidR="0B861554">
        <w:t xml:space="preserve"> não sejam suficientes e esteja em causa risco grave para a saúde e a segurança públicas, bem como para o bem-estar dos animais de companhia, </w:t>
      </w:r>
      <w:r w:rsidRPr="00F95DCA" w:rsidR="0B861554">
        <w:rPr>
          <w:highlight w:val="yellow"/>
        </w:rPr>
        <w:t xml:space="preserve">podem as câmaras municipais solicitar </w:t>
      </w:r>
      <w:r w:rsidRPr="00F95DCA" w:rsidR="0093423F">
        <w:rPr>
          <w:highlight w:val="yellow"/>
        </w:rPr>
        <w:t xml:space="preserve">o </w:t>
      </w:r>
      <w:r w:rsidRPr="00F95DCA" w:rsidR="0B861554">
        <w:rPr>
          <w:highlight w:val="yellow"/>
        </w:rPr>
        <w:t xml:space="preserve">apoio </w:t>
      </w:r>
      <w:r w:rsidRPr="00F95DCA" w:rsidR="0093423F">
        <w:rPr>
          <w:highlight w:val="yellow"/>
        </w:rPr>
        <w:t xml:space="preserve">técnico </w:t>
      </w:r>
      <w:r w:rsidRPr="00F95DCA" w:rsidR="0B861554">
        <w:rPr>
          <w:highlight w:val="yellow"/>
        </w:rPr>
        <w:t>da DGAV.</w:t>
      </w:r>
    </w:p>
    <w:p w:rsidRPr="005E2D3C" w:rsidR="2CB55BED" w:rsidP="00F95DCA" w:rsidRDefault="2CB55BED" w14:paraId="34B88716" w14:textId="5EB8178B">
      <w:pPr>
        <w:ind w:left="142" w:firstLine="0"/>
      </w:pPr>
      <w:r>
        <w:t xml:space="preserve">2 - Nos casos previstos no </w:t>
      </w:r>
      <w:r w:rsidR="008C56A9">
        <w:t>número anterior</w:t>
      </w:r>
      <w:r>
        <w:t xml:space="preserve">, cabe às câmaras municipais demonstrar os métodos já utilizados e propor um plano de captura extraordinário, de acordo com o modelo a definir pela DGAV. </w:t>
      </w:r>
    </w:p>
    <w:p w:rsidRPr="005E2D3C" w:rsidR="73C0FD60" w:rsidP="00F95DCA" w:rsidRDefault="73C0FD60" w14:paraId="025DFFA0" w14:textId="25397A32">
      <w:pPr>
        <w:ind w:left="142" w:firstLine="0"/>
      </w:pPr>
      <w:r w:rsidR="73C0FD60">
        <w:rPr/>
        <w:t xml:space="preserve">3 - No exercício das suas competências e atribuições de vigilância epidemiológica e de luta contra a raiva animal e outras zoonoses, nos casos em que não sejam exequíveis os métodos de captura referidos </w:t>
      </w:r>
      <w:r w:rsidRPr="69805533" w:rsidR="73C0FD60">
        <w:rPr>
          <w:highlight w:val="cyan"/>
        </w:rPr>
        <w:t xml:space="preserve">no n.º 1 do artigo </w:t>
      </w:r>
      <w:r w:rsidRPr="69805533" w:rsidR="007B3BBA">
        <w:rPr>
          <w:highlight w:val="cyan"/>
        </w:rPr>
        <w:t>XX.</w:t>
      </w:r>
      <w:r w:rsidRPr="69805533" w:rsidR="73C0FD60">
        <w:rPr>
          <w:highlight w:val="cyan"/>
        </w:rPr>
        <w:t>º</w:t>
      </w:r>
      <w:r w:rsidR="73C0FD60">
        <w:rPr/>
        <w:t xml:space="preserve">, pode a </w:t>
      </w:r>
      <w:r w:rsidRPr="69805533" w:rsidR="73C0FD60">
        <w:rPr>
          <w:b w:val="1"/>
          <w:bCs w:val="1"/>
          <w:color w:val="D86DCB" w:themeColor="accent5" w:themeTint="99" w:themeShade="FF"/>
          <w:rPrChange w:author="Rui André Vidal" w:date="2026-06-30T14:56:52.332Z" w16du:dateUtc="2026-06-30T14:56:52.332Z" w:id="1742964853"/>
        </w:rPr>
        <w:t>DG</w:t>
      </w:r>
      <w:ins w:author="Rui André Vidal" w:date="2026-06-30T14:56:48.808Z" w16du:dateUtc="2026-06-30T14:56:48.808Z" w:id="586975106">
        <w:r w:rsidRPr="69805533" w:rsidR="523B345C">
          <w:rPr>
            <w:b w:val="1"/>
            <w:bCs w:val="1"/>
            <w:color w:val="D86DCB" w:themeColor="accent5" w:themeTint="99" w:themeShade="FF"/>
            <w:rPrChange w:author="Rui André Vidal" w:date="2026-06-30T14:56:51.46Z" w16du:dateUtc="2026-06-30T14:56:51.46Z" w:id="269937857"/>
          </w:rPr>
          <w:t>A</w:t>
        </w:r>
      </w:ins>
      <w:r w:rsidRPr="69805533" w:rsidR="73C0FD60">
        <w:rPr>
          <w:b w:val="1"/>
          <w:bCs w:val="1"/>
          <w:color w:val="D86DCB" w:themeColor="accent5" w:themeTint="99" w:themeShade="FF"/>
          <w:rPrChange w:author="Rui André Vidal" w:date="2026-06-30T14:56:51.461Z" w16du:dateUtc="2026-06-30T14:56:51.461Z" w:id="403916247"/>
        </w:rPr>
        <w:t xml:space="preserve">V </w:t>
      </w:r>
      <w:r w:rsidR="73C0FD60">
        <w:rPr/>
        <w:t xml:space="preserve">determinar a captura ou eliminação dos cães ou gatos que deambulem em quaisquer zonas, devendo anunciar previamente, </w:t>
      </w:r>
      <w:r w:rsidRPr="69805533" w:rsidR="73C0FD60">
        <w:rPr>
          <w:highlight w:val="yellow"/>
        </w:rPr>
        <w:t xml:space="preserve">por intermédio das </w:t>
      </w:r>
      <w:r w:rsidRPr="69805533" w:rsidR="00D164C9">
        <w:rPr>
          <w:highlight w:val="yellow"/>
        </w:rPr>
        <w:t>direções de serviços de alimentação e veterinária regionais (</w:t>
      </w:r>
      <w:r w:rsidRPr="69805533" w:rsidR="73C0FD60">
        <w:rPr>
          <w:highlight w:val="yellow"/>
        </w:rPr>
        <w:t>D</w:t>
      </w:r>
      <w:r w:rsidRPr="69805533" w:rsidR="00822636">
        <w:rPr>
          <w:highlight w:val="yellow"/>
        </w:rPr>
        <w:t>SAVR</w:t>
      </w:r>
      <w:r w:rsidR="00D164C9">
        <w:rPr/>
        <w:t>)</w:t>
      </w:r>
      <w:r w:rsidR="73C0FD60">
        <w:rPr/>
        <w:t xml:space="preserve"> e por editais a afixar nos locais públicos d</w:t>
      </w:r>
      <w:r w:rsidR="00E31B79">
        <w:rPr/>
        <w:t>e</w:t>
      </w:r>
      <w:r w:rsidR="73C0FD60">
        <w:rPr/>
        <w:t xml:space="preserve"> costume, com pelo menos oito dias de antecedência, </w:t>
      </w:r>
      <w:r w:rsidRPr="69805533" w:rsidR="00E31B79">
        <w:rPr>
          <w:highlight w:val="yellow"/>
        </w:rPr>
        <w:t>anunciando</w:t>
      </w:r>
      <w:r w:rsidR="00E31B79">
        <w:rPr/>
        <w:t xml:space="preserve"> </w:t>
      </w:r>
      <w:r w:rsidR="73C0FD60">
        <w:rPr/>
        <w:t>quais as áreas e os dias em que terão lugar a prática de tais medidas.</w:t>
      </w:r>
    </w:p>
    <w:p w:rsidRPr="005E2D3C" w:rsidR="005101CF" w:rsidP="00F95DCA" w:rsidRDefault="2DEF1C43" w14:paraId="089DFB65" w14:textId="1F4A302F">
      <w:pPr>
        <w:ind w:left="142" w:firstLine="0"/>
      </w:pPr>
      <w:r>
        <w:t xml:space="preserve">4 </w:t>
      </w:r>
      <w:r w:rsidR="00822636">
        <w:t xml:space="preserve">- </w:t>
      </w:r>
      <w:r>
        <w:t xml:space="preserve">Para a execução do plano previsto no </w:t>
      </w:r>
      <w:r w:rsidR="008C56A9">
        <w:t>número anterior</w:t>
      </w:r>
      <w:r>
        <w:t xml:space="preserve">, as câmaras municipais podem solicitar a colaboração de todas as autoridades e entidades para tal expressamente solicitadas, com especial referência para a DGAV, GNR, PSP, Polícia Marítima e Autoridade Nacional de Emergência e Proteção Civil. </w:t>
      </w:r>
    </w:p>
    <w:p w:rsidRPr="005E2D3C" w:rsidR="005101CF" w:rsidP="00F95DCA" w:rsidRDefault="2477CCD9" w14:paraId="2FC1F3DC" w14:textId="2795D0E0">
      <w:pPr>
        <w:ind w:left="142" w:firstLine="0"/>
      </w:pPr>
      <w:r>
        <w:t xml:space="preserve">5 </w:t>
      </w:r>
      <w:r w:rsidR="00E6594C">
        <w:t xml:space="preserve">- </w:t>
      </w:r>
      <w:r>
        <w:t xml:space="preserve">As medidas a que se refere o </w:t>
      </w:r>
      <w:r w:rsidR="00BE60E5">
        <w:t>n.º</w:t>
      </w:r>
      <w:r w:rsidR="00E6594C">
        <w:t xml:space="preserve"> 1</w:t>
      </w:r>
      <w:r>
        <w:t xml:space="preserve"> devem ser anunciadas, pelas diversas formas legalmente admitidas e executadas pelas entidades policiais, </w:t>
      </w:r>
      <w:r w:rsidRPr="00F95DCA">
        <w:rPr>
          <w:highlight w:val="yellow"/>
        </w:rPr>
        <w:t xml:space="preserve">devendo salvaguardar a segurança das populações humana e animal e </w:t>
      </w:r>
      <w:r w:rsidRPr="00F95DCA" w:rsidR="00717F7B">
        <w:rPr>
          <w:highlight w:val="yellow"/>
        </w:rPr>
        <w:t>adequar a sua atuação de modo a causar o mínimo</w:t>
      </w:r>
      <w:r w:rsidRPr="00F95DCA">
        <w:rPr>
          <w:highlight w:val="yellow"/>
        </w:rPr>
        <w:t xml:space="preserve"> sofrimento dos animais.</w:t>
      </w:r>
      <w:r>
        <w:t xml:space="preserve"> </w:t>
      </w:r>
    </w:p>
    <w:p w:rsidRPr="00F95DCA" w:rsidR="73C0FD60" w:rsidP="00F95DCA" w:rsidRDefault="73C0FD60" w14:paraId="60214CEF" w14:textId="4F51A3DB">
      <w:pPr>
        <w:jc w:val="center"/>
        <w:rPr>
          <w:b/>
          <w:bCs/>
          <w:color w:val="FF0000"/>
        </w:rPr>
      </w:pPr>
    </w:p>
    <w:p w:rsidRPr="00F95DCA" w:rsidR="00C545D3" w:rsidP="00F95DCA" w:rsidRDefault="21ED47F0" w14:paraId="4944EDF9" w14:textId="61EA2867">
      <w:pPr>
        <w:pStyle w:val="Ttulo2"/>
        <w:ind w:right="0"/>
      </w:pPr>
      <w:bookmarkStart w:name="_Toc223954488" w:id="488"/>
      <w:bookmarkStart w:name="_Toc293302995" w:id="644876670"/>
      <w:r w:rsidR="66B25128">
        <w:rPr/>
        <w:t>SECÇÃO V</w:t>
      </w:r>
      <w:bookmarkEnd w:id="644876670"/>
    </w:p>
    <w:p w:rsidRPr="00963FF4" w:rsidR="005101CF" w:rsidP="00F95DCA" w:rsidRDefault="3B27B3FA" w14:paraId="4386CDE4" w14:textId="481F22E3">
      <w:pPr>
        <w:pStyle w:val="Ttulo2"/>
        <w:ind w:right="0"/>
        <w:rPr>
          <w:color w:val="FF0000"/>
        </w:rPr>
      </w:pPr>
      <w:bookmarkStart w:name="_Toc74080672" w:id="27051207"/>
      <w:r w:rsidR="28AADF1A">
        <w:rPr/>
        <w:t xml:space="preserve">Animais </w:t>
      </w:r>
      <w:commentRangeStart w:id="491"/>
      <w:r w:rsidR="28AADF1A">
        <w:rPr/>
        <w:t>capturado</w:t>
      </w:r>
      <w:commentRangeEnd w:id="491"/>
      <w:r>
        <w:rPr>
          <w:rStyle w:val="CommentReference"/>
        </w:rPr>
        <w:commentReference w:id="491"/>
      </w:r>
      <w:r w:rsidR="28AADF1A">
        <w:rPr/>
        <w:t>s</w:t>
      </w:r>
      <w:ins w:author="Rui André Vidal" w:date="2026-06-30T14:58:13.776Z" w16du:dateUtc="2026-06-30T14:58:13.776Z" w:id="406084089">
        <w:r w:rsidRPr="292E8E6C" w:rsidR="084615C8">
          <w:rPr>
            <w:color w:val="9F2B92"/>
            <w:rPrChange w:author="Rui André Vidal" w:date="2026-06-30T14:58:17.036Z" w16du:dateUtc="2026-06-30T14:58:17.036Z" w:id="627675161"/>
          </w:rPr>
          <w:t xml:space="preserve"> e recolhidos</w:t>
        </w:r>
      </w:ins>
      <w:bookmarkEnd w:id="488"/>
      <w:bookmarkEnd w:id="27051207"/>
    </w:p>
    <w:p w:rsidRPr="00F95DCA" w:rsidR="00FA0DD5" w:rsidP="00F95DCA" w:rsidRDefault="00FA0DD5" w14:paraId="25405F18" w14:textId="77777777">
      <w:pPr>
        <w:jc w:val="center"/>
        <w:rPr>
          <w:b/>
          <w:bCs/>
          <w:color w:val="FF0000"/>
        </w:rPr>
      </w:pPr>
    </w:p>
    <w:p w:rsidRPr="00963FF4" w:rsidR="00C545D3" w:rsidP="00F95DCA" w:rsidRDefault="5B214B53" w14:paraId="396A7C58" w14:textId="6F1CE75C">
      <w:pPr>
        <w:pStyle w:val="Ttulo3"/>
        <w:ind w:right="0"/>
      </w:pPr>
      <w:bookmarkStart w:name="_Toc223954489" w:id="492"/>
      <w:commentRangeStart w:id="494"/>
      <w:bookmarkStart w:name="_Toc1254185819" w:id="779846835"/>
      <w:r w:rsidR="2BF62513">
        <w:rPr/>
        <w:t>Artigo 9</w:t>
      </w:r>
      <w:r w:rsidR="6130CB83">
        <w:rPr/>
        <w:t>8</w:t>
      </w:r>
      <w:r w:rsidR="0D0A23FB">
        <w:rPr/>
        <w:t>.º</w:t>
      </w:r>
      <w:bookmarkEnd w:id="779846835"/>
    </w:p>
    <w:p w:rsidRPr="00F95DCA" w:rsidR="005101CF" w:rsidP="00F95DCA" w:rsidRDefault="2250446B" w14:paraId="758C7D90" w14:textId="2A528071">
      <w:pPr>
        <w:pStyle w:val="Ttulo3"/>
        <w:ind w:right="0"/>
      </w:pPr>
      <w:bookmarkStart w:name="_Toc1298336235" w:id="1191482224"/>
      <w:r w:rsidR="0F7E01B5">
        <w:rPr/>
        <w:t>Destino dos animais</w:t>
      </w:r>
      <w:bookmarkEnd w:id="492"/>
      <w:commentRangeEnd w:id="494"/>
      <w:r>
        <w:rPr>
          <w:rStyle w:val="CommentReference"/>
        </w:rPr>
        <w:commentReference w:id="494"/>
      </w:r>
      <w:bookmarkEnd w:id="1191482224"/>
    </w:p>
    <w:p w:rsidRPr="005E2D3C" w:rsidR="005101CF" w:rsidP="00F95DCA" w:rsidRDefault="13EADC82" w14:paraId="26AB27BA" w14:textId="66D068FC">
      <w:pPr>
        <w:ind w:left="142" w:firstLine="0"/>
        <w:rPr>
          <w:color w:val="FF0000"/>
        </w:rPr>
      </w:pPr>
      <w:r>
        <w:rPr>
          <w:color w:val="auto"/>
        </w:rPr>
        <w:t>1 -</w:t>
      </w:r>
      <w:r>
        <w:rPr>
          <w:rFonts w:eastAsia="Arial"/>
          <w:color w:val="auto"/>
        </w:rPr>
        <w:t xml:space="preserve"> </w:t>
      </w:r>
      <w:r>
        <w:rPr>
          <w:color w:val="auto"/>
        </w:rPr>
        <w:t>Aos animais capturados ou recolhidos no CRO pode ser dado o seguinte destino:</w:t>
      </w:r>
    </w:p>
    <w:p w:rsidRPr="005E2D3C" w:rsidR="005101CF" w:rsidP="00F95DCA" w:rsidRDefault="3C992370" w14:paraId="7229A43A" w14:textId="001F916C">
      <w:pPr>
        <w:rPr>
          <w:color w:val="auto"/>
        </w:rPr>
      </w:pPr>
      <w:r>
        <w:rPr>
          <w:color w:val="auto"/>
        </w:rPr>
        <w:t>a) Restituição aos titulares ou detentores;</w:t>
      </w:r>
    </w:p>
    <w:p w:rsidRPr="005E2D3C" w:rsidR="005101CF" w:rsidP="00F95DCA" w:rsidRDefault="77BA3DD1" w14:paraId="46C12EB9" w14:textId="1CD94578">
      <w:pPr>
        <w:rPr>
          <w:color w:val="auto"/>
        </w:rPr>
      </w:pPr>
      <w:r>
        <w:rPr>
          <w:color w:val="auto"/>
        </w:rPr>
        <w:t>b) Transmissão a Associações Zoófilas;</w:t>
      </w:r>
    </w:p>
    <w:p w:rsidRPr="005E2D3C" w:rsidR="005101CF" w:rsidP="00F95DCA" w:rsidRDefault="4D22A10B" w14:paraId="5A6D4AC3" w14:textId="21554D97">
      <w:pPr>
        <w:rPr>
          <w:color w:val="auto"/>
        </w:rPr>
      </w:pPr>
      <w:r>
        <w:rPr>
          <w:color w:val="auto"/>
        </w:rPr>
        <w:t>c) Colocação em Lares de Acolhimento;</w:t>
      </w:r>
    </w:p>
    <w:p w:rsidRPr="005E2D3C" w:rsidR="005101CF" w:rsidP="00F95DCA" w:rsidRDefault="1DFBA11F" w14:paraId="1053EF73" w14:textId="20E9354D">
      <w:pPr>
        <w:rPr>
          <w:color w:val="auto"/>
        </w:rPr>
      </w:pPr>
      <w:r>
        <w:rPr>
          <w:color w:val="auto"/>
        </w:rPr>
        <w:t>d) Adoção;</w:t>
      </w:r>
    </w:p>
    <w:p w:rsidRPr="005E2D3C" w:rsidR="005101CF" w:rsidP="00F95DCA" w:rsidRDefault="3BB00E0C" w14:paraId="58B803D1" w14:textId="52B590B5">
      <w:pPr>
        <w:rPr>
          <w:color w:val="auto"/>
        </w:rPr>
      </w:pPr>
      <w:commentRangeStart w:id="496"/>
      <w:r w:rsidRPr="69805533" w:rsidR="3BB00E0C">
        <w:rPr>
          <w:color w:val="auto"/>
        </w:rPr>
        <w:t xml:space="preserve">e) Entrega temporária a </w:t>
      </w:r>
      <w:commentRangeStart w:id="134971427"/>
      <w:r w:rsidRPr="69805533" w:rsidR="3BB00E0C">
        <w:rPr>
          <w:color w:val="auto"/>
        </w:rPr>
        <w:t>Fiel Depositário.</w:t>
      </w:r>
      <w:commentRangeEnd w:id="496"/>
      <w:r>
        <w:rPr>
          <w:rStyle w:val="CommentReference"/>
        </w:rPr>
        <w:commentReference w:id="496"/>
      </w:r>
      <w:commentRangeEnd w:id="134971427"/>
      <w:r>
        <w:rPr>
          <w:rStyle w:val="CommentReference"/>
        </w:rPr>
        <w:commentReference w:id="134971427"/>
      </w:r>
    </w:p>
    <w:p w:rsidRPr="005E2D3C" w:rsidR="005101CF" w:rsidP="00F95DCA" w:rsidRDefault="1C6E1680" w14:paraId="29B9F26D" w14:textId="603108E3">
      <w:pPr>
        <w:ind w:left="142" w:firstLine="0"/>
        <w:rPr>
          <w:color w:val="auto"/>
        </w:rPr>
      </w:pPr>
      <w:r>
        <w:rPr>
          <w:color w:val="auto"/>
        </w:rPr>
        <w:t xml:space="preserve">2 - Os animais capturados ou recolhidos nos termos do </w:t>
      </w:r>
      <w:r w:rsidRPr="00F95DCA">
        <w:rPr>
          <w:color w:val="auto"/>
          <w:highlight w:val="cyan"/>
        </w:rPr>
        <w:t>n.º 1 do artigo 70.º</w:t>
      </w:r>
      <w:r>
        <w:rPr>
          <w:color w:val="auto"/>
        </w:rPr>
        <w:t xml:space="preserve"> só podem ser entregues desde que: </w:t>
      </w:r>
    </w:p>
    <w:p w:rsidRPr="00F95DCA" w:rsidR="005101CF" w:rsidP="00F95DCA" w:rsidRDefault="13EADC82" w14:paraId="5D9615D7" w14:textId="37DF597D">
      <w:pPr>
        <w:pStyle w:val="PargrafodaLista"/>
        <w:numPr>
          <w:ilvl w:val="0"/>
          <w:numId w:val="294"/>
        </w:numPr>
        <w:rPr>
          <w:color w:val="auto"/>
        </w:rPr>
      </w:pPr>
      <w:r w:rsidRPr="00F95DCA">
        <w:rPr>
          <w:color w:val="auto"/>
        </w:rPr>
        <w:t xml:space="preserve">Se encontrem cumpridas as disposições previstas no presente diploma no que se refere, nomeadamente, à identificação e registo, aos requisitos sanitários e às normas de bem-estar animal; </w:t>
      </w:r>
    </w:p>
    <w:p w:rsidRPr="00F95DCA" w:rsidR="006B2303" w:rsidP="00F95DCA" w:rsidRDefault="13EADC82" w14:paraId="0B70700E" w14:textId="2F3C214C">
      <w:pPr>
        <w:pStyle w:val="PargrafodaLista"/>
        <w:numPr>
          <w:ilvl w:val="0"/>
          <w:numId w:val="294"/>
        </w:numPr>
        <w:rPr>
          <w:color w:val="auto"/>
        </w:rPr>
      </w:pPr>
      <w:r w:rsidRPr="00F95DCA">
        <w:rPr>
          <w:color w:val="auto"/>
        </w:rPr>
        <w:t xml:space="preserve">Se mostrem pagas as despesas de manutenção dos animais no período de permanência no centro de recolha oficial; </w:t>
      </w:r>
    </w:p>
    <w:p w:rsidRPr="00F95DCA" w:rsidR="005101CF" w:rsidP="00F95DCA" w:rsidRDefault="13EADC82" w14:paraId="13F2C16D" w14:textId="1C504A7B">
      <w:pPr>
        <w:pStyle w:val="PargrafodaLista"/>
        <w:numPr>
          <w:ilvl w:val="0"/>
          <w:numId w:val="294"/>
        </w:numPr>
        <w:rPr>
          <w:color w:val="auto"/>
        </w:rPr>
      </w:pPr>
      <w:r w:rsidRPr="00F95DCA">
        <w:rPr>
          <w:color w:val="auto"/>
        </w:rPr>
        <w:t xml:space="preserve">Se encontrem cumpridos os procedimentos legalmente exigidos, no caso de animais perigosos ou potencialmente perigosos. </w:t>
      </w:r>
    </w:p>
    <w:p w:rsidRPr="001428A0" w:rsidR="005101CF" w:rsidP="00F95DCA" w:rsidRDefault="0EEF4F65" w14:paraId="62F3362E" w14:textId="7DF38575">
      <w:pPr>
        <w:spacing w:line="360" w:lineRule="auto"/>
        <w:ind w:left="142" w:firstLine="0"/>
        <w:rPr>
          <w:color w:val="auto"/>
        </w:rPr>
      </w:pPr>
      <w:r w:rsidRPr="00F95DCA">
        <w:rPr>
          <w:color w:val="auto"/>
        </w:rPr>
        <w:t>3</w:t>
      </w:r>
      <w:r w:rsidRPr="00F95DCA" w:rsidR="0046239E">
        <w:rPr>
          <w:color w:val="auto"/>
        </w:rPr>
        <w:t xml:space="preserve"> </w:t>
      </w:r>
      <w:r w:rsidRPr="00F95DCA">
        <w:rPr>
          <w:color w:val="auto"/>
        </w:rPr>
        <w:t>-</w:t>
      </w:r>
      <w:r w:rsidRPr="00F95DCA">
        <w:rPr>
          <w:rFonts w:eastAsia="Arial"/>
          <w:color w:val="auto"/>
        </w:rPr>
        <w:t xml:space="preserve"> </w:t>
      </w:r>
      <w:r w:rsidRPr="001428A0">
        <w:rPr>
          <w:color w:val="auto"/>
        </w:rPr>
        <w:t xml:space="preserve">Os municípios, mediante parecer obrigatório e vinculativo </w:t>
      </w:r>
      <w:r w:rsidRPr="00F95DCA">
        <w:rPr>
          <w:color w:val="auto"/>
          <w:highlight w:val="yellow"/>
        </w:rPr>
        <w:t>do MVM</w:t>
      </w:r>
      <w:r w:rsidRPr="00F95DCA" w:rsidR="0046239E">
        <w:rPr>
          <w:color w:val="auto"/>
          <w:highlight w:val="yellow"/>
        </w:rPr>
        <w:t xml:space="preserve"> ou do médico veterinário ao serviço do município</w:t>
      </w:r>
      <w:r w:rsidRPr="001428A0">
        <w:rPr>
          <w:color w:val="auto"/>
        </w:rPr>
        <w:t xml:space="preserve">, podem nos termos do disposto no </w:t>
      </w:r>
      <w:r w:rsidR="00BE60E5">
        <w:rPr>
          <w:color w:val="auto"/>
        </w:rPr>
        <w:t>n.º</w:t>
      </w:r>
      <w:r w:rsidRPr="001428A0" w:rsidR="006E0911">
        <w:rPr>
          <w:color w:val="auto"/>
        </w:rPr>
        <w:t xml:space="preserve"> </w:t>
      </w:r>
      <w:r w:rsidRPr="001428A0">
        <w:rPr>
          <w:color w:val="auto"/>
        </w:rPr>
        <w:t xml:space="preserve">1, dispor dos seguintes animais: </w:t>
      </w:r>
    </w:p>
    <w:p w:rsidRPr="001428A0" w:rsidR="005101CF" w:rsidP="00F95DCA" w:rsidRDefault="1CF4CADC" w14:paraId="30C85663" w14:textId="3E9AFDBA">
      <w:pPr>
        <w:pStyle w:val="PargrafodaLista"/>
        <w:numPr>
          <w:ilvl w:val="0"/>
          <w:numId w:val="295"/>
        </w:numPr>
        <w:spacing w:line="360" w:lineRule="auto"/>
      </w:pPr>
      <w:r w:rsidRPr="001428A0">
        <w:t>Aqueles que não sejam reclamados após a notificação do titular;</w:t>
      </w:r>
    </w:p>
    <w:p w:rsidRPr="00F95DCA" w:rsidR="005101CF" w:rsidP="00F95DCA" w:rsidRDefault="5B37D911" w14:paraId="27727CC5" w14:textId="490E0D4C">
      <w:pPr>
        <w:pStyle w:val="PargrafodaLista"/>
        <w:numPr>
          <w:ilvl w:val="0"/>
          <w:numId w:val="295"/>
        </w:numPr>
        <w:spacing w:line="360" w:lineRule="auto"/>
        <w:rPr>
          <w:color w:val="auto"/>
        </w:rPr>
      </w:pPr>
      <w:r w:rsidRPr="69805533" w:rsidR="5B37D911">
        <w:rPr>
          <w:color w:val="auto"/>
        </w:rPr>
        <w:t xml:space="preserve">Aqueles a que não seja dado destino, conforme estabelecido no </w:t>
      </w:r>
      <w:r w:rsidRPr="69805533" w:rsidR="00BE60E5">
        <w:rPr>
          <w:color w:val="auto"/>
        </w:rPr>
        <w:t>n.º</w:t>
      </w:r>
      <w:r w:rsidRPr="69805533" w:rsidR="00BD796F">
        <w:rPr>
          <w:color w:val="auto"/>
        </w:rPr>
        <w:t xml:space="preserve"> </w:t>
      </w:r>
      <w:r w:rsidRPr="69805533" w:rsidR="5B37D911">
        <w:rPr>
          <w:color w:val="auto"/>
        </w:rPr>
        <w:t>1</w:t>
      </w:r>
      <w:ins w:author="Rui André Vidal" w:date="2026-06-30T15:05:36.407Z" w16du:dateUtc="2026-06-30T15:05:36.407Z" w:id="1482824438">
        <w:r w:rsidRPr="69805533" w:rsidR="45B0A8D3">
          <w:rPr>
            <w:color w:val="auto"/>
          </w:rPr>
          <w:t xml:space="preserve"> </w:t>
        </w:r>
      </w:ins>
      <w:r w:rsidRPr="69805533" w:rsidR="5B37D911">
        <w:rPr>
          <w:color w:val="auto"/>
        </w:rPr>
        <w:t xml:space="preserve">ou após a recolha do animal; </w:t>
      </w:r>
      <w:commentRangeStart w:id="497"/>
      <w:commentRangeEnd w:id="497"/>
      <w:r>
        <w:rPr>
          <w:rStyle w:val="CommentReference"/>
        </w:rPr>
        <w:commentReference w:id="497"/>
      </w:r>
    </w:p>
    <w:p w:rsidRPr="00F95DCA" w:rsidR="005101CF" w:rsidP="00F95DCA" w:rsidRDefault="00F17956" w14:paraId="6E296748" w14:textId="3757A54F">
      <w:pPr>
        <w:pStyle w:val="PargrafodaLista"/>
        <w:numPr>
          <w:ilvl w:val="0"/>
          <w:numId w:val="295"/>
        </w:numPr>
        <w:spacing w:line="360" w:lineRule="auto"/>
        <w:rPr>
          <w:color w:val="auto"/>
        </w:rPr>
      </w:pPr>
      <w:r w:rsidRPr="00F95DCA">
        <w:rPr>
          <w:color w:val="auto"/>
        </w:rPr>
        <w:t>A</w:t>
      </w:r>
      <w:r w:rsidRPr="00F95DCA" w:rsidR="04B913EB">
        <w:rPr>
          <w:color w:val="auto"/>
        </w:rPr>
        <w:t xml:space="preserve">queles cujo detentor não é identificado, decorrido o prazo referido no n.º 2 do artigo 72.º; </w:t>
      </w:r>
    </w:p>
    <w:p w:rsidRPr="00674144" w:rsidR="005101CF" w:rsidP="00F95DCA" w:rsidRDefault="007031F3" w14:paraId="6DCC7702" w14:textId="2656CCC8">
      <w:pPr>
        <w:spacing w:line="360" w:lineRule="auto"/>
        <w:ind w:left="142" w:firstLine="0"/>
        <w:rPr>
          <w:color w:val="FF0000"/>
        </w:rPr>
      </w:pPr>
      <w:r w:rsidRPr="69805533" w:rsidR="007031F3">
        <w:rPr>
          <w:rStyle w:val="cf01"/>
          <w:rFonts w:ascii="Garamond" w:hAnsi="Garamond"/>
          <w:sz w:val="24"/>
          <w:szCs w:val="24"/>
          <w:highlight w:val="yellow"/>
        </w:rPr>
        <w:t xml:space="preserve">4 </w:t>
      </w:r>
      <w:r w:rsidRPr="69805533" w:rsidR="00507CA1">
        <w:rPr>
          <w:rStyle w:val="cf01"/>
          <w:rFonts w:ascii="Garamond" w:hAnsi="Garamond"/>
          <w:sz w:val="24"/>
          <w:szCs w:val="24"/>
          <w:highlight w:val="yellow"/>
        </w:rPr>
        <w:t xml:space="preserve">- </w:t>
      </w:r>
      <w:r w:rsidRPr="69805533" w:rsidR="007031F3">
        <w:rPr>
          <w:rStyle w:val="cf01"/>
          <w:rFonts w:ascii="Garamond" w:hAnsi="Garamond"/>
          <w:sz w:val="24"/>
          <w:szCs w:val="24"/>
          <w:highlight w:val="yellow"/>
        </w:rPr>
        <w:t>F</w:t>
      </w:r>
      <w:r w:rsidRPr="69805533" w:rsidR="00507CA1">
        <w:rPr>
          <w:rStyle w:val="cf01"/>
          <w:rFonts w:ascii="Garamond" w:hAnsi="Garamond"/>
          <w:sz w:val="24"/>
          <w:szCs w:val="24"/>
          <w:highlight w:val="yellow"/>
        </w:rPr>
        <w:t>indo o prazo de reclamação</w:t>
      </w:r>
      <w:r w:rsidRPr="69805533" w:rsidR="007031F3">
        <w:rPr>
          <w:rStyle w:val="cf01"/>
          <w:rFonts w:ascii="Garamond" w:hAnsi="Garamond"/>
          <w:sz w:val="24"/>
          <w:szCs w:val="24"/>
          <w:highlight w:val="yellow"/>
        </w:rPr>
        <w:t xml:space="preserve">, </w:t>
      </w:r>
      <w:r w:rsidRPr="69805533" w:rsidR="00507CA1">
        <w:rPr>
          <w:rStyle w:val="cf01"/>
          <w:rFonts w:ascii="Garamond" w:hAnsi="Garamond"/>
          <w:sz w:val="24"/>
          <w:szCs w:val="24"/>
          <w:highlight w:val="yellow"/>
        </w:rPr>
        <w:t xml:space="preserve">previsto no </w:t>
      </w:r>
      <w:r w:rsidRPr="69805533" w:rsidR="007031F3">
        <w:rPr>
          <w:rStyle w:val="cf01"/>
          <w:rFonts w:ascii="Garamond" w:hAnsi="Garamond"/>
          <w:sz w:val="24"/>
          <w:szCs w:val="24"/>
          <w:highlight w:val="yellow"/>
        </w:rPr>
        <w:t>artigo XX, os anim</w:t>
      </w:r>
      <w:r w:rsidRPr="69805533" w:rsidR="00507CA1">
        <w:rPr>
          <w:rStyle w:val="cf01"/>
          <w:rFonts w:ascii="Garamond" w:hAnsi="Garamond"/>
          <w:sz w:val="24"/>
          <w:szCs w:val="24"/>
          <w:highlight w:val="yellow"/>
        </w:rPr>
        <w:t>ais</w:t>
      </w:r>
      <w:r w:rsidRPr="69805533" w:rsidR="007D67F5">
        <w:rPr>
          <w:rStyle w:val="cf01"/>
          <w:rFonts w:ascii="Garamond" w:hAnsi="Garamond"/>
          <w:sz w:val="24"/>
          <w:szCs w:val="24"/>
          <w:highlight w:val="yellow"/>
        </w:rPr>
        <w:t xml:space="preserve"> </w:t>
      </w:r>
      <w:r w:rsidRPr="69805533" w:rsidR="007D67F5">
        <w:rPr>
          <w:rStyle w:val="cf01"/>
          <w:rFonts w:ascii="Garamond" w:hAnsi="Garamond"/>
          <w:b w:val="1"/>
          <w:bCs w:val="1"/>
          <w:color w:val="D86DCB" w:themeColor="accent5" w:themeTint="99" w:themeShade="FF"/>
          <w:sz w:val="24"/>
          <w:szCs w:val="24"/>
          <w:highlight w:val="yellow"/>
          <w:rPrChange w:author="Rui André Vidal" w:date="2026-06-30T15:05:29.175Z" w16du:dateUtc="2026-06-30T15:05:29.175Z" w:id="767193017">
            <w:rPr>
              <w:rStyle w:val="cf01"/>
              <w:rFonts w:ascii="Garamond" w:hAnsi="Garamond"/>
              <w:sz w:val="24"/>
              <w:szCs w:val="24"/>
              <w:highlight w:val="yellow"/>
            </w:rPr>
          </w:rPrChange>
        </w:rPr>
        <w:t>previsto</w:t>
      </w:r>
      <w:ins w:author="Rui André Vidal" w:date="2026-06-30T15:05:25.579Z" w16du:dateUtc="2026-06-30T15:05:25.579Z" w:id="1221815826">
        <w:r w:rsidRPr="69805533" w:rsidR="548113F1">
          <w:rPr>
            <w:rStyle w:val="cf01"/>
            <w:rFonts w:ascii="Garamond" w:hAnsi="Garamond"/>
            <w:b w:val="1"/>
            <w:bCs w:val="1"/>
            <w:color w:val="D86DCB" w:themeColor="accent5" w:themeTint="99" w:themeShade="FF"/>
            <w:sz w:val="24"/>
            <w:szCs w:val="24"/>
            <w:highlight w:val="yellow"/>
            <w:rPrChange w:author="Rui André Vidal" w:date="2026-06-30T15:05:28.196Z" w16du:dateUtc="2026-06-30T15:05:28.196Z" w:id="1469252445">
              <w:rPr>
                <w:rStyle w:val="cf01"/>
                <w:rFonts w:ascii="Garamond" w:hAnsi="Garamond"/>
                <w:sz w:val="24"/>
                <w:szCs w:val="24"/>
                <w:highlight w:val="yellow"/>
              </w:rPr>
            </w:rPrChange>
          </w:rPr>
          <w:t>s</w:t>
        </w:r>
      </w:ins>
      <w:r w:rsidRPr="69805533" w:rsidR="007D67F5">
        <w:rPr>
          <w:rStyle w:val="cf01"/>
          <w:rFonts w:ascii="Garamond" w:hAnsi="Garamond"/>
          <w:b w:val="1"/>
          <w:bCs w:val="1"/>
          <w:color w:val="D86DCB" w:themeColor="accent5" w:themeTint="99" w:themeShade="FF"/>
          <w:sz w:val="24"/>
          <w:szCs w:val="24"/>
          <w:highlight w:val="yellow"/>
          <w:rPrChange w:author="Rui André Vidal" w:date="2026-06-30T15:05:28.196Z" w16du:dateUtc="2026-06-30T15:05:28.196Z" w:id="1597266859">
            <w:rPr>
              <w:rStyle w:val="cf01"/>
              <w:rFonts w:ascii="Garamond" w:hAnsi="Garamond"/>
              <w:sz w:val="24"/>
              <w:szCs w:val="24"/>
              <w:highlight w:val="yellow"/>
            </w:rPr>
          </w:rPrChange>
        </w:rPr>
        <w:t xml:space="preserve"> </w:t>
      </w:r>
      <w:r w:rsidRPr="69805533" w:rsidR="007D67F5">
        <w:rPr>
          <w:rStyle w:val="cf01"/>
          <w:rFonts w:ascii="Garamond" w:hAnsi="Garamond"/>
          <w:sz w:val="24"/>
          <w:szCs w:val="24"/>
          <w:highlight w:val="yellow"/>
        </w:rPr>
        <w:t xml:space="preserve">na alínea b) do </w:t>
      </w:r>
      <w:r w:rsidRPr="69805533" w:rsidR="008C56A9">
        <w:rPr>
          <w:rStyle w:val="cf01"/>
          <w:rFonts w:ascii="Garamond" w:hAnsi="Garamond"/>
          <w:sz w:val="24"/>
          <w:szCs w:val="24"/>
          <w:highlight w:val="yellow"/>
        </w:rPr>
        <w:t>número anterior</w:t>
      </w:r>
      <w:r w:rsidRPr="69805533" w:rsidR="007D67F5">
        <w:rPr>
          <w:rStyle w:val="cf01"/>
          <w:rFonts w:ascii="Garamond" w:hAnsi="Garamond"/>
          <w:sz w:val="24"/>
          <w:szCs w:val="24"/>
          <w:highlight w:val="yellow"/>
        </w:rPr>
        <w:t>,</w:t>
      </w:r>
      <w:r w:rsidRPr="69805533" w:rsidR="00507CA1">
        <w:rPr>
          <w:rStyle w:val="cf01"/>
          <w:rFonts w:ascii="Garamond" w:hAnsi="Garamond"/>
          <w:sz w:val="24"/>
          <w:szCs w:val="24"/>
          <w:highlight w:val="yellow"/>
        </w:rPr>
        <w:t xml:space="preserve"> podem, sob parecer obrigatório do </w:t>
      </w:r>
      <w:r w:rsidRPr="69805533" w:rsidR="001428A0">
        <w:rPr>
          <w:rStyle w:val="cf01"/>
          <w:rFonts w:ascii="Garamond" w:hAnsi="Garamond"/>
          <w:sz w:val="24"/>
          <w:szCs w:val="24"/>
          <w:highlight w:val="yellow"/>
        </w:rPr>
        <w:t xml:space="preserve">MVM ou do </w:t>
      </w:r>
      <w:r w:rsidRPr="69805533" w:rsidR="00507CA1">
        <w:rPr>
          <w:rStyle w:val="cf01"/>
          <w:rFonts w:ascii="Garamond" w:hAnsi="Garamond"/>
          <w:sz w:val="24"/>
          <w:szCs w:val="24"/>
          <w:highlight w:val="yellow"/>
        </w:rPr>
        <w:t xml:space="preserve">médico veterinário ao serviço do município, ser cedidos gratuitamente pelas câmaras municipais ou centros de recolha oficial de animais, quer a pessoas individuais, quer a </w:t>
      </w:r>
      <w:r w:rsidRPr="69805533" w:rsidR="00BD796F">
        <w:rPr>
          <w:rStyle w:val="cf01"/>
          <w:rFonts w:ascii="Garamond" w:hAnsi="Garamond"/>
          <w:sz w:val="24"/>
          <w:szCs w:val="24"/>
          <w:highlight w:val="yellow"/>
        </w:rPr>
        <w:t>associações</w:t>
      </w:r>
      <w:r w:rsidRPr="69805533" w:rsidR="00507CA1">
        <w:rPr>
          <w:rStyle w:val="cf01"/>
          <w:rFonts w:ascii="Garamond" w:hAnsi="Garamond"/>
          <w:sz w:val="24"/>
          <w:szCs w:val="24"/>
          <w:highlight w:val="yellow"/>
        </w:rPr>
        <w:t xml:space="preserve"> </w:t>
      </w:r>
      <w:r w:rsidRPr="69805533" w:rsidR="00BD796F">
        <w:rPr>
          <w:rStyle w:val="cf01"/>
          <w:rFonts w:ascii="Garamond" w:hAnsi="Garamond"/>
          <w:sz w:val="24"/>
          <w:szCs w:val="24"/>
          <w:highlight w:val="yellow"/>
        </w:rPr>
        <w:t>zoófilas</w:t>
      </w:r>
      <w:r w:rsidRPr="69805533" w:rsidR="00507CA1">
        <w:rPr>
          <w:rStyle w:val="cf01"/>
          <w:rFonts w:ascii="Garamond" w:hAnsi="Garamond"/>
          <w:sz w:val="24"/>
          <w:szCs w:val="24"/>
          <w:highlight w:val="yellow"/>
        </w:rPr>
        <w:t xml:space="preserve"> devidamente legalizadas e que provem possuir condições adequadas para o alojamento e maneio dos animais</w:t>
      </w:r>
      <w:r w:rsidRPr="69805533" w:rsidR="007D67F5">
        <w:rPr>
          <w:color w:val="auto"/>
          <w:highlight w:val="yellow"/>
        </w:rPr>
        <w:t>.</w:t>
      </w:r>
      <w:commentRangeStart w:id="498"/>
      <w:commentRangeStart w:id="499"/>
      <w:commentRangeEnd w:id="498"/>
      <w:r>
        <w:rPr>
          <w:rStyle w:val="CommentReference"/>
        </w:rPr>
        <w:commentReference w:id="498"/>
      </w:r>
      <w:commentRangeEnd w:id="499"/>
      <w:r>
        <w:rPr>
          <w:rStyle w:val="CommentReference"/>
        </w:rPr>
        <w:commentReference w:id="499"/>
      </w:r>
    </w:p>
    <w:p w:rsidRPr="005E2D3C" w:rsidR="005101CF" w:rsidP="00F95DCA" w:rsidRDefault="007D67F5" w14:paraId="621CE99E" w14:textId="73435569">
      <w:pPr>
        <w:ind w:left="142" w:firstLine="0"/>
        <w:rPr>
          <w:color w:val="FF0000"/>
        </w:rPr>
      </w:pPr>
      <w:r w:rsidRPr="00F95DCA">
        <w:rPr>
          <w:color w:val="auto"/>
        </w:rPr>
        <w:t xml:space="preserve">5 </w:t>
      </w:r>
      <w:r w:rsidRPr="00F95DCA" w:rsidR="1CF4CADC">
        <w:rPr>
          <w:color w:val="auto"/>
        </w:rPr>
        <w:t>-</w:t>
      </w:r>
      <w:r w:rsidRPr="00F95DCA" w:rsidR="1CF4CADC">
        <w:rPr>
          <w:rFonts w:eastAsia="Arial"/>
          <w:color w:val="auto"/>
        </w:rPr>
        <w:t xml:space="preserve"> </w:t>
      </w:r>
      <w:r w:rsidRPr="00674144" w:rsidR="1CF4CADC">
        <w:rPr>
          <w:color w:val="auto"/>
        </w:rPr>
        <w:t>Por decisão do MVM</w:t>
      </w:r>
      <w:r w:rsidR="1CF4CADC">
        <w:rPr>
          <w:color w:val="auto"/>
        </w:rPr>
        <w:t xml:space="preserve">, sempre que entrem no centro de recolha oficial animais em estado terminal ou em sofrimento que não seja passível de recuperação, devem ser imediatamente </w:t>
      </w:r>
      <w:r w:rsidR="1CF4CADC">
        <w:rPr>
          <w:color w:val="auto"/>
          <w:highlight w:val="yellow"/>
        </w:rPr>
        <w:t>eutanasiados,</w:t>
      </w:r>
      <w:r w:rsidR="1CF4CADC">
        <w:rPr>
          <w:color w:val="auto"/>
        </w:rPr>
        <w:t xml:space="preserve"> para salvaguarda do seu bem-estar. </w:t>
      </w:r>
    </w:p>
    <w:p w:rsidRPr="005E2D3C" w:rsidR="005101CF" w:rsidP="00F95DCA" w:rsidRDefault="007D67F5" w14:paraId="0A3B395B" w14:textId="6F1982F1">
      <w:pPr>
        <w:ind w:left="142" w:firstLine="0"/>
        <w:rPr>
          <w:color w:val="auto"/>
        </w:rPr>
      </w:pPr>
      <w:r w:rsidRPr="00F95DCA">
        <w:rPr>
          <w:color w:val="auto"/>
        </w:rPr>
        <w:t xml:space="preserve">6 </w:t>
      </w:r>
      <w:r w:rsidRPr="00F95DCA" w:rsidR="25135121">
        <w:rPr>
          <w:color w:val="auto"/>
        </w:rPr>
        <w:t>-</w:t>
      </w:r>
      <w:r w:rsidRPr="00674144" w:rsidR="25135121">
        <w:rPr>
          <w:rFonts w:eastAsia="Arial"/>
          <w:color w:val="auto"/>
        </w:rPr>
        <w:t xml:space="preserve"> </w:t>
      </w:r>
      <w:r w:rsidRPr="00674144" w:rsidR="25135121">
        <w:rPr>
          <w:color w:val="auto"/>
        </w:rPr>
        <w:t xml:space="preserve">Os </w:t>
      </w:r>
      <w:r w:rsidR="25135121">
        <w:rPr>
          <w:color w:val="auto"/>
        </w:rPr>
        <w:t xml:space="preserve">animais que no exame clínico apresentem sinais evidentes de doenças infectocontagiosas ou parasitárias, nomeadamente de zoonoses, ou alterações comportamentais, não podem ser destinados à adoção. </w:t>
      </w:r>
    </w:p>
    <w:p w:rsidRPr="005E2D3C" w:rsidR="005101CF" w:rsidP="00F95DCA" w:rsidRDefault="007D67F5" w14:paraId="1D13FB34" w14:textId="18E0B1AD">
      <w:pPr>
        <w:ind w:left="142" w:firstLine="0"/>
        <w:rPr>
          <w:color w:val="auto"/>
        </w:rPr>
      </w:pPr>
      <w:r>
        <w:rPr>
          <w:color w:val="auto"/>
        </w:rPr>
        <w:t xml:space="preserve"> 7 </w:t>
      </w:r>
      <w:r w:rsidR="25135121">
        <w:rPr>
          <w:color w:val="auto"/>
        </w:rPr>
        <w:t>-</w:t>
      </w:r>
      <w:r w:rsidR="25135121">
        <w:rPr>
          <w:rFonts w:eastAsia="Arial"/>
          <w:color w:val="auto"/>
        </w:rPr>
        <w:t xml:space="preserve"> </w:t>
      </w:r>
      <w:r w:rsidR="25135121">
        <w:rPr>
          <w:color w:val="auto"/>
        </w:rPr>
        <w:t xml:space="preserve">Excetuam-se do previsto no </w:t>
      </w:r>
      <w:r w:rsidR="008C56A9">
        <w:rPr>
          <w:color w:val="auto"/>
        </w:rPr>
        <w:t>número anterior</w:t>
      </w:r>
      <w:r w:rsidR="25135121">
        <w:rPr>
          <w:color w:val="auto"/>
        </w:rPr>
        <w:t xml:space="preserve">, os animais que evidenciem alterações comportamentais que não sejam passíveis de pôr em causa a segurança das populações, podendo ser entregues a um detentor desde que este subscreva termo de responsabilidade no qual se obriga a prestar os cuidados necessários à cessação do comportamento, nomeadamente de natureza médico-veterinária e de treino. </w:t>
      </w:r>
    </w:p>
    <w:p w:rsidRPr="005E2D3C" w:rsidR="005101CF" w:rsidP="00F95DCA" w:rsidRDefault="007D67F5" w14:paraId="2298B4A3" w14:textId="66215C22">
      <w:pPr>
        <w:ind w:left="142" w:firstLine="0"/>
        <w:rPr>
          <w:color w:val="FF0000"/>
        </w:rPr>
      </w:pPr>
      <w:r>
        <w:rPr>
          <w:color w:val="auto"/>
        </w:rPr>
        <w:t xml:space="preserve">8 </w:t>
      </w:r>
      <w:r w:rsidR="000F6E23">
        <w:rPr>
          <w:color w:val="auto"/>
        </w:rPr>
        <w:t>-</w:t>
      </w:r>
      <w:r w:rsidR="000F6E23">
        <w:rPr>
          <w:rFonts w:eastAsia="Arial"/>
          <w:color w:val="auto"/>
        </w:rPr>
        <w:t xml:space="preserve"> </w:t>
      </w:r>
      <w:r w:rsidR="000F6E23">
        <w:rPr>
          <w:color w:val="auto"/>
        </w:rPr>
        <w:t xml:space="preserve">A </w:t>
      </w:r>
      <w:r w:rsidR="000F6E23">
        <w:rPr>
          <w:color w:val="auto"/>
          <w:highlight w:val="yellow"/>
        </w:rPr>
        <w:t>eutanásia</w:t>
      </w:r>
      <w:r w:rsidR="000F6E23">
        <w:rPr>
          <w:color w:val="auto"/>
        </w:rPr>
        <w:t xml:space="preserve"> de animais de companhia compete </w:t>
      </w:r>
      <w:r>
        <w:rPr>
          <w:color w:val="auto"/>
        </w:rPr>
        <w:t xml:space="preserve">apenas </w:t>
      </w:r>
      <w:r w:rsidR="000F6E23">
        <w:rPr>
          <w:color w:val="auto"/>
        </w:rPr>
        <w:t>aos médicos veterinários, de acordo com as normas de boas práticas divulgadas pela DGAV.</w:t>
      </w:r>
      <w:r w:rsidR="000F6E23">
        <w:rPr>
          <w:color w:val="FF0000"/>
        </w:rPr>
        <w:t xml:space="preserve">  </w:t>
      </w:r>
    </w:p>
    <w:p w:rsidRPr="005E2D3C" w:rsidR="005101CF" w:rsidP="00F95DCA" w:rsidRDefault="007D67F5" w14:paraId="56FE721A" w14:textId="7F0CFB68">
      <w:pPr>
        <w:ind w:left="142" w:firstLine="0"/>
        <w:rPr>
          <w:color w:val="FF0000"/>
        </w:rPr>
      </w:pPr>
      <w:r w:rsidRPr="00F95DCA">
        <w:rPr>
          <w:color w:val="auto"/>
          <w:highlight w:val="yellow"/>
        </w:rPr>
        <w:t xml:space="preserve">9 </w:t>
      </w:r>
      <w:r w:rsidRPr="00F95DCA" w:rsidR="1B1C28ED">
        <w:rPr>
          <w:color w:val="auto"/>
          <w:highlight w:val="yellow"/>
        </w:rPr>
        <w:t>-</w:t>
      </w:r>
      <w:r w:rsidRPr="00F95DCA" w:rsidR="1B1C28ED">
        <w:rPr>
          <w:rFonts w:eastAsia="Arial"/>
          <w:color w:val="auto"/>
          <w:highlight w:val="yellow"/>
        </w:rPr>
        <w:t xml:space="preserve"> </w:t>
      </w:r>
      <w:r w:rsidRPr="00F95DCA" w:rsidR="1B1C28ED">
        <w:rPr>
          <w:color w:val="auto"/>
          <w:highlight w:val="yellow"/>
        </w:rPr>
        <w:t xml:space="preserve">As entidades policiais podem proceder à </w:t>
      </w:r>
      <w:commentRangeStart w:id="500"/>
      <w:r w:rsidRPr="00F95DCA" w:rsidR="1B1C28ED">
        <w:rPr>
          <w:color w:val="auto"/>
          <w:highlight w:val="yellow"/>
        </w:rPr>
        <w:t xml:space="preserve">occisão </w:t>
      </w:r>
      <w:commentRangeEnd w:id="500"/>
      <w:r w:rsidRPr="00F95DCA" w:rsidR="002251E2">
        <w:rPr>
          <w:rStyle w:val="Refdecomentrio"/>
          <w:color w:val="auto"/>
          <w:sz w:val="24"/>
          <w:szCs w:val="24"/>
          <w:highlight w:val="yellow"/>
        </w:rPr>
        <w:commentReference w:id="500"/>
      </w:r>
      <w:r w:rsidRPr="00F95DCA" w:rsidR="1B1C28ED">
        <w:rPr>
          <w:color w:val="auto"/>
          <w:highlight w:val="yellow"/>
        </w:rPr>
        <w:t>imediata de animais, sempre que estiverem em causa medidas urgentes de segurança das pessoas e de outros animais</w:t>
      </w:r>
      <w:r w:rsidRPr="00F95DCA" w:rsidR="00674144">
        <w:rPr>
          <w:color w:val="auto"/>
          <w:highlight w:val="yellow"/>
        </w:rPr>
        <w:t xml:space="preserve"> e tal medida se mostre adequada e proporcional.</w:t>
      </w:r>
      <w:r w:rsidR="1B1C28ED">
        <w:rPr>
          <w:color w:val="FF0000"/>
        </w:rPr>
        <w:t xml:space="preserve"> </w:t>
      </w:r>
      <w:r w:rsidR="1B1C28ED">
        <w:tab/>
      </w:r>
    </w:p>
    <w:p w:rsidRPr="005E2D3C" w:rsidR="005101CF" w:rsidP="00F95DCA" w:rsidRDefault="00674144" w14:paraId="7A6C453B" w14:textId="3E3382E0">
      <w:pPr>
        <w:ind w:left="142" w:firstLine="0"/>
        <w:rPr>
          <w:color w:val="auto"/>
        </w:rPr>
      </w:pPr>
      <w:r>
        <w:rPr>
          <w:color w:val="auto"/>
        </w:rPr>
        <w:t xml:space="preserve">10 </w:t>
      </w:r>
      <w:r w:rsidR="25135121">
        <w:rPr>
          <w:color w:val="auto"/>
        </w:rPr>
        <w:t>-</w:t>
      </w:r>
      <w:r w:rsidR="25135121">
        <w:rPr>
          <w:rFonts w:eastAsia="Arial"/>
          <w:color w:val="auto"/>
        </w:rPr>
        <w:t xml:space="preserve"> </w:t>
      </w:r>
      <w:r w:rsidR="25135121">
        <w:rPr>
          <w:color w:val="auto"/>
        </w:rPr>
        <w:t xml:space="preserve">Em caso de abandono de animais ou em caso de incumprimento do dever de vigilância que tenha dado origem a uma agressão, os cães e gatos são devolvidos ao seu detentor após esterilização cirúrgica definitiva executada no centro de recolha a suas expensas. </w:t>
      </w:r>
    </w:p>
    <w:p w:rsidRPr="005E2D3C" w:rsidR="005101CF" w:rsidP="00F95DCA" w:rsidRDefault="00674144" w14:paraId="26A8D6F4" w14:textId="2D295A48">
      <w:pPr>
        <w:ind w:left="142" w:firstLine="0"/>
        <w:rPr>
          <w:color w:val="auto"/>
        </w:rPr>
      </w:pPr>
      <w:r>
        <w:rPr>
          <w:color w:val="auto"/>
        </w:rPr>
        <w:t xml:space="preserve">11 </w:t>
      </w:r>
      <w:r w:rsidR="25135121">
        <w:rPr>
          <w:color w:val="auto"/>
        </w:rPr>
        <w:t>-</w:t>
      </w:r>
      <w:r w:rsidR="25135121">
        <w:rPr>
          <w:rFonts w:eastAsia="Arial"/>
          <w:color w:val="auto"/>
        </w:rPr>
        <w:t xml:space="preserve"> </w:t>
      </w:r>
      <w:r w:rsidR="25135121">
        <w:rPr>
          <w:color w:val="auto"/>
        </w:rPr>
        <w:t xml:space="preserve">Sempre que o centro de recolha não disponha dos meios necessários, o MVM pode determinar a esterilização em local próprio, fixando prazo para a realização da mesma e para a apresentação do respetivo comprovativo. </w:t>
      </w:r>
    </w:p>
    <w:p w:rsidRPr="005E2D3C" w:rsidR="005101CF" w:rsidP="00F95DCA" w:rsidRDefault="0004595D" w14:paraId="364B257C" w14:textId="56505C15">
      <w:pPr>
        <w:ind w:left="142" w:firstLine="0"/>
        <w:rPr>
          <w:color w:val="auto"/>
        </w:rPr>
      </w:pPr>
      <w:r>
        <w:rPr>
          <w:color w:val="auto"/>
        </w:rPr>
        <w:t xml:space="preserve">12 </w:t>
      </w:r>
      <w:r w:rsidR="25135121">
        <w:rPr>
          <w:color w:val="auto"/>
        </w:rPr>
        <w:t>-</w:t>
      </w:r>
      <w:r w:rsidR="25135121">
        <w:rPr>
          <w:rFonts w:eastAsia="Arial"/>
          <w:color w:val="auto"/>
        </w:rPr>
        <w:t xml:space="preserve"> </w:t>
      </w:r>
      <w:r w:rsidR="25135121">
        <w:rPr>
          <w:color w:val="auto"/>
        </w:rPr>
        <w:t xml:space="preserve">Findo o prazo referido no </w:t>
      </w:r>
      <w:r w:rsidR="008C56A9">
        <w:rPr>
          <w:color w:val="auto"/>
        </w:rPr>
        <w:t>número anterior</w:t>
      </w:r>
      <w:r w:rsidR="25135121">
        <w:rPr>
          <w:color w:val="auto"/>
        </w:rPr>
        <w:t xml:space="preserve"> sem que tenha sido apresentado comprovativo da esterilização, o animal é recolhido para </w:t>
      </w:r>
      <w:r>
        <w:rPr>
          <w:color w:val="auto"/>
        </w:rPr>
        <w:t>CRO</w:t>
      </w:r>
      <w:r w:rsidR="25135121">
        <w:rPr>
          <w:color w:val="auto"/>
        </w:rPr>
        <w:t xml:space="preserve">. </w:t>
      </w:r>
    </w:p>
    <w:p w:rsidRPr="005E2D3C" w:rsidR="00243575" w:rsidP="292E8E6C" w:rsidRDefault="0004595D" w14:paraId="3E5E48F0" w14:textId="66ED07AB">
      <w:pPr>
        <w:pStyle w:val="Normal"/>
        <w:suppressLineNumbers w:val="0"/>
        <w:bidi w:val="0"/>
        <w:spacing w:before="0" w:beforeAutospacing="off" w:after="173" w:afterAutospacing="off" w:line="362" w:lineRule="auto"/>
        <w:ind w:left="142" w:right="144" w:hanging="293"/>
        <w:jc w:val="both"/>
        <w:pPrChange w:author="Rui André Vidal" w:date="2026-06-30T15:09:24.59Z">
          <w:pPr>
            <w:pStyle w:val="Normal"/>
            <w:ind w:left="142" w:firstLine="0"/>
          </w:pPr>
        </w:pPrChange>
      </w:pPr>
      <w:r w:rsidR="3DBEB7CB">
        <w:rPr/>
        <w:t xml:space="preserve">13 - </w:t>
      </w:r>
      <w:r w:rsidR="2376D958">
        <w:rPr/>
        <w:t xml:space="preserve">Os animais acolhidos pelos </w:t>
      </w:r>
      <w:r w:rsidR="3DBEB7CB">
        <w:rPr/>
        <w:t>CRO</w:t>
      </w:r>
      <w:r w:rsidR="2376D958">
        <w:rPr/>
        <w:t xml:space="preserve"> </w:t>
      </w:r>
      <w:del w:author="Maria Cristina Tavares Briosa" w:date="2026-07-08T11:20:04.16Z" w16du:dateUtc="2026-07-08T11:20:04.16Z" w:id="92125357">
        <w:r w:rsidDel="2376D958">
          <w:delText xml:space="preserve">de animais </w:delText>
        </w:r>
      </w:del>
      <w:r w:rsidR="2376D958">
        <w:rPr/>
        <w:t xml:space="preserve">que não sejam reclamados pelos seus </w:t>
      </w:r>
      <w:del w:author="Rui André Vidal" w:date="2026-06-30T15:09:24.495Z" w16du:dateUtc="2026-06-30T15:09:24.495Z" w:id="1925531964">
        <w:r w:rsidRPr="292E8E6C" w:rsidDel="3DBEB7CB">
          <w:rPr>
            <w:b w:val="1"/>
            <w:bCs w:val="1"/>
            <w:color w:val="9F2B92"/>
            <w:rPrChange w:author="Rui André Vidal" w:date="2026-06-30T15:09:34.231Z" w16du:dateUtc="2026-06-30T15:09:34.231Z" w:id="133622041"/>
          </w:rPr>
          <w:delText xml:space="preserve">detentores </w:delText>
        </w:r>
      </w:del>
      <w:ins w:author="Rui André Vidal" w:date="2026-06-30T15:09:27.983Z" w16du:dateUtc="2026-06-30T15:09:27.983Z" w:id="1655461794">
        <w:r w:rsidRPr="292E8E6C" w:rsidR="3E766373">
          <w:rPr>
            <w:b w:val="1"/>
            <w:bCs w:val="1"/>
            <w:color w:val="9F2B92"/>
            <w:rPrChange w:author="Rui André Vidal" w:date="2026-06-30T15:09:30.601Z" w16du:dateUtc="2026-06-30T15:09:30.601Z" w:id="854162185"/>
          </w:rPr>
          <w:t xml:space="preserve">titulares </w:t>
        </w:r>
      </w:ins>
      <w:r w:rsidR="2376D958">
        <w:rPr/>
        <w:t xml:space="preserve">no prazo de </w:t>
      </w:r>
      <w:r w:rsidR="3DBEB7CB">
        <w:rPr/>
        <w:t>quinze</w:t>
      </w:r>
      <w:r w:rsidR="2376D958">
        <w:rPr/>
        <w:t xml:space="preserve"> dias, a contar da data da sua recolha, presumem-se abandonados e são obrigatoriamente esterilizados e encaminhados para adoção, </w:t>
      </w:r>
      <w:r w:rsidRPr="292E8E6C" w:rsidR="2376D958">
        <w:rPr>
          <w:highlight w:val="yellow"/>
        </w:rPr>
        <w:t>sem direito</w:t>
      </w:r>
      <w:r w:rsidRPr="292E8E6C" w:rsidR="398B77C5">
        <w:rPr>
          <w:highlight w:val="yellow"/>
        </w:rPr>
        <w:t xml:space="preserve"> </w:t>
      </w:r>
      <w:r w:rsidRPr="292E8E6C" w:rsidR="2376D958">
        <w:rPr>
          <w:highlight w:val="yellow"/>
        </w:rPr>
        <w:t>a</w:t>
      </w:r>
      <w:r w:rsidRPr="292E8E6C" w:rsidR="2376D958">
        <w:rPr>
          <w:highlight w:val="yellow"/>
        </w:rPr>
        <w:t xml:space="preserve"> </w:t>
      </w:r>
      <w:r w:rsidRPr="292E8E6C" w:rsidR="398B77C5">
        <w:rPr>
          <w:highlight w:val="yellow"/>
        </w:rPr>
        <w:t>compensação financeira</w:t>
      </w:r>
      <w:r w:rsidR="2376D958">
        <w:rPr/>
        <w:t xml:space="preserve"> dos </w:t>
      </w:r>
      <w:del w:author="Rui André Vidal" w:date="2026-06-30T15:09:10.245Z" w16du:dateUtc="2026-06-30T15:09:10.245Z" w:id="1543100873">
        <w:r w:rsidRPr="292E8E6C" w:rsidDel="3DBEB7CB">
          <w:rPr>
            <w:b w:val="1"/>
            <w:bCs w:val="1"/>
            <w:color w:val="9F2B92"/>
            <w:rPrChange w:author="Rui André Vidal" w:date="2026-06-30T15:09:15.989Z" w16du:dateUtc="2026-06-30T15:09:15.989Z" w:id="673388411"/>
          </w:rPr>
          <w:delText xml:space="preserve">detentores </w:delText>
        </w:r>
      </w:del>
      <w:ins w:author="Rui André Vidal" w:date="2026-06-30T15:09:12.036Z" w16du:dateUtc="2026-06-30T15:09:12.036Z" w:id="601792951">
        <w:r w:rsidRPr="292E8E6C" w:rsidR="5B71FD3E">
          <w:rPr>
            <w:b w:val="1"/>
            <w:bCs w:val="1"/>
            <w:color w:val="9F2B92"/>
            <w:rPrChange w:author="Rui André Vidal" w:date="2026-06-30T15:09:14.708Z" w16du:dateUtc="2026-06-30T15:09:14.708Z" w:id="2066858954"/>
          </w:rPr>
          <w:t xml:space="preserve">titulares </w:t>
        </w:r>
      </w:ins>
      <w:r w:rsidR="2376D958">
        <w:rPr/>
        <w:t xml:space="preserve">que venham a identificar-se como tal após o prazo </w:t>
      </w:r>
      <w:r w:rsidR="398B77C5">
        <w:rPr/>
        <w:t xml:space="preserve">previsto no </w:t>
      </w:r>
      <w:r w:rsidRPr="292E8E6C" w:rsidR="38AFDB40">
        <w:rPr>
          <w:highlight w:val="cyan"/>
        </w:rPr>
        <w:t>artigo</w:t>
      </w:r>
      <w:r w:rsidRPr="292E8E6C" w:rsidR="398B77C5">
        <w:rPr>
          <w:highlight w:val="cyan"/>
        </w:rPr>
        <w:t xml:space="preserve"> XX.</w:t>
      </w:r>
    </w:p>
    <w:p w:rsidRPr="005E2D3C" w:rsidR="7706BE61" w:rsidP="00F95DCA" w:rsidRDefault="00F71519" w14:paraId="2FB4F381" w14:textId="7642C4EC">
      <w:pPr>
        <w:ind w:left="142" w:firstLine="0"/>
      </w:pPr>
      <w:r>
        <w:t xml:space="preserve">14 - </w:t>
      </w:r>
      <w:r w:rsidR="3E8A275D">
        <w:t>As câmaras municipais e os centros de recolha oficial de animais divulgam ao público, de forma adequada e regular, os animais disponíveis para adoção, nomeadamente através de plataforma informática</w:t>
      </w:r>
      <w:r w:rsidR="005A7FB5">
        <w:t>.</w:t>
      </w:r>
    </w:p>
    <w:p w:rsidRPr="00F95DCA" w:rsidR="2DD52539" w:rsidP="69805533" w:rsidRDefault="005A7FB5" w14:paraId="1C3B1F15" w14:textId="4C1172C2">
      <w:pPr>
        <w:pStyle w:val="Normal"/>
        <w:ind w:left="142" w:firstLine="0"/>
        <w:rPr>
          <w:rFonts w:ascii="Garamond" w:hAnsi="Garamond" w:eastAsia="Calibri" w:cs="Garamond"/>
          <w:noProof w:val="0"/>
          <w:color w:val="auto"/>
          <w:sz w:val="24"/>
          <w:szCs w:val="24"/>
          <w:highlight w:val="cyan"/>
          <w:lang w:val="pt-PT"/>
        </w:rPr>
      </w:pPr>
      <w:r w:rsidRPr="69805533" w:rsidR="005A7FB5">
        <w:rPr>
          <w:color w:val="auto"/>
        </w:rPr>
        <w:t>15 -</w:t>
      </w:r>
      <w:r w:rsidRPr="69805533" w:rsidR="0EBE3BE8">
        <w:rPr>
          <w:color w:val="auto"/>
        </w:rPr>
        <w:t xml:space="preserve"> </w:t>
      </w:r>
      <w:r w:rsidRPr="69805533" w:rsidR="0EBE3BE8">
        <w:rPr>
          <w:rFonts w:eastAsia="Calibri"/>
          <w:color w:val="auto"/>
        </w:rPr>
        <w:t xml:space="preserve">Em caso de sobrelotação do </w:t>
      </w:r>
      <w:r w:rsidRPr="69805533" w:rsidR="005A7FB5">
        <w:rPr>
          <w:rFonts w:eastAsia="Calibri"/>
          <w:color w:val="auto"/>
        </w:rPr>
        <w:t>CRO</w:t>
      </w:r>
      <w:r w:rsidRPr="69805533" w:rsidR="0EBE3BE8">
        <w:rPr>
          <w:rFonts w:eastAsia="Calibri"/>
          <w:color w:val="auto"/>
        </w:rPr>
        <w:t xml:space="preserve">, os animais poderão transitar, antes dos 15 dias, para abrigos e lares de acolhimento, devendo essa alteração de alojamento ser efetuada no SIAC no prazo referido no </w:t>
      </w:r>
      <w:r w:rsidRPr="69805533" w:rsidR="004779A3">
        <w:rPr>
          <w:rFonts w:eastAsia="Calibri"/>
          <w:color w:val="auto"/>
          <w:highlight w:val="cyan"/>
        </w:rPr>
        <w:t>a</w:t>
      </w:r>
      <w:r w:rsidRPr="69805533" w:rsidR="0EBE3BE8">
        <w:rPr>
          <w:rFonts w:eastAsia="Calibri"/>
          <w:color w:val="auto"/>
          <w:highlight w:val="cyan"/>
        </w:rPr>
        <w:t xml:space="preserve">rtigo </w:t>
      </w:r>
      <w:r w:rsidRPr="69805533" w:rsidR="004779A3">
        <w:rPr>
          <w:rFonts w:eastAsia="Calibri"/>
          <w:color w:val="auto"/>
          <w:highlight w:val="cyan"/>
        </w:rPr>
        <w:t>n.º XX.</w:t>
      </w:r>
      <w:ins w:author="Rui André Vidal" w:date="2026-06-30T15:10:22.174Z" w16du:dateUtc="2026-06-30T15:10:22.174Z" w:id="375560827">
        <w:r w:rsidRPr="69805533" w:rsidR="1FC1495D">
          <w:rPr>
            <w:rFonts w:ascii="Garamond" w:hAnsi="Garamond" w:eastAsia="Calibri" w:cs="Garamond"/>
            <w:b w:val="0"/>
            <w:bCs w:val="0"/>
            <w:i w:val="0"/>
            <w:iCs w:val="0"/>
            <w:caps w:val="0"/>
            <w:smallCaps w:val="0"/>
            <w:noProof w:val="0"/>
            <w:color w:val="auto"/>
            <w:sz w:val="24"/>
            <w:szCs w:val="24"/>
            <w:highlight w:val="cyan"/>
            <w:lang w:val="pt-PT"/>
          </w:rPr>
          <w:t xml:space="preserve"> Artigo Situações especiais de registo</w:t>
        </w:r>
      </w:ins>
    </w:p>
    <w:p w:rsidRPr="005E2D3C" w:rsidR="70CCCE41" w:rsidP="00F95DCA" w:rsidRDefault="70CCCE41" w14:paraId="593BBF80" w14:textId="58602934"/>
    <w:p w:rsidRPr="00963FF4" w:rsidR="00C545D3" w:rsidP="00F95DCA" w:rsidRDefault="00A626AB" w14:paraId="7A758AD7" w14:textId="38809179">
      <w:pPr>
        <w:pStyle w:val="Ttulo2"/>
        <w:ind w:right="0"/>
      </w:pPr>
      <w:bookmarkStart w:name="_Toc223954490" w:id="501"/>
      <w:bookmarkStart w:name="_Toc1756567522" w:id="844112036"/>
      <w:r w:rsidR="6F5E8D5D">
        <w:rPr/>
        <w:t>SECÇÃO V</w:t>
      </w:r>
      <w:r w:rsidR="6018D201">
        <w:rPr/>
        <w:t>I</w:t>
      </w:r>
      <w:bookmarkEnd w:id="844112036"/>
    </w:p>
    <w:p w:rsidRPr="00963FF4" w:rsidR="005101CF" w:rsidP="00F95DCA" w:rsidRDefault="0B861554" w14:paraId="537E98D2" w14:textId="713B28D9">
      <w:pPr>
        <w:pStyle w:val="Ttulo2"/>
        <w:ind w:right="0"/>
      </w:pPr>
      <w:commentRangeStart w:id="504"/>
      <w:bookmarkStart w:name="_Toc828016625" w:id="1577409866"/>
      <w:r w:rsidR="760A596A">
        <w:rPr/>
        <w:t>Cedência de animais</w:t>
      </w:r>
      <w:bookmarkEnd w:id="501"/>
      <w:commentRangeEnd w:id="504"/>
      <w:r>
        <w:rPr>
          <w:rStyle w:val="CommentReference"/>
        </w:rPr>
        <w:commentReference w:id="504"/>
      </w:r>
      <w:bookmarkEnd w:id="1577409866"/>
    </w:p>
    <w:p w:rsidRPr="00F95DCA" w:rsidR="00FA0DD5" w:rsidP="00F95DCA" w:rsidRDefault="00FA0DD5" w14:paraId="052B9DDA" w14:textId="77777777">
      <w:pPr>
        <w:jc w:val="center"/>
        <w:rPr>
          <w:b/>
          <w:bCs/>
        </w:rPr>
      </w:pPr>
    </w:p>
    <w:p w:rsidRPr="00963FF4" w:rsidR="00C545D3" w:rsidP="00F95DCA" w:rsidRDefault="00A626AB" w14:paraId="177DB13A" w14:textId="60789900">
      <w:pPr>
        <w:pStyle w:val="Ttulo3"/>
      </w:pPr>
      <w:bookmarkStart w:name="_Toc223954491" w:id="505"/>
      <w:bookmarkStart w:name="_Toc1716821908" w:id="1862403345"/>
      <w:r w:rsidR="6F5E8D5D">
        <w:rPr/>
        <w:t>Artigo 9</w:t>
      </w:r>
      <w:r w:rsidR="6130CB83">
        <w:rPr/>
        <w:t>9</w:t>
      </w:r>
      <w:r w:rsidR="6F5E8D5D">
        <w:rPr/>
        <w:t>.º</w:t>
      </w:r>
      <w:bookmarkEnd w:id="1862403345"/>
    </w:p>
    <w:p w:rsidRPr="00963FF4" w:rsidR="69F43051" w:rsidP="00F95DCA" w:rsidRDefault="000F6E23" w14:paraId="2DAF821D" w14:textId="059B0818">
      <w:pPr>
        <w:pStyle w:val="Ttulo3"/>
      </w:pPr>
      <w:bookmarkStart w:name="_Toc533917718" w:id="117568725"/>
      <w:r w:rsidR="3F5AC531">
        <w:rPr/>
        <w:t>Condições da cedência</w:t>
      </w:r>
      <w:bookmarkEnd w:id="505"/>
      <w:bookmarkEnd w:id="117568725"/>
    </w:p>
    <w:p w:rsidRPr="005A37E6" w:rsidR="005101CF" w:rsidP="00F95DCA" w:rsidRDefault="004779A3" w14:paraId="2F90B883" w14:textId="391F2E8D">
      <w:pPr>
        <w:ind w:left="142" w:firstLine="0"/>
      </w:pPr>
      <w:r w:rsidR="6018D201">
        <w:rPr/>
        <w:t xml:space="preserve">1 </w:t>
      </w:r>
      <w:r w:rsidR="3F5AC531">
        <w:rPr/>
        <w:t>-</w:t>
      </w:r>
      <w:r w:rsidRPr="292E8E6C" w:rsidR="3F5AC531">
        <w:rPr>
          <w:rFonts w:eastAsia="Arial"/>
        </w:rPr>
        <w:t xml:space="preserve"> </w:t>
      </w:r>
      <w:commentRangeStart w:id="508"/>
      <w:r w:rsidR="3F5AC531">
        <w:rPr/>
        <w:t xml:space="preserve">Sempre que não seja possível identificar o </w:t>
      </w:r>
      <w:ins w:author="Rui André Vidal" w:date="2026-06-30T15:11:07.092Z" w16du:dateUtc="2026-06-30T15:11:07.092Z" w:id="270492394">
        <w:r w:rsidRPr="292E8E6C" w:rsidR="699FDF2B">
          <w:rPr>
            <w:b w:val="1"/>
            <w:bCs w:val="1"/>
            <w:color w:val="9F2B92"/>
            <w:rPrChange w:author="Rui André Vidal" w:date="2026-06-30T15:12:23.951Z" w16du:dateUtc="2026-06-30T15:12:23.951Z" w:id="2020407483"/>
          </w:rPr>
          <w:t xml:space="preserve">titular </w:t>
        </w:r>
      </w:ins>
      <w:del w:author="Rui André Vidal" w:date="2026-06-30T15:12:19.312Z" w16du:dateUtc="2026-06-30T15:12:19.312Z" w:id="1825689666">
        <w:r w:rsidDel="6018D201">
          <w:delText xml:space="preserve">detentor </w:delText>
        </w:r>
      </w:del>
      <w:r w:rsidR="3F5AC531">
        <w:rPr/>
        <w:t xml:space="preserve">do animal ou, quando identificado, aquele não tenha procedido ao pagamento das despesas de alojamento, ou não tenha reclamado o animal, no prazo de 15 dias, este pode ser </w:t>
      </w:r>
      <w:r w:rsidR="3F5AC531">
        <w:rPr/>
        <w:t>cedido</w:t>
      </w:r>
      <w:r w:rsidR="3F5AC531">
        <w:rPr/>
        <w:t>, pela câmara municipal, a</w:t>
      </w:r>
      <w:r w:rsidR="33AB34C9">
        <w:rPr/>
        <w:t xml:space="preserve"> </w:t>
      </w:r>
      <w:r w:rsidR="3F5AC531">
        <w:rPr/>
        <w:t xml:space="preserve">pessoas singulares ou coletivas, nomeadamente, </w:t>
      </w:r>
      <w:del w:author="Maria Cristina Tavares Briosa" w:date="2026-07-08T11:23:46.385Z" w16du:dateUtc="2026-07-08T11:23:46.385Z" w:id="2086488449">
        <w:r w:rsidDel="3F5AC531">
          <w:delText xml:space="preserve">as </w:delText>
        </w:r>
      </w:del>
      <w:r w:rsidR="3F5AC531">
        <w:rPr/>
        <w:t>associações de proteção animal, que tenham alojamento sem fins lucrativos autorizado</w:t>
      </w:r>
      <w:r w:rsidR="3D52B7B0">
        <w:rPr/>
        <w:t>,</w:t>
      </w:r>
      <w:r w:rsidR="3F5AC531">
        <w:rPr/>
        <w:t xml:space="preserve"> </w:t>
      </w:r>
      <w:r w:rsidRPr="292E8E6C" w:rsidR="3F5AC531">
        <w:rPr>
          <w:highlight w:val="cyan"/>
        </w:rPr>
        <w:t xml:space="preserve">nos termos do </w:t>
      </w:r>
      <w:r w:rsidRPr="292E8E6C" w:rsidR="38AFDB40">
        <w:rPr>
          <w:highlight w:val="cyan"/>
        </w:rPr>
        <w:t>artigo</w:t>
      </w:r>
      <w:r w:rsidRPr="292E8E6C" w:rsidR="3D52B7B0">
        <w:rPr>
          <w:highlight w:val="cyan"/>
        </w:rPr>
        <w:t xml:space="preserve"> </w:t>
      </w:r>
      <w:r w:rsidR="3F5AC531">
        <w:rPr/>
        <w:t>.</w:t>
      </w:r>
      <w:r w:rsidR="3F5AC531">
        <w:rPr/>
        <w:t xml:space="preserve"> </w:t>
      </w:r>
      <w:commentRangeEnd w:id="508"/>
      <w:r>
        <w:rPr>
          <w:rStyle w:val="CommentReference"/>
        </w:rPr>
        <w:commentReference w:id="508"/>
      </w:r>
    </w:p>
    <w:p w:rsidRPr="005A37E6" w:rsidR="005101CF" w:rsidP="00F95DCA" w:rsidRDefault="005A37E6" w14:paraId="5E03365B" w14:textId="126A209C">
      <w:pPr>
        <w:ind w:left="142" w:firstLine="0"/>
      </w:pPr>
      <w:r>
        <w:t xml:space="preserve">2 </w:t>
      </w:r>
      <w:r w:rsidRPr="005A37E6" w:rsidR="311765C4">
        <w:t>-</w:t>
      </w:r>
      <w:r w:rsidRPr="005A37E6" w:rsidR="311765C4">
        <w:rPr>
          <w:rFonts w:eastAsia="Arial"/>
        </w:rPr>
        <w:t xml:space="preserve"> </w:t>
      </w:r>
      <w:r w:rsidRPr="005A37E6" w:rsidR="311765C4">
        <w:t xml:space="preserve">O disposto no </w:t>
      </w:r>
      <w:r w:rsidR="008C56A9">
        <w:t>número anterior</w:t>
      </w:r>
      <w:r w:rsidRPr="005A37E6" w:rsidR="311765C4">
        <w:t xml:space="preserve"> aplica-se a cães e a gatos, bem como a outras espécies animais, podendo as câmaras municipais, para o efeito, promover a sua divulgação e adoção no CRO, ou em locais autorizados, mediante cumprimento das normas publicadas pela DGAV.</w:t>
      </w:r>
    </w:p>
    <w:p w:rsidRPr="005A37E6" w:rsidR="005101CF" w:rsidP="00F95DCA" w:rsidRDefault="005A37E6" w14:paraId="3C4926D0" w14:textId="56402956">
      <w:pPr>
        <w:ind w:left="142" w:firstLine="0"/>
      </w:pPr>
      <w:r w:rsidR="3D52B7B0">
        <w:rPr/>
        <w:t xml:space="preserve">3 </w:t>
      </w:r>
      <w:r w:rsidR="6F5E8D5D">
        <w:rPr/>
        <w:t>-</w:t>
      </w:r>
      <w:r w:rsidRPr="292E8E6C" w:rsidR="6F5E8D5D">
        <w:rPr>
          <w:rFonts w:eastAsia="Arial"/>
        </w:rPr>
        <w:t xml:space="preserve"> </w:t>
      </w:r>
      <w:r w:rsidR="6F5E8D5D">
        <w:rPr/>
        <w:t xml:space="preserve">Para efeito do disposto no </w:t>
      </w:r>
      <w:r w:rsidR="61A8F73A">
        <w:rPr/>
        <w:t>número anterior</w:t>
      </w:r>
      <w:r w:rsidR="6F5E8D5D">
        <w:rPr/>
        <w:t xml:space="preserve">, cabe ao MVM </w:t>
      </w:r>
      <w:r w:rsidR="12D28FD2">
        <w:rPr/>
        <w:t xml:space="preserve">ou </w:t>
      </w:r>
      <w:del w:author="Maria Cristina Tavares Briosa" w:date="2026-07-08T11:24:22.368Z" w16du:dateUtc="2026-07-08T11:24:22.368Z" w:id="1851038287">
        <w:r w:rsidDel="12D28FD2">
          <w:delText>do</w:delText>
        </w:r>
      </w:del>
      <w:ins w:author="Maria Cristina Tavares Briosa" w:date="2026-07-08T11:24:24.357Z" w16du:dateUtc="2026-07-08T11:24:24.357Z" w:id="1619362552">
        <w:r w:rsidR="1F2F4352">
          <w:t>ao</w:t>
        </w:r>
      </w:ins>
      <w:r w:rsidR="12D28FD2">
        <w:rPr/>
        <w:t xml:space="preserve"> médico-veterinário ao serviço do município </w:t>
      </w:r>
      <w:r w:rsidR="6F5E8D5D">
        <w:rPr/>
        <w:t xml:space="preserve">avaliar se o animal acolhido reúne as condições necessárias para ser cedido, procedendo ao seguinte:  </w:t>
      </w:r>
    </w:p>
    <w:p w:rsidRPr="005A37E6" w:rsidR="005101CF" w:rsidP="00F95DCA" w:rsidRDefault="00A626AB" w14:paraId="5D62C6AA" w14:textId="6A24E4A7">
      <w:pPr>
        <w:pStyle w:val="PargrafodaLista"/>
        <w:numPr>
          <w:ilvl w:val="0"/>
          <w:numId w:val="296"/>
        </w:numPr>
      </w:pPr>
      <w:r w:rsidRPr="005A37E6">
        <w:t xml:space="preserve">Identificação eletrónica de cães e gatos e, quando aplicável, de outros animais de companhia;  </w:t>
      </w:r>
    </w:p>
    <w:p w:rsidRPr="005A37E6" w:rsidR="005101CF" w:rsidP="00F95DCA" w:rsidRDefault="0B0E46C6" w14:paraId="316C3E14" w14:textId="719F98E5">
      <w:pPr>
        <w:pStyle w:val="PargrafodaLista"/>
        <w:numPr>
          <w:ilvl w:val="0"/>
          <w:numId w:val="296"/>
        </w:numPr>
      </w:pPr>
      <w:r w:rsidRPr="005A37E6">
        <w:t>Registo no SIAC em nome do novo titular;</w:t>
      </w:r>
    </w:p>
    <w:p w:rsidRPr="005A37E6" w:rsidR="005101CF" w:rsidP="00F95DCA" w:rsidRDefault="00A626AB" w14:paraId="20964256" w14:textId="77777777">
      <w:pPr>
        <w:pStyle w:val="PargrafodaLista"/>
        <w:numPr>
          <w:ilvl w:val="0"/>
          <w:numId w:val="296"/>
        </w:numPr>
      </w:pPr>
      <w:r w:rsidRPr="005A37E6">
        <w:t xml:space="preserve">Desparasitação interna e externa; </w:t>
      </w:r>
    </w:p>
    <w:p w:rsidRPr="005A37E6" w:rsidR="005101CF" w:rsidP="00F95DCA" w:rsidRDefault="00A626AB" w14:paraId="3F7B9224" w14:textId="77777777">
      <w:pPr>
        <w:pStyle w:val="PargrafodaLista"/>
        <w:numPr>
          <w:ilvl w:val="0"/>
          <w:numId w:val="296"/>
        </w:numPr>
      </w:pPr>
      <w:r w:rsidRPr="005A37E6">
        <w:t xml:space="preserve">Vacinação contra a raiva, quando aplicável; </w:t>
      </w:r>
    </w:p>
    <w:p w:rsidRPr="005A37E6" w:rsidR="005101CF" w:rsidP="00F95DCA" w:rsidRDefault="573E63C2" w14:paraId="42F8C30D" w14:textId="66ABA782">
      <w:pPr>
        <w:pStyle w:val="PargrafodaLista"/>
        <w:numPr>
          <w:ilvl w:val="0"/>
          <w:numId w:val="296"/>
        </w:numPr>
      </w:pPr>
      <w:r w:rsidRPr="005A37E6">
        <w:t xml:space="preserve">Realização de testes com vista ao rastreio de outras doenças com carácter zoonótico, designadamente leishmaniose, sarna, dermatofitose e dirofilariose, sempre que tal for considerado necessário;  </w:t>
      </w:r>
    </w:p>
    <w:p w:rsidRPr="005A37E6" w:rsidR="005101CF" w:rsidP="00F95DCA" w:rsidRDefault="00A626AB" w14:paraId="5C5F8FEE" w14:textId="77777777">
      <w:pPr>
        <w:pStyle w:val="PargrafodaLista"/>
        <w:numPr>
          <w:ilvl w:val="0"/>
          <w:numId w:val="296"/>
        </w:numPr>
      </w:pPr>
      <w:r w:rsidRPr="005A37E6">
        <w:t xml:space="preserve">Esterilização.de cães e de gatos, ou notificação do detentor, para apresentação de comprovativo dessa intervenção cirúrgica, no prazo de 30 dias ou, quando o animal não tiver condição física para tal, no prazo considerado adequado.  </w:t>
      </w:r>
    </w:p>
    <w:p w:rsidRPr="005A37E6" w:rsidR="005101CF" w:rsidP="00F95DCA" w:rsidRDefault="005A37E6" w14:paraId="59217EDE" w14:textId="7DA8D598">
      <w:pPr>
        <w:ind w:left="142" w:firstLine="0"/>
        <w:rPr>
          <w:strike/>
        </w:rPr>
      </w:pPr>
      <w:commentRangeStart w:id="509"/>
      <w:r>
        <w:t xml:space="preserve">4 </w:t>
      </w:r>
      <w:r w:rsidRPr="005A37E6" w:rsidR="0B0E46C6">
        <w:t>-</w:t>
      </w:r>
      <w:r w:rsidRPr="005A37E6" w:rsidR="0B0E46C6">
        <w:rPr>
          <w:rFonts w:eastAsia="Arial"/>
        </w:rPr>
        <w:t xml:space="preserve"> </w:t>
      </w:r>
      <w:r w:rsidRPr="005A37E6" w:rsidR="0B0E46C6">
        <w:t xml:space="preserve">As despesas inerentes à execução das medidas aplicadas nos termos do </w:t>
      </w:r>
      <w:r w:rsidR="008C56A9">
        <w:t>número anterior</w:t>
      </w:r>
      <w:r w:rsidRPr="005A37E6" w:rsidR="0B0E46C6">
        <w:t xml:space="preserve"> são suportadas pelo futuro titular.</w:t>
      </w:r>
      <w:commentRangeEnd w:id="509"/>
      <w:r w:rsidRPr="005A37E6" w:rsidR="006231F6">
        <w:rPr>
          <w:rStyle w:val="Refdecomentrio"/>
          <w:strike/>
          <w:sz w:val="24"/>
          <w:szCs w:val="24"/>
        </w:rPr>
        <w:commentReference w:id="509"/>
      </w:r>
    </w:p>
    <w:p w:rsidRPr="005A37E6" w:rsidR="005101CF" w:rsidP="00F95DCA" w:rsidRDefault="005A37E6" w14:paraId="750CE994" w14:textId="7F4B966D">
      <w:pPr>
        <w:ind w:left="142" w:firstLine="0"/>
      </w:pPr>
      <w:r>
        <w:t xml:space="preserve">5 </w:t>
      </w:r>
      <w:r w:rsidRPr="005A37E6" w:rsidR="17DBED2E">
        <w:t>-</w:t>
      </w:r>
      <w:r w:rsidRPr="005A37E6" w:rsidR="17DBED2E">
        <w:rPr>
          <w:rFonts w:eastAsia="Arial"/>
        </w:rPr>
        <w:t xml:space="preserve"> </w:t>
      </w:r>
      <w:r w:rsidRPr="005A37E6" w:rsidR="17DBED2E">
        <w:t xml:space="preserve">Não podem ser cedidos animais que apresentem resultados positivos aos testes a que se refere a alínea e) do </w:t>
      </w:r>
      <w:r w:rsidR="008C56A9">
        <w:t>número anterior</w:t>
      </w:r>
      <w:r w:rsidRPr="005A37E6" w:rsidR="17DBED2E">
        <w:t>, exceto sob parecer vinculativo do MVM ou do médico-veterinário ao serviço do município e a assinatura de termo de responsabilidade pelo adotante.</w:t>
      </w:r>
    </w:p>
    <w:p w:rsidRPr="005A37E6" w:rsidR="005101CF" w:rsidP="292E8E6C" w:rsidRDefault="006231F6" w14:paraId="0B69D84B" w14:textId="1559CDA0">
      <w:pPr>
        <w:pStyle w:val="Normal"/>
        <w:suppressLineNumbers w:val="0"/>
        <w:bidi w:val="0"/>
        <w:spacing w:before="0" w:beforeAutospacing="off" w:after="173" w:afterAutospacing="off" w:line="362" w:lineRule="auto"/>
        <w:ind w:left="142" w:right="144" w:hanging="293"/>
        <w:jc w:val="both"/>
        <w:pPrChange w:author="Rui André Vidal" w:date="2026-06-30T15:13:59.077Z">
          <w:pPr>
            <w:pStyle w:val="Normal"/>
            <w:ind w:left="142" w:firstLine="0"/>
          </w:pPr>
        </w:pPrChange>
      </w:pPr>
      <w:r w:rsidR="12D28FD2">
        <w:rPr/>
        <w:t xml:space="preserve">6 </w:t>
      </w:r>
      <w:r w:rsidR="6F5E8D5D">
        <w:rPr/>
        <w:t>-</w:t>
      </w:r>
      <w:r w:rsidRPr="292E8E6C" w:rsidR="6F5E8D5D">
        <w:rPr>
          <w:rFonts w:eastAsia="Arial"/>
        </w:rPr>
        <w:t xml:space="preserve"> </w:t>
      </w:r>
      <w:commentRangeStart w:id="2133568851"/>
      <w:r w:rsidR="6F5E8D5D">
        <w:rPr/>
        <w:t xml:space="preserve">O disposto nos </w:t>
      </w:r>
      <w:r w:rsidR="7BCD562F">
        <w:rPr/>
        <w:t>n.º</w:t>
      </w:r>
      <w:r w:rsidR="6F5E8D5D">
        <w:rPr/>
        <w:t xml:space="preserve">s anteriores aplica-se também à cedência de animais a entidades legalmente constituídas, nomeadamente a </w:t>
      </w:r>
      <w:r w:rsidRPr="292E8E6C" w:rsidR="6F5E8D5D">
        <w:rPr>
          <w:b w:val="1"/>
          <w:bCs w:val="1"/>
          <w:color w:val="9F2B92"/>
          <w:rPrChange w:author="Rui André Vidal" w:date="2026-06-30T15:14:09.784Z" w16du:dateUtc="2026-06-30T15:14:09.784Z" w:id="887709316"/>
        </w:rPr>
        <w:t xml:space="preserve">associações </w:t>
      </w:r>
      <w:del w:author="Rui André Vidal" w:date="2026-06-30T15:13:32.016Z" w16du:dateUtc="2026-06-30T15:13:32.016Z" w:id="1989418160">
        <w:r w:rsidRPr="292E8E6C" w:rsidDel="12D28FD2">
          <w:rPr>
            <w:b w:val="1"/>
            <w:bCs w:val="1"/>
            <w:color w:val="9F2B92"/>
            <w:rPrChange w:author="Rui André Vidal" w:date="2026-06-30T15:14:08.784Z" w16du:dateUtc="2026-06-30T15:14:08.784Z" w:id="838278278"/>
          </w:rPr>
          <w:delText>de proteção animal</w:delText>
        </w:r>
      </w:del>
      <w:ins w:author="Rui André Vidal" w:date="2026-06-30T15:13:33.754Z" w16du:dateUtc="2026-06-30T15:13:33.754Z" w:id="1450515415">
        <w:r w:rsidRPr="292E8E6C" w:rsidR="2898D2A7">
          <w:rPr>
            <w:b w:val="1"/>
            <w:bCs w:val="1"/>
            <w:color w:val="9F2B92"/>
            <w:rPrChange w:author="Rui André Vidal" w:date="2026-06-30T15:14:08.784Z" w16du:dateUtc="2026-06-30T15:14:08.784Z" w:id="1922500629"/>
          </w:rPr>
          <w:t>zoófilas</w:t>
        </w:r>
      </w:ins>
      <w:r w:rsidRPr="292E8E6C" w:rsidR="6F5E8D5D">
        <w:rPr>
          <w:b w:val="1"/>
          <w:bCs w:val="1"/>
          <w:color w:val="9F2B92"/>
          <w:rPrChange w:author="Rui André Vidal" w:date="2026-06-30T15:14:08.784Z" w16du:dateUtc="2026-06-30T15:14:08.784Z" w:id="1750295175"/>
        </w:rPr>
        <w:t xml:space="preserve"> </w:t>
      </w:r>
      <w:r w:rsidR="6F5E8D5D">
        <w:rPr/>
        <w:t xml:space="preserve">que tenham </w:t>
      </w:r>
      <w:del w:author="Rui André Vidal" w:date="2026-06-30T15:13:58.997Z" w16du:dateUtc="2026-06-30T15:13:58.997Z" w:id="89926798">
        <w:r w:rsidRPr="292E8E6C" w:rsidDel="12D28FD2">
          <w:rPr>
            <w:b w:val="1"/>
            <w:bCs w:val="1"/>
            <w:color w:val="9F2B92"/>
            <w:rPrChange w:author="Rui André Vidal" w:date="2026-06-30T15:14:05.239Z" w16du:dateUtc="2026-06-30T15:14:05.239Z" w:id="1451322475"/>
          </w:rPr>
          <w:delText xml:space="preserve">alojamentos </w:delText>
        </w:r>
      </w:del>
      <w:ins w:author="Rui André Vidal" w:date="2026-06-30T15:13:59.961Z" w16du:dateUtc="2026-06-30T15:13:59.961Z" w:id="345629000">
        <w:del w:author="Maria Cristina Tavares Briosa" w:date="2026-07-08T11:41:47.127Z" w16du:dateUtc="2026-07-08T11:41:47.127Z" w:id="1431733103">
          <w:r w:rsidRPr="292E8E6C" w:rsidDel="6EF11C9F">
            <w:rPr>
              <w:b w:val="1"/>
              <w:bCs w:val="1"/>
              <w:color w:val="9F2B92"/>
              <w:rPrChange w:author="Rui André Vidal" w:date="2026-06-30T15:14:04.112Z" w16du:dateUtc="2026-06-30T15:14:04.112Z" w:id="278268835"/>
            </w:rPr>
            <w:delText>estabe</w:delText>
          </w:r>
        </w:del>
      </w:ins>
      <w:ins w:author="Rui André Vidal" w:date="2026-06-30T15:14:01.768Z" w16du:dateUtc="2026-06-30T15:14:01.768Z" w:id="1902906150">
        <w:del w:author="Maria Cristina Tavares Briosa" w:date="2026-07-08T11:41:47.127Z" w16du:dateUtc="2026-07-08T11:41:47.127Z" w:id="839117958">
          <w:r w:rsidRPr="292E8E6C" w:rsidDel="6EF11C9F">
            <w:rPr>
              <w:b w:val="1"/>
              <w:bCs w:val="1"/>
              <w:color w:val="9F2B92"/>
              <w:rPrChange w:author="Rui André Vidal" w:date="2026-06-30T15:14:04.112Z" w16du:dateUtc="2026-06-30T15:14:04.112Z" w:id="650160413"/>
            </w:rPr>
            <w:delText>lecimentos</w:delText>
          </w:r>
          <w:r w:rsidRPr="292E8E6C" w:rsidDel="6EF11C9F">
            <w:rPr>
              <w:b w:val="1"/>
              <w:bCs w:val="1"/>
              <w:color w:val="9F2B92"/>
              <w:rPrChange w:author="Rui André Vidal" w:date="2026-06-30T15:14:24.104Z" w16du:dateUtc="2026-06-30T15:14:24.104Z" w:id="1745215114"/>
            </w:rPr>
            <w:delText xml:space="preserve"> </w:delText>
          </w:r>
        </w:del>
      </w:ins>
      <w:del w:author="Maria Cristina Tavares Briosa" w:date="2026-07-08T11:41:47.127Z" w16du:dateUtc="2026-07-08T11:41:47.127Z" w:id="372257241">
        <w:r w:rsidRPr="292E8E6C" w:rsidDel="6F5E8D5D">
          <w:rPr>
            <w:b w:val="1"/>
            <w:bCs w:val="1"/>
            <w:color w:val="9F2B92"/>
            <w:rPrChange w:author="Rui André Vidal" w:date="2026-06-30T15:14:23.233Z" w16du:dateUtc="2026-06-30T15:14:23.233Z" w:id="189582186"/>
          </w:rPr>
          <w:delText xml:space="preserve">para </w:delText>
        </w:r>
        <w:r w:rsidRPr="292E8E6C" w:rsidDel="12D28FD2">
          <w:rPr>
            <w:b w:val="1"/>
            <w:bCs w:val="1"/>
            <w:color w:val="9F2B92"/>
            <w:rPrChange w:author="Rui André Vidal" w:date="2026-06-30T15:14:23.234Z" w16du:dateUtc="2026-06-30T15:14:23.234Z" w:id="755690269"/>
          </w:rPr>
          <w:delText xml:space="preserve">hospedagem </w:delText>
        </w:r>
        <w:r w:rsidRPr="292E8E6C" w:rsidDel="6F5E8D5D">
          <w:rPr>
            <w:b w:val="1"/>
            <w:bCs w:val="1"/>
            <w:color w:val="9F2B92"/>
            <w:rPrChange w:author="Rui André Vidal" w:date="2026-06-30T15:14:23.235Z" w16du:dateUtc="2026-06-30T15:14:23.235Z" w:id="1114679618"/>
          </w:rPr>
          <w:delText>de animais</w:delText>
        </w:r>
        <w:r w:rsidDel="6F5E8D5D">
          <w:delText xml:space="preserve"> de companhia</w:delText>
        </w:r>
      </w:del>
      <w:ins w:author="Maria Cristina Tavares Briosa" w:date="2026-07-08T11:42:28.748Z" w16du:dateUtc="2026-07-08T11:42:28.748Z" w:id="1007638830">
        <w:r w:rsidR="6C3218BF">
          <w:t>abrigos</w:t>
        </w:r>
      </w:ins>
      <w:r w:rsidR="6F5E8D5D">
        <w:rPr/>
        <w:t xml:space="preserve"> registados na DGAV. </w:t>
      </w:r>
      <w:commentRangeEnd w:id="2133568851"/>
      <w:r>
        <w:rPr>
          <w:rStyle w:val="CommentReference"/>
        </w:rPr>
        <w:commentReference w:id="2133568851"/>
      </w:r>
    </w:p>
    <w:p w:rsidRPr="005A37E6" w:rsidR="005101CF" w:rsidP="292E8E6C" w:rsidRDefault="006231F6" w14:paraId="769B5CBB" w14:textId="685DDE0E">
      <w:pPr>
        <w:pStyle w:val="Normal"/>
        <w:suppressLineNumbers w:val="0"/>
        <w:bidi w:val="0"/>
        <w:spacing w:before="0" w:beforeAutospacing="off" w:after="173" w:afterAutospacing="off" w:line="362" w:lineRule="auto"/>
        <w:ind w:left="142" w:right="144"/>
        <w:jc w:val="both"/>
        <w:pPrChange w:author="Rui André Vidal" w:date="2026-06-30T15:14:42.208Z">
          <w:pPr>
            <w:pStyle w:val="Normal"/>
            <w:ind w:left="142" w:firstLine="0"/>
          </w:pPr>
        </w:pPrChange>
      </w:pPr>
      <w:r w:rsidR="12D28FD2">
        <w:rPr/>
        <w:t xml:space="preserve">7 </w:t>
      </w:r>
      <w:r w:rsidR="6F5E8D5D">
        <w:rPr/>
        <w:t>-</w:t>
      </w:r>
      <w:r w:rsidRPr="292E8E6C" w:rsidR="6F5E8D5D">
        <w:rPr>
          <w:rFonts w:eastAsia="Arial"/>
        </w:rPr>
        <w:t xml:space="preserve"> </w:t>
      </w:r>
      <w:commentRangeStart w:id="738929387"/>
      <w:r w:rsidR="6F5E8D5D">
        <w:rPr/>
        <w:t xml:space="preserve">Os </w:t>
      </w:r>
      <w:r w:rsidR="12D28FD2">
        <w:rPr/>
        <w:t>CRO</w:t>
      </w:r>
      <w:r w:rsidR="6F5E8D5D">
        <w:rPr/>
        <w:t xml:space="preserve"> não podem ceder a particulares ou a associações de </w:t>
      </w:r>
      <w:del w:author="Rui André Vidal" w:date="2026-06-30T15:14:42.109Z" w16du:dateUtc="2026-06-30T15:14:42.109Z" w:id="418061869">
        <w:r w:rsidRPr="292E8E6C" w:rsidDel="12D28FD2">
          <w:rPr>
            <w:b w:val="1"/>
            <w:bCs w:val="1"/>
            <w:color w:val="9F2B92"/>
            <w:rPrChange w:author="Rui André Vidal" w:date="2026-06-30T15:14:48.047Z" w16du:dateUtc="2026-06-30T15:14:48.047Z" w:id="1032963506"/>
          </w:rPr>
          <w:delText>proteção animal</w:delText>
        </w:r>
      </w:del>
      <w:ins w:author="Rui André Vidal" w:date="2026-06-30T15:14:44.177Z" w16du:dateUtc="2026-06-30T15:14:44.177Z" w:id="288013557">
        <w:r w:rsidRPr="292E8E6C" w:rsidR="372D2EB1">
          <w:rPr>
            <w:b w:val="1"/>
            <w:bCs w:val="1"/>
            <w:color w:val="9F2B92"/>
            <w:rPrChange w:author="Rui André Vidal" w:date="2026-06-30T15:14:47.128Z" w16du:dateUtc="2026-06-30T15:14:47.128Z" w:id="882131731"/>
          </w:rPr>
          <w:t>zoófilas</w:t>
        </w:r>
      </w:ins>
      <w:r w:rsidRPr="292E8E6C" w:rsidR="6F5E8D5D">
        <w:rPr>
          <w:b w:val="1"/>
          <w:bCs w:val="1"/>
          <w:color w:val="9F2B92"/>
          <w:rPrChange w:author="Rui André Vidal" w:date="2026-06-30T15:14:47.128Z" w16du:dateUtc="2026-06-30T15:14:47.128Z" w:id="1395532420"/>
        </w:rPr>
        <w:t xml:space="preserve"> </w:t>
      </w:r>
      <w:r w:rsidR="6F5E8D5D">
        <w:rPr/>
        <w:t xml:space="preserve">legalmente constituídas, um </w:t>
      </w:r>
      <w:r w:rsidR="7BCD562F">
        <w:rPr/>
        <w:t>n.º</w:t>
      </w:r>
      <w:r w:rsidR="6F5E8D5D">
        <w:rPr/>
        <w:t xml:space="preserve"> de animais superior ao previsto, de acordo com as disposições do </w:t>
      </w:r>
      <w:r w:rsidRPr="292E8E6C" w:rsidR="38AFDB40">
        <w:rPr>
          <w:highlight w:val="cyan"/>
        </w:rPr>
        <w:t>artigo</w:t>
      </w:r>
      <w:r w:rsidRPr="292E8E6C" w:rsidR="12D28FD2">
        <w:rPr>
          <w:highlight w:val="cyan"/>
        </w:rPr>
        <w:t xml:space="preserve"> XX</w:t>
      </w:r>
      <w:r w:rsidR="6F5E8D5D">
        <w:rPr/>
        <w:t>, desde que aqueles não disponham de alojamentos devidamente autorizados</w:t>
      </w:r>
      <w:commentRangeEnd w:id="738929387"/>
      <w:r>
        <w:rPr>
          <w:rStyle w:val="CommentReference"/>
        </w:rPr>
        <w:commentReference w:id="738929387"/>
      </w:r>
      <w:r w:rsidR="6F5E8D5D">
        <w:rPr/>
        <w:t xml:space="preserve">. </w:t>
      </w:r>
    </w:p>
    <w:p w:rsidRPr="005E2D3C" w:rsidR="005101CF" w:rsidP="00F95DCA" w:rsidRDefault="006231F6" w14:paraId="41416792" w14:textId="4AD00C6F">
      <w:pPr>
        <w:ind w:left="142" w:firstLine="0"/>
      </w:pPr>
      <w:r>
        <w:t xml:space="preserve">8 </w:t>
      </w:r>
      <w:r w:rsidRPr="005A37E6" w:rsidR="311765C4">
        <w:t>-</w:t>
      </w:r>
      <w:r w:rsidRPr="005A37E6" w:rsidR="311765C4">
        <w:rPr>
          <w:rFonts w:eastAsia="Arial"/>
        </w:rPr>
        <w:t xml:space="preserve"> </w:t>
      </w:r>
      <w:r w:rsidRPr="005A37E6" w:rsidR="311765C4">
        <w:t>No caso de espécies diferentes de cão e gato, são aplicáveis os requisitos sanitários previstos na legislação específica ou, na sua falta, os animais são objeto de exame clínico e dos necessários testes de despiste das doenças próprias da espécie.</w:t>
      </w:r>
      <w:r w:rsidR="311765C4">
        <w:t xml:space="preserve"> </w:t>
      </w:r>
    </w:p>
    <w:p w:rsidRPr="005E2D3C" w:rsidR="3EC49A07" w:rsidP="00F95DCA" w:rsidRDefault="3EC49A07" w14:paraId="28E7155B" w14:textId="7CB224D8"/>
    <w:p w:rsidRPr="00963FF4" w:rsidR="00C545D3" w:rsidP="00F95DCA" w:rsidRDefault="311765C4" w14:paraId="16E4A9AA" w14:textId="2A8E34D0">
      <w:pPr>
        <w:pStyle w:val="Ttulo3"/>
      </w:pPr>
      <w:bookmarkStart w:name="_Toc223954492" w:id="510"/>
      <w:bookmarkStart w:name="_Toc536472435" w:id="22148528"/>
      <w:r w:rsidR="27E8415B">
        <w:rPr/>
        <w:t xml:space="preserve">Artigo </w:t>
      </w:r>
      <w:r w:rsidR="6130CB83">
        <w:rPr/>
        <w:t>100</w:t>
      </w:r>
      <w:r w:rsidR="27E8415B">
        <w:rPr/>
        <w:t>.º</w:t>
      </w:r>
      <w:bookmarkEnd w:id="22148528"/>
    </w:p>
    <w:p w:rsidRPr="005E2D3C" w:rsidR="7706BE61" w:rsidP="00F95DCA" w:rsidRDefault="311765C4" w14:paraId="27539509" w14:textId="0F748BCB">
      <w:pPr>
        <w:pStyle w:val="Ttulo3"/>
      </w:pPr>
      <w:bookmarkStart w:name="_Toc795445340" w:id="1346444988"/>
      <w:r w:rsidR="27E8415B">
        <w:rPr/>
        <w:t xml:space="preserve">Cedência por associações </w:t>
      </w:r>
      <w:bookmarkEnd w:id="510"/>
      <w:r w:rsidR="27E8415B">
        <w:rPr/>
        <w:t>zoófilas</w:t>
      </w:r>
      <w:bookmarkEnd w:id="1346444988"/>
    </w:p>
    <w:p w:rsidRPr="005E2D3C" w:rsidR="005101CF" w:rsidP="00F95DCA" w:rsidRDefault="12D18A66" w14:paraId="7A800847" w14:textId="7F2F5A61">
      <w:pPr>
        <w:ind w:left="142" w:firstLine="0"/>
      </w:pPr>
      <w:r>
        <w:t>1 -</w:t>
      </w:r>
      <w:r>
        <w:rPr>
          <w:rFonts w:eastAsia="Arial"/>
        </w:rPr>
        <w:t xml:space="preserve"> </w:t>
      </w:r>
      <w:r>
        <w:t xml:space="preserve">À cedência de animais, ainda que temporária, feita por associações zoófilas aplicam-se, com as devidas adaptações, as disposições do artigo anterior. </w:t>
      </w:r>
      <w:r>
        <w:tab/>
      </w:r>
    </w:p>
    <w:p w:rsidRPr="005E2D3C" w:rsidR="005101CF" w:rsidP="00F95DCA" w:rsidRDefault="00D81579" w14:paraId="1CCA9776" w14:textId="7E4A095A">
      <w:pPr>
        <w:ind w:left="142" w:firstLine="0"/>
      </w:pPr>
      <w:r>
        <w:t xml:space="preserve">2 </w:t>
      </w:r>
      <w:r w:rsidR="6CFDC1CD">
        <w:t>-</w:t>
      </w:r>
      <w:r w:rsidR="6CFDC1CD">
        <w:rPr>
          <w:rFonts w:eastAsia="Arial"/>
        </w:rPr>
        <w:t xml:space="preserve"> </w:t>
      </w:r>
      <w:r w:rsidR="6CFDC1CD">
        <w:t xml:space="preserve">As associações zoófilas com estabelecimento autorizado podem colocar, em lares de acolhimento, os animais provenientes do CRO, ou que lhes tenham sido entregues diretamente pelos seus </w:t>
      </w:r>
      <w:commentRangeStart w:id="513"/>
      <w:r w:rsidR="6CFDC1CD">
        <w:t>titulares</w:t>
      </w:r>
      <w:commentRangeEnd w:id="513"/>
      <w:r w:rsidR="002251E2">
        <w:rPr>
          <w:rStyle w:val="Refdecomentrio"/>
          <w:sz w:val="24"/>
          <w:szCs w:val="24"/>
        </w:rPr>
        <w:commentReference w:id="513"/>
      </w:r>
      <w:r w:rsidR="6CFDC1CD">
        <w:t>, sob termo de responsabilidade, desde que:</w:t>
      </w:r>
    </w:p>
    <w:p w:rsidRPr="005E2D3C" w:rsidR="005101CF" w:rsidP="00F95DCA" w:rsidRDefault="0E165CC7" w14:paraId="23215386" w14:textId="72BF7DF4">
      <w:pPr>
        <w:pStyle w:val="PargrafodaLista"/>
        <w:numPr>
          <w:ilvl w:val="0"/>
          <w:numId w:val="297"/>
        </w:numPr>
      </w:pPr>
      <w:r>
        <w:t xml:space="preserve">Os lares de acolhimento que se encontrem registados no SIAC; </w:t>
      </w:r>
    </w:p>
    <w:p w:rsidRPr="005E2D3C" w:rsidR="005101CF" w:rsidP="00F95DCA" w:rsidRDefault="00A626AB" w14:paraId="508E045C" w14:textId="77777777">
      <w:pPr>
        <w:pStyle w:val="PargrafodaLista"/>
        <w:numPr>
          <w:ilvl w:val="0"/>
          <w:numId w:val="297"/>
        </w:numPr>
      </w:pPr>
      <w:r>
        <w:t xml:space="preserve">Os animais estejam registados em nome da associação; </w:t>
      </w:r>
    </w:p>
    <w:p w:rsidRPr="005E2D3C" w:rsidR="005101CF" w:rsidP="00F95DCA" w:rsidRDefault="533245CC" w14:paraId="734A1E9A" w14:textId="626F9C04">
      <w:pPr>
        <w:pStyle w:val="PargrafodaLista"/>
        <w:numPr>
          <w:ilvl w:val="0"/>
          <w:numId w:val="297"/>
        </w:numPr>
      </w:pPr>
      <w:r>
        <w:t xml:space="preserve">A associação mantenha, durante três anos, os registos relativos à identidade dos lares de acolhimento, dos animais a eles entregues com indicação do tempo de permanência daqueles na residência dos primeiros; </w:t>
      </w:r>
    </w:p>
    <w:p w:rsidRPr="005E2D3C" w:rsidR="005101CF" w:rsidP="00F95DCA" w:rsidRDefault="1AF8B24F" w14:paraId="7D84EA56" w14:textId="44682C23">
      <w:pPr>
        <w:pStyle w:val="PargrafodaLista"/>
        <w:numPr>
          <w:ilvl w:val="0"/>
          <w:numId w:val="297"/>
        </w:numPr>
        <w:rPr/>
      </w:pPr>
      <w:r w:rsidRPr="69805533" w:rsidR="1AF8B24F">
        <w:rPr>
          <w:b w:val="1"/>
          <w:bCs w:val="1"/>
          <w:strike w:val="1"/>
          <w:color w:val="D86DCB" w:themeColor="accent5" w:themeTint="99" w:themeShade="FF"/>
          <w:rPrChange w:author="Rui André Vidal" w:date="2026-06-30T15:16:19.57Z" w16du:dateUtc="2026-06-30T15:16:19.57Z" w:id="124128649"/>
        </w:rPr>
        <w:t xml:space="preserve">Os voluntários </w:t>
      </w:r>
      <w:r w:rsidR="1AF8B24F">
        <w:rPr/>
        <w:t xml:space="preserve">deem cumprimento aos requisitos de higiene, saúde e bem-estar dos animais detidos, bem como garantam o respeito pela tranquilidade e segurança das pessoas e a salubridade dos locais e não excedam o </w:t>
      </w:r>
      <w:r w:rsidR="00BE60E5">
        <w:rPr/>
        <w:t>n.º</w:t>
      </w:r>
      <w:r w:rsidR="1AF8B24F">
        <w:rPr/>
        <w:t xml:space="preserve"> de animais superior ao previsto, de acordo com as disposições do </w:t>
      </w:r>
      <w:r w:rsidRPr="69805533" w:rsidR="00777F33">
        <w:rPr>
          <w:highlight w:val="cyan"/>
        </w:rPr>
        <w:t>artigo</w:t>
      </w:r>
      <w:r w:rsidRPr="69805533" w:rsidR="00B41A3E">
        <w:rPr>
          <w:highlight w:val="cyan"/>
        </w:rPr>
        <w:t xml:space="preserve"> </w:t>
      </w:r>
      <w:r w:rsidRPr="69805533" w:rsidR="1AF8B24F">
        <w:rPr>
          <w:highlight w:val="cyan"/>
        </w:rPr>
        <w:t>XX.º</w:t>
      </w:r>
      <w:r w:rsidR="1AF8B24F">
        <w:rPr/>
        <w:t xml:space="preserve">. </w:t>
      </w:r>
    </w:p>
    <w:p w:rsidRPr="005E2D3C" w:rsidR="005101CF" w:rsidP="69805533" w:rsidRDefault="00D81579" w14:paraId="6F1ED0C3" w14:textId="2B952549">
      <w:pPr>
        <w:pStyle w:val="Normal"/>
        <w:suppressLineNumbers w:val="0"/>
        <w:bidi w:val="0"/>
        <w:spacing w:before="0" w:beforeAutospacing="off" w:after="173" w:afterAutospacing="off" w:line="362" w:lineRule="auto"/>
        <w:ind w:left="142" w:right="144" w:hanging="293"/>
        <w:jc w:val="both"/>
        <w:pPrChange w:author="Rui André Vidal" w:date="2026-06-30T15:17:26.817Z">
          <w:pPr>
            <w:pStyle w:val="Normal"/>
            <w:ind w:left="142" w:firstLine="0"/>
          </w:pPr>
        </w:pPrChange>
      </w:pPr>
      <w:r w:rsidR="00D81579">
        <w:rPr/>
        <w:t xml:space="preserve">3 </w:t>
      </w:r>
      <w:r w:rsidR="13EADC82">
        <w:rPr/>
        <w:t>-</w:t>
      </w:r>
      <w:commentRangeStart w:id="93174405"/>
      <w:r w:rsidRPr="69805533" w:rsidR="13EADC82">
        <w:rPr>
          <w:rFonts w:eastAsia="Arial"/>
        </w:rPr>
        <w:t xml:space="preserve"> </w:t>
      </w:r>
      <w:r w:rsidR="13EADC82">
        <w:rPr/>
        <w:t xml:space="preserve">Quando as associações </w:t>
      </w:r>
      <w:del w:author="Rui André Vidal" w:date="2026-06-30T15:17:26.739Z" w16du:dateUtc="2026-06-30T15:17:26.739Z" w:id="852345912">
        <w:r w:rsidRPr="69805533" w:rsidDel="13EADC82">
          <w:rPr>
            <w:b w:val="1"/>
            <w:bCs w:val="1"/>
            <w:color w:val="D86DCB" w:themeColor="accent5" w:themeTint="99" w:themeShade="FF"/>
            <w:rPrChange w:author="Rui André Vidal" w:date="2026-06-30T15:17:33.985Z" w16du:dateUtc="2026-06-30T15:17:33.985Z" w:id="513567893"/>
          </w:rPr>
          <w:delText>de proteção animal</w:delText>
        </w:r>
      </w:del>
      <w:ins w:author="Rui André Vidal" w:date="2026-06-30T15:17:28.734Z" w16du:dateUtc="2026-06-30T15:17:28.734Z" w:id="614451591">
        <w:r w:rsidRPr="69805533" w:rsidR="34CE8082">
          <w:rPr>
            <w:b w:val="1"/>
            <w:bCs w:val="1"/>
            <w:color w:val="D86DCB" w:themeColor="accent5" w:themeTint="99" w:themeShade="FF"/>
            <w:rPrChange w:author="Rui André Vidal" w:date="2026-06-30T15:17:32.358Z" w16du:dateUtc="2026-06-30T15:17:32.358Z" w:id="463813272"/>
          </w:rPr>
          <w:t>zoófilas</w:t>
        </w:r>
      </w:ins>
      <w:r w:rsidRPr="69805533" w:rsidR="13EADC82">
        <w:rPr>
          <w:b w:val="1"/>
          <w:bCs w:val="1"/>
          <w:color w:val="D86DCB" w:themeColor="accent5" w:themeTint="99" w:themeShade="FF"/>
          <w:rPrChange w:author="Rui André Vidal" w:date="2026-06-30T15:17:32.358Z" w16du:dateUtc="2026-06-30T15:17:32.358Z" w:id="1649717062"/>
        </w:rPr>
        <w:t xml:space="preserve"> </w:t>
      </w:r>
      <w:r w:rsidR="13EADC82">
        <w:rPr/>
        <w:t xml:space="preserve">disponham de </w:t>
      </w:r>
      <w:del w:author="Rui André Vidal" w:date="2026-06-30T15:16:44.823Z" w16du:dateUtc="2026-06-30T15:16:44.823Z" w:id="1995699260">
        <w:r w:rsidRPr="69805533" w:rsidDel="13EADC82">
          <w:rPr>
            <w:b w:val="1"/>
            <w:bCs w:val="1"/>
            <w:color w:val="D86DCB" w:themeColor="accent5" w:themeTint="99" w:themeShade="FF"/>
            <w:rPrChange w:author="Rui André Vidal" w:date="2026-06-30T15:17:14.421Z" w16du:dateUtc="2026-06-30T15:17:14.421Z" w:id="1529561311"/>
          </w:rPr>
          <w:delText xml:space="preserve">alojamentos </w:delText>
        </w:r>
      </w:del>
      <w:del w:author="Rui André Vidal" w:date="2026-06-30T15:17:06.381Z" w16du:dateUtc="2026-06-30T15:17:06.381Z" w:id="1940563664">
        <w:r w:rsidRPr="69805533" w:rsidDel="13EADC82">
          <w:rPr>
            <w:b w:val="1"/>
            <w:bCs w:val="1"/>
            <w:color w:val="D86DCB" w:themeColor="accent5" w:themeTint="99" w:themeShade="FF"/>
            <w:rPrChange w:author="Rui André Vidal" w:date="2026-06-30T15:17:11.216Z" w16du:dateUtc="2026-06-30T15:17:11.216Z" w:id="1299330949"/>
          </w:rPr>
          <w:delText>para hospedagem</w:delText>
        </w:r>
      </w:del>
      <w:ins w:author="Rui André Vidal" w:date="2026-06-30T15:17:08.274Z" w16du:dateUtc="2026-06-30T15:17:08.274Z" w:id="195082743">
        <w:r w:rsidRPr="69805533" w:rsidR="0288075F">
          <w:rPr>
            <w:b w:val="1"/>
            <w:bCs w:val="1"/>
            <w:color w:val="D86DCB" w:themeColor="accent5" w:themeTint="99" w:themeShade="FF"/>
            <w:rPrChange w:author="Rui André Vidal" w:date="2026-06-30T15:17:11.217Z" w16du:dateUtc="2026-06-30T15:17:11.217Z" w:id="1446968647"/>
          </w:rPr>
          <w:t>abrigos</w:t>
        </w:r>
      </w:ins>
      <w:r w:rsidRPr="69805533" w:rsidR="13EADC82">
        <w:rPr>
          <w:b w:val="1"/>
          <w:bCs w:val="1"/>
          <w:color w:val="D86DCB" w:themeColor="accent5" w:themeTint="99" w:themeShade="FF"/>
          <w:rPrChange w:author="Rui André Vidal" w:date="2026-06-30T15:17:11.217Z" w16du:dateUtc="2026-06-30T15:17:11.217Z" w:id="347698591"/>
        </w:rPr>
        <w:t xml:space="preserve"> </w:t>
      </w:r>
      <w:r w:rsidR="13EADC82">
        <w:rPr/>
        <w:t>de animais de companhia, só podem receber animais cedidos por centros de recolha, ou entregues diretamente pelos seus titulares.</w:t>
      </w:r>
      <w:commentRangeEnd w:id="93174405"/>
      <w:r>
        <w:rPr>
          <w:rStyle w:val="CommentReference"/>
        </w:rPr>
        <w:commentReference w:id="93174405"/>
      </w:r>
    </w:p>
    <w:p w:rsidRPr="005E2D3C" w:rsidR="73C0FD60" w:rsidP="00F95DCA" w:rsidRDefault="73C0FD60" w14:paraId="305F86CB" w14:textId="7D564F57"/>
    <w:p w:rsidRPr="00963FF4" w:rsidR="619C7007" w:rsidP="00F95DCA" w:rsidRDefault="005119BB" w14:paraId="0E0F3C5B" w14:textId="6FFA3FAE">
      <w:pPr>
        <w:pStyle w:val="Ttulo3"/>
      </w:pPr>
      <w:bookmarkStart w:name="_Toc1011633673" w:id="823288326"/>
      <w:r w:rsidR="60C48865">
        <w:rPr/>
        <w:t xml:space="preserve">Artigo </w:t>
      </w:r>
      <w:r w:rsidR="6130CB83">
        <w:rPr/>
        <w:t>101</w:t>
      </w:r>
      <w:r w:rsidR="60C48865">
        <w:rPr/>
        <w:t>.º</w:t>
      </w:r>
      <w:bookmarkEnd w:id="823288326"/>
    </w:p>
    <w:p w:rsidRPr="005E2D3C" w:rsidR="619C7007" w:rsidP="00F95DCA" w:rsidRDefault="5C567230" w14:paraId="14A5F514" w14:textId="7E2FA371">
      <w:pPr>
        <w:pStyle w:val="Ttulo3"/>
      </w:pPr>
      <w:bookmarkStart w:name="_Toc1184293665" w:id="1496796806"/>
      <w:r w:rsidR="3F23714E">
        <w:rPr/>
        <w:t>Eutanásia</w:t>
      </w:r>
      <w:bookmarkEnd w:id="1496796806"/>
    </w:p>
    <w:p w:rsidRPr="005E2D3C" w:rsidR="007C64C0" w:rsidP="00F95DCA" w:rsidRDefault="007C64C0" w14:paraId="135F8731" w14:textId="3F31707E">
      <w:pPr>
        <w:ind w:left="142" w:firstLine="0"/>
        <w:rPr>
          <w:color w:val="000000" w:themeColor="text1"/>
        </w:rPr>
      </w:pPr>
      <w:r>
        <w:rPr>
          <w:color w:val="auto"/>
        </w:rPr>
        <w:t xml:space="preserve">1 - </w:t>
      </w:r>
      <w:r w:rsidR="53701AD2">
        <w:rPr>
          <w:color w:val="auto"/>
        </w:rPr>
        <w:t>A eutanásia</w:t>
      </w:r>
      <w:r w:rsidR="53701AD2">
        <w:rPr>
          <w:color w:val="6D5700"/>
        </w:rPr>
        <w:t xml:space="preserve"> </w:t>
      </w:r>
      <w:r w:rsidR="53701AD2">
        <w:rPr>
          <w:color w:val="000000" w:themeColor="text1"/>
        </w:rPr>
        <w:t>de animais de companhia por motivos de sobrepopulação, de sobrelotação, de incapacidade económica ou outra que impeça a normal detenção pelo seu detentor, é proibida.</w:t>
      </w:r>
    </w:p>
    <w:p w:rsidRPr="005E2D3C" w:rsidR="47CC85A8" w:rsidP="00F95DCA" w:rsidRDefault="007C64C0" w14:paraId="62ED0F12" w14:textId="7722F599">
      <w:pPr>
        <w:ind w:left="142" w:firstLine="0"/>
      </w:pPr>
      <w:r>
        <w:t xml:space="preserve">2 - </w:t>
      </w:r>
      <w:r w:rsidR="30671819">
        <w:t>A eutanásia de animais de companhia pode ser praticada nos CRO nas seguintes situações:</w:t>
      </w:r>
    </w:p>
    <w:p w:rsidR="007C64C0" w:rsidP="00F95DCA" w:rsidRDefault="420DC1E9" w14:paraId="2AC8963B" w14:textId="58F9B730">
      <w:pPr>
        <w:pStyle w:val="PargrafodaLista"/>
        <w:numPr>
          <w:ilvl w:val="0"/>
          <w:numId w:val="298"/>
        </w:numPr>
      </w:pPr>
      <w:r>
        <w:t>Nos casos em que o animal tenha causado ofensas graves à integridade física de uma pessoa, devidamente comprovadas por relatório médico.</w:t>
      </w:r>
    </w:p>
    <w:p w:rsidRPr="005E2D3C" w:rsidR="2868F327" w:rsidP="00F95DCA" w:rsidRDefault="420DC1E9" w14:paraId="098D068F" w14:textId="110292DB">
      <w:pPr>
        <w:pStyle w:val="PargrafodaLista"/>
        <w:numPr>
          <w:ilvl w:val="0"/>
          <w:numId w:val="298"/>
        </w:numPr>
      </w:pPr>
      <w:r>
        <w:t>Nos casos em que o animal apresenta um comportamento agressivo ou assilvestrado que comprometa a sua socialização com pessoas ou outros animais e torne inviável o seu encaminhamento para cessão.</w:t>
      </w:r>
    </w:p>
    <w:p w:rsidRPr="005E2D3C" w:rsidR="5E7704D7" w:rsidP="00F95DCA" w:rsidRDefault="6BDE9986" w14:paraId="097C546D" w14:textId="7EF59BB4">
      <w:r>
        <w:t>c) Nos casos em que o animal seja portador de zoonoses ou de doenças infetocontagiosas, representando a sua permanência no CRO uma ameaça à saúde animal ou constitua um perigo para a saúde pública, no âmbito ou na sequência de um surto de doença infetocontagiosa.</w:t>
      </w:r>
    </w:p>
    <w:p w:rsidRPr="005E2D3C" w:rsidR="7F7CCA47" w:rsidP="00F95DCA" w:rsidRDefault="007C64C0" w14:paraId="34C57510" w14:textId="2F633E7B">
      <w:pPr>
        <w:ind w:left="142" w:firstLine="0"/>
      </w:pPr>
      <w:r>
        <w:t xml:space="preserve">2 - </w:t>
      </w:r>
      <w:r w:rsidR="0474B0A0">
        <w:t>Sempre que exista a suspeita de raiva em animais agressores ou agredidos, a eutanásia só pode ser realizada após o cumprimento das normas vigentes em matéria de isolamento ou sequestro</w:t>
      </w:r>
    </w:p>
    <w:p w:rsidRPr="005E2D3C" w:rsidR="619C7007" w:rsidP="00F95DCA" w:rsidRDefault="46102C3E" w14:paraId="74413C6D" w14:textId="1EA8CB78">
      <w:pPr>
        <w:ind w:left="142" w:firstLine="0"/>
        <w:rPr>
          <w:color w:val="000000" w:themeColor="text1"/>
        </w:rPr>
      </w:pPr>
      <w:r>
        <w:rPr>
          <w:color w:val="000000" w:themeColor="text1"/>
        </w:rPr>
        <w:t>3 - A eutanásia pode ser realizada em</w:t>
      </w:r>
      <w:r>
        <w:rPr>
          <w:color w:val="auto"/>
        </w:rPr>
        <w:t xml:space="preserve"> CRO </w:t>
      </w:r>
      <w:r>
        <w:rPr>
          <w:color w:val="000000" w:themeColor="text1"/>
        </w:rPr>
        <w:t>ou CAMV, por médico-veterinário, em casos comprovados de doença incurável e quando se demonstre ser a via única e indispensável para eliminar a dor ou o sofrimento que comprometa seriamente o bem-estar do animal.</w:t>
      </w:r>
    </w:p>
    <w:p w:rsidRPr="005E2D3C" w:rsidR="619C7007" w:rsidP="00F95DCA" w:rsidRDefault="46102C3E" w14:paraId="69205B4C" w14:textId="297C7C0A">
      <w:pPr>
        <w:ind w:left="142" w:firstLine="0"/>
        <w:rPr>
          <w:color w:val="000000" w:themeColor="text1"/>
        </w:rPr>
      </w:pPr>
      <w:r>
        <w:rPr>
          <w:color w:val="000000" w:themeColor="text1"/>
        </w:rPr>
        <w:t>4 - Em qualquer dos casos, na eutanásia a indução da morte ao animal deve ser efetuada através de métodos que garantam a ausência de dor e sofrimento, devendo a morte ser imediata, indolor e respeitar a dignidade do animal.</w:t>
      </w:r>
    </w:p>
    <w:p w:rsidRPr="005E2D3C" w:rsidR="6BDF1DCC" w:rsidP="00F95DCA" w:rsidRDefault="46102C3E" w14:paraId="1EC33450" w14:textId="57190979">
      <w:pPr>
        <w:rPr>
          <w:color w:val="000000" w:themeColor="text1"/>
        </w:rPr>
      </w:pPr>
      <w:r>
        <w:rPr>
          <w:color w:val="000000" w:themeColor="text1"/>
        </w:rPr>
        <w:t xml:space="preserve">5 - As boas práticas para a realização de eutanásia são divulgadas pela DGAV. </w:t>
      </w:r>
    </w:p>
    <w:p w:rsidRPr="005E2D3C" w:rsidR="7649FE72" w:rsidP="00F95DCA" w:rsidRDefault="33BA723F" w14:paraId="1801A177" w14:textId="5C411298">
      <w:pPr>
        <w:ind w:left="142" w:firstLine="0"/>
        <w:rPr>
          <w:color w:val="000000" w:themeColor="text1"/>
        </w:rPr>
      </w:pPr>
      <w:r>
        <w:rPr>
          <w:color w:val="000000" w:themeColor="text1"/>
        </w:rPr>
        <w:t>6 - O motivo de eutanásia de animal de companhia deve constar no registo do animal no SIAC, em forma de atestado passado pelo médico-veterinário</w:t>
      </w:r>
      <w:r w:rsidR="006B0289">
        <w:rPr>
          <w:color w:val="000000" w:themeColor="text1"/>
        </w:rPr>
        <w:t xml:space="preserve"> </w:t>
      </w:r>
      <w:r w:rsidRPr="00F95DCA" w:rsidR="006B0289">
        <w:rPr>
          <w:color w:val="000000" w:themeColor="text1"/>
          <w:highlight w:val="yellow"/>
        </w:rPr>
        <w:t>responsável</w:t>
      </w:r>
      <w:r w:rsidRPr="00F95DCA" w:rsidR="00AD4FF8">
        <w:rPr>
          <w:color w:val="000000" w:themeColor="text1"/>
          <w:highlight w:val="yellow"/>
        </w:rPr>
        <w:t xml:space="preserve"> pelo ato clínico</w:t>
      </w:r>
      <w:r w:rsidRPr="00F95DCA">
        <w:rPr>
          <w:color w:val="000000" w:themeColor="text1"/>
          <w:highlight w:val="yellow"/>
        </w:rPr>
        <w:t>.</w:t>
      </w:r>
    </w:p>
    <w:p w:rsidRPr="005E2D3C" w:rsidR="619C7007" w:rsidP="00F95DCA" w:rsidRDefault="619C7007" w14:paraId="10173BBB" w14:textId="35EC5E84">
      <w:pPr>
        <w:ind w:left="0" w:right="0" w:firstLine="0"/>
        <w:rPr>
          <w:highlight w:val="yellow"/>
        </w:rPr>
      </w:pPr>
    </w:p>
    <w:p w:rsidRPr="00963FF4" w:rsidR="00C545D3" w:rsidP="00F95DCA" w:rsidRDefault="29E30940" w14:paraId="00017527" w14:textId="6FDC1539">
      <w:pPr>
        <w:pStyle w:val="Ttulo2"/>
      </w:pPr>
      <w:bookmarkStart w:name="_Toc223954493" w:id="516"/>
      <w:bookmarkStart w:name="_Toc915531927" w:id="1452597745"/>
      <w:r w:rsidR="709198CE">
        <w:rPr/>
        <w:t>CAPÍTULO XI</w:t>
      </w:r>
      <w:bookmarkEnd w:id="1452597745"/>
    </w:p>
    <w:p w:rsidRPr="00963FF4" w:rsidR="005101CF" w:rsidP="00F95DCA" w:rsidRDefault="00A626AB" w14:paraId="6AA29380" w14:textId="49BE4CAF">
      <w:pPr>
        <w:pStyle w:val="Ttulo2"/>
        <w:ind w:right="0"/>
      </w:pPr>
      <w:bookmarkStart w:name="_Toc1847905883" w:id="149525781"/>
      <w:r w:rsidR="6F5E8D5D">
        <w:rPr/>
        <w:t>Cadáveres de animais de companhia</w:t>
      </w:r>
      <w:bookmarkEnd w:id="516"/>
      <w:bookmarkEnd w:id="149525781"/>
    </w:p>
    <w:p w:rsidRPr="005E2D3C" w:rsidR="001D4E3A" w:rsidP="00F95DCA" w:rsidRDefault="001D4E3A" w14:paraId="0B49C3EE" w14:textId="77777777"/>
    <w:p w:rsidRPr="00963FF4" w:rsidR="00C545D3" w:rsidP="00F95DCA" w:rsidRDefault="00A626AB" w14:paraId="55041104" w14:textId="1E9ACB89">
      <w:pPr>
        <w:pStyle w:val="Ttulo3"/>
      </w:pPr>
      <w:bookmarkStart w:name="_Toc223954494" w:id="519"/>
      <w:bookmarkStart w:name="_Toc15755884" w:id="769150444"/>
      <w:r w:rsidR="6F5E8D5D">
        <w:rPr/>
        <w:t xml:space="preserve">Artigo </w:t>
      </w:r>
      <w:r w:rsidR="4BBBE241">
        <w:rPr/>
        <w:t>10</w:t>
      </w:r>
      <w:r w:rsidR="6130CB83">
        <w:rPr/>
        <w:t>2</w:t>
      </w:r>
      <w:r w:rsidR="6F5E8D5D">
        <w:rPr/>
        <w:t>.º</w:t>
      </w:r>
      <w:bookmarkEnd w:id="769150444"/>
    </w:p>
    <w:p w:rsidRPr="00963FF4" w:rsidR="005101CF" w:rsidP="00F95DCA" w:rsidRDefault="3EE17268" w14:paraId="2A490705" w14:textId="75F2FD11">
      <w:pPr>
        <w:pStyle w:val="Ttulo3"/>
      </w:pPr>
      <w:bookmarkStart w:name="_Toc1884820152" w:id="471236554"/>
      <w:r w:rsidR="75A05731">
        <w:rPr/>
        <w:t>Eliminação de cadáveres</w:t>
      </w:r>
      <w:bookmarkEnd w:id="519"/>
      <w:bookmarkEnd w:id="471236554"/>
    </w:p>
    <w:p w:rsidRPr="005E2D3C" w:rsidR="005101CF" w:rsidP="00F95DCA" w:rsidRDefault="2034F777" w14:paraId="79FC3E32" w14:textId="65329065">
      <w:pPr>
        <w:ind w:left="142" w:firstLine="0"/>
      </w:pPr>
      <w:r>
        <w:t>1</w:t>
      </w:r>
      <w:r>
        <w:rPr>
          <w:rFonts w:eastAsia="Arial"/>
        </w:rPr>
        <w:t xml:space="preserve"> </w:t>
      </w:r>
      <w:r w:rsidR="009E3574">
        <w:rPr>
          <w:rFonts w:eastAsia="Arial"/>
        </w:rPr>
        <w:t xml:space="preserve">- </w:t>
      </w:r>
      <w:r>
        <w:t xml:space="preserve">As operações de recolha, transporte, armazenamento e eliminação de cadáveres de animais de companhia devem ser realizadas de acordo com o Regulamento (CE) n.º 1069/2009, do Parlamento Europeu e do Conselho, de 21 de outubro, e respetivas alterações. </w:t>
      </w:r>
    </w:p>
    <w:p w:rsidRPr="005E2D3C" w:rsidR="005101CF" w:rsidP="00F95DCA" w:rsidRDefault="3166D660" w14:paraId="5CEB0437" w14:textId="14A19ED0">
      <w:pPr>
        <w:ind w:left="142" w:firstLine="0"/>
      </w:pPr>
      <w:r>
        <w:t>2 -</w:t>
      </w:r>
      <w:r>
        <w:rPr>
          <w:rFonts w:eastAsia="Arial"/>
        </w:rPr>
        <w:t xml:space="preserve"> </w:t>
      </w:r>
      <w:r>
        <w:t xml:space="preserve">Compete às câmaras municipais assegurar as operações referidas no </w:t>
      </w:r>
      <w:r w:rsidR="008C56A9">
        <w:t>número anterior</w:t>
      </w:r>
      <w:r>
        <w:t xml:space="preserve">, devendo, para o efeito, apresentar à DGAV um plano de destruição de cadáveres, para aprovação nos termos estabelecidos em despacho do </w:t>
      </w:r>
      <w:r w:rsidR="009E3574">
        <w:t xml:space="preserve">diretor geral </w:t>
      </w:r>
      <w:r>
        <w:t xml:space="preserve">de Alimentação e Veterinária. </w:t>
      </w:r>
    </w:p>
    <w:p w:rsidRPr="005E2D3C" w:rsidR="001A0189" w:rsidP="00F95DCA" w:rsidRDefault="001A0189" w14:paraId="72066758" w14:textId="77777777"/>
    <w:p w:rsidRPr="00963FF4" w:rsidR="00C545D3" w:rsidP="00F95DCA" w:rsidRDefault="5946C694" w14:paraId="6519792D" w14:textId="053684B6">
      <w:pPr>
        <w:pStyle w:val="Ttulo2"/>
        <w:ind w:right="0"/>
      </w:pPr>
      <w:bookmarkStart w:name="_Toc223954495" w:id="522"/>
      <w:bookmarkStart w:name="_Toc356656317" w:id="2117697050"/>
      <w:r w:rsidR="225384B0">
        <w:rPr/>
        <w:t>CAPÍTULO XII</w:t>
      </w:r>
      <w:bookmarkEnd w:id="2117697050"/>
    </w:p>
    <w:p w:rsidR="005101CF" w:rsidP="00F95DCA" w:rsidRDefault="00A626AB" w14:paraId="082C6CC6" w14:textId="337C8FC8">
      <w:pPr>
        <w:pStyle w:val="Ttulo2"/>
        <w:ind w:right="0"/>
      </w:pPr>
      <w:bookmarkStart w:name="_Toc585022853" w:id="1058406196"/>
      <w:r w:rsidR="6F5E8D5D">
        <w:rPr/>
        <w:t>Exposições e comércio</w:t>
      </w:r>
      <w:bookmarkEnd w:id="522"/>
      <w:bookmarkEnd w:id="1058406196"/>
    </w:p>
    <w:p w:rsidRPr="00F95DCA" w:rsidR="009E3574" w:rsidP="00F95DCA" w:rsidRDefault="009E3574" w14:paraId="02E4CD40" w14:textId="77777777">
      <w:pPr>
        <w:jc w:val="center"/>
        <w:rPr>
          <w:b/>
          <w:bCs/>
        </w:rPr>
      </w:pPr>
    </w:p>
    <w:p w:rsidRPr="00963FF4" w:rsidR="00C545D3" w:rsidP="00F95DCA" w:rsidRDefault="00A626AB" w14:paraId="0AC211CD" w14:textId="45A359FE">
      <w:pPr>
        <w:pStyle w:val="Ttulo3"/>
      </w:pPr>
      <w:bookmarkStart w:name="_Toc223954496" w:id="525"/>
      <w:bookmarkStart w:name="_Toc608502000" w:id="801515099"/>
      <w:r w:rsidR="6F5E8D5D">
        <w:rPr/>
        <w:t xml:space="preserve">Artigo </w:t>
      </w:r>
      <w:r w:rsidR="4BBBE241">
        <w:rPr/>
        <w:t>10</w:t>
      </w:r>
      <w:r w:rsidR="6130CB83">
        <w:rPr/>
        <w:t>3</w:t>
      </w:r>
      <w:r w:rsidR="6F5E8D5D">
        <w:rPr/>
        <w:t>.º</w:t>
      </w:r>
      <w:bookmarkEnd w:id="801515099"/>
    </w:p>
    <w:p w:rsidRPr="00963FF4" w:rsidR="009E3574" w:rsidP="00F95DCA" w:rsidRDefault="7D835878" w14:paraId="2A46044A" w14:textId="77777777">
      <w:pPr>
        <w:pStyle w:val="Ttulo3"/>
      </w:pPr>
      <w:bookmarkStart w:name="_Toc41051606" w:id="353330827"/>
      <w:r w:rsidR="04D00D51">
        <w:rPr/>
        <w:t>Concursos e exposições</w:t>
      </w:r>
      <w:bookmarkEnd w:id="525"/>
      <w:bookmarkEnd w:id="353330827"/>
    </w:p>
    <w:p w:rsidRPr="005E2D3C" w:rsidR="005101CF" w:rsidP="00F95DCA" w:rsidRDefault="7D835878" w14:paraId="45DC5996" w14:textId="26C04C01">
      <w:pPr>
        <w:ind w:left="142" w:firstLine="0"/>
      </w:pPr>
      <w:r>
        <w:t>1 -</w:t>
      </w:r>
      <w:r>
        <w:rPr>
          <w:rFonts w:eastAsia="Arial"/>
        </w:rPr>
        <w:t xml:space="preserve"> </w:t>
      </w:r>
      <w:r>
        <w:t>A realização de concursos e exposições com animais de companhia carece de autorização prévia da câmara municipal, ficando esta dependente do parecer vinculativo do MVM</w:t>
      </w:r>
      <w:r w:rsidR="009E3574">
        <w:t xml:space="preserve"> </w:t>
      </w:r>
      <w:r w:rsidRPr="005A37E6" w:rsidR="009E3574">
        <w:t>ou do médico-veterinário ao serviço do município</w:t>
      </w:r>
      <w:r>
        <w:t xml:space="preserve">. </w:t>
      </w:r>
    </w:p>
    <w:p w:rsidRPr="005E2D3C" w:rsidR="005101CF" w:rsidP="00F95DCA" w:rsidRDefault="2E184019" w14:paraId="31659806" w14:textId="7050A8D6">
      <w:pPr>
        <w:ind w:left="142" w:firstLine="0"/>
      </w:pPr>
      <w:r>
        <w:t>2 -</w:t>
      </w:r>
      <w:r>
        <w:rPr>
          <w:rFonts w:eastAsia="Arial"/>
        </w:rPr>
        <w:t xml:space="preserve"> </w:t>
      </w:r>
      <w:r>
        <w:t xml:space="preserve">A autorização prévia a que se refere o </w:t>
      </w:r>
      <w:r w:rsidR="008C56A9">
        <w:t>número anterior</w:t>
      </w:r>
      <w:r>
        <w:t xml:space="preserve"> deve ser solicitada, pela organização da exposição, com a antecedência mínima de 15 dias, à câmara municipal da área da realização da exposição, mediante requerimento acompanhado dos seguintes documentos: </w:t>
      </w:r>
    </w:p>
    <w:p w:rsidRPr="005E2D3C" w:rsidR="005101CF" w:rsidP="00F95DCA" w:rsidRDefault="00A626AB" w14:paraId="2185F16D" w14:textId="77777777">
      <w:pPr>
        <w:pStyle w:val="PargrafodaLista"/>
        <w:numPr>
          <w:ilvl w:val="0"/>
          <w:numId w:val="299"/>
        </w:numPr>
      </w:pPr>
      <w:r>
        <w:t xml:space="preserve">Descrição das condições de alojamento e manutenção dos animais; </w:t>
      </w:r>
    </w:p>
    <w:p w:rsidRPr="005E2D3C" w:rsidR="005101CF" w:rsidP="00F95DCA" w:rsidRDefault="00A626AB" w14:paraId="2A8BB4DF" w14:textId="77777777">
      <w:pPr>
        <w:pStyle w:val="PargrafodaLista"/>
        <w:numPr>
          <w:ilvl w:val="0"/>
          <w:numId w:val="299"/>
        </w:numPr>
      </w:pPr>
      <w:r>
        <w:t>A identificação do(s) médico(s) veterinário(s) responsável(eis) pela exposição ou concurso;</w:t>
      </w:r>
      <w:r w:rsidRPr="009E3574">
        <w:rPr>
          <w:i/>
        </w:rPr>
        <w:t xml:space="preserve"> </w:t>
      </w:r>
    </w:p>
    <w:p w:rsidRPr="005E2D3C" w:rsidR="005101CF" w:rsidP="00F95DCA" w:rsidRDefault="00A626AB" w14:paraId="4CA6936C" w14:textId="616A020A">
      <w:pPr>
        <w:pStyle w:val="PargrafodaLista"/>
        <w:numPr>
          <w:ilvl w:val="0"/>
          <w:numId w:val="299"/>
        </w:numPr>
      </w:pPr>
      <w:r>
        <w:t xml:space="preserve">Regulamento sanitário do concurso ou exposição, onde deve estar especificado o modo como se prevê dar cumprimento ao disposto nos </w:t>
      </w:r>
      <w:r w:rsidR="00BE60E5">
        <w:t>n.º</w:t>
      </w:r>
      <w:r>
        <w:t xml:space="preserve">s seguintes. </w:t>
      </w:r>
    </w:p>
    <w:p w:rsidRPr="005E2D3C" w:rsidR="005101CF" w:rsidP="00F95DCA" w:rsidRDefault="451EF79C" w14:paraId="2D7269DB" w14:textId="4C2CD862">
      <w:pPr>
        <w:ind w:left="142" w:firstLine="0"/>
      </w:pPr>
      <w:r>
        <w:t>3 -</w:t>
      </w:r>
      <w:r>
        <w:rPr>
          <w:rFonts w:eastAsia="Arial"/>
        </w:rPr>
        <w:t xml:space="preserve"> </w:t>
      </w:r>
      <w:r>
        <w:t xml:space="preserve">Só são admitidos a concurso os cães e gatos que: </w:t>
      </w:r>
    </w:p>
    <w:p w:rsidRPr="005E2D3C" w:rsidR="005101CF" w:rsidP="00F95DCA" w:rsidRDefault="00A626AB" w14:paraId="1953C550" w14:textId="77777777">
      <w:pPr>
        <w:pStyle w:val="PargrafodaLista"/>
        <w:numPr>
          <w:ilvl w:val="0"/>
          <w:numId w:val="300"/>
        </w:numPr>
      </w:pPr>
      <w:r>
        <w:t xml:space="preserve">Estejam identificados eletronicamente nos termos do disposto no presente diploma, no caso dos concorrentes nacionais ou, no caso de animais provenientes de outros países, de acordo com as disposições da legislação específica sobre a matéria; </w:t>
      </w:r>
    </w:p>
    <w:p w:rsidRPr="005E2D3C" w:rsidR="005101CF" w:rsidP="00F95DCA" w:rsidRDefault="40840235" w14:paraId="015DF95D" w14:textId="36D1774D">
      <w:pPr>
        <w:pStyle w:val="PargrafodaLista"/>
        <w:numPr>
          <w:ilvl w:val="0"/>
          <w:numId w:val="300"/>
        </w:numPr>
      </w:pPr>
      <w:r>
        <w:t xml:space="preserve">Sejam portadores de boletim sanitário de cães e gatos ou passaporte de animal de companhia que comprove o cumprimento das imunizações obrigatórias considerando a espécie e a idade; </w:t>
      </w:r>
    </w:p>
    <w:p w:rsidRPr="005E2D3C" w:rsidR="619C7007" w:rsidP="00F95DCA" w:rsidRDefault="7018D78E" w14:paraId="3232808C" w14:textId="3FE2DCA5">
      <w:pPr>
        <w:pStyle w:val="PargrafodaLista"/>
        <w:numPr>
          <w:ilvl w:val="0"/>
          <w:numId w:val="300"/>
        </w:numPr>
      </w:pPr>
      <w:r>
        <w:t xml:space="preserve">Possuam dentro dos prazos de validade e efetuadas conforme o Resumo das características do medicamento imunológico contra as principais doenças infectocontagiosas da espécie, comprovadas pelas vinhetas de vacinação respetiva, apostas no boletim sanitário de cães e gatos ou passaporte, devidamente autenticadas por um médico-veterinário. </w:t>
      </w:r>
    </w:p>
    <w:p w:rsidRPr="005E2D3C" w:rsidR="619C7007" w:rsidP="00F95DCA" w:rsidRDefault="009E3574" w14:paraId="41B4FF17" w14:textId="07A33464">
      <w:pPr>
        <w:ind w:left="142" w:firstLine="0"/>
        <w:rPr>
          <w:lang w:val="pt-BR"/>
        </w:rPr>
      </w:pPr>
      <w:r>
        <w:rPr>
          <w:lang w:val="pt-BR"/>
        </w:rPr>
        <w:t xml:space="preserve">4 - </w:t>
      </w:r>
      <w:r w:rsidR="31DADAC4">
        <w:rPr>
          <w:lang w:val="pt-BR"/>
        </w:rPr>
        <w:t xml:space="preserve">Nos espetáculos, nas exposições e nos concursos de cães e gatos, não podem participar cães ou gatos com características de conformação extremas, nem cães ou gatos que tenham sido mutilados de uma forma que altere as suas características físicas, </w:t>
      </w:r>
      <w:r w:rsidRPr="0023549B" w:rsidR="31DADAC4">
        <w:rPr>
          <w:lang w:val="pt-BR"/>
        </w:rPr>
        <w:t>s</w:t>
      </w:r>
      <w:r w:rsidRPr="00F95DCA" w:rsidR="31DADAC4">
        <w:rPr>
          <w:lang w:val="pt-BR"/>
        </w:rPr>
        <w:t xml:space="preserve">em prejuízo do disposto </w:t>
      </w:r>
      <w:r w:rsidRPr="00F95DCA" w:rsidR="31DADAC4">
        <w:rPr>
          <w:highlight w:val="cyan"/>
          <w:lang w:val="pt-BR"/>
        </w:rPr>
        <w:t xml:space="preserve">no </w:t>
      </w:r>
      <w:r w:rsidR="00BE60E5">
        <w:rPr>
          <w:highlight w:val="cyan"/>
          <w:lang w:val="pt-BR"/>
        </w:rPr>
        <w:t>n.º</w:t>
      </w:r>
      <w:r w:rsidRPr="00F95DCA" w:rsidR="31DADAC4">
        <w:rPr>
          <w:highlight w:val="cyan"/>
          <w:lang w:val="pt-BR"/>
        </w:rPr>
        <w:t xml:space="preserve"> 5, do artigo </w:t>
      </w:r>
      <w:r w:rsidRPr="0023549B" w:rsidR="0023549B">
        <w:rPr>
          <w:highlight w:val="cyan"/>
          <w:lang w:val="pt-BR"/>
        </w:rPr>
        <w:t>XX</w:t>
      </w:r>
      <w:r w:rsidRPr="00F95DCA" w:rsidR="31DADAC4">
        <w:rPr>
          <w:highlight w:val="cyan"/>
          <w:lang w:val="pt-BR"/>
        </w:rPr>
        <w:t>º (</w:t>
      </w:r>
      <w:commentRangeStart w:id="528"/>
      <w:commentRangeStart w:id="529"/>
      <w:r w:rsidRPr="00F95DCA" w:rsidR="31DADAC4">
        <w:rPr>
          <w:highlight w:val="cyan"/>
          <w:lang w:val="pt-BR"/>
        </w:rPr>
        <w:t>Justificação</w:t>
      </w:r>
      <w:commentRangeEnd w:id="528"/>
      <w:r w:rsidRPr="00F95DCA">
        <w:rPr>
          <w:rStyle w:val="Refdecomentrio"/>
          <w:sz w:val="24"/>
          <w:szCs w:val="24"/>
          <w:highlight w:val="cyan"/>
          <w:lang w:val="pt-BR"/>
        </w:rPr>
        <w:commentReference w:id="528"/>
      </w:r>
      <w:commentRangeEnd w:id="529"/>
      <w:r>
        <w:rPr>
          <w:rStyle w:val="CommentReference"/>
        </w:rPr>
        <w:commentReference w:id="529"/>
      </w:r>
      <w:r w:rsidRPr="00F95DCA" w:rsidR="31DADAC4">
        <w:rPr>
          <w:highlight w:val="cyan"/>
          <w:lang w:val="pt-BR"/>
        </w:rPr>
        <w:t xml:space="preserve"> do MV</w:t>
      </w:r>
      <w:r w:rsidRPr="00F95DCA" w:rsidR="0023549B">
        <w:rPr>
          <w:highlight w:val="cyan"/>
          <w:lang w:val="pt-BR"/>
        </w:rPr>
        <w:t>M)</w:t>
      </w:r>
      <w:r w:rsidRPr="00F95DCA" w:rsidR="31DADAC4">
        <w:rPr>
          <w:highlight w:val="cyan"/>
          <w:lang w:val="pt-BR"/>
        </w:rPr>
        <w:t>.</w:t>
      </w:r>
    </w:p>
    <w:p w:rsidR="0023549B" w:rsidP="0023549B" w:rsidRDefault="0023549B" w14:paraId="6E3827AF" w14:textId="1B1D9382">
      <w:pPr>
        <w:ind w:left="142" w:firstLine="0"/>
        <w:rPr>
          <w:color w:val="auto"/>
        </w:rPr>
      </w:pPr>
      <w:r>
        <w:rPr>
          <w:color w:val="auto"/>
        </w:rPr>
        <w:t>5</w:t>
      </w:r>
      <w:r w:rsidR="7D835878">
        <w:rPr>
          <w:color w:val="auto"/>
        </w:rPr>
        <w:t xml:space="preserve"> -</w:t>
      </w:r>
      <w:r w:rsidR="7D835878">
        <w:rPr>
          <w:rFonts w:eastAsia="Arial"/>
          <w:color w:val="auto"/>
        </w:rPr>
        <w:t xml:space="preserve"> </w:t>
      </w:r>
      <w:r w:rsidR="7D835878">
        <w:rPr>
          <w:color w:val="auto"/>
        </w:rPr>
        <w:t>Compete à organização da exposição:</w:t>
      </w:r>
    </w:p>
    <w:p w:rsidR="0023549B" w:rsidP="0023549B" w:rsidRDefault="7D835878" w14:paraId="3EFFF0C8" w14:textId="09C5080F">
      <w:pPr>
        <w:ind w:left="142" w:firstLine="0"/>
        <w:rPr>
          <w:color w:val="auto"/>
        </w:rPr>
      </w:pPr>
      <w:r>
        <w:rPr>
          <w:color w:val="auto"/>
        </w:rPr>
        <w:t xml:space="preserve">a) Assegurar a presença do </w:t>
      </w:r>
      <w:r w:rsidR="00BE60E5">
        <w:rPr>
          <w:color w:val="auto"/>
        </w:rPr>
        <w:t>n.º</w:t>
      </w:r>
      <w:r>
        <w:rPr>
          <w:color w:val="auto"/>
        </w:rPr>
        <w:t xml:space="preserve"> de médicos veterinários necessário ao cumprimento do disposto no presente diploma;</w:t>
      </w:r>
    </w:p>
    <w:p w:rsidRPr="005E2D3C" w:rsidR="0DF93DC4" w:rsidP="00F95DCA" w:rsidRDefault="7D835878" w14:paraId="16C8F365" w14:textId="4B8EC3F2">
      <w:pPr>
        <w:ind w:left="142" w:firstLine="0"/>
        <w:rPr>
          <w:color w:val="FF0000"/>
          <w:lang w:val="pt-BR"/>
        </w:rPr>
      </w:pPr>
      <w:r>
        <w:rPr>
          <w:color w:val="auto"/>
        </w:rPr>
        <w:t>b) Assegurar que o local onde a exposição decorre reúne as condições que permitam salvaguardar o disposto nas normas do presente diploma, em especial no que se refere à saúde e ao bem-estar dos animais exibidos;</w:t>
      </w:r>
      <w:commentRangeStart w:id="530"/>
      <w:commentRangeEnd w:id="530"/>
      <w:r w:rsidRPr="005E2D3C" w:rsidR="002251E2">
        <w:rPr>
          <w:rStyle w:val="Refdecomentrio"/>
          <w:color w:val="FF0000"/>
          <w:sz w:val="24"/>
          <w:szCs w:val="24"/>
          <w:lang w:val="pt-BR"/>
        </w:rPr>
        <w:commentReference w:id="530"/>
      </w:r>
    </w:p>
    <w:p w:rsidRPr="005E2D3C" w:rsidR="005101CF" w:rsidP="00F95DCA" w:rsidRDefault="6A50A9E1" w14:paraId="3170C5AB" w14:textId="6913254A">
      <w:pPr>
        <w:ind w:left="142" w:firstLine="0"/>
      </w:pPr>
      <w:r>
        <w:t xml:space="preserve">c) Salvaguardar os aspetos de segurança, em particular no caso de animais potencialmente perigosos, que deverão estar convenientemente açaimados ou protegidos do contacto com o público, quando fora do concurso ou quando não estejam a competir; </w:t>
      </w:r>
    </w:p>
    <w:p w:rsidRPr="005E2D3C" w:rsidR="005101CF" w:rsidP="00F95DCA" w:rsidRDefault="7E95D2FE" w14:paraId="4E5C0BDC" w14:textId="511D079E">
      <w:r>
        <w:t>d)</w:t>
      </w:r>
      <w:r w:rsidR="0023549B">
        <w:t xml:space="preserve"> </w:t>
      </w:r>
      <w:r>
        <w:t xml:space="preserve">Disponibilizar os meios que os médicos veterinários considerem necessários ao bom desempenho das suas funções, designadamente as seguintes: </w:t>
      </w:r>
    </w:p>
    <w:p w:rsidRPr="0023549B" w:rsidR="005101CF" w:rsidP="00F95DCA" w:rsidRDefault="0023549B" w14:paraId="4AEEB909" w14:textId="402E7E67">
      <w:pPr>
        <w:ind w:firstLine="0"/>
      </w:pPr>
      <w:r>
        <w:t xml:space="preserve">i) </w:t>
      </w:r>
      <w:r w:rsidRPr="0023549B" w:rsidR="0A4F9C61">
        <w:t xml:space="preserve">Verificar a identificação eletrónica dos animais sempre que obrigatória e a sua correspondência com o constante do boletim sanitário ou do passaporte de cães e gatos; </w:t>
      </w:r>
    </w:p>
    <w:p w:rsidRPr="0023549B" w:rsidR="0023549B" w:rsidP="00F95DCA" w:rsidRDefault="0023549B" w14:paraId="41C3F529" w14:textId="5F80D6BE">
      <w:pPr>
        <w:ind w:firstLine="0"/>
      </w:pPr>
      <w:r>
        <w:t xml:space="preserve">ii) </w:t>
      </w:r>
      <w:r w:rsidRPr="0023549B" w:rsidR="6F6E9877">
        <w:t>Proceder ao exame clínico dos animais que se apresentam para participar na exposição ou concurso e impedir a participação de animais doentes ou feridos;</w:t>
      </w:r>
    </w:p>
    <w:p w:rsidRPr="0023549B" w:rsidR="005101CF" w:rsidP="00F95DCA" w:rsidRDefault="0023549B" w14:paraId="3C3FCF7D" w14:textId="7E3C9E6E">
      <w:pPr>
        <w:ind w:firstLine="0"/>
      </w:pPr>
      <w:r>
        <w:t xml:space="preserve">iii) </w:t>
      </w:r>
      <w:r w:rsidRPr="0023549B" w:rsidR="6F6E9877">
        <w:t xml:space="preserve">Examinar a documentação sanitária dos animais; </w:t>
      </w:r>
    </w:p>
    <w:p w:rsidRPr="0023549B" w:rsidR="005101CF" w:rsidP="00F95DCA" w:rsidRDefault="0023549B" w14:paraId="5B2C53F6" w14:textId="1388B1CF">
      <w:pPr>
        <w:ind w:left="728"/>
      </w:pPr>
      <w:r>
        <w:t xml:space="preserve">iv) </w:t>
      </w:r>
      <w:r w:rsidRPr="0023549B" w:rsidR="00A626AB">
        <w:t xml:space="preserve">Prestar a assistência médico-veterinária que se revelar necessária durante o evento; </w:t>
      </w:r>
    </w:p>
    <w:p w:rsidRPr="0023549B" w:rsidR="73C0FD60" w:rsidP="00F95DCA" w:rsidRDefault="0023549B" w14:paraId="595AD045" w14:textId="1E30D466">
      <w:pPr>
        <w:ind w:firstLine="0"/>
      </w:pPr>
      <w:r>
        <w:t xml:space="preserve">v) </w:t>
      </w:r>
      <w:r w:rsidRPr="0023549B" w:rsidR="21ED47F0">
        <w:t xml:space="preserve">Proceder às observações que entenderem necessárias para a defesa sanitária da exposição ou concurso. </w:t>
      </w:r>
    </w:p>
    <w:p w:rsidRPr="005E2D3C" w:rsidR="005101CF" w:rsidP="00F95DCA" w:rsidRDefault="0023549B" w14:paraId="1A81DBFF" w14:textId="1F4C8439">
      <w:pPr>
        <w:ind w:left="142" w:firstLine="0"/>
      </w:pPr>
      <w:r w:rsidR="257E9F28">
        <w:rPr/>
        <w:t>6</w:t>
      </w:r>
      <w:r w:rsidR="522CC8D5">
        <w:rPr/>
        <w:t xml:space="preserve"> -</w:t>
      </w:r>
      <w:r w:rsidRPr="292E8E6C" w:rsidR="522CC8D5">
        <w:rPr>
          <w:rFonts w:eastAsia="Arial"/>
        </w:rPr>
        <w:t xml:space="preserve"> </w:t>
      </w:r>
      <w:r w:rsidR="522CC8D5">
        <w:rPr/>
        <w:t xml:space="preserve">A exposição de animais para adoção, promovida por </w:t>
      </w:r>
      <w:r w:rsidR="522CC8D5">
        <w:rPr/>
        <w:t>associações</w:t>
      </w:r>
      <w:r w:rsidR="522CC8D5">
        <w:rPr/>
        <w:t xml:space="preserve"> </w:t>
      </w:r>
      <w:del w:author="Maria Cristina Tavares Briosa" w:date="2026-07-06T11:24:46.204Z" w16du:dateUtc="2026-07-06T11:24:46.204Z" w:id="2059009833">
        <w:r w:rsidDel="522CC8D5">
          <w:delText>de proteção animal</w:delText>
        </w:r>
      </w:del>
      <w:ins w:author="Maria Cristina Tavares Briosa" w:date="2026-07-06T11:24:50.552Z" w16du:dateUtc="2026-07-06T11:24:50.552Z" w:id="1571741156">
        <w:r w:rsidR="6A72D804">
          <w:t xml:space="preserve">zoofilas </w:t>
        </w:r>
      </w:ins>
      <w:r w:rsidR="522CC8D5">
        <w:rPr/>
        <w:t xml:space="preserve"> ou por particulares, que não nos </w:t>
      </w:r>
      <w:del w:author="Maria Cristina Tavares Briosa" w:date="2026-07-06T11:25:10.545Z" w16du:dateUtc="2026-07-06T11:25:10.545Z" w:id="1441031181">
        <w:r w:rsidDel="522CC8D5">
          <w:delText>alojamentos</w:delText>
        </w:r>
      </w:del>
      <w:ins w:author="Maria Cristina Tavares Briosa" w:date="2026-07-06T11:25:15.119Z" w16du:dateUtc="2026-07-06T11:25:15.119Z" w:id="1286597827">
        <w:r w:rsidR="151A58C7">
          <w:t xml:space="preserve">estabelecimentos </w:t>
        </w:r>
      </w:ins>
      <w:del w:author="Maria Cristina Tavares Briosa" w:date="2026-07-06T11:25:27.521Z" w16du:dateUtc="2026-07-06T11:25:27.521Z" w:id="1085349018">
        <w:r w:rsidDel="522CC8D5">
          <w:delText xml:space="preserve"> para hospedagem </w:delText>
        </w:r>
      </w:del>
      <w:r w:rsidR="522CC8D5">
        <w:rPr/>
        <w:t>registados no âmbito do presente diploma, depende de aut</w:t>
      </w:r>
      <w:commentRangeStart w:id="895590127"/>
      <w:r w:rsidR="522CC8D5">
        <w:rPr/>
        <w:t>orização prévia do município, sob parecer vinculativo do MVM</w:t>
      </w:r>
      <w:r w:rsidR="257E9F28">
        <w:rPr/>
        <w:t xml:space="preserve"> </w:t>
      </w:r>
      <w:r w:rsidR="257E9F28">
        <w:rPr/>
        <w:t>ou do médico-veterinário</w:t>
      </w:r>
      <w:commentRangeEnd w:id="895590127"/>
      <w:r>
        <w:rPr>
          <w:rStyle w:val="CommentReference"/>
        </w:rPr>
        <w:commentReference w:id="895590127"/>
      </w:r>
      <w:r w:rsidR="257E9F28">
        <w:rPr/>
        <w:t xml:space="preserve"> ao serviço do município</w:t>
      </w:r>
      <w:r w:rsidR="257E9F28">
        <w:rPr/>
        <w:t>.</w:t>
      </w:r>
    </w:p>
    <w:p w:rsidR="00520104" w:rsidRDefault="00520104" w14:paraId="56B24BEE" w14:textId="77777777"/>
    <w:p w:rsidRPr="00127432" w:rsidR="00520104" w:rsidP="00F95DCA" w:rsidRDefault="00520104" w14:paraId="6788469C" w14:textId="4630D219">
      <w:pPr>
        <w:pStyle w:val="Ttulo3"/>
      </w:pPr>
      <w:bookmarkStart w:name="_Toc1496829327" w:id="331464868"/>
      <w:r w:rsidR="0B1480CC">
        <w:rPr/>
        <w:t xml:space="preserve">Artigo </w:t>
      </w:r>
      <w:r w:rsidR="0B1480CC">
        <w:rPr/>
        <w:t>10</w:t>
      </w:r>
      <w:r w:rsidR="6130CB83">
        <w:rPr/>
        <w:t>4</w:t>
      </w:r>
      <w:r w:rsidR="0B1480CC">
        <w:rPr/>
        <w:t>.º</w:t>
      </w:r>
      <w:bookmarkEnd w:id="331464868"/>
    </w:p>
    <w:p w:rsidRPr="00127432" w:rsidR="00520104" w:rsidP="00F95DCA" w:rsidRDefault="00520104" w14:paraId="7209B22D" w14:textId="77777777">
      <w:pPr>
        <w:pStyle w:val="Ttulo3"/>
      </w:pPr>
      <w:bookmarkStart w:name="_Toc129860261" w:id="26608933"/>
      <w:r w:rsidR="0B1480CC">
        <w:rPr/>
        <w:t>Transmissão de animais de companhia</w:t>
      </w:r>
      <w:bookmarkEnd w:id="26608933"/>
    </w:p>
    <w:p w:rsidRPr="005E2D3C" w:rsidR="00520104" w:rsidP="00F95DCA" w:rsidRDefault="00520104" w14:paraId="79054A93" w14:textId="77777777">
      <w:pPr>
        <w:ind w:left="142" w:firstLine="0"/>
      </w:pPr>
      <w:r>
        <w:rPr>
          <w:color w:val="000000" w:themeColor="text1"/>
        </w:rPr>
        <w:t>1 - Qualquer transmissão de propriedade, gratuita ou onerosa, de animal de companhia deve ser acompanhada, no momento da transmissão, dos seguintes documentos entregues ao adquirente:</w:t>
      </w:r>
    </w:p>
    <w:p w:rsidRPr="00F95DCA" w:rsidR="00520104" w:rsidP="00F95DCA" w:rsidRDefault="00520104" w14:paraId="5B0AEEB3" w14:textId="3E487C4C">
      <w:pPr>
        <w:pStyle w:val="PargrafodaLista"/>
        <w:numPr>
          <w:ilvl w:val="0"/>
          <w:numId w:val="303"/>
        </w:numPr>
      </w:pPr>
      <w:r w:rsidRPr="00BD4115">
        <w:t xml:space="preserve">Documento de transmissão de titularidade, nos termos do disposto no </w:t>
      </w:r>
      <w:r w:rsidR="00777F33">
        <w:rPr>
          <w:highlight w:val="cyan"/>
        </w:rPr>
        <w:t>artigo</w:t>
      </w:r>
      <w:r w:rsidRPr="00F95DCA">
        <w:rPr>
          <w:highlight w:val="cyan"/>
        </w:rPr>
        <w:t xml:space="preserve"> XXº</w:t>
      </w:r>
      <w:r w:rsidRPr="00F95DCA">
        <w:t>;</w:t>
      </w:r>
    </w:p>
    <w:p w:rsidRPr="00F95DCA" w:rsidR="00520104" w:rsidP="00F95DCA" w:rsidRDefault="00520104" w14:paraId="4D742843" w14:textId="7C8EDA01">
      <w:pPr>
        <w:pStyle w:val="PargrafodaLista"/>
        <w:numPr>
          <w:ilvl w:val="0"/>
          <w:numId w:val="303"/>
        </w:numPr>
      </w:pPr>
      <w:r w:rsidRPr="00BD4115">
        <w:t xml:space="preserve">Documento de identificação do animal de companhia, nos termos do disposto no </w:t>
      </w:r>
      <w:r w:rsidRPr="00F95DCA">
        <w:rPr>
          <w:highlight w:val="cyan"/>
        </w:rPr>
        <w:t>artigo n.º XXº</w:t>
      </w:r>
      <w:r w:rsidRPr="00F95DCA">
        <w:t>.</w:t>
      </w:r>
    </w:p>
    <w:p w:rsidRPr="005E2D3C" w:rsidR="00520104" w:rsidP="00F95DCA" w:rsidRDefault="00520104" w14:paraId="7C396701" w14:textId="77777777">
      <w:pPr>
        <w:ind w:left="142" w:firstLine="0"/>
        <w:rPr>
          <w:color w:val="000000" w:themeColor="text1"/>
          <w:lang w:val="pt"/>
        </w:rPr>
      </w:pPr>
      <w:r>
        <w:rPr>
          <w:lang w:val="pt"/>
        </w:rPr>
        <w:t>2 – Os operadores disponibilizam ao adquirente de um animal de companhia as informações escritas necessárias para permitir ao adquirente assegurar o bem</w:t>
      </w:r>
      <w:r>
        <w:noBreakHyphen/>
      </w:r>
      <w:r>
        <w:rPr>
          <w:lang w:val="pt"/>
        </w:rPr>
        <w:t>estar do animal, incluindo:</w:t>
      </w:r>
    </w:p>
    <w:p w:rsidRPr="005E2D3C" w:rsidR="00520104" w:rsidP="00F95DCA" w:rsidRDefault="00520104" w14:paraId="7EB4EE00" w14:textId="2EEAD516">
      <w:pPr>
        <w:pStyle w:val="PargrafodaLista"/>
        <w:numPr>
          <w:ilvl w:val="0"/>
          <w:numId w:val="304"/>
        </w:numPr>
        <w:rPr>
          <w:lang w:val="pt"/>
        </w:rPr>
      </w:pPr>
      <w:r w:rsidRPr="00BD4115">
        <w:rPr>
          <w:lang w:val="pt"/>
        </w:rPr>
        <w:t>Informações sobre a propriedade responsável e sobre as necessidades comportamentais e específicas do animal em termos de alimentação, cuidados, saúde, maneio e alojamento;</w:t>
      </w:r>
    </w:p>
    <w:p w:rsidRPr="00BD4115" w:rsidR="00520104" w:rsidP="00F95DCA" w:rsidRDefault="00520104" w14:paraId="271FE89D" w14:textId="77777777">
      <w:pPr>
        <w:pStyle w:val="PargrafodaLista"/>
        <w:numPr>
          <w:ilvl w:val="0"/>
          <w:numId w:val="304"/>
        </w:numPr>
        <w:rPr>
          <w:lang w:val="pt"/>
        </w:rPr>
      </w:pPr>
      <w:r w:rsidRPr="00BD4115">
        <w:rPr>
          <w:lang w:val="pt"/>
        </w:rPr>
        <w:t>Historial clínico e sanitário,</w:t>
      </w:r>
    </w:p>
    <w:p w:rsidRPr="00BD4115" w:rsidR="00520104" w:rsidP="00F95DCA" w:rsidRDefault="00520104" w14:paraId="0E2B8A62" w14:textId="77777777">
      <w:pPr>
        <w:pStyle w:val="PargrafodaLista"/>
        <w:numPr>
          <w:ilvl w:val="0"/>
          <w:numId w:val="304"/>
        </w:numPr>
        <w:rPr>
          <w:lang w:val="pt"/>
        </w:rPr>
      </w:pPr>
      <w:r w:rsidRPr="00BD4115">
        <w:rPr>
          <w:lang w:val="pt"/>
        </w:rPr>
        <w:t>Indicações relativas a obrigações legais do detentor, nomeadamente as que se referem à vacinação, esterilização, registo, licença, ou treino, sempre que aplicável;</w:t>
      </w:r>
    </w:p>
    <w:p w:rsidRPr="005E2D3C" w:rsidR="00520104" w:rsidP="00F95DCA" w:rsidRDefault="00520104" w14:paraId="3EF72B40" w14:textId="5C337595">
      <w:pPr>
        <w:ind w:left="142" w:firstLine="0"/>
      </w:pPr>
      <w:r>
        <w:rPr>
          <w:color w:val="000000" w:themeColor="text1"/>
          <w:lang w:val="pt"/>
        </w:rPr>
        <w:t xml:space="preserve">3 - </w:t>
      </w:r>
      <w:r>
        <w:t>O historial clínico e sanitário do cão, gato ou furão devem ser transmitidos ao adquirente, mediante a entrega do Boletim Sanitário ou do Passaporte de Animal de Companhia, onde deve estar comprovada a identificação eletrónica, bem como o comprovativo da realização das ações de profilaxia médica e sanitária obrigatórias, ou consideradas adequadas à saúde e idade dos animais pelo médico-veterinário;</w:t>
      </w:r>
    </w:p>
    <w:p w:rsidRPr="00F95DCA" w:rsidR="00520104" w:rsidP="00F95DCA" w:rsidRDefault="00520104" w14:paraId="2B430573" w14:textId="3D32BF9A">
      <w:pPr>
        <w:ind w:left="142" w:firstLine="0"/>
      </w:pPr>
      <w:r w:rsidRPr="00F95DCA">
        <w:rPr>
          <w:highlight w:val="yellow"/>
        </w:rPr>
        <w:t>4 -  Os documentos referidos nas alíneas anteriores são obrigatoriamente entregues ao novo titular.</w:t>
      </w:r>
    </w:p>
    <w:p w:rsidRPr="005E2D3C" w:rsidR="00520104" w:rsidP="00F95DCA" w:rsidRDefault="00520104" w14:paraId="4534E664" w14:textId="51E4D952">
      <w:pPr>
        <w:ind w:left="142" w:firstLine="0"/>
      </w:pPr>
      <w:r w:rsidRPr="00F95DCA">
        <w:rPr>
          <w:highlight w:val="yellow"/>
        </w:rPr>
        <w:t>5 -</w:t>
      </w:r>
      <w:r w:rsidRPr="00F95DCA">
        <w:rPr>
          <w:rFonts w:eastAsia="Arial"/>
          <w:highlight w:val="yellow"/>
        </w:rPr>
        <w:t xml:space="preserve"> </w:t>
      </w:r>
      <w:r w:rsidRPr="00F95DCA">
        <w:rPr>
          <w:highlight w:val="yellow"/>
        </w:rPr>
        <w:t xml:space="preserve">É interdita a venda e a cedência de animais </w:t>
      </w:r>
      <w:r w:rsidRPr="00F95DCA" w:rsidR="00BD4115">
        <w:rPr>
          <w:highlight w:val="yellow"/>
        </w:rPr>
        <w:t xml:space="preserve">de companhia </w:t>
      </w:r>
      <w:r w:rsidRPr="00F95DCA">
        <w:rPr>
          <w:highlight w:val="yellow"/>
        </w:rPr>
        <w:t xml:space="preserve">a menores de 16 anos, </w:t>
      </w:r>
      <w:r w:rsidRPr="00F95DCA" w:rsidR="00BD4115">
        <w:rPr>
          <w:highlight w:val="yellow"/>
        </w:rPr>
        <w:t>salvo mediante</w:t>
      </w:r>
      <w:r w:rsidRPr="00F95DCA">
        <w:rPr>
          <w:highlight w:val="yellow"/>
        </w:rPr>
        <w:t xml:space="preserve"> autorização </w:t>
      </w:r>
      <w:r w:rsidRPr="00F95DCA" w:rsidR="00BD4115">
        <w:rPr>
          <w:highlight w:val="yellow"/>
        </w:rPr>
        <w:t xml:space="preserve">expressa e </w:t>
      </w:r>
      <w:r w:rsidRPr="00F95DCA">
        <w:rPr>
          <w:highlight w:val="yellow"/>
        </w:rPr>
        <w:t>por es</w:t>
      </w:r>
      <w:r w:rsidRPr="00F95DCA" w:rsidR="00BD4115">
        <w:rPr>
          <w:highlight w:val="yellow"/>
        </w:rPr>
        <w:t xml:space="preserve">crito </w:t>
      </w:r>
      <w:r w:rsidRPr="00F95DCA">
        <w:rPr>
          <w:highlight w:val="yellow"/>
        </w:rPr>
        <w:t>dos seus pais ou tutores.</w:t>
      </w:r>
      <w:r>
        <w:t xml:space="preserve"> </w:t>
      </w:r>
      <w:r>
        <w:tab/>
      </w:r>
    </w:p>
    <w:p w:rsidR="0023549B" w:rsidP="00BD4115" w:rsidRDefault="0023549B" w14:paraId="16716602" w14:textId="77777777">
      <w:pPr>
        <w:ind w:left="0" w:firstLine="0"/>
      </w:pPr>
    </w:p>
    <w:p w:rsidRPr="00127432" w:rsidR="00BD4115" w:rsidP="00F95DCA" w:rsidRDefault="00BD4115" w14:paraId="0E53B613" w14:textId="134AC1F9">
      <w:pPr>
        <w:pStyle w:val="Ttulo3"/>
      </w:pPr>
      <w:bookmarkStart w:name="_Toc1299482539" w:id="1764491324"/>
      <w:r w:rsidR="3F36A0DE">
        <w:rPr/>
        <w:t xml:space="preserve">Artigo </w:t>
      </w:r>
      <w:r w:rsidR="3F36A0DE">
        <w:rPr/>
        <w:t>10</w:t>
      </w:r>
      <w:r w:rsidR="6130CB83">
        <w:rPr/>
        <w:t>5</w:t>
      </w:r>
      <w:r w:rsidR="3F36A0DE">
        <w:rPr/>
        <w:t>.º</w:t>
      </w:r>
      <w:bookmarkEnd w:id="1764491324"/>
    </w:p>
    <w:p w:rsidRPr="00127432" w:rsidR="00BD4115" w:rsidP="00F95DCA" w:rsidRDefault="00BD4115" w14:paraId="3C7CBA57" w14:textId="77777777">
      <w:pPr>
        <w:pStyle w:val="Ttulo3"/>
      </w:pPr>
      <w:bookmarkStart w:name="_Toc89987094" w:id="1529054333"/>
      <w:r w:rsidR="3F36A0DE">
        <w:rPr/>
        <w:t>Comércio de animais de companhia</w:t>
      </w:r>
      <w:bookmarkEnd w:id="1529054333"/>
    </w:p>
    <w:p w:rsidRPr="005E2D3C" w:rsidR="00BD4115" w:rsidP="00BD4115" w:rsidRDefault="00BD4115" w14:paraId="1805615E" w14:textId="7E5FF336">
      <w:pPr>
        <w:ind w:left="142" w:firstLine="0"/>
      </w:pPr>
      <w:r w:rsidR="00BD4115">
        <w:rPr/>
        <w:t>1 - Os animais de companhia podem ser publicitados nas plataformas em linha</w:t>
      </w:r>
      <w:r w:rsidRPr="69805533" w:rsidR="00BD4115">
        <w:rPr>
          <w:highlight w:val="yellow"/>
        </w:rPr>
        <w:t>, nos termos d</w:t>
      </w:r>
      <w:r w:rsidRPr="69805533" w:rsidR="003803E6">
        <w:rPr>
          <w:highlight w:val="yellow"/>
        </w:rPr>
        <w:t>efinidos no</w:t>
      </w:r>
      <w:r w:rsidRPr="69805533" w:rsidR="00BD4115">
        <w:rPr>
          <w:highlight w:val="yellow"/>
        </w:rPr>
        <w:t xml:space="preserve"> artigo seguinte,</w:t>
      </w:r>
      <w:r w:rsidR="00BD4115">
        <w:rPr/>
        <w:t xml:space="preserve"> mas a compra e venda dos mesmos apenas é admitida no local de criação ou em </w:t>
      </w:r>
      <w:r w:rsidR="00BD4115">
        <w:rPr/>
        <w:t>estabelecimentos devidamente autorizados para o efeito</w:t>
      </w:r>
      <w:r w:rsidR="00BD4115">
        <w:rPr/>
        <w:t xml:space="preserve">, sendo expressamente proibida a entrega de animais por entidade transportadora, salvo entidades </w:t>
      </w:r>
      <w:commentRangeStart w:id="536"/>
      <w:r w:rsidR="00BD4115">
        <w:rPr/>
        <w:t>devidamente</w:t>
      </w:r>
      <w:commentRangeEnd w:id="536"/>
      <w:r>
        <w:rPr>
          <w:rStyle w:val="CommentReference"/>
        </w:rPr>
        <w:commentReference w:id="536"/>
      </w:r>
      <w:r w:rsidR="00BD4115">
        <w:rPr/>
        <w:t xml:space="preserve"> credenciadas, ao abrigo do </w:t>
      </w:r>
      <w:r w:rsidRPr="69805533" w:rsidR="00BD4115">
        <w:rPr>
          <w:highlight w:val="cyan"/>
        </w:rPr>
        <w:t>Regulamento 1/2005.</w:t>
      </w:r>
    </w:p>
    <w:p w:rsidRPr="005E2D3C" w:rsidR="00BD4115" w:rsidP="00F95DCA" w:rsidRDefault="00BD4115" w14:paraId="21750ABF" w14:textId="55118D2B">
      <w:pPr>
        <w:ind w:left="142" w:firstLine="0"/>
        <w:rPr>
          <w:color w:val="272B30"/>
        </w:rPr>
      </w:pPr>
      <w:r w:rsidR="00BD4115">
        <w:rPr/>
        <w:t xml:space="preserve">2 </w:t>
      </w:r>
      <w:r w:rsidR="003803E6">
        <w:rPr/>
        <w:t>-</w:t>
      </w:r>
      <w:r w:rsidR="00BD4115">
        <w:rPr/>
        <w:t xml:space="preserve"> Os estabelecimentos devidam</w:t>
      </w:r>
      <w:commentRangeStart w:id="537"/>
      <w:r w:rsidR="00BD4115">
        <w:rPr/>
        <w:t xml:space="preserve">ente autorizados para o efeito estão impedidos de expor os animais em montras ou vitrinas </w:t>
      </w:r>
      <w:r w:rsidRPr="69805533" w:rsidR="00BD4115">
        <w:rPr>
          <w:color w:val="272B30"/>
        </w:rPr>
        <w:t>que confrontem com espaços exteriores à loja, permitindo que sejam visíveis fora desta.</w:t>
      </w:r>
      <w:commentRangeEnd w:id="537"/>
      <w:r>
        <w:rPr>
          <w:rStyle w:val="CommentReference"/>
        </w:rPr>
        <w:commentReference w:id="537"/>
      </w:r>
    </w:p>
    <w:p w:rsidR="003803E6" w:rsidP="003803E6" w:rsidRDefault="00BD4115" w14:paraId="52F475C2" w14:textId="70A77251">
      <w:pPr>
        <w:ind w:left="142" w:firstLine="0"/>
      </w:pPr>
      <w:r w:rsidR="00BD4115">
        <w:rPr/>
        <w:t>3 -</w:t>
      </w:r>
      <w:r w:rsidRPr="69805533" w:rsidR="00BD4115">
        <w:rPr>
          <w:rFonts w:eastAsia="Arial"/>
        </w:rPr>
        <w:t xml:space="preserve"> </w:t>
      </w:r>
      <w:r w:rsidR="00BD4115">
        <w:rPr/>
        <w:t xml:space="preserve">É proibida a venda de animais que apresentem </w:t>
      </w:r>
      <w:ins w:author="Rui André Vidal" w:date="2026-06-30T15:32:26.489Z" w16du:dateUtc="2026-06-30T15:32:26.489Z" w:id="1542176512">
        <w:r w:rsidRPr="69805533" w:rsidR="330D4075">
          <w:rPr>
            <w:b w:val="1"/>
            <w:bCs w:val="1"/>
            <w:color w:val="D86DCB" w:themeColor="accent5" w:themeTint="99" w:themeShade="FF"/>
            <w:rPrChange w:author="Rui André Vidal" w:date="2026-06-30T15:32:35.874Z" w16du:dateUtc="2026-06-30T15:32:35.874Z" w:id="576555131"/>
          </w:rPr>
          <w:t xml:space="preserve">sinais </w:t>
        </w:r>
      </w:ins>
      <w:del w:author="Rui André Vidal" w:date="2026-06-30T15:32:31.095Z" w16du:dateUtc="2026-06-30T15:32:31.095Z" w:id="245614204">
        <w:r w:rsidDel="00BD4115">
          <w:delText xml:space="preserve">sintomas </w:delText>
        </w:r>
      </w:del>
      <w:r w:rsidR="00BD4115">
        <w:rPr/>
        <w:t xml:space="preserve">evidentes de doença, de animais cuja detenção ou introdução no território nacional é proibida, ou de animais que tenham sofrido mutilações não </w:t>
      </w:r>
      <w:r w:rsidRPr="69805533" w:rsidR="00BD4115">
        <w:rPr>
          <w:b w:val="1"/>
          <w:bCs w:val="1"/>
          <w:color w:val="D86DCB" w:themeColor="accent5" w:themeTint="99" w:themeShade="FF"/>
          <w:rPrChange w:author="Rui André Vidal" w:date="2026-06-30T15:32:50.042Z" w16du:dateUtc="2026-06-30T15:32:50.042Z" w:id="1194764932"/>
        </w:rPr>
        <w:t>autorizada</w:t>
      </w:r>
      <w:ins w:author="Rui André Vidal" w:date="2026-06-30T15:32:45.498Z" w16du:dateUtc="2026-06-30T15:32:45.498Z" w:id="333883058">
        <w:r w:rsidRPr="69805533" w:rsidR="6CACDE6A">
          <w:rPr>
            <w:b w:val="1"/>
            <w:bCs w:val="1"/>
            <w:color w:val="D86DCB" w:themeColor="accent5" w:themeTint="99" w:themeShade="FF"/>
            <w:rPrChange w:author="Rui André Vidal" w:date="2026-06-30T15:32:48.786Z" w16du:dateUtc="2026-06-30T15:32:48.786Z" w:id="210062981"/>
          </w:rPr>
          <w:t>s</w:t>
        </w:r>
      </w:ins>
      <w:r w:rsidR="003803E6">
        <w:rPr/>
        <w:t>.</w:t>
      </w:r>
    </w:p>
    <w:p w:rsidRPr="005E2D3C" w:rsidR="00BD4115" w:rsidP="00F95DCA" w:rsidRDefault="00BD4115" w14:paraId="222A12B0" w14:textId="07B12ECE">
      <w:pPr>
        <w:ind w:left="142" w:firstLine="0"/>
      </w:pPr>
      <w:r>
        <w:t xml:space="preserve">4 - As fêmeas prenhes, bem como as ninhadas em período de aleitamento, não podem ser mantidas nos locais dedicados exclusivamente à venda.  </w:t>
      </w:r>
    </w:p>
    <w:p w:rsidRPr="005E2D3C" w:rsidR="00BD4115" w:rsidP="00F95DCA" w:rsidRDefault="00BD4115" w14:paraId="431BA07C" w14:textId="77777777">
      <w:pPr>
        <w:ind w:left="142" w:firstLine="0"/>
        <w:rPr>
          <w:color w:val="000000" w:themeColor="text1"/>
          <w:lang w:val="pt-BR"/>
        </w:rPr>
      </w:pPr>
      <w:r>
        <w:rPr>
          <w:color w:val="000000" w:themeColor="text1"/>
          <w:lang w:val="pt-BR"/>
        </w:rPr>
        <w:t xml:space="preserve">5 – O vendedor garante o reembolso ou a substituição do animal doente ou falecido, nos dez dias subsequentes à venda, em caso de aparecimento de doenças infectocontagiosas próprias </w:t>
      </w:r>
      <w:r>
        <w:rPr>
          <w:color w:val="000000" w:themeColor="text1"/>
          <w:lang w:val="pt-BR"/>
        </w:rPr>
        <w:t>da espécie, bem como de doenças congénitas</w:t>
      </w:r>
      <w:r>
        <w:rPr>
          <w:color w:val="3365FF"/>
          <w:lang w:val="pt-BR"/>
        </w:rPr>
        <w:t xml:space="preserve"> </w:t>
      </w:r>
      <w:r>
        <w:rPr>
          <w:color w:val="000000" w:themeColor="text1"/>
          <w:lang w:val="pt-BR"/>
        </w:rPr>
        <w:t>próprias da espécie e raça,</w:t>
      </w:r>
      <w:r>
        <w:rPr>
          <w:color w:val="3365FF"/>
          <w:lang w:val="pt-BR"/>
        </w:rPr>
        <w:t xml:space="preserve"> </w:t>
      </w:r>
      <w:r>
        <w:rPr>
          <w:color w:val="000000" w:themeColor="text1"/>
          <w:lang w:val="pt-BR"/>
        </w:rPr>
        <w:t xml:space="preserve">até um ano após a venda, desde que confirmadas por escrito, por um médico-veterinário. </w:t>
      </w:r>
    </w:p>
    <w:p w:rsidRPr="00C93A9B" w:rsidR="00BD4115" w:rsidP="00BD4115" w:rsidRDefault="00C93A9B" w14:paraId="15E897E1" w14:textId="2664D0A1">
      <w:r w:rsidR="00C93A9B">
        <w:rPr/>
        <w:t>6</w:t>
      </w:r>
      <w:r w:rsidR="00BD4115">
        <w:rPr/>
        <w:t xml:space="preserve"> </w:t>
      </w:r>
      <w:r w:rsidR="00C93A9B">
        <w:rPr/>
        <w:t>-</w:t>
      </w:r>
      <w:r w:rsidR="00BD4115">
        <w:rPr/>
        <w:t xml:space="preserve"> Qualquer transmissão onerosa deve ser acompanhada da respetiva fatura-recibo.</w:t>
      </w:r>
    </w:p>
    <w:p w:rsidRPr="008975A7" w:rsidR="00BD4115" w:rsidP="00F95DCA" w:rsidRDefault="00C93A9B" w14:paraId="17175C9F" w14:textId="0E9DD783">
      <w:pPr>
        <w:ind w:left="142" w:firstLine="0"/>
      </w:pPr>
      <w:r w:rsidRPr="008975A7">
        <w:t xml:space="preserve">7 </w:t>
      </w:r>
      <w:r w:rsidRPr="008975A7" w:rsidR="00BD4115">
        <w:t>-</w:t>
      </w:r>
      <w:r w:rsidRPr="008975A7" w:rsidR="00BD4115">
        <w:rPr>
          <w:rFonts w:eastAsia="Arial"/>
        </w:rPr>
        <w:t xml:space="preserve"> </w:t>
      </w:r>
      <w:r w:rsidRPr="008975A7" w:rsidR="00BD4115">
        <w:t xml:space="preserve">Os animais de companhia de espécie diferente de cão, gato ou furão devem ser acompanhados de documento que ateste a origem, emitido pelo criador e dos certificados das ações profiláticas que possam ser exigidos para a espécie.  </w:t>
      </w:r>
    </w:p>
    <w:p w:rsidR="00BD4115" w:rsidP="00F95DCA" w:rsidRDefault="00C93A9B" w14:paraId="7E1ED8A1" w14:textId="1073EA27">
      <w:pPr>
        <w:ind w:left="142" w:firstLine="0"/>
      </w:pPr>
      <w:r w:rsidRPr="008975A7">
        <w:t>8</w:t>
      </w:r>
      <w:r w:rsidRPr="008975A7" w:rsidR="00BD4115">
        <w:t xml:space="preserve"> -</w:t>
      </w:r>
      <w:r w:rsidRPr="008975A7" w:rsidR="00BD4115">
        <w:rPr>
          <w:rFonts w:eastAsia="Arial"/>
        </w:rPr>
        <w:t xml:space="preserve"> </w:t>
      </w:r>
      <w:r w:rsidRPr="008975A7" w:rsidR="00BD4115">
        <w:t xml:space="preserve">A pessoa responsável pela comercialização dos animais não pode fornecer falsas informações, designadamente no que respeita à raça, idade, origem ou espécie de um determinado animal, com vista a promover a sua venda. </w:t>
      </w:r>
    </w:p>
    <w:p w:rsidRPr="005E2D3C" w:rsidR="00BD4115" w:rsidP="00F95DCA" w:rsidRDefault="00BD4115" w14:paraId="4668CB87" w14:textId="77777777">
      <w:pPr>
        <w:ind w:left="0" w:firstLine="0"/>
      </w:pPr>
    </w:p>
    <w:p w:rsidRPr="005E2D3C" w:rsidR="0C81EEF4" w:rsidP="292E8E6C" w:rsidRDefault="75C719B5" w14:paraId="7A4EEEB6" w14:textId="6B0415D3">
      <w:pPr>
        <w:pStyle w:val="Ttulo3"/>
      </w:pPr>
      <w:bookmarkStart w:name="_Toc1669684188" w:id="291092499"/>
      <w:r w:rsidR="78075248">
        <w:rPr/>
        <w:t xml:space="preserve">Artigo </w:t>
      </w:r>
      <w:r w:rsidR="257E9F28">
        <w:rPr/>
        <w:t>10</w:t>
      </w:r>
      <w:r w:rsidR="6130CB83">
        <w:rPr/>
        <w:t>6</w:t>
      </w:r>
      <w:r w:rsidR="78075248">
        <w:rPr/>
        <w:t>.º</w:t>
      </w:r>
      <w:bookmarkEnd w:id="291092499"/>
    </w:p>
    <w:p w:rsidRPr="005E2D3C" w:rsidR="0C81EEF4" w:rsidP="00F95DCA" w:rsidRDefault="0023549B" w14:paraId="025C2C34" w14:textId="39F6E1E6">
      <w:pPr>
        <w:pStyle w:val="Ttulo3"/>
      </w:pPr>
      <w:bookmarkStart w:name="_Toc458857835" w:id="1429483943"/>
      <w:r w:rsidR="257E9F28">
        <w:rPr/>
        <w:t>Requisitos do</w:t>
      </w:r>
      <w:r w:rsidR="6B9AEA05">
        <w:rPr/>
        <w:t>s</w:t>
      </w:r>
      <w:r w:rsidR="257E9F28">
        <w:rPr/>
        <w:t xml:space="preserve"> </w:t>
      </w:r>
      <w:r w:rsidRPr="292E8E6C" w:rsidR="257E9F28">
        <w:rPr>
          <w:color w:val="9F2B92"/>
          <w:rPrChange w:author="Rui André Vidal" w:date="2026-06-30T15:33:31.207Z" w16du:dateUtc="2026-06-30T15:33:31.207Z" w:id="1802450728"/>
        </w:rPr>
        <w:t>anúncio</w:t>
      </w:r>
      <w:ins w:author="Rui André Vidal" w:date="2026-06-30T15:33:27.919Z" w16du:dateUtc="2026-06-30T15:33:27.919Z" w:id="468240483">
        <w:r w:rsidRPr="292E8E6C" w:rsidR="6BAA852A">
          <w:rPr>
            <w:color w:val="9F2B92"/>
            <w:rPrChange w:author="Rui André Vidal" w:date="2026-06-30T15:33:31.208Z" w16du:dateUtc="2026-06-30T15:33:31.208Z" w:id="925835858"/>
          </w:rPr>
          <w:t>s</w:t>
        </w:r>
      </w:ins>
      <w:r w:rsidRPr="292E8E6C" w:rsidR="257E9F28">
        <w:rPr>
          <w:color w:val="9F2B92"/>
          <w:rPrChange w:author="Rui André Vidal" w:date="2026-06-30T15:33:31.208Z" w16du:dateUtc="2026-06-30T15:33:31.208Z" w:id="943692976"/>
        </w:rPr>
        <w:t xml:space="preserve"> </w:t>
      </w:r>
      <w:r w:rsidR="0B1480CC">
        <w:rPr/>
        <w:t xml:space="preserve">de transmissão </w:t>
      </w:r>
      <w:r w:rsidR="5CDB6322">
        <w:rPr/>
        <w:t xml:space="preserve">em linha </w:t>
      </w:r>
      <w:r w:rsidR="257E9F28">
        <w:rPr/>
        <w:t>de animal de companhia</w:t>
      </w:r>
      <w:bookmarkEnd w:id="1429483943"/>
    </w:p>
    <w:p w:rsidR="004B508C" w:rsidP="004B508C" w:rsidRDefault="004B508C" w14:paraId="05B77BF8" w14:textId="5CA2B315">
      <w:pPr>
        <w:ind w:left="142" w:firstLine="0"/>
        <w:rPr>
          <w:color w:val="000000" w:themeColor="text1"/>
        </w:rPr>
      </w:pPr>
      <w:r w:rsidRPr="69805533" w:rsidR="004B508C">
        <w:rPr>
          <w:color w:val="000000" w:themeColor="text1" w:themeTint="FF" w:themeShade="FF"/>
          <w:highlight w:val="yellow"/>
        </w:rPr>
        <w:t xml:space="preserve">1 - Sempre que recorrerem a um anúncio em linha para a colocação no mercado de um cão, gato ou furão, as pessoas singulares ou coletivas devem </w:t>
      </w:r>
      <w:r w:rsidRPr="69805533" w:rsidR="004A6B14">
        <w:rPr>
          <w:color w:val="000000" w:themeColor="text1" w:themeTint="FF" w:themeShade="FF"/>
          <w:highlight w:val="yellow"/>
        </w:rPr>
        <w:t xml:space="preserve">gerar uma ficha de verificação </w:t>
      </w:r>
      <w:r w:rsidRPr="69805533" w:rsidR="004A6B14">
        <w:rPr>
          <w:highlight w:val="yellow"/>
        </w:rPr>
        <w:t>única</w:t>
      </w:r>
      <w:r w:rsidRPr="69805533" w:rsidR="004A6B14">
        <w:rPr>
          <w:color w:val="000000" w:themeColor="text1" w:themeTint="FF" w:themeShade="FF"/>
          <w:highlight w:val="yellow"/>
        </w:rPr>
        <w:t xml:space="preserve"> a </w:t>
      </w:r>
      <w:commentRangeStart w:id="541"/>
      <w:r w:rsidRPr="69805533" w:rsidR="004A6B14">
        <w:rPr>
          <w:color w:val="auto"/>
          <w:highlight w:val="yellow"/>
        </w:rPr>
        <w:t>incluir no anúncio, juntamente com uma hiperligação para o sistema a que se refere o</w:t>
      </w:r>
      <w:r w:rsidRPr="69805533" w:rsidR="004A6B14">
        <w:rPr>
          <w:color w:val="000000" w:themeColor="text1" w:themeTint="FF" w:themeShade="FF"/>
          <w:highlight w:val="yellow"/>
        </w:rPr>
        <w:t xml:space="preserve"> </w:t>
      </w:r>
      <w:r w:rsidRPr="69805533" w:rsidR="00777F33">
        <w:rPr>
          <w:color w:val="000000" w:themeColor="text1" w:themeTint="FF" w:themeShade="FF"/>
          <w:highlight w:val="yellow"/>
        </w:rPr>
        <w:t>artigo</w:t>
      </w:r>
      <w:r w:rsidRPr="69805533" w:rsidR="004A6B14">
        <w:rPr>
          <w:color w:val="000000" w:themeColor="text1" w:themeTint="FF" w:themeShade="FF"/>
          <w:highlight w:val="yellow"/>
        </w:rPr>
        <w:t> </w:t>
      </w:r>
      <w:commentRangeStart w:id="542"/>
      <w:r w:rsidRPr="69805533" w:rsidR="004A6B14">
        <w:rPr>
          <w:color w:val="000000" w:themeColor="text1" w:themeTint="FF" w:themeShade="FF"/>
          <w:highlight w:val="yellow"/>
        </w:rPr>
        <w:t>XX</w:t>
      </w:r>
      <w:ins w:author="Rui André Vidal" w:date="2026-06-30T15:34:43.32Z" w16du:dateUtc="2026-06-30T15:34:43.32Z" w:id="273997603">
        <w:r w:rsidRPr="69805533" w:rsidR="512A8D1F">
          <w:rPr>
            <w:color w:val="000000" w:themeColor="text1" w:themeTint="FF" w:themeShade="FF"/>
            <w:highlight w:val="yellow"/>
          </w:rPr>
          <w:t>.</w:t>
        </w:r>
      </w:ins>
      <w:r w:rsidRPr="69805533" w:rsidR="004A6B14">
        <w:rPr>
          <w:color w:val="000000" w:themeColor="text1" w:themeTint="FF" w:themeShade="FF"/>
          <w:highlight w:val="yellow"/>
        </w:rPr>
        <w:t>º</w:t>
      </w:r>
      <w:ins w:author="Rui André Vidal" w:date="2026-06-30T15:34:51.071Z" w16du:dateUtc="2026-06-30T15:34:51.071Z" w:id="1848463204">
        <w:r w:rsidRPr="69805533" w:rsidR="512A8D1F">
          <w:rPr>
            <w:color w:val="000000" w:themeColor="text1" w:themeTint="FF" w:themeShade="FF"/>
            <w:highlight w:val="yellow"/>
          </w:rPr>
          <w:t xml:space="preserve"> </w:t>
        </w:r>
        <w:r w:rsidRPr="69805533" w:rsidR="512A8D1F">
          <w:rPr>
            <w:b w:val="1"/>
            <w:bCs w:val="1"/>
            <w:color w:val="D86DCB" w:themeColor="accent5" w:themeTint="99" w:themeShade="FF"/>
            <w:highlight w:val="yellow"/>
            <w:rPrChange w:author="Rui André Vidal" w:date="2026-06-30T15:34:57.194Z" w16du:dateUtc="2026-06-30T15:34:57.194Z" w:id="1077879297">
              <w:rPr>
                <w:color w:val="000000" w:themeColor="text1" w:themeTint="FF" w:themeShade="FF"/>
                <w:highlight w:val="yellow"/>
              </w:rPr>
            </w:rPrChange>
          </w:rPr>
          <w:t>(sistema de informação de animais de companhia)</w:t>
        </w:r>
      </w:ins>
      <w:r w:rsidRPr="69805533" w:rsidR="004A6B14">
        <w:rPr>
          <w:b w:val="1"/>
          <w:bCs w:val="1"/>
          <w:color w:val="D86DCB" w:themeColor="accent5" w:themeTint="99" w:themeShade="FF"/>
          <w:highlight w:val="yellow"/>
          <w:rPrChange w:author="Rui André Vidal" w:date="2026-06-30T15:34:57.195Z" w16du:dateUtc="2026-06-30T15:34:57.195Z" w:id="1817262721">
            <w:rPr>
              <w:color w:val="000000" w:themeColor="text1" w:themeTint="FF" w:themeShade="FF"/>
              <w:highlight w:val="yellow"/>
            </w:rPr>
          </w:rPrChange>
        </w:rPr>
        <w:t>,</w:t>
      </w:r>
      <w:r w:rsidRPr="69805533" w:rsidR="004A6B14">
        <w:rPr>
          <w:color w:val="000000" w:themeColor="text1" w:themeTint="FF" w:themeShade="FF"/>
          <w:highlight w:val="yellow"/>
        </w:rPr>
        <w:t xml:space="preserve"> </w:t>
      </w:r>
      <w:commentRangeEnd w:id="542"/>
      <w:r>
        <w:rPr>
          <w:rStyle w:val="CommentReference"/>
        </w:rPr>
        <w:commentReference w:id="542"/>
      </w:r>
      <w:commentRangeEnd w:id="541"/>
      <w:r>
        <w:rPr>
          <w:rStyle w:val="CommentReference"/>
        </w:rPr>
        <w:commentReference w:id="541"/>
      </w:r>
      <w:r w:rsidRPr="69805533" w:rsidR="004A6B14">
        <w:rPr>
          <w:color w:val="000000" w:themeColor="text1" w:themeTint="FF" w:themeShade="FF"/>
          <w:highlight w:val="yellow"/>
        </w:rPr>
        <w:t>de acordo com as regras definidas no artigo 21.º do Regulamento 2026</w:t>
      </w:r>
      <w:r w:rsidRPr="69805533" w:rsidR="004A6B14">
        <w:rPr>
          <w:color w:val="000000" w:themeColor="text1" w:themeTint="FF" w:themeShade="FF"/>
          <w:highlight w:val="yellow"/>
        </w:rPr>
        <w:t>/….</w:t>
      </w:r>
      <w:r w:rsidRPr="69805533" w:rsidR="004A6B14">
        <w:rPr>
          <w:color w:val="000000" w:themeColor="text1" w:themeTint="FF" w:themeShade="FF"/>
          <w:highlight w:val="yellow"/>
        </w:rPr>
        <w:t xml:space="preserve"> .</w:t>
      </w:r>
    </w:p>
    <w:p w:rsidRPr="00F95DCA" w:rsidR="004A6B14" w:rsidP="004A6B14" w:rsidRDefault="004A6B14" w14:paraId="3AD3F068" w14:textId="799474A5">
      <w:pPr>
        <w:ind w:left="142" w:firstLine="0"/>
        <w:rPr>
          <w:color w:val="000000" w:themeColor="text1"/>
        </w:rPr>
      </w:pPr>
      <w:r>
        <w:rPr>
          <w:color w:val="000000" w:themeColor="text1"/>
        </w:rPr>
        <w:t xml:space="preserve">2 - O sistema referido no </w:t>
      </w:r>
      <w:r w:rsidR="008C56A9">
        <w:rPr>
          <w:color w:val="000000" w:themeColor="text1"/>
        </w:rPr>
        <w:t>número anterior</w:t>
      </w:r>
      <w:r>
        <w:rPr>
          <w:color w:val="000000" w:themeColor="text1"/>
        </w:rPr>
        <w:t xml:space="preserve"> deve permitir aos adquirentes verificar a autenticidade da identificação, do registo e da propriedade dos cães ou gatos anunciados em linha.</w:t>
      </w:r>
    </w:p>
    <w:p w:rsidRPr="005E2D3C" w:rsidR="0C81EEF4" w:rsidP="00F95DCA" w:rsidRDefault="004A6B14" w14:paraId="61B5757E" w14:textId="0A73FC5B">
      <w:pPr>
        <w:ind w:left="142" w:firstLine="0"/>
      </w:pPr>
      <w:r>
        <w:t>3</w:t>
      </w:r>
      <w:r w:rsidR="75C719B5">
        <w:t xml:space="preserve"> </w:t>
      </w:r>
      <w:r w:rsidR="0023549B">
        <w:t xml:space="preserve">- </w:t>
      </w:r>
      <w:r w:rsidR="75C719B5">
        <w:t xml:space="preserve">Qualquer anúncio de transmissão, a título gratuito ou oneroso, de cão ou gato, </w:t>
      </w:r>
      <w:r>
        <w:t xml:space="preserve">tem de </w:t>
      </w:r>
      <w:r w:rsidR="75C719B5">
        <w:t>conter as seguintes informações:</w:t>
      </w:r>
    </w:p>
    <w:p w:rsidRPr="005E2D3C" w:rsidR="03BB9EEB" w:rsidP="00F95DCA" w:rsidRDefault="588AC411" w14:paraId="058C42E3" w14:textId="7E2F17AC">
      <w:r>
        <w:t>a) Espécie;</w:t>
      </w:r>
    </w:p>
    <w:p w:rsidRPr="005E2D3C" w:rsidR="03BB9EEB" w:rsidP="00F95DCA" w:rsidRDefault="6D8466EC" w14:paraId="46C502C9" w14:textId="0A30BECE">
      <w:r>
        <w:t>b) Sexo;</w:t>
      </w:r>
    </w:p>
    <w:p w:rsidRPr="005E2D3C" w:rsidR="118F5FB2" w:rsidP="00F95DCA" w:rsidRDefault="75091E3B" w14:paraId="6AAB2314" w14:textId="44D4BCC7">
      <w:r>
        <w:t>c) Raça;</w:t>
      </w:r>
    </w:p>
    <w:p w:rsidRPr="005E2D3C" w:rsidR="118F5FB2" w:rsidP="00F95DCA" w:rsidRDefault="39EA829C" w14:paraId="0D5B9755" w14:textId="5B97952F">
      <w:r>
        <w:t>d) Data e país de nascimento;</w:t>
      </w:r>
    </w:p>
    <w:p w:rsidRPr="005E2D3C" w:rsidR="118F5FB2" w:rsidP="00F95DCA" w:rsidRDefault="197CB6AA" w14:paraId="63FB48BC" w14:textId="38879CF0">
      <w:r>
        <w:t xml:space="preserve">e) </w:t>
      </w:r>
      <w:r w:rsidR="00BE60E5">
        <w:t>N.º</w:t>
      </w:r>
      <w:r>
        <w:t xml:space="preserve"> de identificação da cria e da fêmea reprodutora;</w:t>
      </w:r>
    </w:p>
    <w:p w:rsidRPr="005E2D3C" w:rsidR="0C81EEF4" w:rsidP="00F95DCA" w:rsidRDefault="3D2958C3" w14:paraId="50582FB6" w14:textId="459C886A">
      <w:r>
        <w:t xml:space="preserve">f) </w:t>
      </w:r>
      <w:r w:rsidR="00BE60E5">
        <w:t>N.º</w:t>
      </w:r>
      <w:r>
        <w:t xml:space="preserve"> de registo do estabelecimento de criação; </w:t>
      </w:r>
    </w:p>
    <w:p w:rsidRPr="005E2D3C" w:rsidR="0C81EEF4" w:rsidP="00F95DCA" w:rsidRDefault="5B499B82" w14:paraId="0FDE7D68" w14:textId="212A338F">
      <w:r>
        <w:t xml:space="preserve">g) </w:t>
      </w:r>
      <w:r w:rsidR="00BE60E5">
        <w:t>N.º</w:t>
      </w:r>
      <w:r>
        <w:t xml:space="preserve"> de animais da ninhada no caso de crias;</w:t>
      </w:r>
    </w:p>
    <w:p w:rsidRPr="005E2D3C" w:rsidR="2F871270" w:rsidP="00F95DCA" w:rsidRDefault="6FB87F44" w14:paraId="75ABA7C8" w14:textId="4E2EB803">
      <w:r>
        <w:rPr>
          <w:lang w:val="pt-BR"/>
        </w:rPr>
        <w:t xml:space="preserve">h) A seguinte advertência, em caracteres claramente visíveis e a negrito: </w:t>
      </w:r>
      <w:r>
        <w:rPr>
          <w:lang w:val="pt"/>
        </w:rPr>
        <w:t>«Um animal não é um brinquedo. Adquirir um animal é uma decisão que muda a sua vida. É seu dever garantir a saúde e o bem</w:t>
      </w:r>
      <w:r>
        <w:noBreakHyphen/>
      </w:r>
      <w:r>
        <w:rPr>
          <w:lang w:val="pt"/>
        </w:rPr>
        <w:t>estar do animal e não o abandonar.»;</w:t>
      </w:r>
    </w:p>
    <w:p w:rsidRPr="005E2D3C" w:rsidR="2F871270" w:rsidP="00F95DCA" w:rsidRDefault="597CA4B9" w14:paraId="4A90F929" w14:textId="5AAC8846">
      <w:pPr>
        <w:rPr>
          <w:color w:val="000000" w:themeColor="text1"/>
        </w:rPr>
      </w:pPr>
      <w:r w:rsidRPr="69805533" w:rsidR="597CA4B9">
        <w:rPr>
          <w:lang w:val="pt"/>
        </w:rPr>
        <w:t>i) F</w:t>
      </w:r>
      <w:r w:rsidRPr="69805533" w:rsidR="597CA4B9">
        <w:rPr>
          <w:color w:val="000000" w:themeColor="text1" w:themeTint="FF" w:themeShade="FF"/>
        </w:rPr>
        <w:t>icha</w:t>
      </w:r>
      <w:r w:rsidRPr="69805533" w:rsidR="597CA4B9">
        <w:rPr>
          <w:color w:val="000000" w:themeColor="text1" w:themeTint="FF" w:themeShade="FF"/>
        </w:rPr>
        <w:t xml:space="preserve"> de verificação, juntamente com uma hiperligação para o sistema a que se refere o</w:t>
      </w:r>
      <w:r w:rsidRPr="69805533" w:rsidR="00FA1C45">
        <w:rPr>
          <w:color w:val="000000" w:themeColor="text1" w:themeTint="FF" w:themeShade="FF"/>
        </w:rPr>
        <w:t xml:space="preserve"> </w:t>
      </w:r>
      <w:r w:rsidRPr="69805533" w:rsidR="00FA1C45">
        <w:rPr>
          <w:color w:val="000000" w:themeColor="text1" w:themeTint="FF" w:themeShade="FF"/>
          <w:highlight w:val="cyan"/>
        </w:rPr>
        <w:t xml:space="preserve">artigo </w:t>
      </w:r>
      <w:r w:rsidRPr="69805533" w:rsidR="597CA4B9">
        <w:rPr>
          <w:color w:val="000000" w:themeColor="text1" w:themeTint="FF" w:themeShade="FF"/>
          <w:highlight w:val="cyan"/>
        </w:rPr>
        <w:t>n.º XX</w:t>
      </w:r>
      <w:r w:rsidRPr="69805533" w:rsidR="00FA1C45">
        <w:rPr>
          <w:color w:val="000000" w:themeColor="text1" w:themeTint="FF" w:themeShade="FF"/>
          <w:highlight w:val="cyan"/>
        </w:rPr>
        <w:t>º</w:t>
      </w:r>
      <w:ins w:author="Rui André Vidal" w:date="2026-06-30T15:35:35.551Z" w16du:dateUtc="2026-06-30T15:35:35.551Z" w:id="1985434236">
        <w:r w:rsidRPr="69805533" w:rsidR="38CDAB07">
          <w:rPr>
            <w:color w:val="000000" w:themeColor="text1" w:themeTint="FF" w:themeShade="FF"/>
            <w:highlight w:val="cyan"/>
          </w:rPr>
          <w:t xml:space="preserve"> (sistema de informação dos animais de companhia)</w:t>
        </w:r>
      </w:ins>
      <w:r w:rsidRPr="69805533" w:rsidR="597CA4B9">
        <w:rPr>
          <w:color w:val="000000" w:themeColor="text1" w:themeTint="FF" w:themeShade="FF"/>
          <w:highlight w:val="cyan"/>
        </w:rPr>
        <w:t>.</w:t>
      </w:r>
    </w:p>
    <w:p w:rsidRPr="005E2D3C" w:rsidR="2F871270" w:rsidP="00F95DCA" w:rsidRDefault="00FA1C45" w14:paraId="1D8FE94A" w14:textId="068D9EF9">
      <w:r>
        <w:t>j</w:t>
      </w:r>
      <w:r w:rsidR="73A0277C">
        <w:t xml:space="preserve">) Tratando-se de cão ou gato de raça pura deve obrigatoriamente ser referido o </w:t>
      </w:r>
      <w:r w:rsidR="00BE60E5">
        <w:t>n.º</w:t>
      </w:r>
      <w:r w:rsidR="73A0277C">
        <w:t xml:space="preserve"> de registo no livro de origens oficialmente reconhecido.</w:t>
      </w:r>
    </w:p>
    <w:p w:rsidRPr="005E2D3C" w:rsidR="2F871270" w:rsidP="00F95DCA" w:rsidRDefault="004A6B14" w14:paraId="7D9971DE" w14:textId="02185B40">
      <w:pPr>
        <w:ind w:left="142" w:firstLine="0"/>
      </w:pPr>
      <w:r>
        <w:t>3</w:t>
      </w:r>
      <w:r w:rsidR="5F2F2086">
        <w:t xml:space="preserve"> - Os cães e gatos sem registo em livro de origens oficialmente reconhecido devem ser anunciados como de raça indeterminada com menção ao cruzamento.</w:t>
      </w:r>
    </w:p>
    <w:p w:rsidRPr="005E2D3C" w:rsidR="2F871270" w:rsidP="00F95DCA" w:rsidRDefault="004A6B14" w14:paraId="2C7721A8" w14:textId="70F9B487">
      <w:pPr>
        <w:ind w:left="142" w:firstLine="0"/>
      </w:pPr>
      <w:r>
        <w:t>4</w:t>
      </w:r>
      <w:r w:rsidR="6E814121">
        <w:t xml:space="preserve"> </w:t>
      </w:r>
      <w:r w:rsidR="00FA1C45">
        <w:t>-</w:t>
      </w:r>
      <w:r w:rsidR="6E814121">
        <w:t xml:space="preserve"> Qualquer anúncio de transmissão, a título gratuito ou oneroso, de outros animais de companhia </w:t>
      </w:r>
      <w:r>
        <w:t xml:space="preserve">tem de </w:t>
      </w:r>
      <w:r w:rsidR="6E814121">
        <w:t>conter as seguintes informações:</w:t>
      </w:r>
    </w:p>
    <w:p w:rsidRPr="005E2D3C" w:rsidR="2F871270" w:rsidP="00F95DCA" w:rsidRDefault="4785B6C9" w14:paraId="4AD94B14" w14:textId="368F87CB">
      <w:pPr>
        <w:pStyle w:val="PargrafodaLista"/>
        <w:numPr>
          <w:ilvl w:val="0"/>
          <w:numId w:val="302"/>
        </w:numPr>
      </w:pPr>
      <w:r>
        <w:t>Espécie;</w:t>
      </w:r>
    </w:p>
    <w:p w:rsidRPr="005E2D3C" w:rsidR="2F871270" w:rsidP="00F95DCA" w:rsidRDefault="4785B6C9" w14:paraId="79BBB5A6" w14:textId="3B594E30">
      <w:pPr>
        <w:pStyle w:val="PargrafodaLista"/>
        <w:numPr>
          <w:ilvl w:val="0"/>
          <w:numId w:val="302"/>
        </w:numPr>
      </w:pPr>
      <w:r>
        <w:t>Sexo;</w:t>
      </w:r>
    </w:p>
    <w:p w:rsidRPr="005E2D3C" w:rsidR="2F871270" w:rsidP="00F95DCA" w:rsidRDefault="4785B6C9" w14:paraId="41965B9F" w14:textId="6C19604D">
      <w:pPr>
        <w:pStyle w:val="PargrafodaLista"/>
        <w:numPr>
          <w:ilvl w:val="0"/>
          <w:numId w:val="302"/>
        </w:numPr>
      </w:pPr>
      <w:r>
        <w:t>Raça, quando aplicável;</w:t>
      </w:r>
    </w:p>
    <w:p w:rsidRPr="005E2D3C" w:rsidR="2F871270" w:rsidP="00F95DCA" w:rsidRDefault="4785B6C9" w14:paraId="5F462395" w14:textId="24905426">
      <w:pPr>
        <w:pStyle w:val="PargrafodaLista"/>
        <w:numPr>
          <w:ilvl w:val="0"/>
          <w:numId w:val="302"/>
        </w:numPr>
      </w:pPr>
      <w:r>
        <w:t>Data e país de nascimento;</w:t>
      </w:r>
    </w:p>
    <w:p w:rsidRPr="005E2D3C" w:rsidR="2F871270" w:rsidP="00F95DCA" w:rsidRDefault="00BE60E5" w14:paraId="0D117188" w14:textId="1D536739">
      <w:pPr>
        <w:pStyle w:val="PargrafodaLista"/>
        <w:numPr>
          <w:ilvl w:val="0"/>
          <w:numId w:val="302"/>
        </w:numPr>
      </w:pPr>
      <w:r>
        <w:t>N.º</w:t>
      </w:r>
      <w:r w:rsidR="4785B6C9">
        <w:t xml:space="preserve"> de identificação da cria e da fêmea reprodutora, quando aplicável;</w:t>
      </w:r>
    </w:p>
    <w:p w:rsidRPr="005E2D3C" w:rsidR="2F871270" w:rsidP="00F95DCA" w:rsidRDefault="00BE60E5" w14:paraId="0B5F8FC0" w14:textId="0FA81228">
      <w:pPr>
        <w:pStyle w:val="PargrafodaLista"/>
        <w:numPr>
          <w:ilvl w:val="0"/>
          <w:numId w:val="302"/>
        </w:numPr>
      </w:pPr>
      <w:r>
        <w:t>N.º</w:t>
      </w:r>
      <w:r w:rsidR="6F049D48">
        <w:t xml:space="preserve"> de registo do estabelecimento de criação;</w:t>
      </w:r>
    </w:p>
    <w:p w:rsidRPr="005E2D3C" w:rsidR="5D9DB615" w:rsidP="00F95DCA" w:rsidRDefault="468B5C40" w14:paraId="2676AB0B" w14:textId="3DCD4D8A">
      <w:pPr>
        <w:pStyle w:val="PargrafodaLista"/>
        <w:numPr>
          <w:ilvl w:val="0"/>
          <w:numId w:val="302"/>
        </w:numPr>
      </w:pPr>
      <w:r w:rsidRPr="004B508C">
        <w:rPr>
          <w:lang w:val="pt-BR"/>
        </w:rPr>
        <w:t xml:space="preserve">A seguinte advertência, em caracteres claramente visíveis e a negrito: </w:t>
      </w:r>
      <w:r w:rsidRPr="004B508C">
        <w:rPr>
          <w:lang w:val="pt"/>
        </w:rPr>
        <w:t>«Um animal não é um brinquedo. Adquirir um animal é uma decisão que muda a sua vida. É seu dever garantir a saúde e o bem</w:t>
      </w:r>
      <w:r>
        <w:noBreakHyphen/>
      </w:r>
      <w:r w:rsidRPr="004B508C">
        <w:rPr>
          <w:lang w:val="pt"/>
        </w:rPr>
        <w:t>estar do animal e não o abandonar.»;</w:t>
      </w:r>
    </w:p>
    <w:p w:rsidRPr="005E2D3C" w:rsidR="2F871270" w:rsidP="00F95DCA" w:rsidRDefault="16A8E66B" w14:paraId="37D95C71" w14:textId="1830DC3D">
      <w:pPr>
        <w:pStyle w:val="PargrafodaLista"/>
        <w:numPr>
          <w:ilvl w:val="0"/>
          <w:numId w:val="302"/>
        </w:numPr>
      </w:pPr>
      <w:r w:rsidRPr="004B508C">
        <w:rPr>
          <w:lang w:val="pt"/>
        </w:rPr>
        <w:t>F</w:t>
      </w:r>
      <w:r w:rsidRPr="00F95DCA">
        <w:rPr>
          <w:color w:val="000000" w:themeColor="text1"/>
        </w:rPr>
        <w:t xml:space="preserve">icha de verificação, juntamente com uma hiperligação para o sistema a que se refere o </w:t>
      </w:r>
      <w:r w:rsidR="00777F33">
        <w:rPr>
          <w:color w:val="000000" w:themeColor="text1"/>
          <w:highlight w:val="cyan"/>
        </w:rPr>
        <w:t>artigo</w:t>
      </w:r>
      <w:r w:rsidRPr="00F95DCA" w:rsidR="00FA1C45">
        <w:rPr>
          <w:color w:val="000000" w:themeColor="text1"/>
          <w:highlight w:val="cyan"/>
        </w:rPr>
        <w:t> XXº</w:t>
      </w:r>
      <w:r w:rsidRPr="00F95DCA" w:rsidR="00FA1C45">
        <w:rPr>
          <w:color w:val="000000" w:themeColor="text1"/>
        </w:rPr>
        <w:t xml:space="preserve">, </w:t>
      </w:r>
      <w:r w:rsidRPr="00F95DCA">
        <w:rPr>
          <w:color w:val="000000" w:themeColor="text1"/>
        </w:rPr>
        <w:t>no caso de anúncio de transmissão de furão</w:t>
      </w:r>
      <w:r w:rsidRPr="00F95DCA" w:rsidR="004B508C">
        <w:rPr>
          <w:color w:val="000000" w:themeColor="text1"/>
        </w:rPr>
        <w:t>.</w:t>
      </w:r>
    </w:p>
    <w:p w:rsidRPr="005E2D3C" w:rsidR="2F871270" w:rsidP="00F95DCA" w:rsidRDefault="004A6B14" w14:paraId="1A858D4B" w14:textId="1821C772">
      <w:r>
        <w:rPr>
          <w:color w:val="000000" w:themeColor="text1"/>
        </w:rPr>
        <w:t xml:space="preserve">5 - </w:t>
      </w:r>
      <w:r w:rsidR="1D234650">
        <w:t xml:space="preserve">No caso de transmissão gratuita não se aplicam a alínea f) do </w:t>
      </w:r>
      <w:r w:rsidR="00BE60E5">
        <w:t>n.º</w:t>
      </w:r>
      <w:r w:rsidR="1D234650">
        <w:t xml:space="preserve"> </w:t>
      </w:r>
      <w:r>
        <w:t xml:space="preserve">3 </w:t>
      </w:r>
      <w:r w:rsidR="1D234650">
        <w:t xml:space="preserve">e </w:t>
      </w:r>
      <w:r w:rsidR="00BE60E5">
        <w:t>n.º</w:t>
      </w:r>
      <w:r w:rsidR="1D234650">
        <w:t xml:space="preserve"> </w:t>
      </w:r>
      <w:r>
        <w:t>4</w:t>
      </w:r>
      <w:r w:rsidR="1D234650">
        <w:t>.</w:t>
      </w:r>
    </w:p>
    <w:p w:rsidRPr="005E2D3C" w:rsidR="2F871270" w:rsidP="00F95DCA" w:rsidRDefault="004A6B14" w14:paraId="6DE68FB3" w14:textId="18A44CAB">
      <w:pPr>
        <w:ind w:left="142" w:firstLine="0"/>
      </w:pPr>
      <w:r w:rsidR="6B9AEA05">
        <w:rPr/>
        <w:t xml:space="preserve">6 - </w:t>
      </w:r>
      <w:r w:rsidR="4B54BCBB">
        <w:rPr/>
        <w:t>Excetua-se</w:t>
      </w:r>
      <w:del w:author="Maria Cristina Tavares Briosa" w:date="2026-07-06T11:30:51.676Z" w16du:dateUtc="2026-07-06T11:30:51.676Z" w:id="798747151">
        <w:r w:rsidDel="4B54BCBB">
          <w:delText xml:space="preserve"> da</w:delText>
        </w:r>
      </w:del>
      <w:r w:rsidR="4B54BCBB">
        <w:rPr/>
        <w:t>s obrigações previstas n</w:t>
      </w:r>
      <w:r w:rsidR="6B9AEA05">
        <w:rPr/>
        <w:t>as alíneas d), e), f) e g)</w:t>
      </w:r>
      <w:r w:rsidR="4B54BCBB">
        <w:rPr/>
        <w:t xml:space="preserve"> </w:t>
      </w:r>
      <w:r w:rsidR="6B9AEA05">
        <w:rPr/>
        <w:t xml:space="preserve">do </w:t>
      </w:r>
      <w:r w:rsidR="7BCD562F">
        <w:rPr/>
        <w:t>n.º</w:t>
      </w:r>
      <w:r w:rsidR="4B54BCBB">
        <w:rPr/>
        <w:t xml:space="preserve"> </w:t>
      </w:r>
      <w:r w:rsidR="6B9AEA05">
        <w:rPr/>
        <w:t>3, n</w:t>
      </w:r>
      <w:r w:rsidR="4B54BCBB">
        <w:rPr/>
        <w:t xml:space="preserve">o caso dos anúncios publicitados por câmaras </w:t>
      </w:r>
      <w:r w:rsidR="6B9AEA05">
        <w:rPr/>
        <w:t>municipais,</w:t>
      </w:r>
      <w:r w:rsidR="4B54BCBB">
        <w:rPr/>
        <w:t xml:space="preserve"> </w:t>
      </w:r>
      <w:del w:author="Maria Cristina Tavares Briosa" w:date="2026-07-06T11:31:05.763Z" w16du:dateUtc="2026-07-06T11:31:05.763Z" w:id="1618133434">
        <w:r w:rsidDel="4B54BCBB">
          <w:delText>associações</w:delText>
        </w:r>
        <w:r w:rsidDel="4B54BCBB">
          <w:delText xml:space="preserve"> </w:delText>
        </w:r>
      </w:del>
      <w:commentRangeStart w:id="437547482"/>
      <w:del w:author="Maria Cristina Tavares Briosa" w:date="2026-07-06T11:31:05.763Z" w16du:dateUtc="2026-07-06T11:31:05.763Z" w:id="936169590">
        <w:r w:rsidDel="4B54BCBB">
          <w:delText>de proteção animal</w:delText>
        </w:r>
      </w:del>
      <w:commentRangeEnd w:id="437547482"/>
      <w:r>
        <w:rPr>
          <w:rStyle w:val="CommentReference"/>
        </w:rPr>
        <w:commentReference w:id="437547482"/>
      </w:r>
      <w:r w:rsidR="6B9AEA05">
        <w:rPr/>
        <w:t xml:space="preserve"> e </w:t>
      </w:r>
      <w:r w:rsidR="6B9AEA05">
        <w:rPr/>
        <w:t>associações</w:t>
      </w:r>
      <w:r w:rsidR="6B9AEA05">
        <w:rPr/>
        <w:t xml:space="preserve"> </w:t>
      </w:r>
      <w:r w:rsidR="4B54BCBB">
        <w:rPr/>
        <w:t>zoófila</w:t>
      </w:r>
      <w:r w:rsidR="6B9AEA05">
        <w:rPr/>
        <w:t>s</w:t>
      </w:r>
      <w:r w:rsidR="4B54BCBB">
        <w:rPr/>
        <w:t>.</w:t>
      </w:r>
    </w:p>
    <w:p w:rsidRPr="005E2D3C" w:rsidR="2F871270" w:rsidP="00F95DCA" w:rsidRDefault="004A6B14" w14:paraId="5887DC07" w14:textId="481DFC0D">
      <w:pPr>
        <w:ind w:left="142" w:firstLine="0"/>
      </w:pPr>
      <w:r>
        <w:t xml:space="preserve">7 - </w:t>
      </w:r>
      <w:r w:rsidR="1D234650">
        <w:t>Qualquer publicação de uma oferta de transmissão de animal a título gratuito deve mencionar explicitamente a sua gratuitidade.</w:t>
      </w:r>
    </w:p>
    <w:p w:rsidRPr="00F95DCA" w:rsidR="2F871270" w:rsidP="00F95DCA" w:rsidRDefault="004A6B14" w14:paraId="323CBEE5" w14:textId="4203DBFC">
      <w:pPr>
        <w:ind w:left="142" w:firstLine="0"/>
        <w:rPr>
          <w:b/>
          <w:bCs/>
        </w:rPr>
      </w:pPr>
      <w:r>
        <w:t xml:space="preserve">8 - </w:t>
      </w:r>
      <w:r w:rsidR="64C5F583">
        <w:t xml:space="preserve">As plataformas em linha que asseguram a publicitação de anúncios nos termos do presente artigo devem cumprir o disposto no </w:t>
      </w:r>
      <w:r w:rsidR="00BE60E5">
        <w:rPr>
          <w:highlight w:val="cyan"/>
        </w:rPr>
        <w:t>n.º</w:t>
      </w:r>
      <w:r w:rsidRPr="00F95DCA" w:rsidR="64C5F583">
        <w:rPr>
          <w:highlight w:val="cyan"/>
        </w:rPr>
        <w:t xml:space="preserve"> 4 do artigo 21.º do Regulamento XXX (2023/0447)</w:t>
      </w:r>
      <w:r>
        <w:t>.</w:t>
      </w:r>
    </w:p>
    <w:p w:rsidRPr="001B50D1" w:rsidR="00C545D3" w:rsidP="00F95DCA" w:rsidRDefault="311765C4" w14:paraId="3E720E33" w14:textId="40A429CD">
      <w:pPr>
        <w:pStyle w:val="Ttulo3"/>
      </w:pPr>
      <w:bookmarkStart w:name="_Toc223954498" w:id="543"/>
      <w:commentRangeStart w:id="81792480"/>
      <w:commentRangeStart w:id="473953279"/>
      <w:bookmarkStart w:name="_Toc999346179" w:id="1073295956"/>
      <w:r w:rsidR="27E8415B">
        <w:rPr/>
        <w:t xml:space="preserve">Artigo </w:t>
      </w:r>
      <w:r w:rsidR="0310C85F">
        <w:rPr/>
        <w:t>10</w:t>
      </w:r>
      <w:r w:rsidR="6130CB83">
        <w:rPr/>
        <w:t>7</w:t>
      </w:r>
      <w:r w:rsidR="27E8415B">
        <w:rPr/>
        <w:t>.º</w:t>
      </w:r>
      <w:bookmarkEnd w:id="1073295956"/>
    </w:p>
    <w:p w:rsidRPr="00963FF4" w:rsidR="005101CF" w:rsidP="00F95DCA" w:rsidRDefault="00A626AB" w14:paraId="20693562" w14:textId="2AE625C5">
      <w:pPr>
        <w:pStyle w:val="Ttulo3"/>
      </w:pPr>
      <w:bookmarkStart w:name="_Toc1716988220" w:id="659919362"/>
      <w:r w:rsidR="6F5E8D5D">
        <w:rPr/>
        <w:t>Alojamento por espécies</w:t>
      </w:r>
      <w:bookmarkEnd w:id="543"/>
      <w:commentRangeEnd w:id="81792480"/>
      <w:r>
        <w:rPr>
          <w:rStyle w:val="CommentReference"/>
        </w:rPr>
        <w:commentReference w:id="81792480"/>
      </w:r>
      <w:commentRangeEnd w:id="473953279"/>
      <w:r>
        <w:rPr>
          <w:rStyle w:val="CommentReference"/>
        </w:rPr>
        <w:commentReference w:id="473953279"/>
      </w:r>
      <w:bookmarkEnd w:id="659919362"/>
    </w:p>
    <w:p w:rsidRPr="005E2D3C" w:rsidR="005101CF" w:rsidP="00F95DCA" w:rsidRDefault="008975A7" w14:paraId="7F31B442" w14:textId="7D93B4C8">
      <w:pPr>
        <w:ind w:left="142" w:firstLine="0"/>
      </w:pPr>
      <w:r>
        <w:t xml:space="preserve">1 </w:t>
      </w:r>
      <w:r w:rsidR="311765C4">
        <w:t>-</w:t>
      </w:r>
      <w:r w:rsidR="311765C4">
        <w:rPr>
          <w:rFonts w:eastAsia="Arial"/>
        </w:rPr>
        <w:t xml:space="preserve"> </w:t>
      </w:r>
      <w:r w:rsidR="311765C4">
        <w:t xml:space="preserve">Nos estabelecimentos de venda a manutenção de animais deve ser efetuada separando-os por espécies, de forma a salvaguardarem-se as suas condições específicas de bem-estar, conforme o disposto no </w:t>
      </w:r>
      <w:r w:rsidRPr="00F95DCA" w:rsidR="001B50D1">
        <w:rPr>
          <w:highlight w:val="cyan"/>
        </w:rPr>
        <w:t>anexo XX.</w:t>
      </w:r>
    </w:p>
    <w:p w:rsidRPr="005E2D3C" w:rsidR="005101CF" w:rsidP="00F95DCA" w:rsidRDefault="008975A7" w14:paraId="30DD4901" w14:textId="7F7A4A8B">
      <w:pPr>
        <w:ind w:left="142" w:firstLine="0"/>
      </w:pPr>
      <w:r>
        <w:t xml:space="preserve">2 </w:t>
      </w:r>
      <w:commentRangeStart w:id="546"/>
      <w:r w:rsidR="311765C4">
        <w:t>-</w:t>
      </w:r>
      <w:r w:rsidR="311765C4">
        <w:rPr>
          <w:rFonts w:eastAsia="Arial"/>
        </w:rPr>
        <w:t xml:space="preserve"> </w:t>
      </w:r>
      <w:r w:rsidR="311765C4">
        <w:t xml:space="preserve">Os operadores que hospedem animais por um período superior a 24 horas devem mantê-los separados por espécies e dar cumprimento aos requisitos de bem-estar previstos no presente diploma, nomeadamente os que se referem às instalações, equipamento, organização e funcionamento. </w:t>
      </w:r>
    </w:p>
    <w:p w:rsidRPr="005E2D3C" w:rsidR="001D4E3A" w:rsidP="00F95DCA" w:rsidRDefault="002251E2" w14:paraId="7946B544" w14:textId="2A7F34E2">
      <w:commentRangeEnd w:id="546"/>
      <w:r w:rsidRPr="005E2D3C">
        <w:rPr>
          <w:rStyle w:val="Refdecomentrio"/>
          <w:sz w:val="24"/>
          <w:szCs w:val="24"/>
        </w:rPr>
        <w:commentReference w:id="546"/>
      </w:r>
    </w:p>
    <w:p w:rsidRPr="00963FF4" w:rsidR="00C545D3" w:rsidP="00F95DCA" w:rsidRDefault="00A626AB" w14:paraId="58419C58" w14:textId="57AA19C6">
      <w:pPr>
        <w:pStyle w:val="Ttulo2"/>
        <w:ind w:right="0"/>
      </w:pPr>
      <w:bookmarkStart w:name="_Toc223954501" w:id="547"/>
      <w:bookmarkStart w:name="_Toc1587280356" w:id="1649713238"/>
      <w:r w:rsidR="6F5E8D5D">
        <w:rPr/>
        <w:t>CAPÍTULO XIII</w:t>
      </w:r>
      <w:bookmarkEnd w:id="1649713238"/>
    </w:p>
    <w:p w:rsidRPr="00963FF4" w:rsidR="005101CF" w:rsidP="00F95DCA" w:rsidRDefault="00A626AB" w14:paraId="3B441644" w14:textId="1752BD31">
      <w:pPr>
        <w:pStyle w:val="Ttulo2"/>
        <w:ind w:right="0"/>
      </w:pPr>
      <w:bookmarkStart w:name="_Toc104813314" w:id="1402817375"/>
      <w:r w:rsidR="6F5E8D5D">
        <w:rPr/>
        <w:t>Animais de companhia registados em livro genealógico</w:t>
      </w:r>
      <w:bookmarkEnd w:id="547"/>
      <w:bookmarkEnd w:id="1402817375"/>
    </w:p>
    <w:p w:rsidRPr="00F95DCA" w:rsidR="001D4E3A" w:rsidP="00F95DCA" w:rsidRDefault="001D4E3A" w14:paraId="6892C7FA" w14:textId="77777777">
      <w:pPr>
        <w:jc w:val="center"/>
        <w:rPr>
          <w:b/>
          <w:bCs/>
        </w:rPr>
      </w:pPr>
    </w:p>
    <w:p w:rsidRPr="00963FF4" w:rsidR="00C545D3" w:rsidP="00F95DCA" w:rsidRDefault="00A626AB" w14:paraId="59F3DF68" w14:textId="5C30CB6E">
      <w:pPr>
        <w:pStyle w:val="Ttulo2"/>
        <w:ind w:right="0"/>
      </w:pPr>
      <w:bookmarkStart w:name="_Toc223954502" w:id="550"/>
      <w:bookmarkStart w:name="_Toc617582771" w:id="425847697"/>
      <w:r w:rsidR="6F5E8D5D">
        <w:rPr/>
        <w:t>SECÇÃO I</w:t>
      </w:r>
      <w:bookmarkEnd w:id="425847697"/>
    </w:p>
    <w:p w:rsidRPr="00963FF4" w:rsidR="005101CF" w:rsidP="00F95DCA" w:rsidRDefault="00A626AB" w14:paraId="13BB392A" w14:textId="05182608">
      <w:pPr>
        <w:pStyle w:val="Ttulo2"/>
        <w:ind w:right="0"/>
      </w:pPr>
      <w:bookmarkStart w:name="_Toc1902284537" w:id="507703360"/>
      <w:r w:rsidR="6F5E8D5D">
        <w:rPr/>
        <w:t>Gestão dos livros genealógicos</w:t>
      </w:r>
      <w:bookmarkEnd w:id="550"/>
      <w:bookmarkEnd w:id="507703360"/>
    </w:p>
    <w:p w:rsidRPr="005E2D3C" w:rsidR="001D4E3A" w:rsidP="00F95DCA" w:rsidRDefault="001D4E3A" w14:paraId="68E32C9F" w14:textId="77777777"/>
    <w:p w:rsidRPr="00963FF4" w:rsidR="00C545D3" w:rsidP="00F95DCA" w:rsidRDefault="00A626AB" w14:paraId="574B6DCB" w14:textId="1464FBE5">
      <w:pPr>
        <w:pStyle w:val="Ttulo3"/>
      </w:pPr>
      <w:bookmarkStart w:name="_Toc223954503" w:id="553"/>
      <w:bookmarkStart w:name="_Toc708097863" w:id="933484202"/>
      <w:r w:rsidR="6F5E8D5D">
        <w:rPr/>
        <w:t>Artigo 10</w:t>
      </w:r>
      <w:r w:rsidR="6130CB83">
        <w:rPr/>
        <w:t>8</w:t>
      </w:r>
      <w:r w:rsidR="6F5E8D5D">
        <w:rPr/>
        <w:t>.º</w:t>
      </w:r>
      <w:bookmarkEnd w:id="933484202"/>
    </w:p>
    <w:p w:rsidRPr="00963FF4" w:rsidR="005101CF" w:rsidP="00F95DCA" w:rsidRDefault="00A626AB" w14:paraId="01875D15" w14:textId="4465C216">
      <w:pPr>
        <w:pStyle w:val="Ttulo3"/>
      </w:pPr>
      <w:commentRangeStart w:id="1658919213"/>
      <w:bookmarkStart w:name="_Toc1878818877" w:id="3551345"/>
      <w:r w:rsidR="6F5E8D5D">
        <w:rPr/>
        <w:t>Reconhecimento das organizações ou associações de criadores</w:t>
      </w:r>
      <w:bookmarkEnd w:id="553"/>
      <w:commentRangeEnd w:id="1658919213"/>
      <w:r>
        <w:rPr>
          <w:rStyle w:val="CommentReference"/>
        </w:rPr>
        <w:commentReference w:id="1658919213"/>
      </w:r>
      <w:bookmarkEnd w:id="3551345"/>
    </w:p>
    <w:p w:rsidRPr="005E2D3C" w:rsidR="005101CF" w:rsidP="00F95DCA" w:rsidRDefault="009C0271" w14:paraId="410AB2D0" w14:textId="4CACEA4F">
      <w:pPr>
        <w:ind w:left="142" w:firstLine="0"/>
      </w:pPr>
      <w:r w:rsidR="3367D5C8">
        <w:rPr/>
        <w:t xml:space="preserve">1 </w:t>
      </w:r>
      <w:r w:rsidR="6F5E8D5D">
        <w:rPr/>
        <w:t>-</w:t>
      </w:r>
      <w:r w:rsidRPr="292E8E6C" w:rsidR="6F5E8D5D">
        <w:rPr>
          <w:rFonts w:eastAsia="Arial"/>
        </w:rPr>
        <w:t xml:space="preserve"> </w:t>
      </w:r>
      <w:r w:rsidR="6F5E8D5D">
        <w:rPr/>
        <w:t xml:space="preserve">A DGAV pode autorizar, mediante despacho do </w:t>
      </w:r>
      <w:r w:rsidR="3367D5C8">
        <w:rPr/>
        <w:t xml:space="preserve">diretor geral de alimentação </w:t>
      </w:r>
      <w:del w:author="Maria Cristina Tavares Briosa" w:date="2026-07-06T11:35:03.069Z" w16du:dateUtc="2026-07-06T11:35:03.069Z" w:id="1343662948">
        <w:r w:rsidDel="3367D5C8">
          <w:delText>d</w:delText>
        </w:r>
      </w:del>
      <w:r w:rsidR="3367D5C8">
        <w:rPr/>
        <w:t>e veterinária</w:t>
      </w:r>
      <w:r w:rsidR="6F5E8D5D">
        <w:rPr/>
        <w:t xml:space="preserve"> </w:t>
      </w:r>
      <w:del w:author="Maria Cristina Tavares Briosa" w:date="2026-07-06T11:35:11.638Z" w16du:dateUtc="2026-07-06T11:35:11.638Z" w:id="1815413643">
        <w:r w:rsidDel="6F5E8D5D">
          <w:delText xml:space="preserve">de alimentação de </w:delText>
        </w:r>
        <w:r w:rsidDel="3367D5C8">
          <w:delText>veterinária</w:delText>
        </w:r>
        <w:r w:rsidDel="6F5E8D5D">
          <w:delText>,</w:delText>
        </w:r>
      </w:del>
      <w:r w:rsidR="6F5E8D5D">
        <w:rPr/>
        <w:t xml:space="preserve"> as organizações ou </w:t>
      </w:r>
      <w:r w:rsidR="6F5E8D5D">
        <w:rPr/>
        <w:t>associações</w:t>
      </w:r>
      <w:r w:rsidR="6F5E8D5D">
        <w:rPr/>
        <w:t xml:space="preserve"> de criadores de animais de companhia de raça pura a gerir os livros genealógicos e os livros de origem. </w:t>
      </w:r>
    </w:p>
    <w:p w:rsidRPr="005E2D3C" w:rsidR="005101CF" w:rsidP="00F95DCA" w:rsidRDefault="009C0271" w14:paraId="527ABAA4" w14:textId="0F7FF81E">
      <w:pPr>
        <w:ind w:left="142" w:firstLine="0"/>
      </w:pPr>
      <w:r>
        <w:t xml:space="preserve">2 </w:t>
      </w:r>
      <w:r w:rsidR="00A626AB">
        <w:t>-</w:t>
      </w:r>
      <w:r w:rsidR="00A626AB">
        <w:rPr>
          <w:rFonts w:eastAsia="Arial"/>
        </w:rPr>
        <w:t xml:space="preserve"> </w:t>
      </w:r>
      <w:r w:rsidR="00A626AB">
        <w:t xml:space="preserve">Para efeito do disposto no </w:t>
      </w:r>
      <w:r w:rsidR="008C56A9">
        <w:t>número anterior</w:t>
      </w:r>
      <w:r w:rsidR="00A626AB">
        <w:t xml:space="preserve">, as organizações e associações a autorizar devem cumprir os seguintes requisitos: </w:t>
      </w:r>
    </w:p>
    <w:p w:rsidRPr="005E2D3C" w:rsidR="005101CF" w:rsidP="00F95DCA" w:rsidRDefault="00A626AB" w14:paraId="49570C28" w14:textId="77777777">
      <w:pPr>
        <w:pStyle w:val="PargrafodaLista"/>
        <w:numPr>
          <w:ilvl w:val="0"/>
          <w:numId w:val="305"/>
        </w:numPr>
      </w:pPr>
      <w:r>
        <w:t xml:space="preserve">Dispor de personalidade jurídica; </w:t>
      </w:r>
    </w:p>
    <w:p w:rsidRPr="005E2D3C" w:rsidR="005101CF" w:rsidP="00F95DCA" w:rsidRDefault="00A626AB" w14:paraId="2B7A278F" w14:textId="77777777">
      <w:pPr>
        <w:pStyle w:val="PargrafodaLista"/>
        <w:numPr>
          <w:ilvl w:val="0"/>
          <w:numId w:val="305"/>
        </w:numPr>
      </w:pPr>
      <w:r>
        <w:t xml:space="preserve">Dispor de um regulamento interno prevendo, particularmente, a ausência de discriminação dos seus aderentes, adotado de acordo com o procedimento previsto nos estatutos, que estabeleça regras internas relativas ao seguinte: </w:t>
      </w:r>
    </w:p>
    <w:p w:rsidRPr="00FB336E" w:rsidR="009C0271" w:rsidP="00F95DCA" w:rsidRDefault="6F6E9877" w14:paraId="5796B2B6" w14:textId="68191102">
      <w:pPr>
        <w:pStyle w:val="PargrafodaLista"/>
        <w:numPr>
          <w:ilvl w:val="0"/>
          <w:numId w:val="302"/>
        </w:numPr>
        <w:ind w:left="795"/>
        <w:rPr>
          <w:rFonts w:eastAsia="Arial"/>
          <w:i/>
          <w:iCs/>
        </w:rPr>
      </w:pPr>
      <w:r>
        <w:t>Definição das características da raça (ou raças);</w:t>
      </w:r>
    </w:p>
    <w:p w:rsidRPr="005E2D3C" w:rsidR="005101CF" w:rsidP="00F95DCA" w:rsidRDefault="009C0271" w14:paraId="166C51B3" w14:textId="24AE640D">
      <w:pPr>
        <w:ind w:left="728"/>
      </w:pPr>
      <w:r>
        <w:rPr>
          <w:rFonts w:eastAsia="Arial"/>
          <w:i/>
          <w:iCs/>
        </w:rPr>
        <w:t xml:space="preserve">ii) </w:t>
      </w:r>
      <w:r w:rsidR="6F6E9877">
        <w:t xml:space="preserve">Sistema de identificação dos animais; </w:t>
      </w:r>
    </w:p>
    <w:p w:rsidRPr="005E2D3C" w:rsidR="005101CF" w:rsidP="00F95DCA" w:rsidRDefault="009C0271" w14:paraId="7841CA1A" w14:textId="40F6120B">
      <w:pPr>
        <w:ind w:left="728"/>
      </w:pPr>
      <w:r>
        <w:rPr>
          <w:i/>
          <w:iCs/>
        </w:rPr>
        <w:t xml:space="preserve">iii) </w:t>
      </w:r>
      <w:r w:rsidR="6F6E9877">
        <w:t xml:space="preserve">Sistema de registo das genealogias; </w:t>
      </w:r>
    </w:p>
    <w:p w:rsidRPr="005E2D3C" w:rsidR="005101CF" w:rsidP="00F95DCA" w:rsidRDefault="009C0271" w14:paraId="084C684D" w14:textId="20E92363">
      <w:pPr>
        <w:ind w:left="728"/>
      </w:pPr>
      <w:r>
        <w:rPr>
          <w:i/>
          <w:iCs/>
        </w:rPr>
        <w:t xml:space="preserve">iv) </w:t>
      </w:r>
      <w:r w:rsidR="6F6E9877">
        <w:t xml:space="preserve">Definição dos objetivos a alcançar; </w:t>
      </w:r>
    </w:p>
    <w:p w:rsidRPr="005E2D3C" w:rsidR="005101CF" w:rsidP="00F95DCA" w:rsidRDefault="009C0271" w14:paraId="08F71512" w14:textId="226E2624">
      <w:pPr>
        <w:ind w:left="728"/>
      </w:pPr>
      <w:r>
        <w:rPr>
          <w:i/>
          <w:iCs/>
        </w:rPr>
        <w:t xml:space="preserve">v) </w:t>
      </w:r>
      <w:r w:rsidR="6F6E9877">
        <w:t xml:space="preserve">Sistema de utilização dos dados zootécnicos; </w:t>
      </w:r>
    </w:p>
    <w:p w:rsidRPr="005E2D3C" w:rsidR="005101CF" w:rsidP="00F95DCA" w:rsidRDefault="009C0271" w14:paraId="12CDE6C9" w14:textId="56AEB1A9">
      <w:pPr>
        <w:ind w:firstLine="0"/>
      </w:pPr>
      <w:r>
        <w:rPr>
          <w:i/>
          <w:iCs/>
        </w:rPr>
        <w:t xml:space="preserve">vi) </w:t>
      </w:r>
      <w:r w:rsidR="6F6E9877">
        <w:t xml:space="preserve">Organização do livro genealógico ou livro de origens, se houver várias modalidades de inscrição ou se existirem várias modalidades de classificação dos animais; </w:t>
      </w:r>
    </w:p>
    <w:p w:rsidRPr="005E2D3C" w:rsidR="005101CF" w:rsidP="00F95DCA" w:rsidRDefault="009C0271" w14:paraId="373A63D3" w14:textId="39F5FA1F">
      <w:pPr>
        <w:ind w:left="142" w:firstLine="0"/>
      </w:pPr>
      <w:r>
        <w:rPr>
          <w:rFonts w:eastAsia="Cambria"/>
        </w:rPr>
        <w:t xml:space="preserve">c) </w:t>
      </w:r>
      <w:r w:rsidR="00A626AB">
        <w:t xml:space="preserve">Satisfazer os controlos da autoridade competente no que respeita ao seguinte: </w:t>
      </w:r>
    </w:p>
    <w:p w:rsidRPr="005E2D3C" w:rsidR="005101CF" w:rsidP="00F95DCA" w:rsidRDefault="6F6E9877" w14:paraId="0E3B0DE8" w14:textId="237BF431">
      <w:pPr>
        <w:ind w:left="728"/>
      </w:pPr>
      <w:r>
        <w:rPr>
          <w:i/>
          <w:iCs/>
        </w:rPr>
        <w:t>i)</w:t>
      </w:r>
      <w:r>
        <w:rPr>
          <w:rFonts w:eastAsia="Arial"/>
          <w:i/>
          <w:iCs/>
        </w:rPr>
        <w:t xml:space="preserve"> </w:t>
      </w:r>
      <w:r>
        <w:t xml:space="preserve"> Eficácia do seu funcionamento; </w:t>
      </w:r>
    </w:p>
    <w:p w:rsidRPr="005E2D3C" w:rsidR="005101CF" w:rsidP="00F95DCA" w:rsidRDefault="6F6E9877" w14:paraId="093000A7" w14:textId="4CAFBA33">
      <w:pPr>
        <w:ind w:left="728"/>
      </w:pPr>
      <w:r>
        <w:rPr>
          <w:i/>
          <w:iCs/>
        </w:rPr>
        <w:t>ii)</w:t>
      </w:r>
      <w:r>
        <w:rPr>
          <w:rFonts w:eastAsia="Arial"/>
          <w:i/>
          <w:iCs/>
        </w:rPr>
        <w:t xml:space="preserve"> </w:t>
      </w:r>
      <w:r>
        <w:t xml:space="preserve">Capacidade do controlo das genealogias; </w:t>
      </w:r>
    </w:p>
    <w:p w:rsidRPr="005E2D3C" w:rsidR="005101CF" w:rsidP="00F95DCA" w:rsidRDefault="6F6E9877" w14:paraId="23883882" w14:textId="7B782E81">
      <w:pPr>
        <w:ind w:left="728"/>
      </w:pPr>
      <w:r>
        <w:rPr>
          <w:i/>
          <w:iCs/>
        </w:rPr>
        <w:t>iii)</w:t>
      </w:r>
      <w:r>
        <w:rPr>
          <w:rFonts w:eastAsia="Arial"/>
          <w:i/>
          <w:iCs/>
        </w:rPr>
        <w:t xml:space="preserve"> </w:t>
      </w:r>
      <w:r>
        <w:t xml:space="preserve">Posse de um efetivo de animais suficiente para realizar um programa de melhoramento ou para assegurar a conservação da raça desde que isso seja considerado necessário; </w:t>
      </w:r>
    </w:p>
    <w:p w:rsidRPr="005E2D3C" w:rsidR="005101CF" w:rsidP="00F95DCA" w:rsidRDefault="6F6E9877" w14:paraId="56146500" w14:textId="6D4CA66B">
      <w:pPr>
        <w:ind w:left="728"/>
      </w:pPr>
      <w:r>
        <w:rPr>
          <w:i/>
          <w:iCs/>
        </w:rPr>
        <w:t>iv)</w:t>
      </w:r>
      <w:r>
        <w:rPr>
          <w:rFonts w:eastAsia="Arial"/>
          <w:i/>
          <w:iCs/>
        </w:rPr>
        <w:t xml:space="preserve"> </w:t>
      </w:r>
      <w:r>
        <w:t xml:space="preserve">Capacidade para utilizar os dados relativos às características zootécnicas necessárias à realização do programa de melhoramento ou de conservação da raça. </w:t>
      </w:r>
    </w:p>
    <w:p w:rsidRPr="005E2D3C" w:rsidR="005101CF" w:rsidP="00F95DCA" w:rsidRDefault="009C0271" w14:paraId="6773A6EF" w14:textId="27D44855">
      <w:pPr>
        <w:ind w:left="142" w:firstLine="0"/>
      </w:pPr>
      <w:r>
        <w:t xml:space="preserve">3 </w:t>
      </w:r>
      <w:r w:rsidR="00A626AB">
        <w:t>-</w:t>
      </w:r>
      <w:r w:rsidR="00A626AB">
        <w:rPr>
          <w:rFonts w:eastAsia="Arial"/>
        </w:rPr>
        <w:t xml:space="preserve"> </w:t>
      </w:r>
      <w:r w:rsidR="00A626AB">
        <w:t xml:space="preserve">Em caso de incumprimento dos requisitos enunciados no </w:t>
      </w:r>
      <w:r w:rsidR="008C56A9">
        <w:t>número anterior</w:t>
      </w:r>
      <w:r w:rsidR="00A626AB">
        <w:t xml:space="preserve">, pode a DGAV suspender ou retirar a gestão do livro genealógico. </w:t>
      </w:r>
    </w:p>
    <w:p w:rsidRPr="005E2D3C" w:rsidR="005101CF" w:rsidP="00F95DCA" w:rsidRDefault="009C0271" w14:paraId="5AD81B47" w14:textId="79DDF458">
      <w:pPr>
        <w:ind w:left="142" w:firstLine="0"/>
      </w:pPr>
      <w:r>
        <w:t xml:space="preserve">4 </w:t>
      </w:r>
      <w:r w:rsidR="00A626AB">
        <w:t>-</w:t>
      </w:r>
      <w:r w:rsidR="00A626AB">
        <w:rPr>
          <w:rFonts w:eastAsia="Arial"/>
        </w:rPr>
        <w:t xml:space="preserve"> </w:t>
      </w:r>
      <w:r w:rsidR="00A626AB">
        <w:t xml:space="preserve">Para efeito do </w:t>
      </w:r>
      <w:r w:rsidR="008C56A9">
        <w:t>número anterior</w:t>
      </w:r>
      <w:r w:rsidR="00A626AB">
        <w:t xml:space="preserve">, a DGAV realiza, com a periodicidade adequada, controlos para confirmação do disposto no </w:t>
      </w:r>
      <w:r w:rsidR="00BE60E5">
        <w:t>n.º</w:t>
      </w:r>
      <w:r>
        <w:t xml:space="preserve"> dois</w:t>
      </w:r>
      <w:r w:rsidR="00A626AB">
        <w:t xml:space="preserve">. </w:t>
      </w:r>
    </w:p>
    <w:p w:rsidRPr="005E2D3C" w:rsidR="001A0189" w:rsidP="00F95DCA" w:rsidRDefault="001A0189" w14:paraId="1E82FAE2" w14:textId="77777777"/>
    <w:p w:rsidRPr="00963FF4" w:rsidR="00C545D3" w:rsidP="00F95DCA" w:rsidRDefault="00A626AB" w14:paraId="28CC8A49" w14:textId="266239A1">
      <w:pPr>
        <w:pStyle w:val="Ttulo2"/>
        <w:ind w:right="0"/>
      </w:pPr>
      <w:bookmarkStart w:name="_Toc223954504" w:id="556"/>
      <w:bookmarkStart w:name="_Toc1976052531" w:id="554549065"/>
      <w:r w:rsidR="6F5E8D5D">
        <w:rPr/>
        <w:t>SECÇÃO II</w:t>
      </w:r>
      <w:bookmarkEnd w:id="554549065"/>
    </w:p>
    <w:p w:rsidRPr="00963FF4" w:rsidR="005101CF" w:rsidP="00F95DCA" w:rsidRDefault="00A626AB" w14:paraId="77E565D5" w14:textId="21B19150">
      <w:pPr>
        <w:pStyle w:val="Ttulo2"/>
        <w:ind w:right="0"/>
      </w:pPr>
      <w:bookmarkStart w:name="_Toc568493711" w:id="285900256"/>
      <w:r w:rsidR="6F5E8D5D">
        <w:rPr/>
        <w:t>Reprodução dos animais registados nos livros genealógicos</w:t>
      </w:r>
      <w:bookmarkEnd w:id="556"/>
      <w:bookmarkEnd w:id="285900256"/>
    </w:p>
    <w:p w:rsidRPr="005E2D3C" w:rsidR="001D4E3A" w:rsidP="00F95DCA" w:rsidRDefault="001D4E3A" w14:paraId="5048DBBE" w14:textId="77777777"/>
    <w:p w:rsidRPr="00963FF4" w:rsidR="00C545D3" w:rsidP="00F95DCA" w:rsidRDefault="00A626AB" w14:paraId="6F01CB34" w14:textId="52F3C868">
      <w:pPr>
        <w:pStyle w:val="Ttulo3"/>
      </w:pPr>
      <w:bookmarkStart w:name="_Toc223954505" w:id="559"/>
      <w:bookmarkStart w:name="_Toc654589072" w:id="2071971788"/>
      <w:r w:rsidR="6F5E8D5D">
        <w:rPr/>
        <w:t>Artigo 10</w:t>
      </w:r>
      <w:r w:rsidR="6130CB83">
        <w:rPr/>
        <w:t>9</w:t>
      </w:r>
      <w:r w:rsidR="6F5E8D5D">
        <w:rPr/>
        <w:t>.º</w:t>
      </w:r>
      <w:bookmarkEnd w:id="2071971788"/>
    </w:p>
    <w:p w:rsidRPr="00F95DCA" w:rsidR="005101CF" w:rsidP="00F95DCA" w:rsidRDefault="350E168B" w14:paraId="0037641E" w14:textId="48643087">
      <w:pPr>
        <w:pStyle w:val="Ttulo3"/>
      </w:pPr>
      <w:commentRangeStart w:id="562"/>
      <w:bookmarkStart w:name="_Toc952327464" w:id="5877863"/>
      <w:r w:rsidR="27F2A592">
        <w:rPr/>
        <w:t>Requisitos dos reprodutores</w:t>
      </w:r>
      <w:bookmarkEnd w:id="559"/>
      <w:commentRangeEnd w:id="562"/>
      <w:r>
        <w:rPr>
          <w:rStyle w:val="CommentReference"/>
        </w:rPr>
        <w:commentReference w:id="562"/>
      </w:r>
      <w:bookmarkEnd w:id="5877863"/>
    </w:p>
    <w:p w:rsidRPr="005E2D3C" w:rsidR="005101CF" w:rsidP="00F95DCA" w:rsidRDefault="009C0271" w14:paraId="680880E7" w14:textId="6D5C221C">
      <w:pPr>
        <w:ind w:left="142" w:firstLine="0"/>
      </w:pPr>
      <w:r>
        <w:t xml:space="preserve">1 </w:t>
      </w:r>
      <w:r w:rsidR="5BF3B7D7">
        <w:t>-</w:t>
      </w:r>
      <w:r w:rsidR="5BF3B7D7">
        <w:rPr>
          <w:rFonts w:eastAsia="Arial"/>
        </w:rPr>
        <w:t xml:space="preserve"> </w:t>
      </w:r>
      <w:r w:rsidR="5BF3B7D7">
        <w:t>Os requisitos a exigir aos reprodutores de raça pura, das espécies canina e felina inscritas no livro de origens português</w:t>
      </w:r>
      <w:commentRangeStart w:id="563"/>
      <w:r w:rsidR="5BF3B7D7">
        <w:t xml:space="preserve"> (LOP) </w:t>
      </w:r>
      <w:commentRangeEnd w:id="563"/>
      <w:r w:rsidR="002251E2">
        <w:rPr>
          <w:rStyle w:val="Refdecomentrio"/>
          <w:sz w:val="24"/>
          <w:szCs w:val="24"/>
        </w:rPr>
        <w:commentReference w:id="563"/>
      </w:r>
      <w:r w:rsidR="5BF3B7D7">
        <w:t xml:space="preserve">são estabelecidos em </w:t>
      </w:r>
      <w:r w:rsidR="0052508A">
        <w:t>Portaria</w:t>
      </w:r>
      <w:r w:rsidR="5BF3B7D7">
        <w:t xml:space="preserve"> do membro do Governo responsável pela área da agricultura. </w:t>
      </w:r>
    </w:p>
    <w:p w:rsidRPr="005E2D3C" w:rsidR="005101CF" w:rsidP="00F95DCA" w:rsidRDefault="009C0271" w14:paraId="4A4CA438" w14:textId="6640430E">
      <w:pPr>
        <w:ind w:left="142" w:firstLine="0"/>
      </w:pPr>
      <w:r>
        <w:t xml:space="preserve">2 </w:t>
      </w:r>
      <w:r w:rsidR="00A626AB">
        <w:t>-</w:t>
      </w:r>
      <w:r w:rsidR="00A626AB">
        <w:rPr>
          <w:rFonts w:eastAsia="Arial"/>
        </w:rPr>
        <w:t xml:space="preserve"> </w:t>
      </w:r>
      <w:r w:rsidR="00A626AB">
        <w:t xml:space="preserve">A entidade gestora do LOP disponibiliza à DGAV todas as informações solicitadas para efeito de controlo oficial. </w:t>
      </w:r>
      <w:r w:rsidR="00A626AB">
        <w:rPr>
          <w:rFonts w:eastAsia="Cambria"/>
        </w:rPr>
        <w:tab/>
      </w:r>
      <w:r w:rsidR="00A626AB">
        <w:rPr>
          <w:rFonts w:eastAsia="Cambria"/>
        </w:rPr>
        <w:tab/>
      </w:r>
    </w:p>
    <w:p w:rsidRPr="005E2D3C" w:rsidR="005101CF" w:rsidP="00F95DCA" w:rsidRDefault="6F6E9877" w14:paraId="5FB34D15" w14:textId="77777777">
      <w:pPr>
        <w:ind w:left="142" w:firstLine="0"/>
      </w:pPr>
      <w:r>
        <w:t>3 -</w:t>
      </w:r>
      <w:r>
        <w:rPr>
          <w:rFonts w:eastAsia="Arial"/>
        </w:rPr>
        <w:t xml:space="preserve"> </w:t>
      </w:r>
      <w:r>
        <w:t xml:space="preserve">Até ao final do primeiro trimestre de cada ano, a entidade gestora do LOP envia à DGAV um relatório em suporte informático, com as ações e inscrições no LOP de cada raça, realizadas no ano anterior.  </w:t>
      </w:r>
    </w:p>
    <w:p w:rsidRPr="005E2D3C" w:rsidR="1221AE5D" w:rsidP="00F95DCA" w:rsidRDefault="1221AE5D" w14:paraId="2D873611" w14:textId="451F3314">
      <w:pPr>
        <w:ind w:left="0" w:firstLine="0"/>
      </w:pPr>
    </w:p>
    <w:p w:rsidRPr="00FB336E" w:rsidR="00C545D3" w:rsidP="292E8E6C" w:rsidRDefault="4A0747A3" w14:paraId="5DA992EB" w14:textId="7D01EB07">
      <w:pPr>
        <w:pStyle w:val="Ttulo2"/>
        <w:ind w:right="0"/>
        <w:rPr>
          <w:lang w:val="es-ES"/>
        </w:rPr>
      </w:pPr>
      <w:bookmarkStart w:name="_Toc1725687997" w:id="590393474"/>
      <w:r w:rsidRPr="292E8E6C" w:rsidR="61912711">
        <w:rPr>
          <w:lang w:val="es-ES"/>
        </w:rPr>
        <w:t>CAPÍTULO XIV</w:t>
      </w:r>
      <w:bookmarkEnd w:id="590393474"/>
    </w:p>
    <w:p w:rsidRPr="00FB336E" w:rsidR="001C1705" w:rsidP="00F95DCA" w:rsidRDefault="3F6B7505" w14:paraId="020644E5" w14:textId="4C0046CF">
      <w:pPr>
        <w:pStyle w:val="Ttulo2"/>
        <w:ind w:right="0"/>
      </w:pPr>
      <w:bookmarkStart w:name="_Toc1280152800" w:id="960948449"/>
      <w:r w:rsidR="40CEC169">
        <w:rPr/>
        <w:t>Detenção de animais perigosos ou potencialmente perigosos</w:t>
      </w:r>
      <w:bookmarkEnd w:id="960948449"/>
    </w:p>
    <w:p w:rsidRPr="005E2D3C" w:rsidR="00C545D3" w:rsidP="00F95DCA" w:rsidRDefault="00C545D3" w14:paraId="63013CE2" w14:textId="347E6799">
      <w:pPr>
        <w:jc w:val="center"/>
      </w:pPr>
    </w:p>
    <w:p w:rsidR="00C545D3" w:rsidP="00F95DCA" w:rsidRDefault="001C1705" w14:paraId="64E59B74" w14:textId="53588977">
      <w:pPr>
        <w:pStyle w:val="Ttulo2"/>
        <w:ind w:right="0"/>
      </w:pPr>
      <w:bookmarkStart w:name="_Toc403994182" w:id="1175084593"/>
      <w:r w:rsidR="4198C75C">
        <w:rPr/>
        <w:t>SECÇÃO I</w:t>
      </w:r>
      <w:bookmarkEnd w:id="1175084593"/>
    </w:p>
    <w:p w:rsidR="001C1705" w:rsidRDefault="00963FF4" w14:paraId="5545D2A9" w14:textId="4D692A2E">
      <w:pPr>
        <w:jc w:val="center"/>
        <w:rPr>
          <w:b/>
          <w:bCs/>
        </w:rPr>
      </w:pPr>
      <w:r>
        <w:rPr>
          <w:b/>
          <w:bCs/>
        </w:rPr>
        <w:t>Requisitos</w:t>
      </w:r>
    </w:p>
    <w:p w:rsidRPr="00F95DCA" w:rsidR="00963FF4" w:rsidP="00F95DCA" w:rsidRDefault="00963FF4" w14:paraId="49D65589" w14:textId="77777777">
      <w:pPr>
        <w:jc w:val="center"/>
        <w:rPr>
          <w:b/>
          <w:bCs/>
        </w:rPr>
      </w:pPr>
    </w:p>
    <w:p w:rsidRPr="00963FF4" w:rsidR="00C545D3" w:rsidP="00F95DCA" w:rsidRDefault="002251E2" w14:paraId="61BDF41E" w14:textId="162B73C0">
      <w:pPr>
        <w:pStyle w:val="Ttulo3"/>
        <w:rPr>
          <w:strike w:val="1"/>
        </w:rPr>
      </w:pPr>
      <w:commentRangeStart w:id="568"/>
      <w:commentRangeStart w:id="569"/>
      <w:commentRangeEnd w:id="568"/>
      <w:r>
        <w:rPr>
          <w:rStyle w:val="CommentReference"/>
        </w:rPr>
        <w:commentReference w:id="568"/>
      </w:r>
      <w:commentRangeEnd w:id="569"/>
      <w:r>
        <w:rPr>
          <w:rStyle w:val="CommentReference"/>
        </w:rPr>
        <w:commentReference w:id="569"/>
      </w:r>
      <w:bookmarkStart w:name="_Toc569280264" w:id="1055450554"/>
      <w:r w:rsidR="1704A0A4">
        <w:rPr/>
        <w:t>Artigo 1</w:t>
      </w:r>
      <w:r w:rsidR="6130CB83">
        <w:rPr/>
        <w:t>10</w:t>
      </w:r>
      <w:r w:rsidR="1704A0A4">
        <w:rPr/>
        <w:t>.º</w:t>
      </w:r>
      <w:bookmarkEnd w:id="1055450554"/>
    </w:p>
    <w:p w:rsidRPr="009C0271" w:rsidR="00C545D3" w:rsidP="00F95DCA" w:rsidRDefault="49B42ECF" w14:paraId="4C7A3069" w14:textId="4DFD83A5">
      <w:pPr>
        <w:pStyle w:val="Ttulo3"/>
      </w:pPr>
      <w:commentRangeStart w:id="571"/>
      <w:bookmarkStart w:name="_Toc1924101204" w:id="1919740541"/>
      <w:r w:rsidR="2E71F94B">
        <w:rPr/>
        <w:t>Detenção de cães perigosos ou potencialmente perigosos</w:t>
      </w:r>
      <w:commentRangeEnd w:id="571"/>
      <w:r>
        <w:rPr>
          <w:rStyle w:val="CommentReference"/>
        </w:rPr>
        <w:commentReference w:id="571"/>
      </w:r>
      <w:bookmarkEnd w:id="1919740541"/>
    </w:p>
    <w:p w:rsidRPr="005E2D3C" w:rsidR="00C545D3" w:rsidP="00F95DCA" w:rsidRDefault="49B42ECF" w14:paraId="7B82D6D5" w14:textId="19415A4B">
      <w:pPr>
        <w:ind w:left="142" w:firstLine="0"/>
        <w:rPr>
          <w:color w:val="BF4E14" w:themeColor="accent2" w:themeShade="BF"/>
        </w:rPr>
      </w:pPr>
      <w:r>
        <w:t xml:space="preserve">1 - A detenção de cães perigosos ou potencialmente perigosos, enquanto animais de companhia, carece de licença emitida pela junta de freguesia da área de residência do </w:t>
      </w:r>
      <w:r>
        <w:rPr>
          <w:color w:val="auto"/>
        </w:rPr>
        <w:t>titular.</w:t>
      </w:r>
    </w:p>
    <w:p w:rsidRPr="005E2D3C" w:rsidR="00C545D3" w:rsidP="00F95DCA" w:rsidRDefault="3D7E148E" w14:paraId="45DF6614" w14:textId="1C0439B6">
      <w:pPr>
        <w:ind w:left="142" w:firstLine="0"/>
        <w:rPr>
          <w:color w:val="BF4E14" w:themeColor="accent2" w:themeShade="BF"/>
        </w:rPr>
      </w:pPr>
      <w:r>
        <w:t>2-</w:t>
      </w:r>
      <w:r w:rsidR="009C0271">
        <w:t xml:space="preserve"> </w:t>
      </w:r>
      <w:r>
        <w:rPr>
          <w:color w:val="000000" w:themeColor="text1"/>
        </w:rPr>
        <w:t>A licença deve ser requerida para os cães potencialmente perigosos no prazo de 30 dias após o registo no SIAC e para os classificados como perigosos no prazo de 15 dias após essa classificação nos termos do presente decreto-lei.</w:t>
      </w:r>
    </w:p>
    <w:p w:rsidRPr="005E2D3C" w:rsidR="00BE60E5" w:rsidP="00F95DCA" w:rsidRDefault="6BA4F821" w14:paraId="06A775D7" w14:textId="77460343">
      <w:pPr>
        <w:ind w:left="142" w:firstLine="0"/>
      </w:pPr>
      <w:r w:rsidR="6BA4F821">
        <w:rPr/>
        <w:t xml:space="preserve">3 - Para efeitos do disposto no </w:t>
      </w:r>
      <w:r w:rsidR="008C56A9">
        <w:rPr/>
        <w:t>número anterior</w:t>
      </w:r>
      <w:r w:rsidR="6BA4F821">
        <w:rPr/>
        <w:t xml:space="preserve">, o </w:t>
      </w:r>
      <w:r w:rsidRPr="69805533" w:rsidR="6BA4F821">
        <w:rPr>
          <w:color w:val="auto"/>
        </w:rPr>
        <w:t xml:space="preserve">titular, pessoa singular, maior de 16 anos, </w:t>
      </w:r>
      <w:r w:rsidR="6BA4F821">
        <w:rPr/>
        <w:t>entrega na junta de freguesia respetiva os seguintes elementos, além d</w:t>
      </w:r>
      <w:r w:rsidR="00BE60E5">
        <w:rPr/>
        <w:t>o</w:t>
      </w:r>
      <w:r w:rsidR="6BA4F821">
        <w:rPr/>
        <w:t xml:space="preserve"> exigido pelo </w:t>
      </w:r>
      <w:r w:rsidR="00FB336E">
        <w:rPr/>
        <w:t xml:space="preserve">n.º 8 do artigo </w:t>
      </w:r>
      <w:r w:rsidR="00FB336E">
        <w:rPr/>
        <w:t>103.º</w:t>
      </w:r>
      <w:del w:author="Rui André Vidal" w:date="2026-06-30T15:44:14.732Z" w16du:dateUtc="2026-06-30T15:44:14.732Z" w:id="1623760236">
        <w:r w:rsidDel="00FB336E">
          <w:delText xml:space="preserve"> </w:delText>
        </w:r>
      </w:del>
      <w:r w:rsidR="00BE60E5">
        <w:rPr/>
        <w:t>:</w:t>
      </w:r>
    </w:p>
    <w:p w:rsidRPr="005E2D3C" w:rsidR="00C545D3" w:rsidP="00F95DCA" w:rsidRDefault="05BB7C77" w14:paraId="51CE8932" w14:textId="437C98CC">
      <w:pPr>
        <w:pStyle w:val="PargrafodaLista"/>
        <w:numPr>
          <w:ilvl w:val="0"/>
          <w:numId w:val="306"/>
        </w:numPr>
        <w:ind w:left="502"/>
        <w:rPr>
          <w:color w:val="2D2D2D"/>
        </w:rPr>
      </w:pPr>
      <w:r>
        <w:rPr>
          <w:color w:val="2D2D2D"/>
        </w:rPr>
        <w:t xml:space="preserve">Termo de responsabilidade, conforme modelo </w:t>
      </w:r>
      <w:commentRangeStart w:id="572"/>
      <w:r>
        <w:rPr>
          <w:color w:val="2D2D2D"/>
        </w:rPr>
        <w:t>constante</w:t>
      </w:r>
      <w:commentRangeEnd w:id="572"/>
      <w:r w:rsidR="00BE60E5">
        <w:rPr>
          <w:rStyle w:val="Refdecomentrio"/>
          <w:color w:val="2D2D2D"/>
          <w:sz w:val="24"/>
          <w:szCs w:val="24"/>
        </w:rPr>
        <w:commentReference w:id="572"/>
      </w:r>
      <w:r>
        <w:rPr>
          <w:color w:val="2D2D2D"/>
        </w:rPr>
        <w:t xml:space="preserve"> na página eletrónica da DGAV;</w:t>
      </w:r>
    </w:p>
    <w:p w:rsidRPr="00F95DCA" w:rsidR="00BE60E5" w:rsidP="00F95DCA" w:rsidRDefault="3D7E148E" w14:paraId="336CD7CF" w14:textId="77777777">
      <w:pPr>
        <w:pStyle w:val="PargrafodaLista"/>
        <w:numPr>
          <w:ilvl w:val="0"/>
          <w:numId w:val="306"/>
        </w:numPr>
        <w:ind w:left="502"/>
        <w:rPr>
          <w:color w:val="000000" w:themeColor="text1"/>
        </w:rPr>
      </w:pPr>
      <w:r w:rsidRPr="00F95DCA">
        <w:rPr>
          <w:color w:val="000000" w:themeColor="text1"/>
        </w:rPr>
        <w:t xml:space="preserve">Certificado do registo criminal, constituindo indício de falta de idoneidade o facto de o  titular ter sido condenado, por sentença transitada em julgado, por </w:t>
      </w:r>
      <w:commentRangeStart w:id="573"/>
      <w:r w:rsidRPr="00F95DCA">
        <w:rPr>
          <w:color w:val="000000" w:themeColor="text1"/>
        </w:rPr>
        <w:t xml:space="preserve">qualquer dos crimes previstos no presente decreto-lei, </w:t>
      </w:r>
      <w:commentRangeEnd w:id="573"/>
      <w:r w:rsidRPr="00F95DCA" w:rsidR="00BE60E5">
        <w:rPr>
          <w:rStyle w:val="Refdecomentrio"/>
          <w:color w:val="000000" w:themeColor="text1"/>
          <w:sz w:val="24"/>
          <w:szCs w:val="24"/>
        </w:rPr>
        <w:commentReference w:id="573"/>
      </w:r>
      <w:r w:rsidRPr="00F95DCA">
        <w:rPr>
          <w:color w:val="000000" w:themeColor="text1"/>
        </w:rPr>
        <w:t>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de companhia, ou por outro crime doloso cometido com uso de violência;</w:t>
      </w:r>
    </w:p>
    <w:p w:rsidRPr="005E2D3C" w:rsidR="00BE60E5" w:rsidP="00F95DCA" w:rsidRDefault="3D7E148E" w14:paraId="592BEB34" w14:textId="3532498C">
      <w:pPr>
        <w:pStyle w:val="PargrafodaLista"/>
        <w:numPr>
          <w:ilvl w:val="0"/>
          <w:numId w:val="306"/>
        </w:numPr>
      </w:pPr>
      <w:r>
        <w:t>Documento que certifique a formalização de um seguro de responsabilidade civil</w:t>
      </w:r>
      <w:r w:rsidR="00BE60E5">
        <w:t>;</w:t>
      </w:r>
    </w:p>
    <w:p w:rsidR="00BE60E5" w:rsidP="00F95DCA" w:rsidRDefault="7D9F848F" w14:paraId="1BA605CC" w14:textId="2AA8CA5D">
      <w:pPr>
        <w:pStyle w:val="PargrafodaLista"/>
        <w:numPr>
          <w:ilvl w:val="0"/>
          <w:numId w:val="306"/>
        </w:numPr>
      </w:pPr>
      <w:r>
        <w:t>Comprovativo da esterilização do animal, quando aplicável, obtido de forma direta no SIAC;</w:t>
      </w:r>
    </w:p>
    <w:p w:rsidR="00BE60E5" w:rsidP="00BE60E5" w:rsidRDefault="00BE60E5" w14:paraId="35202B5E" w14:textId="77777777">
      <w:pPr>
        <w:pStyle w:val="PargrafodaLista"/>
        <w:numPr>
          <w:ilvl w:val="0"/>
          <w:numId w:val="306"/>
        </w:numPr>
      </w:pPr>
      <w:r>
        <w:t xml:space="preserve">Comprovativo de vacinação antirrábica válida, obtido de forma direta no SIAC; </w:t>
      </w:r>
    </w:p>
    <w:p w:rsidRPr="005E2D3C" w:rsidR="00BE60E5" w:rsidP="00BE60E5" w:rsidRDefault="00BE60E5" w14:paraId="0D14A005" w14:textId="1E4A4305">
      <w:pPr>
        <w:pStyle w:val="PargrafodaLista"/>
        <w:numPr>
          <w:ilvl w:val="0"/>
          <w:numId w:val="306"/>
        </w:numPr>
      </w:pPr>
      <w:r>
        <w:t xml:space="preserve">Comprovativo de aprovação em formação para a detenção de cães perigosos ou potencialmente perigosos ou, em alternativa, comprovativo de inscrição numa ação de formação destinada a esse fim, validada pela entidade formadora, como previsto </w:t>
      </w:r>
      <w:r w:rsidRPr="00BE60E5">
        <w:rPr>
          <w:highlight w:val="cyan"/>
        </w:rPr>
        <w:t xml:space="preserve">no </w:t>
      </w:r>
      <w:r w:rsidR="00777F33">
        <w:rPr>
          <w:highlight w:val="cyan"/>
        </w:rPr>
        <w:t>artigo</w:t>
      </w:r>
      <w:r>
        <w:t xml:space="preserve">. </w:t>
      </w:r>
    </w:p>
    <w:p w:rsidRPr="005E2D3C" w:rsidR="04804ABF" w:rsidP="00F95DCA" w:rsidRDefault="00BE60E5" w14:paraId="3CBA3EF9" w14:textId="141E6853">
      <w:pPr>
        <w:ind w:left="142" w:firstLine="0"/>
      </w:pPr>
      <w:r>
        <w:t xml:space="preserve">4 - </w:t>
      </w:r>
      <w:r w:rsidR="04804ABF">
        <w:t xml:space="preserve">Sem prejuízo do disposto na </w:t>
      </w:r>
      <w:r w:rsidRPr="00F95DCA" w:rsidR="04804ABF">
        <w:rPr>
          <w:color w:val="auto"/>
        </w:rPr>
        <w:t>alínea anterior, nos casos em que apenas é apresentado comprovativo de inscrição em ação de formação, é emitida uma licença condicionada à apresentação, no prazo máximo de 3 meses, do comprovativo de aprovação.</w:t>
      </w:r>
    </w:p>
    <w:p w:rsidRPr="005E2D3C" w:rsidR="00C545D3" w:rsidP="00F95DCA" w:rsidRDefault="00BE60E5" w14:paraId="7AF55332" w14:textId="0F2984F0">
      <w:pPr>
        <w:ind w:left="142" w:firstLine="0"/>
        <w:rPr>
          <w:rFonts w:eastAsiaTheme="minorEastAsia"/>
          <w:color w:val="000000" w:themeColor="text1"/>
        </w:rPr>
      </w:pPr>
      <w:r w:rsidRPr="00F95DCA">
        <w:t xml:space="preserve">5 - </w:t>
      </w:r>
      <w:r w:rsidRPr="00862BC4" w:rsidR="3D7E148E">
        <w:t>A</w:t>
      </w:r>
      <w:r w:rsidR="3D7E148E">
        <w:t xml:space="preserve"> licença pode ser solicitada pela autoridade competente, a qualquer momento, devendo o detentor, aquando de qua</w:t>
      </w:r>
      <w:r w:rsidR="3D7E148E">
        <w:rPr>
          <w:color w:val="000000" w:themeColor="text1"/>
        </w:rPr>
        <w:t>lquer deslocação do cão perigoso ou potencialmente perigosos, estar sempre acompanhado da mesma ou, em alternativa, poder fazer prova da sua existência.</w:t>
      </w:r>
    </w:p>
    <w:p w:rsidRPr="005E2D3C" w:rsidR="00C545D3" w:rsidP="00F95DCA" w:rsidRDefault="00BE60E5" w14:paraId="6FF0B014" w14:textId="343481E3">
      <w:pPr>
        <w:ind w:left="142" w:firstLine="0"/>
        <w:rPr>
          <w:color w:val="4EA72E" w:themeColor="accent6"/>
        </w:rPr>
      </w:pPr>
      <w:r>
        <w:rPr>
          <w:color w:val="auto"/>
        </w:rPr>
        <w:t xml:space="preserve">6 - </w:t>
      </w:r>
      <w:r w:rsidRPr="00862BC4" w:rsidR="3D7E148E">
        <w:rPr>
          <w:color w:val="auto"/>
        </w:rPr>
        <w:t xml:space="preserve">Aos </w:t>
      </w:r>
      <w:r w:rsidR="3D7E148E">
        <w:rPr>
          <w:color w:val="auto"/>
        </w:rPr>
        <w:t xml:space="preserve">cães perigosos ou potencialmente que entrem no território nacional para permanência por mais de 4 meses aplicam-se as normas previstas no </w:t>
      </w:r>
      <w:r w:rsidRPr="00F95DCA">
        <w:rPr>
          <w:color w:val="auto"/>
          <w:highlight w:val="cyan"/>
        </w:rPr>
        <w:t>n.º</w:t>
      </w:r>
      <w:r w:rsidRPr="00F95DCA" w:rsidR="3D7E148E">
        <w:rPr>
          <w:color w:val="auto"/>
          <w:highlight w:val="cyan"/>
        </w:rPr>
        <w:t xml:space="preserve"> </w:t>
      </w:r>
      <w:r w:rsidRPr="00F95DCA">
        <w:rPr>
          <w:color w:val="auto"/>
          <w:highlight w:val="cyan"/>
        </w:rPr>
        <w:t>X</w:t>
      </w:r>
      <w:r w:rsidRPr="00F95DCA" w:rsidR="3D7E148E">
        <w:rPr>
          <w:color w:val="auto"/>
          <w:highlight w:val="cyan"/>
        </w:rPr>
        <w:t xml:space="preserve"> do artigo </w:t>
      </w:r>
      <w:r w:rsidRPr="00F95DCA">
        <w:rPr>
          <w:color w:val="auto"/>
          <w:highlight w:val="cyan"/>
        </w:rPr>
        <w:t>XX.º.</w:t>
      </w:r>
      <w:r w:rsidR="3D7E148E">
        <w:rPr>
          <w:color w:val="auto"/>
        </w:rPr>
        <w:t xml:space="preserve">  </w:t>
      </w:r>
    </w:p>
    <w:p w:rsidRPr="005E2D3C" w:rsidR="00C545D3" w:rsidP="00F95DCA" w:rsidRDefault="00C545D3" w14:paraId="1A3BCEB5" w14:textId="5699BE9B">
      <w:pPr>
        <w:rPr>
          <w:color w:val="4EA72E" w:themeColor="accent6"/>
        </w:rPr>
      </w:pPr>
    </w:p>
    <w:p w:rsidRPr="00963FF4" w:rsidR="03513F25" w:rsidP="00F95DCA" w:rsidRDefault="1F845250" w14:paraId="3779BD56" w14:textId="4ABF5F64">
      <w:pPr>
        <w:pStyle w:val="Ttulo3"/>
      </w:pPr>
      <w:bookmarkStart w:name="_Toc2019782936" w:id="1426912862"/>
      <w:r w:rsidR="7551783F">
        <w:rPr/>
        <w:t>Artigo 1</w:t>
      </w:r>
      <w:r w:rsidR="6130CB83">
        <w:rPr/>
        <w:t>11</w:t>
      </w:r>
      <w:r w:rsidR="7551783F">
        <w:rPr/>
        <w:t>.º</w:t>
      </w:r>
      <w:bookmarkEnd w:id="1426912862"/>
    </w:p>
    <w:p w:rsidRPr="00862BC4" w:rsidR="03513F25" w:rsidP="00F95DCA" w:rsidRDefault="03513F25" w14:paraId="61F6F19E" w14:textId="03E751ED">
      <w:pPr>
        <w:pStyle w:val="Ttulo3"/>
      </w:pPr>
      <w:bookmarkStart w:name="_Toc1148706832" w:id="2078592549"/>
      <w:r w:rsidR="0551F2E0">
        <w:rPr/>
        <w:t>Validade da licença</w:t>
      </w:r>
      <w:bookmarkEnd w:id="2078592549"/>
    </w:p>
    <w:p w:rsidRPr="005E2D3C" w:rsidR="03513F25" w:rsidP="00F95DCA" w:rsidRDefault="03513F25" w14:paraId="3040035E" w14:textId="2ABB6049">
      <w:r>
        <w:t>1 - A licença referida no</w:t>
      </w:r>
      <w:r w:rsidR="00862BC4">
        <w:t xml:space="preserve"> artigo anterior </w:t>
      </w:r>
      <w:r>
        <w:t>é válida por um período máximo de um ano.</w:t>
      </w:r>
    </w:p>
    <w:p w:rsidRPr="005E2D3C" w:rsidR="03513F25" w:rsidP="00F95DCA" w:rsidRDefault="3722666B" w14:paraId="54AFEB6B" w14:textId="7C753BC2">
      <w:pPr>
        <w:ind w:left="142" w:firstLine="0"/>
        <w:rPr>
          <w:color w:val="000000" w:themeColor="text1"/>
        </w:rPr>
      </w:pPr>
      <w:r>
        <w:t>2 - A licença caduca automaticamente com o trânsito em julgado da sentença condenatória pela prática de:  crime de homicídio por negligência, crime doloso contra a vida, a integridade física, a liberdade pessoal, a liberdade e autodeterminação sexual, a saúde pública ou a paz pública; tráfico de estupefacientes e substâncias psicotrópicas; tráfico de pessoas; tráfico de armas; crimes contra animais de companhia; ou outro crime doloso cometido com uso de violência</w:t>
      </w:r>
      <w:r w:rsidR="008C56A9">
        <w:t>.</w:t>
      </w:r>
    </w:p>
    <w:p w:rsidRPr="005E2D3C" w:rsidR="03513F25" w:rsidP="69805533" w:rsidRDefault="3722666B" w14:paraId="62DFD438" w14:textId="1CB853EF">
      <w:pPr>
        <w:ind w:left="142" w:firstLine="0"/>
        <w:rPr>
          <w:color w:val="auto"/>
          <w:highlight w:val="yellow"/>
        </w:rPr>
      </w:pPr>
      <w:r w:rsidRPr="69805533" w:rsidR="3722666B">
        <w:rPr>
          <w:color w:val="000000" w:themeColor="text1" w:themeTint="FF" w:themeShade="FF"/>
          <w:highlight w:val="yellow"/>
        </w:rPr>
        <w:t>3 -</w:t>
      </w:r>
      <w:r w:rsidRPr="69805533" w:rsidR="008C56A9">
        <w:rPr>
          <w:color w:val="000000" w:themeColor="text1" w:themeTint="FF" w:themeShade="FF"/>
          <w:highlight w:val="yellow"/>
        </w:rPr>
        <w:t xml:space="preserve"> </w:t>
      </w:r>
      <w:r w:rsidRPr="69805533" w:rsidR="3722666B">
        <w:rPr>
          <w:color w:val="000000" w:themeColor="text1" w:themeTint="FF" w:themeShade="FF"/>
          <w:highlight w:val="yellow"/>
        </w:rPr>
        <w:t xml:space="preserve">Nos casos verificados no </w:t>
      </w:r>
      <w:r w:rsidRPr="69805533" w:rsidR="008C56A9">
        <w:rPr>
          <w:color w:val="000000" w:themeColor="text1" w:themeTint="FF" w:themeShade="FF"/>
          <w:highlight w:val="yellow"/>
        </w:rPr>
        <w:t>número anterior</w:t>
      </w:r>
      <w:r w:rsidRPr="69805533" w:rsidR="3722666B">
        <w:rPr>
          <w:color w:val="000000" w:themeColor="text1" w:themeTint="FF" w:themeShade="FF"/>
          <w:highlight w:val="yellow"/>
        </w:rPr>
        <w:t xml:space="preserve"> o titular deve assegurar a entrega imediata</w:t>
      </w:r>
      <w:r w:rsidRPr="69805533" w:rsidR="008C56A9">
        <w:rPr>
          <w:color w:val="000000" w:themeColor="text1" w:themeTint="FF" w:themeShade="FF"/>
          <w:highlight w:val="yellow"/>
        </w:rPr>
        <w:t xml:space="preserve"> da licença</w:t>
      </w:r>
      <w:r w:rsidRPr="69805533" w:rsidR="3722666B">
        <w:rPr>
          <w:color w:val="000000" w:themeColor="text1" w:themeTint="FF" w:themeShade="FF"/>
          <w:highlight w:val="yellow"/>
        </w:rPr>
        <w:t xml:space="preserve"> junto da autoridade que a emitiu</w:t>
      </w:r>
      <w:r w:rsidRPr="69805533" w:rsidR="008C56A9">
        <w:rPr>
          <w:color w:val="000000" w:themeColor="text1" w:themeTint="FF" w:themeShade="FF"/>
          <w:highlight w:val="yellow"/>
        </w:rPr>
        <w:t xml:space="preserve">, </w:t>
      </w:r>
      <w:commentRangeStart w:id="1489537225"/>
      <w:r w:rsidRPr="69805533" w:rsidR="002F4089">
        <w:rPr>
          <w:color w:val="000000" w:themeColor="text1" w:themeTint="FF" w:themeShade="FF"/>
          <w:highlight w:val="yellow"/>
        </w:rPr>
        <w:t xml:space="preserve">sendo que, não o fazendo, tal </w:t>
      </w:r>
      <w:r w:rsidRPr="69805533" w:rsidR="002F4089">
        <w:rPr>
          <w:color w:val="auto"/>
          <w:highlight w:val="yellow"/>
        </w:rPr>
        <w:t>constitui contraordenação, punível nos termos do presente Decreto-Lei.</w:t>
      </w:r>
      <w:commentRangeEnd w:id="1489537225"/>
      <w:r>
        <w:rPr>
          <w:rStyle w:val="CommentReference"/>
        </w:rPr>
        <w:commentReference w:id="1489537225"/>
      </w:r>
    </w:p>
    <w:p w:rsidRPr="005E2D3C" w:rsidR="4F74B76E" w:rsidP="00F95DCA" w:rsidRDefault="4F74B76E" w14:paraId="371745DE" w14:textId="704A33E2"/>
    <w:p w:rsidRPr="00963FF4" w:rsidR="00C545D3" w:rsidP="00F95DCA" w:rsidRDefault="78F43FE0" w14:paraId="55B530DC" w14:textId="42E26602">
      <w:pPr>
        <w:pStyle w:val="Ttulo3"/>
      </w:pPr>
      <w:bookmarkStart w:name="_Toc1130937560" w:id="334268761"/>
      <w:r w:rsidR="7AECBBC4">
        <w:rPr/>
        <w:t>Artigo 1</w:t>
      </w:r>
      <w:r w:rsidR="69FAA90D">
        <w:rPr/>
        <w:t>1</w:t>
      </w:r>
      <w:r w:rsidR="6130CB83">
        <w:rPr/>
        <w:t>2</w:t>
      </w:r>
      <w:r w:rsidR="7AECBBC4">
        <w:rPr/>
        <w:t>.º</w:t>
      </w:r>
      <w:bookmarkEnd w:id="334268761"/>
    </w:p>
    <w:p w:rsidRPr="002F4089" w:rsidR="00C545D3" w:rsidP="00F95DCA" w:rsidRDefault="78F43FE0" w14:paraId="2534F90F" w14:textId="1D2F3B1F">
      <w:pPr>
        <w:pStyle w:val="Ttulo3"/>
      </w:pPr>
      <w:bookmarkStart w:name="_Toc481615271" w:id="834163250"/>
      <w:r w:rsidR="7AECBBC4">
        <w:rPr/>
        <w:t>Comprovativo de aprovação em formação</w:t>
      </w:r>
      <w:bookmarkEnd w:id="834163250"/>
    </w:p>
    <w:p w:rsidRPr="005E2D3C" w:rsidR="00C545D3" w:rsidP="00F95DCA" w:rsidRDefault="49B42ECF" w14:paraId="565C023B" w14:textId="02703ED6">
      <w:pPr>
        <w:ind w:left="142" w:firstLine="0"/>
      </w:pPr>
      <w:r>
        <w:t>O comprovativo a que se refere a alínea f) do n.º 2 do artigo anterior é atribuído na sequência de aprovação em formação dirigida, nomeadamente, à educação cívica, ao comportamento animal e à prevenção de acidentes.</w:t>
      </w:r>
    </w:p>
    <w:p w:rsidRPr="005E2D3C" w:rsidR="4F74B76E" w:rsidP="00F95DCA" w:rsidRDefault="4F74B76E" w14:paraId="3373141B" w14:textId="58B3C304"/>
    <w:p w:rsidRPr="00963FF4" w:rsidR="002F4089" w:rsidP="00F95DCA" w:rsidRDefault="787DA704" w14:paraId="2FEA03C2" w14:textId="279A8ABF">
      <w:pPr>
        <w:pStyle w:val="Ttulo3"/>
      </w:pPr>
      <w:bookmarkStart w:name="_Toc1188382275" w:id="104030741"/>
      <w:r w:rsidR="44AA02AB">
        <w:rPr/>
        <w:t>Artigo 1</w:t>
      </w:r>
      <w:r w:rsidR="69FAA90D">
        <w:rPr/>
        <w:t>1</w:t>
      </w:r>
      <w:r w:rsidR="6130CB83">
        <w:rPr/>
        <w:t>3</w:t>
      </w:r>
      <w:r w:rsidR="44AA02AB">
        <w:rPr/>
        <w:t>.º</w:t>
      </w:r>
      <w:bookmarkEnd w:id="104030741"/>
    </w:p>
    <w:p w:rsidRPr="00963FF4" w:rsidR="787DA704" w:rsidP="00F95DCA" w:rsidRDefault="787DA704" w14:paraId="0A0FCED2" w14:textId="6EC98D36">
      <w:pPr>
        <w:pStyle w:val="Ttulo3"/>
      </w:pPr>
      <w:bookmarkStart w:name="_Toc1590053311" w:id="1677883498"/>
      <w:r w:rsidR="44AA02AB">
        <w:rPr/>
        <w:t>Certificação de entidades formadoras</w:t>
      </w:r>
      <w:bookmarkEnd w:id="1677883498"/>
    </w:p>
    <w:p w:rsidRPr="005E2D3C" w:rsidR="4DEA94F0" w:rsidP="00F95DCA" w:rsidRDefault="002F4089" w14:paraId="02F87327" w14:textId="4174DDB0">
      <w:pPr>
        <w:ind w:left="142" w:firstLine="0"/>
      </w:pPr>
      <w:r>
        <w:t xml:space="preserve">1 - </w:t>
      </w:r>
      <w:r w:rsidR="4DEA94F0">
        <w:t xml:space="preserve">A certificação das entidades formadoras que ministrem a formação prevista no </w:t>
      </w:r>
      <w:r w:rsidR="008C56A9">
        <w:t>número anterior</w:t>
      </w:r>
      <w:r w:rsidR="4DEA94F0">
        <w:t xml:space="preserve"> é regulada pela </w:t>
      </w:r>
      <w:r w:rsidR="0052508A">
        <w:rPr>
          <w:highlight w:val="cyan"/>
        </w:rPr>
        <w:t>Portaria</w:t>
      </w:r>
      <w:r w:rsidRPr="00F95DCA" w:rsidR="4DEA94F0">
        <w:rPr>
          <w:highlight w:val="cyan"/>
        </w:rPr>
        <w:t xml:space="preserve"> n.º 317/2015, de 30 de setembro</w:t>
      </w:r>
      <w:r w:rsidR="4DEA94F0">
        <w:t>, que e</w:t>
      </w:r>
      <w:r w:rsidR="4DEA94F0">
        <w:rPr>
          <w:color w:val="272B30"/>
        </w:rPr>
        <w:t>stabelece e define as entidades formadoras dos detentores de cães perigosos e potencialmente perigosos, aprovando igualmente os requisitos específicos a que devem obedecer as entidades formadoras, o conteúdo da formação e os respetivos métodos de avaliação.</w:t>
      </w:r>
    </w:p>
    <w:p w:rsidR="45F9E6BE" w:rsidP="002F4089" w:rsidRDefault="6DC09D17" w14:paraId="4029A7E8" w14:textId="3B6976F0">
      <w:pPr>
        <w:ind w:left="142" w:firstLine="0"/>
        <w:rPr>
          <w:color w:val="000000" w:themeColor="text1"/>
        </w:rPr>
      </w:pPr>
      <w:r>
        <w:t xml:space="preserve">2 - </w:t>
      </w:r>
      <w:r>
        <w:rPr>
          <w:color w:val="000000" w:themeColor="text1"/>
        </w:rPr>
        <w:t>A certificação de entidades formadoras é da competência da</w:t>
      </w:r>
      <w:r>
        <w:t xml:space="preserve"> </w:t>
      </w:r>
      <w:r w:rsidR="002F4089">
        <w:rPr>
          <w:color w:val="000000" w:themeColor="text1"/>
        </w:rPr>
        <w:t>DGADR</w:t>
      </w:r>
      <w:r>
        <w:rPr>
          <w:color w:val="000000" w:themeColor="text1"/>
        </w:rPr>
        <w:t>, serviço central competente do ministério responsável pela área da formação profissional, a quem compete comunicar à DGAV as entidades certificadas.</w:t>
      </w:r>
    </w:p>
    <w:p w:rsidRPr="005E2D3C" w:rsidR="002F4089" w:rsidP="00F95DCA" w:rsidRDefault="002F4089" w14:paraId="0438E85E" w14:textId="7CC9BB16">
      <w:pPr>
        <w:ind w:left="142" w:firstLine="0"/>
        <w:rPr>
          <w:color w:val="000000" w:themeColor="text1"/>
        </w:rPr>
      </w:pPr>
      <w:ins w:author="Maria Cristina Tavares Briosa" w:date="2026-07-06T15:35:59.936Z" w16du:dateUtc="2026-07-06T15:35:59.936Z" w:id="1898233788">
        <w:r w:rsidRPr="292E8E6C" w:rsidR="656A27DF">
          <w:rPr>
            <w:color w:val="000000" w:themeColor="text1" w:themeTint="FF" w:themeShade="FF"/>
          </w:rPr>
          <w:t>Incluir nº que preveja a certificação de entidades formadoras e CV dos cursos para tratadores d</w:t>
        </w:r>
      </w:ins>
      <w:ins w:author="Maria Cristina Tavares Briosa" w:date="2026-07-06T15:36:02.332Z" w16du:dateUtc="2026-07-06T15:36:02.332Z" w:id="576292380">
        <w:r w:rsidRPr="292E8E6C" w:rsidR="656A27DF">
          <w:rPr>
            <w:color w:val="000000" w:themeColor="text1" w:themeTint="FF" w:themeShade="FF"/>
          </w:rPr>
          <w:t xml:space="preserve">e animais </w:t>
        </w:r>
      </w:ins>
    </w:p>
    <w:p w:rsidRPr="00F95DCA" w:rsidR="1A4129A6" w:rsidP="00F95DCA" w:rsidRDefault="1A4129A6" w14:paraId="503B9AC1" w14:textId="473CCB65">
      <w:pPr>
        <w:pStyle w:val="Ttulo3"/>
      </w:pPr>
      <w:bookmarkStart w:name="_Toc625064896" w:id="2001531501"/>
      <w:r w:rsidR="39A7E740">
        <w:rPr/>
        <w:t>Artigo 1</w:t>
      </w:r>
      <w:r w:rsidR="69FAA90D">
        <w:rPr/>
        <w:t>1</w:t>
      </w:r>
      <w:r w:rsidR="6130CB83">
        <w:rPr/>
        <w:t>4</w:t>
      </w:r>
      <w:r w:rsidR="39A7E740">
        <w:rPr/>
        <w:t>.º</w:t>
      </w:r>
      <w:bookmarkEnd w:id="2001531501"/>
    </w:p>
    <w:p w:rsidRPr="00F95DCA" w:rsidR="1A4129A6" w:rsidP="00F95DCA" w:rsidRDefault="1A4129A6" w14:paraId="2F42B268" w14:textId="09F50B69">
      <w:pPr>
        <w:pStyle w:val="Ttulo3"/>
      </w:pPr>
      <w:bookmarkStart w:name="_Toc61706908" w:id="509608924"/>
      <w:r w:rsidR="39A7E740">
        <w:rPr/>
        <w:t>Da obrigatoriedade de formação</w:t>
      </w:r>
      <w:bookmarkEnd w:id="509608924"/>
    </w:p>
    <w:p w:rsidRPr="005E2D3C" w:rsidR="1A4129A6" w:rsidP="69805533" w:rsidRDefault="002F4089" w14:paraId="42D6EE29" w14:textId="1D4A8862">
      <w:pPr>
        <w:pStyle w:val="Normal"/>
        <w:suppressLineNumbers w:val="0"/>
        <w:bidi w:val="0"/>
        <w:spacing w:before="0" w:beforeAutospacing="off" w:after="173" w:afterAutospacing="off" w:line="362" w:lineRule="auto"/>
        <w:ind w:left="142" w:right="144"/>
        <w:jc w:val="both"/>
        <w:pPrChange w:author="Rui André Vidal" w:date="2026-06-30T15:47:08.138Z">
          <w:pPr>
            <w:pStyle w:val="Normal"/>
            <w:ind w:left="142" w:firstLine="0"/>
          </w:pPr>
        </w:pPrChange>
      </w:pPr>
      <w:r w:rsidR="002F4089">
        <w:rPr/>
        <w:t xml:space="preserve">1 - </w:t>
      </w:r>
      <w:r w:rsidR="1A4129A6">
        <w:rPr/>
        <w:t>A formação é obrigatória, nos termos da</w:t>
      </w:r>
      <w:ins w:author="Rui André Vidal" w:date="2026-06-30T15:47:49.778Z" w16du:dateUtc="2026-06-30T15:47:49.778Z" w:id="1527971003">
        <w:r w:rsidR="4D850B6D">
          <w:t xml:space="preserve"> </w:t>
        </w:r>
      </w:ins>
      <w:del w:author="Rui André Vidal" w:date="2026-06-30T15:47:08.092Z" w16du:dateUtc="2026-06-30T15:47:08.092Z" w:id="1778201213">
        <w:r w:rsidDel="1A4129A6">
          <w:delText xml:space="preserve"> </w:delText>
        </w:r>
        <w:r w:rsidRPr="69805533" w:rsidDel="1A4129A6">
          <w:rPr>
            <w:highlight w:val="cyan"/>
          </w:rPr>
          <w:delText xml:space="preserve">alínea f) do </w:delText>
        </w:r>
        <w:r w:rsidRPr="69805533" w:rsidDel="00BE60E5">
          <w:rPr>
            <w:highlight w:val="cyan"/>
          </w:rPr>
          <w:delText>n.º</w:delText>
        </w:r>
        <w:r w:rsidRPr="69805533" w:rsidDel="1A4129A6">
          <w:rPr>
            <w:highlight w:val="cyan"/>
          </w:rPr>
          <w:delText xml:space="preserve"> 3 artigo </w:delText>
        </w:r>
        <w:r w:rsidRPr="69805533" w:rsidDel="00994DD6">
          <w:rPr>
            <w:highlight w:val="cyan"/>
          </w:rPr>
          <w:delText>108.</w:delText>
        </w:r>
        <w:r w:rsidRPr="69805533" w:rsidDel="00994DD6">
          <w:rPr>
            <w:highlight w:val="cyan"/>
          </w:rPr>
          <w:delText>º</w:delText>
        </w:r>
      </w:del>
      <w:ins w:author="Rui André Vidal" w:date="2026-06-30T15:47:34.689Z" w16du:dateUtc="2026-06-30T15:47:34.689Z" w:id="1716632738">
        <w:r w:rsidRPr="69805533" w:rsidR="49F17F38">
          <w:rPr>
            <w:highlight w:val="cyan"/>
          </w:rPr>
          <w:t>XX.º</w:t>
        </w:r>
      </w:ins>
      <w:r w:rsidR="00994DD6">
        <w:rPr/>
        <w:t xml:space="preserve"> </w:t>
      </w:r>
      <w:r w:rsidR="1A4129A6">
        <w:rPr/>
        <w:t>para os titulares de cão perigoso ou potencialmente perigoso.</w:t>
      </w:r>
    </w:p>
    <w:p w:rsidR="4CBCEDE8" w:rsidP="69805533" w:rsidRDefault="002F4089" w14:paraId="62516558" w14:textId="4CA60213">
      <w:pPr>
        <w:ind w:left="142" w:firstLine="0"/>
        <w:rPr>
          <w:highlight w:val="yellow"/>
        </w:rPr>
      </w:pPr>
      <w:commentRangeStart w:id="2114820474"/>
      <w:r w:rsidRPr="69805533" w:rsidR="002F4089">
        <w:rPr>
          <w:highlight w:val="yellow"/>
        </w:rPr>
        <w:t xml:space="preserve">2 - </w:t>
      </w:r>
      <w:r w:rsidRPr="69805533" w:rsidR="4CBCEDE8">
        <w:rPr>
          <w:highlight w:val="yellow"/>
        </w:rPr>
        <w:t xml:space="preserve">A formação também é obrigatória para o detentor </w:t>
      </w:r>
      <w:r w:rsidRPr="69805533" w:rsidR="4CBCEDE8">
        <w:rPr>
          <w:highlight w:val="yellow"/>
        </w:rPr>
        <w:t>responsável pela guarda</w:t>
      </w:r>
      <w:r w:rsidRPr="69805533" w:rsidR="4CBCEDE8">
        <w:rPr>
          <w:highlight w:val="yellow"/>
        </w:rPr>
        <w:t xml:space="preserve"> </w:t>
      </w:r>
      <w:r w:rsidRPr="69805533" w:rsidR="00994DD6">
        <w:rPr>
          <w:highlight w:val="yellow"/>
        </w:rPr>
        <w:t xml:space="preserve">temporária e </w:t>
      </w:r>
      <w:r w:rsidRPr="69805533" w:rsidR="4CBCEDE8">
        <w:rPr>
          <w:highlight w:val="yellow"/>
        </w:rPr>
        <w:t>recorrente</w:t>
      </w:r>
      <w:r w:rsidRPr="69805533" w:rsidR="4CBCEDE8">
        <w:rPr>
          <w:highlight w:val="yellow"/>
        </w:rPr>
        <w:t xml:space="preserve"> de cão perigoso ou potencialmente perigoso.</w:t>
      </w:r>
      <w:commentRangeEnd w:id="2114820474"/>
      <w:r>
        <w:rPr>
          <w:rStyle w:val="CommentReference"/>
        </w:rPr>
        <w:commentReference w:id="2114820474"/>
      </w:r>
    </w:p>
    <w:p w:rsidRPr="005E2D3C" w:rsidR="001C1705" w:rsidP="00F95DCA" w:rsidRDefault="001C1705" w14:paraId="16C08D57" w14:textId="77777777">
      <w:pPr>
        <w:ind w:left="142" w:firstLine="0"/>
      </w:pPr>
    </w:p>
    <w:p w:rsidRPr="00963FF4" w:rsidR="00994DD6" w:rsidP="00F95DCA" w:rsidRDefault="78F43FE0" w14:paraId="06AB7F12" w14:textId="0A662AC6">
      <w:pPr>
        <w:pStyle w:val="Ttulo3"/>
      </w:pPr>
      <w:bookmarkStart w:name="_Toc807743021" w:id="1332426052"/>
      <w:r w:rsidR="7AECBBC4">
        <w:rPr/>
        <w:t>Artigo 1</w:t>
      </w:r>
      <w:r w:rsidR="59E9DBA0">
        <w:rPr/>
        <w:t>1</w:t>
      </w:r>
      <w:r w:rsidR="6130CB83">
        <w:rPr/>
        <w:t>5</w:t>
      </w:r>
      <w:r w:rsidR="7AECBBC4">
        <w:rPr/>
        <w:t>.º</w:t>
      </w:r>
      <w:bookmarkEnd w:id="1332426052"/>
    </w:p>
    <w:p w:rsidRPr="006372FC" w:rsidR="00C545D3" w:rsidP="00F95DCA" w:rsidRDefault="78F43FE0" w14:paraId="61C43C04" w14:textId="599E872D">
      <w:pPr>
        <w:pStyle w:val="Ttulo3"/>
      </w:pPr>
      <w:bookmarkStart w:name="_Toc1531298376" w:id="1777247940"/>
      <w:r w:rsidR="7AECBBC4">
        <w:rPr/>
        <w:t>Atualização de registo SIAC</w:t>
      </w:r>
      <w:bookmarkEnd w:id="1777247940"/>
    </w:p>
    <w:p w:rsidRPr="005E2D3C" w:rsidR="00C545D3" w:rsidP="00F95DCA" w:rsidRDefault="49B42ECF" w14:paraId="75B632F5" w14:textId="0C839B44">
      <w:pPr>
        <w:ind w:left="142" w:firstLine="0"/>
      </w:pPr>
      <w:r>
        <w:t xml:space="preserve">1 - O </w:t>
      </w:r>
      <w:r>
        <w:rPr>
          <w:color w:val="auto"/>
        </w:rPr>
        <w:t xml:space="preserve">SIAC </w:t>
      </w:r>
      <w:r>
        <w:t>deve estar atualizado, devendo os médicos veterinários municipais ou médico-veterinário ao serviço do município registar no mesmo todos os episódios que determinem a classificação do cão como animal perigoso nos termos do presente decreto-lei</w:t>
      </w:r>
      <w:r w:rsidR="00994DD6">
        <w:t>.</w:t>
      </w:r>
    </w:p>
    <w:p w:rsidRPr="005E2D3C" w:rsidR="00C545D3" w:rsidP="00F95DCA" w:rsidRDefault="49B42ECF" w14:paraId="5EA4129B" w14:textId="4F36F07F">
      <w:pPr>
        <w:ind w:left="142" w:firstLine="0"/>
      </w:pPr>
      <w:r>
        <w:t xml:space="preserve"> 2 - Devem, igualmente, ser registadas pela DGAV </w:t>
      </w:r>
      <w:r>
        <w:rPr>
          <w:color w:val="auto"/>
        </w:rPr>
        <w:t>no SIAC</w:t>
      </w:r>
      <w:r>
        <w:t xml:space="preserve"> todas as decisões definitivas proferidas em processo criminal ou contraordenacional no qual esteja em causa o julgamento dos factos referidos no </w:t>
      </w:r>
      <w:r w:rsidR="008C56A9">
        <w:t>número anterior</w:t>
      </w:r>
      <w:r>
        <w:t xml:space="preserve"> e que fundamentem a eliminação da classificação do canídeo como animal perigoso</w:t>
      </w:r>
      <w:r w:rsidR="00994DD6">
        <w:t>.</w:t>
      </w:r>
      <w:commentRangeStart w:id="584"/>
      <w:commentRangeEnd w:id="584"/>
      <w:r w:rsidRPr="005E2D3C" w:rsidR="002251E2">
        <w:rPr>
          <w:rStyle w:val="Refdecomentrio"/>
          <w:sz w:val="24"/>
          <w:szCs w:val="24"/>
        </w:rPr>
        <w:commentReference w:id="584"/>
      </w:r>
    </w:p>
    <w:p w:rsidRPr="005E2D3C" w:rsidR="00C545D3" w:rsidP="00F95DCA" w:rsidRDefault="00994DD6" w14:paraId="32A12AD3" w14:textId="02C19286">
      <w:pPr>
        <w:ind w:left="142" w:firstLine="0"/>
        <w:rPr>
          <w:color w:val="BF4E14" w:themeColor="accent2" w:themeShade="BF"/>
        </w:rPr>
      </w:pPr>
      <w:r>
        <w:rPr>
          <w:color w:val="auto"/>
        </w:rPr>
        <w:t xml:space="preserve">3 - </w:t>
      </w:r>
      <w:r w:rsidR="67CBFB1C">
        <w:rPr>
          <w:color w:val="auto"/>
        </w:rPr>
        <w:t xml:space="preserve">Para efeitos do </w:t>
      </w:r>
      <w:r w:rsidR="008C56A9">
        <w:rPr>
          <w:color w:val="auto"/>
        </w:rPr>
        <w:t>número anterior</w:t>
      </w:r>
      <w:r w:rsidR="67CBFB1C">
        <w:rPr>
          <w:color w:val="auto"/>
        </w:rPr>
        <w:t>, o Tribunal e as autoridades administrativas competentes comunicam a decisão à DGAV.</w:t>
      </w:r>
    </w:p>
    <w:p w:rsidRPr="00F95DCA" w:rsidR="00C545D3" w:rsidP="00F95DCA" w:rsidRDefault="00C545D3" w14:paraId="03549B08" w14:textId="70C23765">
      <w:pPr>
        <w:jc w:val="center"/>
        <w:rPr>
          <w:b/>
          <w:bCs/>
        </w:rPr>
      </w:pPr>
    </w:p>
    <w:p w:rsidRPr="00963FF4" w:rsidR="00C545D3" w:rsidP="00F95DCA" w:rsidRDefault="78F43FE0" w14:paraId="6B7BB7DC" w14:textId="51AB1A26">
      <w:pPr>
        <w:pStyle w:val="Ttulo3"/>
      </w:pPr>
      <w:bookmarkStart w:name="_Toc248087296" w:id="1516096843"/>
      <w:r w:rsidR="7AECBBC4">
        <w:rPr/>
        <w:t>Artigo 1</w:t>
      </w:r>
      <w:r w:rsidR="59E9DBA0">
        <w:rPr/>
        <w:t>1</w:t>
      </w:r>
      <w:r w:rsidR="6130CB83">
        <w:rPr/>
        <w:t>6</w:t>
      </w:r>
      <w:r w:rsidR="7AECBBC4">
        <w:rPr/>
        <w:t>.º</w:t>
      </w:r>
      <w:bookmarkEnd w:id="1516096843"/>
    </w:p>
    <w:p w:rsidRPr="006372FC" w:rsidR="00C545D3" w:rsidP="00F95DCA" w:rsidRDefault="78F43FE0" w14:paraId="5A2E201C" w14:textId="3A6D5E3C">
      <w:pPr>
        <w:pStyle w:val="Ttulo3"/>
      </w:pPr>
      <w:bookmarkStart w:name="_Toc1048439210" w:id="1094918218"/>
      <w:r w:rsidR="7AECBBC4">
        <w:rPr/>
        <w:t>Seguro de responsabilidade civil</w:t>
      </w:r>
      <w:bookmarkEnd w:id="1094918218"/>
    </w:p>
    <w:p w:rsidRPr="005E2D3C" w:rsidR="00C545D3" w:rsidP="00F95DCA" w:rsidRDefault="49B42ECF" w14:paraId="59B6D31F" w14:textId="2C17024A">
      <w:pPr>
        <w:ind w:left="142" w:firstLine="0"/>
        <w:rPr>
          <w:u w:val="single"/>
        </w:rPr>
      </w:pPr>
      <w:r>
        <w:t xml:space="preserve">O titular de qualquer animal perigoso ou potencialmente perigoso fica obrigado a possuir um seguro de responsabilidade civil destinado a cobrir os danos causados por este, de acordo com os s critérios quantitativos e qualitativos do seguro definidos na </w:t>
      </w:r>
      <w:r w:rsidR="0052508A">
        <w:t>Portaria</w:t>
      </w:r>
      <w:r>
        <w:t xml:space="preserve"> n.º 585/2004, de 29 de maio. </w:t>
      </w:r>
    </w:p>
    <w:p w:rsidRPr="005E2D3C" w:rsidR="00C545D3" w:rsidP="00F95DCA" w:rsidRDefault="00C545D3" w14:paraId="6A9A519D" w14:textId="44093741"/>
    <w:p w:rsidRPr="00963FF4" w:rsidR="00C545D3" w:rsidP="00F95DCA" w:rsidRDefault="68A4F856" w14:paraId="070B9737" w14:textId="194D29A6">
      <w:pPr>
        <w:pStyle w:val="Ttulo3"/>
        <w:rPr>
          <w:u w:val="single"/>
        </w:rPr>
      </w:pPr>
      <w:bookmarkStart w:name="_Toc538186686" w:id="2084617029"/>
      <w:r w:rsidR="60CE8AE5">
        <w:rPr/>
        <w:t>Artigo 1</w:t>
      </w:r>
      <w:r w:rsidR="59E9DBA0">
        <w:rPr/>
        <w:t>1</w:t>
      </w:r>
      <w:r w:rsidR="6130CB83">
        <w:rPr/>
        <w:t>7</w:t>
      </w:r>
      <w:r w:rsidR="60CE8AE5">
        <w:rPr/>
        <w:t>.º</w:t>
      </w:r>
      <w:bookmarkEnd w:id="2084617029"/>
    </w:p>
    <w:p w:rsidRPr="00994DD6" w:rsidR="00C545D3" w:rsidP="00F95DCA" w:rsidRDefault="5D21A415" w14:paraId="51C035C6" w14:textId="2257570E">
      <w:pPr>
        <w:pStyle w:val="Ttulo3"/>
      </w:pPr>
      <w:commentRangeStart w:id="589"/>
      <w:bookmarkStart w:name="_Toc92376526" w:id="294330864"/>
      <w:r w:rsidR="78D8FAB3">
        <w:rPr/>
        <w:t>Dever especial de vigilância</w:t>
      </w:r>
      <w:commentRangeEnd w:id="589"/>
      <w:r>
        <w:rPr>
          <w:rStyle w:val="CommentReference"/>
        </w:rPr>
        <w:commentReference w:id="589"/>
      </w:r>
      <w:bookmarkEnd w:id="294330864"/>
    </w:p>
    <w:p w:rsidRPr="005E2D3C" w:rsidR="00C545D3" w:rsidP="00F95DCA" w:rsidRDefault="62C81C10" w14:paraId="3D6EEBF8" w14:textId="7A3ABACC">
      <w:pPr>
        <w:ind w:left="142" w:firstLine="0"/>
      </w:pPr>
      <w:r>
        <w:t>O titular ou o detentor de animal perigoso ou potencialmente perigoso fica obrigado ao dever especial de o vigiar, de forma a evitar que este ponha em risco a vida ou a integridade física de outras pessoas e de outros animais.</w:t>
      </w:r>
    </w:p>
    <w:p w:rsidRPr="005E2D3C" w:rsidR="4F74B76E" w:rsidP="00F95DCA" w:rsidRDefault="4F74B76E" w14:paraId="1FBAFC16" w14:textId="53921B90"/>
    <w:p w:rsidRPr="00963FF4" w:rsidR="00C545D3" w:rsidP="00F95DCA" w:rsidRDefault="78F43FE0" w14:paraId="77FA5EFA" w14:textId="793AEE48">
      <w:pPr>
        <w:pStyle w:val="Ttulo3"/>
      </w:pPr>
      <w:bookmarkStart w:name="_Toc530654359" w:id="2144955036"/>
      <w:r w:rsidR="7AECBBC4">
        <w:rPr/>
        <w:t xml:space="preserve">Artigo </w:t>
      </w:r>
      <w:r w:rsidR="6130CB83">
        <w:rPr/>
        <w:t>118</w:t>
      </w:r>
      <w:r w:rsidR="7AECBBC4">
        <w:rPr/>
        <w:t>.º</w:t>
      </w:r>
      <w:bookmarkEnd w:id="2144955036"/>
    </w:p>
    <w:p w:rsidRPr="005E2D3C" w:rsidR="00C545D3" w:rsidP="00F95DCA" w:rsidRDefault="78F43FE0" w14:paraId="39DE1E36" w14:textId="1669DF70">
      <w:pPr>
        <w:pStyle w:val="Ttulo3"/>
      </w:pPr>
      <w:bookmarkStart w:name="_Toc532033665" w:id="293893405"/>
      <w:r w:rsidR="7AECBBC4">
        <w:rPr/>
        <w:t>Medidas de segurança reforçadas nos alojamentos</w:t>
      </w:r>
      <w:bookmarkEnd w:id="293893405"/>
    </w:p>
    <w:p w:rsidRPr="005E2D3C" w:rsidR="00C545D3" w:rsidP="00F95DCA" w:rsidRDefault="62C81C10" w14:paraId="2F7A3EA0" w14:textId="267D5485">
      <w:pPr>
        <w:ind w:left="142" w:firstLine="0"/>
      </w:pPr>
      <w:r>
        <w:t xml:space="preserve">1 - O titular ou detentor de animal perigoso ou potencialmente perigoso fica obrigado a manter medidas de segurança reforçadas nos locais onde os animais são mantidos. </w:t>
      </w:r>
    </w:p>
    <w:p w:rsidRPr="005E2D3C" w:rsidR="00C545D3" w:rsidP="00F95DCA" w:rsidRDefault="62C81C10" w14:paraId="5A9090CB" w14:textId="39E766F0">
      <w:pPr>
        <w:ind w:left="142" w:firstLine="0"/>
      </w:pPr>
      <w:r>
        <w:t xml:space="preserve">2 - Os locais referidos no </w:t>
      </w:r>
      <w:r w:rsidR="008C56A9">
        <w:t>número anterior</w:t>
      </w:r>
      <w:r>
        <w:t xml:space="preserve"> devem apresentar condições que não permitam a fuga dos animais e devem acautelar de forma eficaz a segurança de pessoas, de outros animais e de bens, devendo possuir, designadamente, no caso dos cães:</w:t>
      </w:r>
    </w:p>
    <w:p w:rsidRPr="005E2D3C" w:rsidR="00C545D3" w:rsidP="00F95DCA" w:rsidRDefault="62C81C10" w14:paraId="65E135F5" w14:textId="3AFCE1B3">
      <w:r>
        <w:t>a) Vedações com, pelo menos, 2,00 metros de altura em material resistente, que separem o alojamento destes animais da via ou espaços públicos ou de habitações vizinhas;</w:t>
      </w:r>
    </w:p>
    <w:p w:rsidRPr="005E2D3C" w:rsidR="00C545D3" w:rsidP="00F95DCA" w:rsidRDefault="62C81C10" w14:paraId="640DCA74" w14:textId="11CD4C2D">
      <w:r>
        <w:t>b) Espaçamento entre o gradeamento ou entre este e os portões ou muros que não pode ser superior a 5 cm;</w:t>
      </w:r>
    </w:p>
    <w:p w:rsidRPr="005E2D3C" w:rsidR="00C545D3" w:rsidP="00F95DCA" w:rsidRDefault="62C81C10" w14:paraId="206CD5C8" w14:textId="40D790C4">
      <w:r>
        <w:t>c) Placas de aviso da presença e perigosidade do animal, afixadas de modo visível e legível no exterior do local de alojamento do animal e da residência do detentor, contendo pelo menos a seguinte advertência em caracteres claramente visíveis: «cuidado com o cão».</w:t>
      </w:r>
    </w:p>
    <w:p w:rsidRPr="005E2D3C" w:rsidR="00C545D3" w:rsidP="00F95DCA" w:rsidRDefault="00C545D3" w14:paraId="46A34B8B" w14:textId="37BF3532">
      <w:pPr>
        <w:pStyle w:val="Ttulo3"/>
      </w:pPr>
    </w:p>
    <w:p w:rsidRPr="00963FF4" w:rsidR="00994DD6" w:rsidP="292E8E6C" w:rsidRDefault="62C81C10" w14:paraId="48974BCA" w14:textId="1E6028A9">
      <w:pPr>
        <w:pStyle w:val="Ttulo3"/>
      </w:pPr>
      <w:bookmarkStart w:name="_Toc1285497554" w:id="1940251770"/>
      <w:r w:rsidR="7AC39789">
        <w:rPr/>
        <w:t>Artigo 1</w:t>
      </w:r>
      <w:r w:rsidR="6130CB83">
        <w:rPr/>
        <w:t>19</w:t>
      </w:r>
      <w:r w:rsidR="7AC39789">
        <w:rPr/>
        <w:t>.º</w:t>
      </w:r>
      <w:bookmarkEnd w:id="1940251770"/>
    </w:p>
    <w:p w:rsidRPr="006372FC" w:rsidR="00C545D3" w:rsidP="292E8E6C" w:rsidRDefault="62C81C10" w14:paraId="2903026A" w14:textId="0BDD1E3B">
      <w:pPr>
        <w:pStyle w:val="Ttulo3"/>
      </w:pPr>
      <w:bookmarkStart w:name="_Toc1270747079" w:id="913496883"/>
      <w:r w:rsidR="7AC39789">
        <w:rPr/>
        <w:t>Medidas de segurança reforçadas na circulação</w:t>
      </w:r>
      <w:bookmarkEnd w:id="913496883"/>
    </w:p>
    <w:p w:rsidRPr="005E2D3C" w:rsidR="00C545D3" w:rsidP="00F95DCA" w:rsidRDefault="49B42ECF" w14:paraId="7469EFF3" w14:textId="7028D22D">
      <w:pPr>
        <w:ind w:left="142" w:firstLine="0"/>
      </w:pPr>
      <w:r>
        <w:t>1 - É proibida a circulação de animais perigosos e potencialmente perigosos sozinhos na via pública, em lugares públicos ou em partes comuns de prédios urbanos, devendo sempre ser conduzidos por detentor.</w:t>
      </w:r>
    </w:p>
    <w:p w:rsidRPr="005E2D3C" w:rsidR="00C545D3" w:rsidP="00F95DCA" w:rsidRDefault="49B42ECF" w14:paraId="24F82A59" w14:textId="301EC011">
      <w:pPr>
        <w:ind w:left="142" w:firstLine="0"/>
      </w:pPr>
      <w:r>
        <w:t>2 - Sempre que o detentor necessite de circular na via pública, em lugares públicos ou em partes comuns de prédios urbanos com os animais perigosos e potencialmente perigosos deve fazê-lo com meios de contenção adequados à espécie e à raça ou cruzamento de raças, nomeadamente caixas, jaulas ou gaiolas, ou, no caso de cães, açaimo funcional que não permita morder e, neste caso, devidamente seguro com trela curta até 1 metro de comprimento, que deve estar fixa a coleira ou a peitoral.</w:t>
      </w:r>
    </w:p>
    <w:p w:rsidRPr="005E2D3C" w:rsidR="00C545D3" w:rsidP="00F95DCA" w:rsidRDefault="62C81C10" w14:paraId="5D90D1BA" w14:textId="503F60C3">
      <w:pPr>
        <w:ind w:left="142" w:firstLine="0"/>
      </w:pPr>
      <w:r>
        <w:t xml:space="preserve">3 - Aquando da utilização de cães potencialmente perigosos em atos de terapia social realizados em local devidamente delimitado para o efeito, ou durante os atos venatórios, estes são dispensados da utilização dos meios de contenção previstos no </w:t>
      </w:r>
      <w:r w:rsidR="008C56A9">
        <w:t>número anterior</w:t>
      </w:r>
      <w:r>
        <w:t>.</w:t>
      </w:r>
    </w:p>
    <w:p w:rsidRPr="005E2D3C" w:rsidR="00C545D3" w:rsidP="00F95DCA" w:rsidRDefault="62C81C10" w14:paraId="6AE9E81A" w14:textId="6DD14CCE">
      <w:pPr>
        <w:ind w:left="142" w:firstLine="0"/>
      </w:pPr>
      <w:r>
        <w:t>4 - Os municípios, no âmbito das suas competências, regulam e publicitam as condições de autorização de circulação e permanência de animais potencialmente perigosos e animais perigosos nas ruas, parques, jardins e outros locais públicos, podendo determinar, por razões de segurança e ordem pública, as zonas onde é proibida a sua permanência e circulação e, no que se refere a cães, também as zonas e horas em que a circulação é permitida, estabelecendo as condições em que esta se pode fazer sem o uso de trela ou de açaimo funcional.</w:t>
      </w:r>
    </w:p>
    <w:p w:rsidRPr="005E2D3C" w:rsidR="00C545D3" w:rsidP="00F95DCA" w:rsidRDefault="00C545D3" w14:paraId="44F800BD" w14:textId="4E0ABE75"/>
    <w:p w:rsidRPr="00F95DCA" w:rsidR="006372FC" w:rsidP="00F95DCA" w:rsidRDefault="006372FC" w14:paraId="1E6F2F39" w14:textId="3443C64B">
      <w:pPr>
        <w:pStyle w:val="Ttulo3"/>
        <w:rPr>
          <w:highlight w:val="yellow"/>
        </w:rPr>
      </w:pPr>
      <w:commentRangeStart w:id="595"/>
      <w:bookmarkStart w:name="_Toc1313888711" w:id="1322470893"/>
      <w:r w:rsidRPr="292E8E6C" w:rsidR="5EE7713B">
        <w:rPr>
          <w:highlight w:val="yellow"/>
        </w:rPr>
        <w:t>Artigo 12</w:t>
      </w:r>
      <w:r w:rsidRPr="292E8E6C" w:rsidR="6130CB83">
        <w:rPr>
          <w:highlight w:val="yellow"/>
        </w:rPr>
        <w:t>0</w:t>
      </w:r>
      <w:r w:rsidRPr="292E8E6C" w:rsidR="5EE7713B">
        <w:rPr>
          <w:highlight w:val="yellow"/>
        </w:rPr>
        <w:t>.º</w:t>
      </w:r>
      <w:bookmarkEnd w:id="1322470893"/>
    </w:p>
    <w:p w:rsidRPr="00F95DCA" w:rsidR="006372FC" w:rsidP="00F95DCA" w:rsidRDefault="006372FC" w14:paraId="2A7361F8" w14:textId="73D80833">
      <w:pPr>
        <w:pStyle w:val="Ttulo3"/>
        <w:rPr>
          <w:highlight w:val="yellow"/>
        </w:rPr>
      </w:pPr>
      <w:bookmarkStart w:name="_Toc1799018838" w:id="116826584"/>
      <w:r w:rsidRPr="292E8E6C" w:rsidR="5EE7713B">
        <w:rPr>
          <w:highlight w:val="yellow"/>
        </w:rPr>
        <w:t>Classificação como animal perigoso</w:t>
      </w:r>
      <w:commentRangeEnd w:id="595"/>
      <w:r>
        <w:rPr>
          <w:rStyle w:val="CommentReference"/>
        </w:rPr>
        <w:commentReference w:id="595"/>
      </w:r>
      <w:bookmarkEnd w:id="116826584"/>
    </w:p>
    <w:p w:rsidRPr="00F95DCA" w:rsidR="006372FC" w:rsidP="006372FC" w:rsidRDefault="006372FC" w14:paraId="27822CC7" w14:textId="77777777">
      <w:pPr>
        <w:rPr>
          <w:highlight w:val="yellow"/>
        </w:rPr>
      </w:pPr>
      <w:r w:rsidRPr="00F95DCA">
        <w:rPr>
          <w:highlight w:val="yellow"/>
        </w:rPr>
        <w:t>1 - É classificado como perigoso o animal que se encontre numa das seguintes situações:</w:t>
      </w:r>
    </w:p>
    <w:p w:rsidRPr="00F95DCA" w:rsidR="006372FC" w:rsidP="006372FC" w:rsidRDefault="006372FC" w14:paraId="47FCA549" w14:textId="77777777">
      <w:pPr>
        <w:rPr>
          <w:highlight w:val="yellow"/>
        </w:rPr>
      </w:pPr>
      <w:r w:rsidRPr="00F95DCA">
        <w:rPr>
          <w:highlight w:val="yellow"/>
        </w:rPr>
        <w:t>a) Tenha mordido, atacado ou ofendido o corpo ou a saúde de uma pessoa;</w:t>
      </w:r>
    </w:p>
    <w:p w:rsidRPr="00F95DCA" w:rsidR="006372FC" w:rsidP="006372FC" w:rsidRDefault="006372FC" w14:paraId="425DB6F0" w14:textId="77777777">
      <w:pPr>
        <w:rPr>
          <w:highlight w:val="yellow"/>
        </w:rPr>
      </w:pPr>
      <w:r w:rsidRPr="00F95DCA">
        <w:rPr>
          <w:highlight w:val="yellow"/>
        </w:rPr>
        <w:t>b) Tenha ferido gravemente ou morto outro animal, fora dos bens imóveis que constituem a propriedade do seu titular ou detentor;</w:t>
      </w:r>
    </w:p>
    <w:p w:rsidRPr="00F95DCA" w:rsidR="006372FC" w:rsidP="006372FC" w:rsidRDefault="006372FC" w14:paraId="203FF1BA" w14:textId="2A533831">
      <w:pPr>
        <w:rPr>
          <w:highlight w:val="yellow"/>
        </w:rPr>
      </w:pPr>
      <w:r w:rsidRPr="69805533" w:rsidR="006372FC">
        <w:rPr>
          <w:highlight w:val="yellow"/>
        </w:rPr>
        <w:t xml:space="preserve">c) Tenha sido declarado, voluntariamente, pelo seu titular, </w:t>
      </w:r>
      <w:r w:rsidRPr="69805533" w:rsidR="006372FC">
        <w:rPr>
          <w:strike w:val="1"/>
          <w:highlight w:val="yellow"/>
          <w:rPrChange w:author="Rui André Vidal" w:date="2026-06-30T15:54:15.189Z" w16du:dateUtc="2026-06-30T15:54:15.189Z" w:id="2127268896">
            <w:rPr>
              <w:highlight w:val="yellow"/>
            </w:rPr>
          </w:rPrChange>
        </w:rPr>
        <w:t xml:space="preserve">à </w:t>
      </w:r>
      <w:r w:rsidRPr="69805533" w:rsidR="006372FC">
        <w:rPr>
          <w:strike w:val="1"/>
          <w:highlight w:val="yellow"/>
          <w:rPrChange w:author="Rui André Vidal" w:date="2026-06-30T15:54:07.527Z" w16du:dateUtc="2026-06-30T15:54:07.527Z" w:id="551981066">
            <w:rPr>
              <w:highlight w:val="yellow"/>
            </w:rPr>
          </w:rPrChange>
        </w:rPr>
        <w:t>j</w:t>
      </w:r>
      <w:r w:rsidRPr="69805533" w:rsidR="006372FC">
        <w:rPr>
          <w:strike w:val="1"/>
          <w:highlight w:val="yellow"/>
          <w:rPrChange w:author="Rui André Vidal" w:date="2026-06-30T15:54:07.527Z" w16du:dateUtc="2026-06-30T15:54:07.527Z" w:id="1797554181">
            <w:rPr>
              <w:highlight w:val="yellow"/>
            </w:rPr>
          </w:rPrChange>
        </w:rPr>
        <w:t>unta de freguesia</w:t>
      </w:r>
      <w:r w:rsidRPr="69805533" w:rsidR="006372FC">
        <w:rPr>
          <w:highlight w:val="yellow"/>
        </w:rPr>
        <w:t xml:space="preserve"> </w:t>
      </w:r>
      <w:commentRangeStart w:id="345925534"/>
      <w:ins w:author="Rui André Vidal" w:date="2026-06-30T15:54:24.771Z" w16du:dateUtc="2026-06-30T15:54:24.771Z" w:id="965807200">
        <w:r w:rsidRPr="69805533" w:rsidR="0869D0AB">
          <w:rPr>
            <w:b w:val="1"/>
            <w:bCs w:val="1"/>
            <w:color w:val="D86DCB" w:themeColor="accent5" w:themeTint="99" w:themeShade="FF"/>
            <w:highlight w:val="yellow"/>
            <w:rPrChange w:author="Rui André Vidal" w:date="2026-06-30T15:54:30.237Z" w16du:dateUtc="2026-06-30T15:54:30.237Z" w:id="755906735">
              <w:rPr>
                <w:highlight w:val="yellow"/>
              </w:rPr>
            </w:rPrChange>
          </w:rPr>
          <w:t>ao município</w:t>
        </w:r>
      </w:ins>
      <w:commentRangeEnd w:id="345925534"/>
      <w:r>
        <w:rPr>
          <w:rStyle w:val="CommentReference"/>
        </w:rPr>
        <w:commentReference w:id="345925534"/>
      </w:r>
      <w:ins w:author="Rui André Vidal" w:date="2026-06-30T15:54:24.771Z" w16du:dateUtc="2026-06-30T15:54:24.771Z" w:id="1913827015">
        <w:r w:rsidRPr="69805533" w:rsidR="0869D0AB">
          <w:rPr>
            <w:highlight w:val="yellow"/>
          </w:rPr>
          <w:t xml:space="preserve"> </w:t>
        </w:r>
      </w:ins>
      <w:r w:rsidRPr="69805533" w:rsidR="006372FC">
        <w:rPr>
          <w:highlight w:val="yellow"/>
        </w:rPr>
        <w:t>da área de residência, como tendo carácter e comportamento agressivos;</w:t>
      </w:r>
    </w:p>
    <w:p w:rsidRPr="00F95DCA" w:rsidR="006372FC" w:rsidP="006372FC" w:rsidRDefault="006372FC" w14:paraId="50292C8F" w14:textId="77777777">
      <w:pPr>
        <w:rPr>
          <w:highlight w:val="yellow"/>
        </w:rPr>
      </w:pPr>
      <w:r w:rsidRPr="00F95DCA">
        <w:rPr>
          <w:highlight w:val="yellow"/>
        </w:rPr>
        <w:t>d) Tenha sido considerado pela autoridade competente como um risco para a segurança de pessoas ou animais, em razão do seu comportamento agressivo ou da sua especificidade fisiológica.</w:t>
      </w:r>
    </w:p>
    <w:p w:rsidRPr="00F95DCA" w:rsidR="006372FC" w:rsidP="00F95DCA" w:rsidRDefault="006372FC" w14:paraId="569F486F" w14:textId="37388DEF">
      <w:pPr>
        <w:ind w:left="142" w:firstLine="0"/>
        <w:rPr>
          <w:highlight w:val="yellow"/>
        </w:rPr>
      </w:pPr>
      <w:r w:rsidRPr="00F95DCA">
        <w:rPr>
          <w:highlight w:val="yellow"/>
        </w:rPr>
        <w:t>2 - Nos casos previstos na alínea b) do número anterior, o MVM ou o médico veterinário ao serviço do município pode, por decisão fundamentada e mediante avaliação do caso concreto, não classificar o animal como perigoso, desde que este seja primário e se verifique uma das seguintes circunstâncias:</w:t>
      </w:r>
    </w:p>
    <w:p w:rsidRPr="00F95DCA" w:rsidR="006372FC" w:rsidP="006372FC" w:rsidRDefault="006372FC" w14:paraId="37AAA60A" w14:textId="13E0FEF6">
      <w:pPr>
        <w:rPr>
          <w:highlight w:val="yellow"/>
        </w:rPr>
      </w:pPr>
      <w:r w:rsidRPr="00F95DCA">
        <w:rPr>
          <w:highlight w:val="yellow"/>
        </w:rPr>
        <w:t xml:space="preserve">a) O animal agressor circulava na via ou em lugares públicos nos termos do </w:t>
      </w:r>
      <w:r w:rsidRPr="00F95DCA">
        <w:rPr>
          <w:highlight w:val="cyan"/>
        </w:rPr>
        <w:t xml:space="preserve">n.º </w:t>
      </w:r>
      <w:r w:rsidRPr="00F95DCA" w:rsidR="000F429F">
        <w:rPr>
          <w:highlight w:val="cyan"/>
        </w:rPr>
        <w:t>X</w:t>
      </w:r>
      <w:r w:rsidRPr="00F95DCA">
        <w:rPr>
          <w:highlight w:val="cyan"/>
        </w:rPr>
        <w:t xml:space="preserve"> do artigo </w:t>
      </w:r>
      <w:r w:rsidRPr="00F95DCA" w:rsidR="000F429F">
        <w:rPr>
          <w:highlight w:val="cyan"/>
        </w:rPr>
        <w:t>XX</w:t>
      </w:r>
      <w:r w:rsidRPr="00F95DCA">
        <w:rPr>
          <w:highlight w:val="cyan"/>
        </w:rPr>
        <w:t xml:space="preserve">.º </w:t>
      </w:r>
      <w:r w:rsidRPr="00F95DCA">
        <w:rPr>
          <w:highlight w:val="yellow"/>
        </w:rPr>
        <w:t>e o animal agredido se encontrava sem contenção equivalente;</w:t>
      </w:r>
    </w:p>
    <w:p w:rsidRPr="00F95DCA" w:rsidR="006372FC" w:rsidP="006372FC" w:rsidRDefault="006372FC" w14:paraId="28B08DB3" w14:textId="77777777">
      <w:pPr>
        <w:rPr>
          <w:highlight w:val="yellow"/>
        </w:rPr>
      </w:pPr>
      <w:r w:rsidRPr="00F95DCA">
        <w:rPr>
          <w:highlight w:val="yellow"/>
        </w:rPr>
        <w:t>b) O animal agressor atuou em defesa própria, circulando de forma regular e contida;</w:t>
      </w:r>
    </w:p>
    <w:p w:rsidRPr="00F95DCA" w:rsidR="006372FC" w:rsidP="006372FC" w:rsidRDefault="006372FC" w14:paraId="1838CB1F" w14:textId="77777777">
      <w:pPr>
        <w:rPr>
          <w:highlight w:val="yellow"/>
        </w:rPr>
      </w:pPr>
      <w:r w:rsidRPr="00F95DCA">
        <w:rPr>
          <w:highlight w:val="yellow"/>
        </w:rPr>
        <w:t>c) O animal agressor atuou em defesa do seu detentor, ou de quem o acompanhava, perante ataque de outro animal, circulando de forma regular e contida.</w:t>
      </w:r>
    </w:p>
    <w:p w:rsidRPr="00F95DCA" w:rsidR="006372FC" w:rsidP="00F95DCA" w:rsidRDefault="006372FC" w14:paraId="55D5157D" w14:textId="106F8E22">
      <w:pPr>
        <w:ind w:left="142" w:firstLine="0"/>
        <w:rPr>
          <w:highlight w:val="yellow"/>
        </w:rPr>
      </w:pPr>
      <w:r w:rsidRPr="00F95DCA">
        <w:rPr>
          <w:highlight w:val="yellow"/>
        </w:rPr>
        <w:t>3 - Para efeitos do número anterior, o MVM ou o médico veterinário ao serviço do município regista no SIAC as ocorrências previstas no n.º 1.</w:t>
      </w:r>
    </w:p>
    <w:p w:rsidRPr="00F95DCA" w:rsidR="006372FC" w:rsidP="00F95DCA" w:rsidRDefault="006372FC" w14:paraId="6AA64336" w14:textId="77777777">
      <w:pPr>
        <w:ind w:left="142" w:firstLine="0"/>
        <w:rPr>
          <w:highlight w:val="yellow"/>
        </w:rPr>
      </w:pPr>
      <w:r w:rsidRPr="00F95DCA">
        <w:rPr>
          <w:highlight w:val="yellow"/>
        </w:rPr>
        <w:t>4 - O disposto no n.º 2 não se aplica em caso de reincidência, verificada por consulta do registo no SIAC efetuado nos termos do número anterior.</w:t>
      </w:r>
    </w:p>
    <w:p w:rsidRPr="00F95DCA" w:rsidR="00131FB7" w:rsidP="00F95DCA" w:rsidRDefault="003E087F" w14:paraId="65ABBCF2" w14:textId="356D6831">
      <w:pPr>
        <w:ind w:left="142" w:firstLine="0"/>
        <w:rPr>
          <w:highlight w:val="yellow"/>
        </w:rPr>
      </w:pPr>
      <w:r w:rsidRPr="003E087F">
        <w:rPr>
          <w:highlight w:val="yellow"/>
        </w:rPr>
        <w:t xml:space="preserve">5 - A classificação como perigoso, ou a decisão de não classificação prevista no n.º 2, pode ser revertida, oficiosamente ou a requerimento do interessado, por decisão fundamentada do </w:t>
      </w:r>
      <w:r w:rsidR="00091AF0">
        <w:rPr>
          <w:highlight w:val="yellow"/>
        </w:rPr>
        <w:t xml:space="preserve">MVM ou </w:t>
      </w:r>
      <w:r w:rsidRPr="00091AF0" w:rsidR="00091AF0">
        <w:rPr>
          <w:highlight w:val="yellow"/>
        </w:rPr>
        <w:t>do médico-veterinário ao serviço do município</w:t>
      </w:r>
      <w:r w:rsidRPr="003E087F">
        <w:rPr>
          <w:highlight w:val="yellow"/>
        </w:rPr>
        <w:t>, sempre que seja feita prova em contrário.</w:t>
      </w:r>
    </w:p>
    <w:p w:rsidRPr="005E2D3C" w:rsidR="00C545D3" w:rsidP="00F95DCA" w:rsidRDefault="00C545D3" w14:paraId="0C8F4236" w14:textId="40D81C8E"/>
    <w:p w:rsidRPr="00963FF4" w:rsidR="00C545D3" w:rsidP="00F95DCA" w:rsidRDefault="62C81C10" w14:paraId="3FBD7F72" w14:textId="2A7706A3">
      <w:pPr>
        <w:pStyle w:val="Ttulo3"/>
      </w:pPr>
      <w:bookmarkStart w:name="_Toc157471068" w:id="1503350413"/>
      <w:r w:rsidR="7AC39789">
        <w:rPr/>
        <w:t>Artigo 1</w:t>
      </w:r>
      <w:r w:rsidR="1BD3521A">
        <w:rPr/>
        <w:t>2</w:t>
      </w:r>
      <w:r w:rsidR="6130CB83">
        <w:rPr/>
        <w:t>1</w:t>
      </w:r>
      <w:r w:rsidR="7AC39789">
        <w:rPr/>
        <w:t>.º</w:t>
      </w:r>
      <w:bookmarkEnd w:id="1503350413"/>
    </w:p>
    <w:p w:rsidRPr="00F256CC" w:rsidR="00C545D3" w:rsidP="00F95DCA" w:rsidRDefault="62C81C10" w14:paraId="3DE6B587" w14:textId="67D35788">
      <w:pPr>
        <w:pStyle w:val="Ttulo3"/>
      </w:pPr>
      <w:bookmarkStart w:name="_Toc648283503" w:id="24100906"/>
      <w:r w:rsidR="7AC39789">
        <w:rPr/>
        <w:t>Procedimento em caso de agressão</w:t>
      </w:r>
      <w:bookmarkEnd w:id="24100906"/>
    </w:p>
    <w:p w:rsidRPr="005E2D3C" w:rsidR="00C545D3" w:rsidP="00F95DCA" w:rsidRDefault="49B42ECF" w14:paraId="45E111A5" w14:textId="38501AB3">
      <w:pPr>
        <w:ind w:left="142" w:firstLine="0"/>
      </w:pPr>
      <w:r>
        <w:t>1 - O animal que tenha causado ofensa ao corpo ou à saúde de uma pessoa é obrigatoriamente recolhido, pela autoridade competente, para centro de recolha oficial, a expensas do titular.</w:t>
      </w:r>
    </w:p>
    <w:p w:rsidRPr="005E2D3C" w:rsidR="00C545D3" w:rsidP="00F95DCA" w:rsidRDefault="62C81C10" w14:paraId="354FF8E1" w14:textId="3139296E">
      <w:pPr>
        <w:ind w:left="142" w:firstLine="0"/>
      </w:pPr>
      <w:r>
        <w:t xml:space="preserve">2 - As ofensas causadas por animal ao corpo ou à saúde de pessoas de que tenham conhecimento médicos veterinários, autoridades judiciais, administrativas, policiais ou unidades prestadoras de cuidados de saúde são imediatamente comunicadas ao médico-veterinário municipal ou médico-veterinário ao serviço do município para que se proceda à recolha do animal nos termos do disposto no </w:t>
      </w:r>
      <w:r w:rsidR="008C56A9">
        <w:t>número anterior</w:t>
      </w:r>
      <w:r>
        <w:t>.</w:t>
      </w:r>
    </w:p>
    <w:p w:rsidRPr="005E2D3C" w:rsidR="00C545D3" w:rsidP="00F95DCA" w:rsidRDefault="4F74B76E" w14:paraId="46E2A9A3" w14:textId="3FE81886">
      <w:pPr>
        <w:ind w:left="142" w:firstLine="0"/>
      </w:pPr>
      <w:r>
        <w:t xml:space="preserve">3- O animal que tenha </w:t>
      </w:r>
      <w:r>
        <w:rPr>
          <w:color w:val="auto"/>
        </w:rPr>
        <w:t xml:space="preserve">ferido gravemente ou morto um outro animal, fora da esfera de bens imóveis que constituem a propriedade do seu detentor, é </w:t>
      </w:r>
      <w:r>
        <w:t>obrigatoriamente recolhido, pela autoridade competente, para centro de recolha oficial, a expensas do titular, sem prejuízo das disposições legais em matéria de controlo e vigilância da raiva animal,</w:t>
      </w:r>
      <w:commentRangeStart w:id="599"/>
      <w:r>
        <w:t xml:space="preserve"> previstas na </w:t>
      </w:r>
      <w:r w:rsidR="0052508A">
        <w:t>Portaria</w:t>
      </w:r>
      <w:r>
        <w:t xml:space="preserve"> </w:t>
      </w:r>
      <w:r w:rsidR="00D03AF5">
        <w:t>n.º</w:t>
      </w:r>
      <w:r>
        <w:t xml:space="preserve"> 264/2013</w:t>
      </w:r>
      <w:commentRangeEnd w:id="599"/>
      <w:r w:rsidRPr="005E2D3C" w:rsidR="002251E2">
        <w:rPr>
          <w:rStyle w:val="Refdecomentrio"/>
          <w:sz w:val="24"/>
          <w:szCs w:val="24"/>
        </w:rPr>
        <w:commentReference w:id="599"/>
      </w:r>
    </w:p>
    <w:p w:rsidRPr="005E2D3C" w:rsidR="00C545D3" w:rsidP="00F95DCA" w:rsidRDefault="514F467F" w14:paraId="0645526E" w14:textId="246CE839">
      <w:pPr>
        <w:ind w:left="142" w:firstLine="0"/>
      </w:pPr>
      <w:r>
        <w:t xml:space="preserve">4 - O MVM ou o médico-veterinário ao serviço do município averba no registo do animal do SIAC a informação relativa à agressão, com indicação da data da ocorrência, local, identificação do agredido, </w:t>
      </w:r>
      <w:commentRangeStart w:id="600"/>
      <w:r>
        <w:t xml:space="preserve">descrição sumária da agressão, </w:t>
      </w:r>
      <w:commentRangeEnd w:id="600"/>
      <w:r w:rsidR="002251E2">
        <w:rPr>
          <w:rStyle w:val="Refdecomentrio"/>
          <w:sz w:val="24"/>
          <w:szCs w:val="24"/>
        </w:rPr>
        <w:commentReference w:id="600"/>
      </w:r>
      <w:r>
        <w:t>identificação do agressor e respetivo titular e medidas tomadas, anexando a participação policial ou criminal, sempre que esta exista.</w:t>
      </w:r>
    </w:p>
    <w:p w:rsidRPr="005E2D3C" w:rsidR="00C545D3" w:rsidP="00F95DCA" w:rsidRDefault="00F256CC" w14:paraId="27BAACB0" w14:textId="7C47BFC3">
      <w:pPr>
        <w:ind w:left="142" w:firstLine="0"/>
      </w:pPr>
      <w:r w:rsidRPr="69805533" w:rsidR="00F256CC">
        <w:rPr>
          <w:highlight w:val="green"/>
        </w:rPr>
        <w:t>5</w:t>
      </w:r>
      <w:r w:rsidRPr="69805533" w:rsidR="62C81C10">
        <w:rPr>
          <w:highlight w:val="green"/>
        </w:rPr>
        <w:t xml:space="preserve"> - Quando a junta de freguesia tenha conhecimento, através do SIAC, de uma </w:t>
      </w:r>
      <w:r w:rsidRPr="69805533" w:rsidR="62C81C10">
        <w:rPr>
          <w:highlight w:val="green"/>
        </w:rPr>
        <w:t>ofensa</w:t>
      </w:r>
      <w:r w:rsidRPr="69805533" w:rsidR="62C81C10">
        <w:rPr>
          <w:highlight w:val="green"/>
        </w:rPr>
        <w:t xml:space="preserve"> ao corpo ou à saúde de uma pessoa causada por animal ou de que um animal tenha ferido gravemente ou morto outro, que determinem a sua classificação como perigoso, notifica o seu titular para, no prazo de 15 dias consecutivos, apresentar a documentação referida no n.º </w:t>
      </w:r>
      <w:r w:rsidRPr="69805533" w:rsidR="00F256CC">
        <w:rPr>
          <w:highlight w:val="green"/>
        </w:rPr>
        <w:t>XX.</w:t>
      </w:r>
      <w:r w:rsidRPr="69805533" w:rsidR="00F256CC">
        <w:rPr>
          <w:highlight w:val="green"/>
        </w:rPr>
        <w:t>º</w:t>
      </w:r>
      <w:ins w:author="Rui André Vidal" w:date="2026-06-30T16:03:47.437Z" w16du:dateUtc="2026-06-30T16:03:47.437Z" w:id="1055886747">
        <w:r w:rsidRPr="69805533" w:rsidR="27C58A40">
          <w:rPr>
            <w:highlight w:val="green"/>
          </w:rPr>
          <w:t xml:space="preserve"> (Detenção de cães perigosos e potencialmente perigosos)</w:t>
        </w:r>
      </w:ins>
      <w:r w:rsidRPr="69805533" w:rsidR="00F256CC">
        <w:rPr>
          <w:highlight w:val="green"/>
        </w:rPr>
        <w:t>.</w:t>
      </w:r>
    </w:p>
    <w:p w:rsidRPr="00F95DCA" w:rsidR="00F256CC" w:rsidRDefault="00F256CC" w14:paraId="199D1EC3" w14:textId="77777777">
      <w:pPr>
        <w:rPr>
          <w:b/>
          <w:bCs/>
        </w:rPr>
      </w:pPr>
    </w:p>
    <w:p w:rsidRPr="00963FF4" w:rsidR="00C545D3" w:rsidP="00F95DCA" w:rsidRDefault="62C81C10" w14:paraId="5703A598" w14:textId="517879EE">
      <w:pPr>
        <w:pStyle w:val="Ttulo3"/>
      </w:pPr>
      <w:bookmarkStart w:name="_Toc1688796148" w:id="213187125"/>
      <w:r w:rsidR="7AC39789">
        <w:rPr/>
        <w:t>Artigo 1</w:t>
      </w:r>
      <w:r w:rsidR="62E1B96A">
        <w:rPr/>
        <w:t>2</w:t>
      </w:r>
      <w:r w:rsidR="6130CB83">
        <w:rPr/>
        <w:t>2</w:t>
      </w:r>
      <w:r w:rsidR="7AC39789">
        <w:rPr/>
        <w:t>.º</w:t>
      </w:r>
      <w:bookmarkEnd w:id="213187125"/>
    </w:p>
    <w:p w:rsidRPr="00C34737" w:rsidR="00C545D3" w:rsidP="00F95DCA" w:rsidRDefault="78F43FE0" w14:paraId="13185FD7" w14:textId="48B8742E">
      <w:pPr>
        <w:pStyle w:val="Ttulo3"/>
      </w:pPr>
      <w:bookmarkStart w:name="_Toc1341151376" w:id="923063769"/>
      <w:r w:rsidR="7AECBBC4">
        <w:rPr/>
        <w:t>Destino de animais agressores</w:t>
      </w:r>
      <w:bookmarkEnd w:id="923063769"/>
    </w:p>
    <w:p w:rsidRPr="005E2D3C" w:rsidR="4F74B76E" w:rsidP="00F95DCA" w:rsidRDefault="0E0AFA65" w14:paraId="511C48D5" w14:textId="5CBE0E56">
      <w:pPr>
        <w:ind w:left="142" w:firstLine="0"/>
      </w:pPr>
      <w:r>
        <w:t xml:space="preserve">1 - O animal que cause a morte ou ofensas à integridade física graves a uma pessoa, obrigatoriamente comprovadas através de relatório médico, e uma vez ponderadas as circunstâncias concretas, designadamente o caráter agressivo do animal, </w:t>
      </w:r>
      <w:commentRangeStart w:id="604"/>
      <w:r>
        <w:t xml:space="preserve">é </w:t>
      </w:r>
      <w:commentRangeEnd w:id="604"/>
      <w:r w:rsidR="002251E2">
        <w:rPr>
          <w:rStyle w:val="Refdecomentrio"/>
          <w:sz w:val="24"/>
          <w:szCs w:val="24"/>
        </w:rPr>
        <w:commentReference w:id="604"/>
      </w:r>
      <w:r>
        <w:t>eutanasiado através de método que não lhe cause dores e sofrimentos desnecessários.</w:t>
      </w:r>
    </w:p>
    <w:p w:rsidRPr="005E2D3C" w:rsidR="00C545D3" w:rsidP="00F95DCA" w:rsidRDefault="0E0AFA65" w14:paraId="345EB906" w14:textId="17CFCF85">
      <w:pPr>
        <w:ind w:left="142" w:firstLine="0"/>
      </w:pPr>
      <w:r>
        <w:t xml:space="preserve">2 - A decisão relativa à </w:t>
      </w:r>
      <w:r>
        <w:rPr>
          <w:color w:val="auto"/>
        </w:rPr>
        <w:t>eutanásia</w:t>
      </w:r>
      <w:r>
        <w:rPr>
          <w:color w:val="BF4E14" w:themeColor="accent2" w:themeShade="BF"/>
        </w:rPr>
        <w:t xml:space="preserve"> </w:t>
      </w:r>
      <w:r>
        <w:t>é da competência do médico-veterinário municipal, após o cumprimento das normas vigentes em matéria de isolamento e sequestro dos animais agressores e agredidos em caso de suspeita de raiva.</w:t>
      </w:r>
    </w:p>
    <w:p w:rsidRPr="005E2D3C" w:rsidR="00C545D3" w:rsidP="00F95DCA" w:rsidRDefault="0E0AFA65" w14:paraId="73F6BED2" w14:textId="0EBB79BE">
      <w:pPr>
        <w:ind w:left="142" w:firstLine="0"/>
        <w:rPr>
          <w:color w:val="000000" w:themeColor="text1"/>
        </w:rPr>
      </w:pPr>
      <w:r>
        <w:t>3 – Nos casos em que o animal cause ofensas à</w:t>
      </w:r>
      <w:r>
        <w:rPr>
          <w:color w:val="000000" w:themeColor="text1"/>
        </w:rPr>
        <w:t xml:space="preserve"> integridade física simples a uma pessoa,</w:t>
      </w:r>
      <w:r>
        <w:rPr>
          <w:rFonts w:eastAsia="Arial"/>
          <w:color w:val="222222"/>
        </w:rPr>
        <w:t xml:space="preserve"> </w:t>
      </w:r>
      <w:r>
        <w:rPr>
          <w:rFonts w:eastAsiaTheme="minorEastAsia"/>
          <w:color w:val="000000" w:themeColor="text1"/>
        </w:rPr>
        <w:t>pode ser</w:t>
      </w:r>
      <w:r>
        <w:rPr>
          <w:color w:val="000000" w:themeColor="text1"/>
        </w:rPr>
        <w:t xml:space="preserve"> e</w:t>
      </w:r>
      <w:r>
        <w:t xml:space="preserve">ntregue ao titular após o cumprimento das obrigações e do procedimento previstos no presente decreto-lei, sendo requisito obrigatório, quando aplicável, a realização de treino de obediência e socialização por </w:t>
      </w:r>
      <w:r>
        <w:rPr>
          <w:color w:val="auto"/>
        </w:rPr>
        <w:t>treinador certificado</w:t>
      </w:r>
      <w:r>
        <w:rPr>
          <w:color w:val="BF4E14" w:themeColor="accent2" w:themeShade="BF"/>
        </w:rPr>
        <w:t xml:space="preserve"> </w:t>
      </w:r>
      <w:r>
        <w:t>no</w:t>
      </w:r>
      <w:r>
        <w:rPr>
          <w:color w:val="auto"/>
        </w:rPr>
        <w:t xml:space="preserve"> prazo indicado pelo médico-veterinário municipal. </w:t>
      </w:r>
    </w:p>
    <w:p w:rsidRPr="005E2D3C" w:rsidR="00C545D3" w:rsidP="00F95DCA" w:rsidRDefault="508683B9" w14:paraId="4C3E17A6" w14:textId="5C50D868">
      <w:pPr>
        <w:ind w:left="142" w:firstLine="0"/>
        <w:rPr>
          <w:color w:val="auto"/>
        </w:rPr>
      </w:pPr>
      <w:r>
        <w:rPr>
          <w:color w:val="auto"/>
        </w:rPr>
        <w:t xml:space="preserve">4 – Para efeitos de cumprimento do </w:t>
      </w:r>
      <w:r w:rsidR="008C56A9">
        <w:rPr>
          <w:color w:val="auto"/>
        </w:rPr>
        <w:t>número anterior</w:t>
      </w:r>
      <w:r>
        <w:rPr>
          <w:color w:val="auto"/>
        </w:rPr>
        <w:t xml:space="preserve"> o titular deve apresentar, no prazo de trinta dias, comprovativo de inscrição no treino ao médico-veterinário municipal, devendo, no prazo de trinta dias após conclusão, entregar o comprovativo de aprovação.</w:t>
      </w:r>
    </w:p>
    <w:p w:rsidRPr="005E2D3C" w:rsidR="00C545D3" w:rsidP="00F95DCA" w:rsidRDefault="7AE09765" w14:paraId="54FB5CB3" w14:textId="248AFB55">
      <w:pPr>
        <w:ind w:left="142" w:firstLine="0"/>
      </w:pPr>
      <w:r>
        <w:t xml:space="preserve">5 – Quando animal que tenha ferido gravemente ou morto um outro animal, fora da esfera de bens imóveis que constituem a propriedade do seu titular ou detentor aplica-se o disposto nos </w:t>
      </w:r>
      <w:r w:rsidR="00BE60E5">
        <w:t>n.º</w:t>
      </w:r>
      <w:r>
        <w:t>s 3 e 4 do presente artigo.</w:t>
      </w:r>
    </w:p>
    <w:p w:rsidRPr="005E2D3C" w:rsidR="00C545D3" w:rsidP="00F95DCA" w:rsidRDefault="00C34737" w14:paraId="6D69DE33" w14:textId="4C4F0D41">
      <w:pPr>
        <w:ind w:left="142" w:firstLine="0"/>
      </w:pPr>
      <w:r>
        <w:t>6</w:t>
      </w:r>
      <w:r w:rsidR="15846464">
        <w:t xml:space="preserve"> -</w:t>
      </w:r>
      <w:r w:rsidR="15846464">
        <w:rPr>
          <w:color w:val="000000" w:themeColor="text1"/>
        </w:rPr>
        <w:t xml:space="preserve"> O animal que reincida em causar ofensas simples à integridade física de uma pessoa, ou o animal que reincida em ferir gravemente ou provocar a morte a outro animal, </w:t>
      </w:r>
      <w:r w:rsidR="15846464">
        <w:t xml:space="preserve">pode ser sujeito às medidas preventivas previstas no </w:t>
      </w:r>
      <w:r w:rsidR="00BE60E5">
        <w:t>Artigo</w:t>
      </w:r>
      <w:r w:rsidR="15846464">
        <w:t>º 88.º.</w:t>
      </w:r>
    </w:p>
    <w:p w:rsidRPr="005E2D3C" w:rsidR="00C545D3" w:rsidP="00F95DCA" w:rsidRDefault="00C34737" w14:paraId="523E5760" w14:textId="0FBC5B79">
      <w:pPr>
        <w:ind w:left="142" w:firstLine="0"/>
      </w:pPr>
      <w:r>
        <w:t>7</w:t>
      </w:r>
      <w:r w:rsidR="0E0AFA65">
        <w:t xml:space="preserve"> - O animal que apresente comportamento agressivo e que constitua, de imediato, um risco grave à integridade física e que o seu titular ou detentor não consiga controlar, pode ser imediatamente </w:t>
      </w:r>
      <w:commentRangeStart w:id="605"/>
      <w:r w:rsidR="0E0AFA65">
        <w:t xml:space="preserve">eutanasiado </w:t>
      </w:r>
      <w:commentRangeEnd w:id="605"/>
      <w:r w:rsidR="002251E2">
        <w:rPr>
          <w:rStyle w:val="Refdecomentrio"/>
          <w:sz w:val="24"/>
          <w:szCs w:val="24"/>
        </w:rPr>
        <w:commentReference w:id="605"/>
      </w:r>
      <w:r w:rsidR="0E0AFA65">
        <w:t>pelo médico-veterinário municipal ou ao serviço do município, ou sob a sua direção, nos termos do disposto no n.º 1 e 2, sem prejuízo das normas vigentes em matéria de isolamento e sequestro dos animais agressores e agredidos em caso de suspeita de raiva.</w:t>
      </w:r>
    </w:p>
    <w:p w:rsidRPr="005E2D3C" w:rsidR="00C545D3" w:rsidP="00F95DCA" w:rsidRDefault="00C34737" w14:paraId="0DE1D4A5" w14:textId="480DE7CE">
      <w:pPr>
        <w:ind w:left="142" w:firstLine="0"/>
      </w:pPr>
      <w:r>
        <w:t>8</w:t>
      </w:r>
      <w:r w:rsidR="0E0AFA65">
        <w:t xml:space="preserve"> - Ao titular do animal eutanasiado ao abrigo do presente artigo não cabe direito a qualquer indemnização.</w:t>
      </w:r>
    </w:p>
    <w:p w:rsidRPr="005E2D3C" w:rsidR="00C545D3" w:rsidP="00F95DCA" w:rsidRDefault="00C34737" w14:paraId="05B5CDC0" w14:textId="5882A22D">
      <w:pPr>
        <w:ind w:left="142" w:firstLine="0"/>
      </w:pPr>
      <w:r>
        <w:t>9</w:t>
      </w:r>
      <w:r w:rsidR="40185186">
        <w:t xml:space="preserve"> - O disposto no presente artigo não prejudica a aplicação do regime jurídico de utilização de armas de fogo pelas forças e serviços de segurança do Estado.</w:t>
      </w:r>
    </w:p>
    <w:p w:rsidR="4F74B76E" w:rsidRDefault="4F74B76E" w14:paraId="0F4FBF57" w14:textId="06C240E4"/>
    <w:p w:rsidRPr="00963FF4" w:rsidR="00C34737" w:rsidP="00F95DCA" w:rsidRDefault="001C1705" w14:paraId="4017D105" w14:textId="39C9F6BB">
      <w:pPr>
        <w:pStyle w:val="Ttulo2"/>
        <w:ind w:right="0"/>
      </w:pPr>
      <w:bookmarkStart w:name="_Toc435768470" w:id="1061561016"/>
      <w:r w:rsidR="4198C75C">
        <w:rPr/>
        <w:t>SECÇÃO I</w:t>
      </w:r>
      <w:r w:rsidR="4198C75C">
        <w:rPr/>
        <w:t>I</w:t>
      </w:r>
      <w:bookmarkEnd w:id="1061561016"/>
    </w:p>
    <w:p w:rsidR="00C545D3" w:rsidP="00F95DCA" w:rsidRDefault="5DF015F4" w14:paraId="32508DA9" w14:textId="58132B84">
      <w:pPr>
        <w:pStyle w:val="Ttulo2"/>
        <w:ind w:right="0"/>
      </w:pPr>
      <w:bookmarkStart w:name="_Toc1991444316" w:id="2012799616"/>
      <w:r w:rsidR="47C29B30">
        <w:rPr/>
        <w:t>Entrada, criação, reprodução e comercialização de cães potencialmente perigosos</w:t>
      </w:r>
      <w:bookmarkEnd w:id="2012799616"/>
    </w:p>
    <w:p w:rsidRPr="005E2D3C" w:rsidR="001C1705" w:rsidP="00F95DCA" w:rsidRDefault="001C1705" w14:paraId="09F52832" w14:textId="77777777">
      <w:pPr>
        <w:rPr>
          <w:b/>
          <w:bCs/>
        </w:rPr>
      </w:pPr>
    </w:p>
    <w:p w:rsidRPr="00963FF4" w:rsidR="00C545D3" w:rsidP="00F95DCA" w:rsidRDefault="62C81C10" w14:paraId="5F8D4ED1" w14:textId="2694781C">
      <w:pPr>
        <w:pStyle w:val="Ttulo3"/>
      </w:pPr>
      <w:bookmarkStart w:name="_Toc359161272" w:id="1795021731"/>
      <w:r w:rsidR="7AC39789">
        <w:rPr/>
        <w:t>Artigo 1</w:t>
      </w:r>
      <w:r w:rsidR="4198C75C">
        <w:rPr/>
        <w:t>2</w:t>
      </w:r>
      <w:r w:rsidR="6130CB83">
        <w:rPr/>
        <w:t>3</w:t>
      </w:r>
      <w:r w:rsidR="7AC39789">
        <w:rPr/>
        <w:t>.º</w:t>
      </w:r>
      <w:bookmarkEnd w:id="1795021731"/>
    </w:p>
    <w:p w:rsidRPr="001C1705" w:rsidR="00C545D3" w:rsidP="00F95DCA" w:rsidRDefault="62C81C10" w14:paraId="0FEFB4F9" w14:textId="11BC3073">
      <w:pPr>
        <w:pStyle w:val="Ttulo3"/>
      </w:pPr>
      <w:bookmarkStart w:name="_Toc523715953" w:id="847770874"/>
      <w:r w:rsidR="7AC39789">
        <w:rPr/>
        <w:t>Entrada no território nacional</w:t>
      </w:r>
      <w:bookmarkEnd w:id="847770874"/>
    </w:p>
    <w:p w:rsidRPr="005E2D3C" w:rsidR="00C545D3" w:rsidP="00F95DCA" w:rsidRDefault="358E20B5" w14:paraId="356135F8" w14:textId="28D082E5">
      <w:pPr>
        <w:ind w:left="142" w:firstLine="0"/>
        <w:rPr>
          <w:color w:val="000000" w:themeColor="text1"/>
        </w:rPr>
      </w:pPr>
      <w:r>
        <w:t xml:space="preserve">1 - A entrada no território nacional, por compra, cedência ou troca direta, de cães potencialmente perigosos das raças e cruzamentos constantes da </w:t>
      </w:r>
      <w:r w:rsidR="0052508A">
        <w:t>Portaria</w:t>
      </w:r>
      <w:r>
        <w:t xml:space="preserve"> n.º 422/2004, de 24 de abril, bem como dos cruzamentos destas entre si ou com outras, é proibida e</w:t>
      </w:r>
      <w:r>
        <w:rPr>
          <w:color w:val="000000" w:themeColor="text1"/>
        </w:rPr>
        <w:t>xceto:</w:t>
      </w:r>
    </w:p>
    <w:p w:rsidRPr="00F95DCA" w:rsidR="00C545D3" w:rsidP="00F95DCA" w:rsidRDefault="5A5D8D6B" w14:paraId="58704EE7" w14:textId="5D230F57">
      <w:pPr>
        <w:pStyle w:val="PargrafodaLista"/>
        <w:numPr>
          <w:ilvl w:val="0"/>
          <w:numId w:val="307"/>
        </w:numPr>
        <w:rPr>
          <w:color w:val="000000" w:themeColor="text1"/>
        </w:rPr>
      </w:pPr>
      <w:r w:rsidRPr="00F95DCA">
        <w:rPr>
          <w:color w:val="000000" w:themeColor="text1"/>
        </w:rPr>
        <w:t>Cão que acompanha o seu</w:t>
      </w:r>
      <w:r w:rsidRPr="00F95DCA" w:rsidR="001C1705">
        <w:rPr>
          <w:color w:val="000000" w:themeColor="text1"/>
        </w:rPr>
        <w:t xml:space="preserve"> </w:t>
      </w:r>
      <w:r w:rsidRPr="00F95DCA">
        <w:rPr>
          <w:color w:val="000000" w:themeColor="text1"/>
        </w:rPr>
        <w:t xml:space="preserve">proprietário ou pessoa por este autorizada, de acordo com o previsto no Regulamento Delegado n.º 2026/131, de 20 de janeiro; </w:t>
      </w:r>
    </w:p>
    <w:p w:rsidRPr="00F95DCA" w:rsidR="00C545D3" w:rsidP="00F95DCA" w:rsidRDefault="0C390176" w14:paraId="0D963E37" w14:textId="3B4DB480">
      <w:pPr>
        <w:pStyle w:val="PargrafodaLista"/>
        <w:numPr>
          <w:ilvl w:val="0"/>
          <w:numId w:val="307"/>
        </w:numPr>
        <w:rPr>
          <w:color w:val="000000" w:themeColor="text1"/>
        </w:rPr>
      </w:pPr>
      <w:r w:rsidRPr="00F95DCA">
        <w:rPr>
          <w:color w:val="000000" w:themeColor="text1"/>
        </w:rPr>
        <w:t>Cão para fins de reprodução destinados a estabelecimento autorizado pertencente ao criador que solicitou essa entrada;</w:t>
      </w:r>
    </w:p>
    <w:p w:rsidR="001C1705" w:rsidP="001C1705" w:rsidRDefault="71BCB2A5" w14:paraId="006A4DCF" w14:textId="7265B68E">
      <w:pPr>
        <w:ind w:left="142" w:firstLine="0"/>
      </w:pPr>
      <w:r>
        <w:t xml:space="preserve">2 – Para efeito de cumprimento do disposto na alínea b) do </w:t>
      </w:r>
      <w:r w:rsidR="008C56A9">
        <w:t>número anterior</w:t>
      </w:r>
      <w:r>
        <w:t>, o cão deve manter-se sob titularidade e detenção do criador que solicitou a entrada, não podendo ser cedido ou vendido, salvo os casos devidamente fundamentados e previamente comunicados à DGAV.</w:t>
      </w:r>
    </w:p>
    <w:p w:rsidRPr="005E2D3C" w:rsidR="00C545D3" w:rsidP="00F95DCA" w:rsidRDefault="71BCB2A5" w14:paraId="3A7EF71D" w14:textId="3CD39134">
      <w:pPr>
        <w:ind w:left="142" w:firstLine="0"/>
        <w:rPr>
          <w:color w:val="0070C0"/>
        </w:rPr>
      </w:pPr>
      <w:r>
        <w:t>3</w:t>
      </w:r>
      <w:r w:rsidR="001C1705">
        <w:t xml:space="preserve"> </w:t>
      </w:r>
      <w:r>
        <w:t>-</w:t>
      </w:r>
      <w:r w:rsidR="001C1705">
        <w:t xml:space="preserve"> </w:t>
      </w:r>
      <w:r>
        <w:t xml:space="preserve">A introdução no território nacional por compra, cedência ou troca direta, tendo em vista a sua reprodução, de cães potencialmente perigosos das raças constantes da </w:t>
      </w:r>
      <w:r w:rsidR="0052508A">
        <w:t>Portaria</w:t>
      </w:r>
      <w:r>
        <w:t xml:space="preserve"> referida no </w:t>
      </w:r>
      <w:r w:rsidR="00BE60E5">
        <w:t>n.º</w:t>
      </w:r>
      <w:r>
        <w:t xml:space="preserve"> 1 está sujeita a autorização da DGAV ou da entidade à qual seja reconhecida capacidade para tal, requerida com sete dias de antecedência;</w:t>
      </w:r>
    </w:p>
    <w:p w:rsidRPr="005E2D3C" w:rsidR="00C545D3" w:rsidP="00F95DCA" w:rsidRDefault="030AB51E" w14:paraId="1F2CEE6D" w14:textId="21BD8C0D">
      <w:pPr>
        <w:ind w:left="142" w:firstLine="0"/>
      </w:pPr>
      <w:r w:rsidRPr="00F95DCA">
        <w:rPr>
          <w:color w:val="auto"/>
        </w:rPr>
        <w:t>4</w:t>
      </w:r>
      <w:r w:rsidR="001C1705">
        <w:rPr>
          <w:color w:val="auto"/>
        </w:rPr>
        <w:t xml:space="preserve"> </w:t>
      </w:r>
      <w:r w:rsidRPr="00F95DCA">
        <w:rPr>
          <w:color w:val="auto"/>
        </w:rPr>
        <w:t xml:space="preserve">- </w:t>
      </w:r>
      <w:r>
        <w:t xml:space="preserve">A autorização referida no </w:t>
      </w:r>
      <w:r w:rsidR="008C56A9">
        <w:t>número anterior</w:t>
      </w:r>
      <w:r>
        <w:t xml:space="preserve"> é acompanhada do comprovativo da inscrição em livro de origens oficialmente reconhecido e da indicação do estabelecimento de reprodução e ou criação, devidamente autorizado para efeitos de reprodução, pertencente ao </w:t>
      </w:r>
      <w:r>
        <w:rPr>
          <w:rFonts w:eastAsiaTheme="minorEastAsia"/>
          <w:color w:val="000000" w:themeColor="text1"/>
        </w:rPr>
        <w:t>criador</w:t>
      </w:r>
      <w:r>
        <w:t xml:space="preserve">. </w:t>
      </w:r>
    </w:p>
    <w:p w:rsidRPr="005E2D3C" w:rsidR="00C545D3" w:rsidP="00F95DCA" w:rsidRDefault="001C1705" w14:paraId="242F004E" w14:textId="7C057F72">
      <w:pPr>
        <w:ind w:left="142" w:firstLine="0"/>
      </w:pPr>
      <w:r>
        <w:t xml:space="preserve">5 - </w:t>
      </w:r>
      <w:commentRangeStart w:id="610"/>
      <w:commentRangeStart w:id="611"/>
      <w:r w:rsidR="31810CDD">
        <w:t>A entrada de cão perigoso ou potencialmente perigoso em território nacional sem carácter comercial, e a sua permanência por período igual ou superior a quatro meses deve obedecer às seguintes disposições:</w:t>
      </w:r>
    </w:p>
    <w:p w:rsidRPr="00F95DCA" w:rsidR="00C545D3" w:rsidP="00F95DCA" w:rsidRDefault="31810CDD" w14:paraId="5271BAAA" w14:textId="7FB29F0B">
      <w:pPr>
        <w:pStyle w:val="PargrafodaLista"/>
        <w:numPr>
          <w:ilvl w:val="0"/>
          <w:numId w:val="308"/>
        </w:numPr>
        <w:rPr>
          <w:color w:val="auto"/>
        </w:rPr>
      </w:pPr>
      <w:r w:rsidRPr="00F95DCA">
        <w:rPr>
          <w:color w:val="auto"/>
        </w:rPr>
        <w:t>Apresentar-se ao médico</w:t>
      </w:r>
      <w:r w:rsidRPr="003A23D9">
        <w:rPr>
          <w:color w:val="auto"/>
        </w:rPr>
        <w:t xml:space="preserve"> </w:t>
      </w:r>
      <w:r w:rsidRPr="00F95DCA">
        <w:rPr>
          <w:color w:val="auto"/>
        </w:rPr>
        <w:t>veterinário municipal, ou ao médico-veterinário ao serviço do município da área em que se encontra, o qual procede ao registo do animal SIAC;</w:t>
      </w:r>
    </w:p>
    <w:p w:rsidRPr="00F95DCA" w:rsidR="00C545D3" w:rsidP="00F95DCA" w:rsidRDefault="31810CDD" w14:paraId="360FDC7F" w14:textId="4B2A11E6">
      <w:pPr>
        <w:pStyle w:val="PargrafodaLista"/>
        <w:numPr>
          <w:ilvl w:val="0"/>
          <w:numId w:val="308"/>
        </w:numPr>
        <w:rPr>
          <w:color w:val="auto"/>
        </w:rPr>
      </w:pPr>
      <w:r w:rsidRPr="69805533" w:rsidR="31810CDD">
        <w:rPr>
          <w:color w:val="auto"/>
        </w:rPr>
        <w:t xml:space="preserve">Sem prejuízo do disposto no </w:t>
      </w:r>
      <w:r w:rsidRPr="69805533" w:rsidR="31810CDD">
        <w:rPr>
          <w:color w:val="auto"/>
          <w:highlight w:val="cyan"/>
        </w:rPr>
        <w:t xml:space="preserve">n.º </w:t>
      </w:r>
      <w:r w:rsidRPr="69805533" w:rsidR="003A23D9">
        <w:rPr>
          <w:color w:val="auto"/>
          <w:highlight w:val="cyan"/>
        </w:rPr>
        <w:t xml:space="preserve">X </w:t>
      </w:r>
      <w:r w:rsidRPr="69805533" w:rsidR="31810CDD">
        <w:rPr>
          <w:color w:val="auto"/>
          <w:highlight w:val="cyan"/>
        </w:rPr>
        <w:t xml:space="preserve">do artigo </w:t>
      </w:r>
      <w:r w:rsidRPr="69805533" w:rsidR="003A23D9">
        <w:rPr>
          <w:color w:val="auto"/>
          <w:highlight w:val="cyan"/>
        </w:rPr>
        <w:t>XX</w:t>
      </w:r>
      <w:r w:rsidRPr="69805533" w:rsidR="31810CDD">
        <w:rPr>
          <w:color w:val="auto"/>
          <w:highlight w:val="cyan"/>
        </w:rPr>
        <w:t>.º</w:t>
      </w:r>
      <w:ins w:author="Rui André Vidal" w:date="2026-06-30T16:06:56.133Z" w16du:dateUtc="2026-06-30T16:06:56.133Z" w:id="252780918">
        <w:r w:rsidRPr="69805533" w:rsidR="757D1978">
          <w:rPr>
            <w:color w:val="auto"/>
            <w:highlight w:val="cyan"/>
          </w:rPr>
          <w:t xml:space="preserve"> (Proibi</w:t>
        </w:r>
      </w:ins>
      <w:ins w:author="Rui André Vidal" w:date="2026-06-30T16:07:12.794Z" w16du:dateUtc="2026-06-30T16:07:12.794Z" w:id="466527710">
        <w:r w:rsidRPr="69805533" w:rsidR="757D1978">
          <w:rPr>
            <w:color w:val="auto"/>
            <w:highlight w:val="cyan"/>
          </w:rPr>
          <w:t>ção de reprodução)</w:t>
        </w:r>
      </w:ins>
      <w:r w:rsidRPr="69805533" w:rsidR="31810CDD">
        <w:rPr>
          <w:color w:val="auto"/>
        </w:rPr>
        <w:t>, proceder à esterilização do animal, no prazo de 15 dias após o registo, dando conhecimento ao médico-veterinário municipal.</w:t>
      </w:r>
      <w:commentRangeEnd w:id="610"/>
      <w:r>
        <w:rPr>
          <w:rStyle w:val="CommentReference"/>
        </w:rPr>
        <w:commentReference w:id="610"/>
      </w:r>
      <w:commentRangeEnd w:id="611"/>
      <w:r>
        <w:rPr>
          <w:rStyle w:val="CommentReference"/>
        </w:rPr>
        <w:commentReference w:id="611"/>
      </w:r>
    </w:p>
    <w:p w:rsidRPr="005E2D3C" w:rsidR="00C545D3" w:rsidP="69805533" w:rsidRDefault="003A23D9" w14:paraId="62F6B61D" w14:textId="0F408508">
      <w:pPr>
        <w:pStyle w:val="Normal"/>
        <w:ind w:left="142" w:firstLine="0"/>
      </w:pPr>
      <w:r w:rsidR="003A23D9">
        <w:rPr/>
        <w:t>6</w:t>
      </w:r>
      <w:r w:rsidR="0362AF4F">
        <w:rPr/>
        <w:t xml:space="preserve"> - Os cães das raças constantes da </w:t>
      </w:r>
      <w:r w:rsidR="0052508A">
        <w:rPr/>
        <w:t>Portaria</w:t>
      </w:r>
      <w:r w:rsidR="0362AF4F">
        <w:rPr/>
        <w:t xml:space="preserve"> referida no </w:t>
      </w:r>
      <w:r w:rsidR="00BE60E5">
        <w:rPr/>
        <w:t>n.º</w:t>
      </w:r>
      <w:r w:rsidR="0362AF4F">
        <w:rPr/>
        <w:t xml:space="preserve"> 1 que não estejam inscritos em livro de origens oficialmente reconhecido, bem como os cruzamentos daquelas raças entre si ou com outras, provenientes de outros Estados-Membros ou de países terceiros, que permaneçam em território nacional por mais de quatro meses, são obrigatoriamente esterilizados nos termos do artigo </w:t>
      </w:r>
      <w:r w:rsidRPr="69805533" w:rsidR="0362AF4F">
        <w:rPr>
          <w:highlight w:val="cyan"/>
        </w:rPr>
        <w:t>XX.º</w:t>
      </w:r>
      <w:ins w:author="Rui André Vidal" w:date="2026-06-30T16:07:44.034Z" w16du:dateUtc="2026-06-30T16:07:44.034Z" w:id="612022327">
        <w:r w:rsidRPr="69805533" w:rsidR="0F278A87">
          <w:rPr>
            <w:highlight w:val="cyan"/>
          </w:rPr>
          <w:t xml:space="preserve"> </w:t>
        </w:r>
        <w:r w:rsidRPr="69805533" w:rsidR="0F278A87">
          <w:rPr>
            <w:color w:val="auto"/>
            <w:highlight w:val="cyan"/>
          </w:rPr>
          <w:t>(Proibição de reprodução)</w:t>
        </w:r>
        <w:r w:rsidRPr="69805533" w:rsidR="0F278A87">
          <w:rPr>
            <w:color w:val="auto"/>
          </w:rPr>
          <w:t>,</w:t>
        </w:r>
      </w:ins>
      <w:r w:rsidR="003A23D9">
        <w:rPr/>
        <w:t>.</w:t>
      </w:r>
      <w:r w:rsidR="0362AF4F">
        <w:rPr/>
        <w:t xml:space="preserve"> </w:t>
      </w:r>
    </w:p>
    <w:p w:rsidRPr="005E2D3C" w:rsidR="00C545D3" w:rsidP="00F95DCA" w:rsidRDefault="003A23D9" w14:paraId="060B0072" w14:textId="2EE77114">
      <w:pPr>
        <w:ind w:left="142" w:firstLine="0"/>
      </w:pPr>
      <w:r>
        <w:t>7</w:t>
      </w:r>
      <w:r w:rsidR="1EE36284">
        <w:t xml:space="preserve"> - A entrada de cães em território nacional em violação do disposto no presente artigo determina, para além da sanção prevista no XX.º, a título acessório, ficando as despesas a cargo do detentor:</w:t>
      </w:r>
    </w:p>
    <w:p w:rsidRPr="005E2D3C" w:rsidR="00C545D3" w:rsidP="00F95DCA" w:rsidRDefault="676E7065" w14:paraId="7D4BF92B" w14:textId="2A0C49C1">
      <w:pPr>
        <w:pStyle w:val="PargrafodaLista"/>
        <w:numPr>
          <w:ilvl w:val="0"/>
          <w:numId w:val="309"/>
        </w:numPr>
      </w:pPr>
      <w:r>
        <w:t>Reexpedição ao país de origem; ou</w:t>
      </w:r>
    </w:p>
    <w:p w:rsidRPr="005E2D3C" w:rsidR="00C545D3" w:rsidP="00F95DCA" w:rsidRDefault="1F477366" w14:paraId="689595FC" w14:textId="7FE9DC23">
      <w:pPr>
        <w:pStyle w:val="PargrafodaLista"/>
        <w:numPr>
          <w:ilvl w:val="0"/>
          <w:numId w:val="309"/>
        </w:numPr>
      </w:pPr>
      <w:r w:rsidRPr="0052508A">
        <w:rPr>
          <w:rFonts w:eastAsiaTheme="minorEastAsia"/>
          <w:color w:val="000000" w:themeColor="text1"/>
        </w:rPr>
        <w:t>A</w:t>
      </w:r>
      <w:r>
        <w:t xml:space="preserve"> esterilização, caso o detentor não opte pela reexpedição, no prazo de cinco dias</w:t>
      </w:r>
      <w:r w:rsidR="0052508A">
        <w:t>.</w:t>
      </w:r>
    </w:p>
    <w:p w:rsidR="42A26581" w:rsidP="0052508A" w:rsidRDefault="0052508A" w14:paraId="278193D4" w14:textId="5DEC23B0">
      <w:pPr>
        <w:ind w:left="142" w:firstLine="0"/>
        <w:rPr>
          <w:color w:val="000000" w:themeColor="text1"/>
        </w:rPr>
      </w:pPr>
      <w:r w:rsidRPr="292E8E6C" w:rsidR="34A640D5">
        <w:rPr>
          <w:color w:val="000000" w:themeColor="text1" w:themeTint="FF" w:themeShade="FF"/>
        </w:rPr>
        <w:t xml:space="preserve">8 - </w:t>
      </w:r>
      <w:r w:rsidRPr="292E8E6C" w:rsidR="75376C51">
        <w:rPr>
          <w:color w:val="000000" w:themeColor="text1" w:themeTint="FF" w:themeShade="FF"/>
        </w:rPr>
        <w:t xml:space="preserve">Os procedimentos de autorização a que se refere o </w:t>
      </w:r>
      <w:r w:rsidRPr="292E8E6C" w:rsidR="7BCD562F">
        <w:rPr>
          <w:color w:val="000000" w:themeColor="text1" w:themeTint="FF" w:themeShade="FF"/>
        </w:rPr>
        <w:t>n.º</w:t>
      </w:r>
      <w:r w:rsidRPr="292E8E6C" w:rsidR="75376C51">
        <w:rPr>
          <w:color w:val="000000" w:themeColor="text1" w:themeTint="FF" w:themeShade="FF"/>
        </w:rPr>
        <w:t xml:space="preserve"> 3 são estabelecidos em </w:t>
      </w:r>
      <w:commentRangeStart w:id="1016470122"/>
      <w:r w:rsidRPr="292E8E6C" w:rsidR="75376C51">
        <w:rPr>
          <w:color w:val="000000" w:themeColor="text1" w:themeTint="FF" w:themeShade="FF"/>
        </w:rPr>
        <w:t>manual de procedimentos da DGAV.</w:t>
      </w:r>
      <w:commentRangeEnd w:id="1016470122"/>
      <w:r>
        <w:rPr>
          <w:rStyle w:val="CommentReference"/>
        </w:rPr>
        <w:commentReference w:id="1016470122"/>
      </w:r>
    </w:p>
    <w:p w:rsidRPr="005E2D3C" w:rsidR="0052508A" w:rsidP="00F95DCA" w:rsidRDefault="002251E2" w14:paraId="343923B4" w14:textId="77777777">
      <w:pPr>
        <w:ind w:left="142" w:firstLine="0"/>
        <w:rPr>
          <w:color w:val="000000" w:themeColor="text1"/>
        </w:rPr>
      </w:pPr>
      <w:commentRangeStart w:id="612"/>
      <w:commentRangeEnd w:id="612"/>
      <w:r w:rsidRPr="005E2D3C">
        <w:rPr>
          <w:rStyle w:val="Refdecomentrio"/>
          <w:color w:val="000000" w:themeColor="text1"/>
          <w:sz w:val="24"/>
          <w:szCs w:val="24"/>
        </w:rPr>
        <w:commentReference w:id="612"/>
      </w:r>
    </w:p>
    <w:p w:rsidRPr="00F95DCA" w:rsidR="0052508A" w:rsidP="00F95DCA" w:rsidRDefault="78F43FE0" w14:paraId="03214214" w14:textId="47220708">
      <w:pPr>
        <w:pStyle w:val="Ttulo3"/>
      </w:pPr>
      <w:bookmarkStart w:name="_Toc1574528657" w:id="1675667471"/>
      <w:r w:rsidR="7AECBBC4">
        <w:rPr/>
        <w:t>Artigo 1</w:t>
      </w:r>
      <w:r w:rsidR="34A640D5">
        <w:rPr/>
        <w:t>2</w:t>
      </w:r>
      <w:r w:rsidR="6130CB83">
        <w:rPr/>
        <w:t>4</w:t>
      </w:r>
      <w:r w:rsidR="7AECBBC4">
        <w:rPr/>
        <w:t>.º</w:t>
      </w:r>
      <w:bookmarkEnd w:id="1675667471"/>
    </w:p>
    <w:p w:rsidRPr="0052508A" w:rsidR="00C545D3" w:rsidP="00F95DCA" w:rsidRDefault="78F43FE0" w14:paraId="3C4781E8" w14:textId="5FBDB62C">
      <w:pPr>
        <w:pStyle w:val="Ttulo3"/>
      </w:pPr>
      <w:bookmarkStart w:name="_Toc220076755" w:id="1268849064"/>
      <w:r w:rsidR="7AECBBC4">
        <w:rPr/>
        <w:t>Locais destinados à criação e reprodução</w:t>
      </w:r>
      <w:bookmarkEnd w:id="1268849064"/>
    </w:p>
    <w:p w:rsidRPr="005E2D3C" w:rsidR="00C545D3" w:rsidP="00F95DCA" w:rsidRDefault="606396E4" w14:paraId="210D8741" w14:textId="2FE98E7F">
      <w:pPr>
        <w:ind w:left="142" w:firstLine="0"/>
      </w:pPr>
      <w:r>
        <w:t xml:space="preserve">1 - A criação ou reprodução de cães potencialmente perigosos, nomeadamente aqueles cujas raças constam </w:t>
      </w:r>
      <w:r w:rsidRPr="00777F33">
        <w:t xml:space="preserve">da </w:t>
      </w:r>
      <w:r w:rsidRPr="00777F33" w:rsidR="0052508A">
        <w:t>P</w:t>
      </w:r>
      <w:r w:rsidRPr="00777F33">
        <w:t>ortaria 422/</w:t>
      </w:r>
      <w:r w:rsidRPr="00777F33" w:rsidR="0052508A">
        <w:t>2004, de 24 de abril</w:t>
      </w:r>
      <w:r>
        <w:t xml:space="preserve">, só é permitida em estabelecimentos de reprodução ou criação com permissão administrativa emitida pela DGAV nos termos do </w:t>
      </w:r>
      <w:r w:rsidRPr="00F95DCA">
        <w:rPr>
          <w:highlight w:val="cyan"/>
        </w:rPr>
        <w:t>artigo</w:t>
      </w:r>
      <w:r w:rsidRPr="00F95DCA" w:rsidR="0052508A">
        <w:rPr>
          <w:highlight w:val="cyan"/>
        </w:rPr>
        <w:t xml:space="preserve"> n.º XX.º</w:t>
      </w:r>
      <w:r w:rsidRPr="00F95DCA">
        <w:rPr>
          <w:highlight w:val="cyan"/>
        </w:rPr>
        <w:t>.</w:t>
      </w:r>
    </w:p>
    <w:p w:rsidR="00C545D3" w:rsidP="00F95DCA" w:rsidRDefault="40185186" w14:paraId="31706AE3" w14:textId="2ED3C9F6">
      <w:pPr>
        <w:ind w:left="142" w:firstLine="0"/>
      </w:pPr>
      <w:r>
        <w:t>2 - Os locais nos quais se proceda à criação ou reprodução de cães potencialmente perigosos,</w:t>
      </w:r>
      <w:r w:rsidR="0052508A">
        <w:t xml:space="preserve"> </w:t>
      </w:r>
      <w:r>
        <w:t xml:space="preserve">sem que possuam permissão administrativa, nos termos do </w:t>
      </w:r>
      <w:r w:rsidR="008C56A9">
        <w:t>número anterior</w:t>
      </w:r>
      <w:r>
        <w:t xml:space="preserve">, são </w:t>
      </w:r>
      <w:commentRangeStart w:id="615"/>
      <w:r>
        <w:t>encerrados compulsivamente.</w:t>
      </w:r>
      <w:commentRangeEnd w:id="615"/>
      <w:r w:rsidR="002251E2">
        <w:rPr>
          <w:rStyle w:val="Refdecomentrio"/>
          <w:sz w:val="24"/>
          <w:szCs w:val="24"/>
        </w:rPr>
        <w:commentReference w:id="615"/>
      </w:r>
    </w:p>
    <w:p w:rsidRPr="005E2D3C" w:rsidR="0052508A" w:rsidP="00F95DCA" w:rsidRDefault="0052508A" w14:paraId="780E1032" w14:textId="77777777"/>
    <w:p w:rsidRPr="00F95DCA" w:rsidR="0052508A" w:rsidP="00F95DCA" w:rsidRDefault="78F43FE0" w14:paraId="3AF4EBDA" w14:textId="0DF7A3A2">
      <w:pPr>
        <w:pStyle w:val="Ttulo3"/>
      </w:pPr>
      <w:bookmarkStart w:name="_Toc1162503155" w:id="322599859"/>
      <w:r w:rsidR="7AECBBC4">
        <w:rPr/>
        <w:t>Artigo 1</w:t>
      </w:r>
      <w:r w:rsidR="34A640D5">
        <w:rPr/>
        <w:t>2</w:t>
      </w:r>
      <w:r w:rsidR="6130CB83">
        <w:rPr/>
        <w:t>5</w:t>
      </w:r>
      <w:r w:rsidR="7AECBBC4">
        <w:rPr/>
        <w:t>.º</w:t>
      </w:r>
      <w:bookmarkEnd w:id="322599859"/>
    </w:p>
    <w:p w:rsidRPr="0052508A" w:rsidR="00C545D3" w:rsidP="00F95DCA" w:rsidRDefault="78F43FE0" w14:paraId="0F1F16E0" w14:textId="75075B85">
      <w:pPr>
        <w:pStyle w:val="Ttulo3"/>
      </w:pPr>
      <w:bookmarkStart w:name="_Toc1258518518" w:id="1900324965"/>
      <w:r w:rsidR="7AECBBC4">
        <w:rPr/>
        <w:t>Condições para a criação e reprodução</w:t>
      </w:r>
      <w:bookmarkEnd w:id="1900324965"/>
    </w:p>
    <w:p w:rsidRPr="005E2D3C" w:rsidR="00C545D3" w:rsidP="00F95DCA" w:rsidRDefault="75232AD7" w14:paraId="1512AA12" w14:textId="3F783069">
      <w:pPr>
        <w:ind w:left="142" w:firstLine="0"/>
      </w:pPr>
      <w:r>
        <w:t xml:space="preserve">1 - Os cães potencialmente perigosos utilizados como reprodutores ficam obrigados a </w:t>
      </w:r>
      <w:commentRangeStart w:id="618"/>
      <w:r>
        <w:t xml:space="preserve">testes de aptidão </w:t>
      </w:r>
      <w:commentRangeEnd w:id="618"/>
      <w:r w:rsidR="002251E2">
        <w:rPr>
          <w:rStyle w:val="Refdecomentrio"/>
          <w:sz w:val="24"/>
          <w:szCs w:val="24"/>
        </w:rPr>
        <w:commentReference w:id="618"/>
      </w:r>
      <w:r>
        <w:t>para tal a realizar pelos respetivos clubes de raça.</w:t>
      </w:r>
    </w:p>
    <w:p w:rsidRPr="005E2D3C" w:rsidR="70CCCE41" w:rsidP="00F95DCA" w:rsidRDefault="0AE78A87" w14:paraId="5E09C9DE" w14:textId="4F5D37CF">
      <w:pPr>
        <w:ind w:left="142" w:firstLine="0"/>
      </w:pPr>
      <w:r>
        <w:t xml:space="preserve">2 - Os estabelecimentos de reprodução e ou criação devem manter atualizado, por um período de cinco anos, um registo de todas as ninhadas nascidas, das raças e </w:t>
      </w:r>
      <w:r w:rsidR="00BE60E5">
        <w:t>n.º</w:t>
      </w:r>
      <w:r>
        <w:t xml:space="preserve"> de animais vendidos e a identificação do comprador ou cessionário.</w:t>
      </w:r>
    </w:p>
    <w:p w:rsidRPr="005E2D3C" w:rsidR="00C545D3" w:rsidP="00F95DCA" w:rsidRDefault="0AE78A87" w14:paraId="591B8812" w14:textId="4632CEA6">
      <w:pPr>
        <w:ind w:left="142" w:firstLine="0"/>
      </w:pPr>
      <w:r>
        <w:t xml:space="preserve">3 - As ninhadas descendentes de cães potencialmente perigosos, das raças que constam da </w:t>
      </w:r>
      <w:r w:rsidR="0052508A">
        <w:t>P</w:t>
      </w:r>
      <w:r>
        <w:t>ortaria n.º 422/2004, de 24 de abril, só podem ser inscritas no livro de origem se tiverem sido cumpridas as disposições do presente decreto-lei.</w:t>
      </w:r>
      <w:commentRangeStart w:id="619"/>
      <w:commentRangeEnd w:id="619"/>
      <w:r w:rsidRPr="005E2D3C" w:rsidR="002251E2">
        <w:rPr>
          <w:rStyle w:val="Refdecomentrio"/>
          <w:sz w:val="24"/>
          <w:szCs w:val="24"/>
        </w:rPr>
        <w:commentReference w:id="619"/>
      </w:r>
    </w:p>
    <w:p w:rsidRPr="00F95DCA" w:rsidR="70CCCE41" w:rsidP="00F95DCA" w:rsidRDefault="70CCCE41" w14:paraId="4567F732" w14:textId="7DA59365">
      <w:pPr>
        <w:ind w:left="0" w:firstLine="0"/>
        <w:jc w:val="center"/>
        <w:rPr>
          <w:b/>
          <w:bCs/>
        </w:rPr>
      </w:pPr>
    </w:p>
    <w:p w:rsidRPr="00F95DCA" w:rsidR="00A45F94" w:rsidP="00F95DCA" w:rsidRDefault="78F43FE0" w14:paraId="3E5D1BAA" w14:textId="72A36E7B">
      <w:pPr>
        <w:pStyle w:val="Ttulo3"/>
      </w:pPr>
      <w:bookmarkStart w:name="_Toc1350604654" w:id="1263445480"/>
      <w:r w:rsidR="7AECBBC4">
        <w:rPr/>
        <w:t>Artigo 1</w:t>
      </w:r>
      <w:r w:rsidR="5E1F07CE">
        <w:rPr/>
        <w:t>2</w:t>
      </w:r>
      <w:r w:rsidR="6130CB83">
        <w:rPr/>
        <w:t>6</w:t>
      </w:r>
      <w:r w:rsidR="7AECBBC4">
        <w:rPr/>
        <w:t>.º</w:t>
      </w:r>
      <w:bookmarkEnd w:id="1263445480"/>
    </w:p>
    <w:p w:rsidRPr="00777F33" w:rsidR="00C545D3" w:rsidP="00F95DCA" w:rsidRDefault="78F43FE0" w14:paraId="15CB95BD" w14:textId="5E0B7740">
      <w:pPr>
        <w:pStyle w:val="Ttulo3"/>
      </w:pPr>
      <w:bookmarkStart w:name="_Toc1138705262" w:id="1851168739"/>
      <w:r w:rsidR="7AECBBC4">
        <w:rPr/>
        <w:t>Proibição de reprodução</w:t>
      </w:r>
      <w:bookmarkEnd w:id="1851168739"/>
    </w:p>
    <w:p w:rsidRPr="005E2D3C" w:rsidR="00C545D3" w:rsidP="00F95DCA" w:rsidRDefault="62C81C10" w14:paraId="2EE8E9DC" w14:textId="7559E267">
      <w:pPr>
        <w:ind w:left="142" w:firstLine="0"/>
      </w:pPr>
      <w:r>
        <w:t>1 - Os cães perigosos, e os que demonstrem comportamento agressivo, não podem ser utilizados na criação ou reprodução.</w:t>
      </w:r>
    </w:p>
    <w:p w:rsidRPr="005E2D3C" w:rsidR="00C545D3" w:rsidP="00F95DCA" w:rsidRDefault="7614B9A9" w14:paraId="4D26D418" w14:textId="5B1679FD">
      <w:pPr>
        <w:ind w:left="142" w:firstLine="0"/>
      </w:pPr>
      <w:r>
        <w:t xml:space="preserve">2 - O cão referido no </w:t>
      </w:r>
      <w:r w:rsidR="008C56A9">
        <w:t>número anterior</w:t>
      </w:r>
      <w:r>
        <w:t xml:space="preserve"> deve ser esterilizados, devendo o seu titular, sempre que solicitados pelas autoridades competentes, apresentar o DIAC com a respetiva esterilização averbada.</w:t>
      </w:r>
    </w:p>
    <w:p w:rsidRPr="005E2D3C" w:rsidR="00C545D3" w:rsidP="00F95DCA" w:rsidRDefault="7614B9A9" w14:paraId="4A0B9D0D" w14:textId="6A1BD430">
      <w:pPr>
        <w:ind w:left="142" w:firstLine="0"/>
      </w:pPr>
      <w:r>
        <w:t xml:space="preserve">3 - Os cães das raças constantes da </w:t>
      </w:r>
      <w:r w:rsidR="0052508A">
        <w:t>Portaria</w:t>
      </w:r>
      <w:r>
        <w:t xml:space="preserve"> </w:t>
      </w:r>
      <w:r w:rsidR="00D03AF5">
        <w:t>n.º</w:t>
      </w:r>
      <w:r>
        <w:t xml:space="preserve"> 422/2004, de 24 de abril que não estejam inscritos em livro de origens oficialmente reconhecido, bem como os resultantes dos cruzamentos daquelas raças entre si e destas com outras, devem ser esterilizados até aos 6 meses de idade.</w:t>
      </w:r>
    </w:p>
    <w:p w:rsidRPr="005E2D3C" w:rsidR="00A45F94" w:rsidP="00F95DCA" w:rsidRDefault="7614B9A9" w14:paraId="3AC6EF78" w14:textId="474D30BA">
      <w:pPr>
        <w:ind w:left="142" w:firstLine="0"/>
      </w:pPr>
      <w:r>
        <w:t>4 - A DGAV pode determinar a esterilização obrigatória de um ou mais cães, no prazo máximo de 30 dias após a notificação do seu detentor:</w:t>
      </w:r>
    </w:p>
    <w:p w:rsidRPr="00777F33" w:rsidR="00C545D3" w:rsidP="00F95DCA" w:rsidRDefault="482BC60F" w14:paraId="5FE684AF" w14:textId="4B67981E">
      <w:pPr>
        <w:pStyle w:val="PargrafodaLista"/>
        <w:numPr>
          <w:ilvl w:val="0"/>
          <w:numId w:val="310"/>
        </w:numPr>
        <w:rPr>
          <w:color w:val="000000" w:themeColor="text1"/>
        </w:rPr>
      </w:pPr>
      <w:r>
        <w:t>Sempre que esteja em risco a segurança de pessoas ou outros animais;</w:t>
      </w:r>
    </w:p>
    <w:p w:rsidRPr="00777F33" w:rsidR="00C545D3" w:rsidP="00F95DCA" w:rsidRDefault="47AEC77E" w14:paraId="649315E5" w14:textId="2E78496E">
      <w:pPr>
        <w:pStyle w:val="PargrafodaLista"/>
        <w:numPr>
          <w:ilvl w:val="0"/>
          <w:numId w:val="310"/>
        </w:numPr>
        <w:rPr>
          <w:color w:val="000000" w:themeColor="text1"/>
        </w:rPr>
      </w:pPr>
      <w:r>
        <w:t>Quando se verifique a reprodução de cães não registados em livro de origens oficialmente reconhecido ou em locais sem a devida permissão administrativa;</w:t>
      </w:r>
    </w:p>
    <w:p w:rsidRPr="00777F33" w:rsidR="00C545D3" w:rsidP="00F95DCA" w:rsidRDefault="48AAE085" w14:paraId="0C9DAF05" w14:textId="7719688A">
      <w:pPr>
        <w:pStyle w:val="PargrafodaLista"/>
        <w:numPr>
          <w:ilvl w:val="0"/>
          <w:numId w:val="310"/>
        </w:numPr>
        <w:rPr>
          <w:color w:val="000000" w:themeColor="text1"/>
        </w:rPr>
      </w:pPr>
      <w:r>
        <w:t xml:space="preserve">Em caso de entrada no território nacional em incumprimento do disposto </w:t>
      </w:r>
      <w:r w:rsidRPr="00F95DCA">
        <w:rPr>
          <w:highlight w:val="cyan"/>
        </w:rPr>
        <w:t xml:space="preserve">no </w:t>
      </w:r>
      <w:r w:rsidRPr="00F95DCA" w:rsidR="00777F33">
        <w:rPr>
          <w:highlight w:val="cyan"/>
        </w:rPr>
        <w:t>artigo</w:t>
      </w:r>
      <w:r w:rsidRPr="00F95DCA" w:rsidR="00A45F94">
        <w:rPr>
          <w:highlight w:val="cyan"/>
        </w:rPr>
        <w:t xml:space="preserve"> XX.º</w:t>
      </w:r>
      <w:r>
        <w:t>;</w:t>
      </w:r>
      <w:r w:rsidR="7221B06A">
        <w:t xml:space="preserve"> </w:t>
      </w:r>
    </w:p>
    <w:p w:rsidRPr="005E2D3C" w:rsidR="00C545D3" w:rsidP="00F95DCA" w:rsidRDefault="43E0D393" w14:paraId="58A4E5E4" w14:textId="5743EE99">
      <w:pPr>
        <w:ind w:left="142" w:firstLine="0"/>
      </w:pPr>
      <w:r>
        <w:t xml:space="preserve">5 – Para efeitos do </w:t>
      </w:r>
      <w:r w:rsidR="008C56A9">
        <w:t>número anterior</w:t>
      </w:r>
      <w:r>
        <w:t xml:space="preserve">, a esterilização pode ser efetuada por médico-veterinário da escolha do titular, a suas expensas, e devidamente registada no SIAC nos </w:t>
      </w:r>
      <w:r w:rsidRPr="00F95DCA">
        <w:rPr>
          <w:highlight w:val="cyan"/>
        </w:rPr>
        <w:t xml:space="preserve">termos do artigo </w:t>
      </w:r>
      <w:r w:rsidRPr="00F95DCA" w:rsidR="00D03AF5">
        <w:rPr>
          <w:highlight w:val="cyan"/>
        </w:rPr>
        <w:t>XX.º.</w:t>
      </w:r>
    </w:p>
    <w:p w:rsidRPr="005E2D3C" w:rsidR="21AB78F5" w:rsidP="00F95DCA" w:rsidRDefault="00D03AF5" w14:paraId="2538BC21" w14:textId="037E6C3D">
      <w:pPr>
        <w:ind w:left="142" w:firstLine="0"/>
        <w:rPr>
          <w:color w:val="000000" w:themeColor="text1"/>
        </w:rPr>
      </w:pPr>
      <w:r>
        <w:rPr>
          <w:color w:val="000000" w:themeColor="text1"/>
        </w:rPr>
        <w:t xml:space="preserve">6 - </w:t>
      </w:r>
      <w:r w:rsidR="6E7CF36B">
        <w:rPr>
          <w:color w:val="000000" w:themeColor="text1"/>
        </w:rPr>
        <w:t xml:space="preserve">Sem prejuízo do disposto nos </w:t>
      </w:r>
      <w:r w:rsidR="00EB7B78">
        <w:rPr>
          <w:color w:val="000000" w:themeColor="text1"/>
        </w:rPr>
        <w:t>números</w:t>
      </w:r>
      <w:r w:rsidR="6E7CF36B">
        <w:rPr>
          <w:color w:val="000000" w:themeColor="text1"/>
        </w:rPr>
        <w:t xml:space="preserve"> anteriores o animal pode ser dispensado da esterilização, por não estar em condições de saúde adequadas, desde que sejam registadas por médico-veterinário no SIAC, indicando-se o prazo previsível para essa intervenção cirúrgica.</w:t>
      </w:r>
    </w:p>
    <w:p w:rsidR="00C545D3" w:rsidP="00D03AF5" w:rsidRDefault="00EB7B78" w14:paraId="3F9CCA5D" w14:textId="6AA2C33A">
      <w:pPr>
        <w:ind w:left="142" w:firstLine="0"/>
      </w:pPr>
      <w:r>
        <w:t>7</w:t>
      </w:r>
      <w:r w:rsidR="606396E4">
        <w:t xml:space="preserve"> - As câmaras municipais prestam toda a colaboração que vise a esterilização determinada no </w:t>
      </w:r>
      <w:r w:rsidR="00D03AF5">
        <w:t>n.º</w:t>
      </w:r>
      <w:r w:rsidR="606396E4">
        <w:t xml:space="preserve"> 3 e </w:t>
      </w:r>
      <w:r w:rsidR="00D03AF5">
        <w:t>n.º</w:t>
      </w:r>
      <w:r w:rsidR="606396E4">
        <w:t xml:space="preserve"> 4, sempre que esteja em risco a segurança, e quando se prove por qualquer meio legalmente admitido que o detentor não pode suportar os encargos de tal intervenção.</w:t>
      </w:r>
    </w:p>
    <w:p w:rsidRPr="005E2D3C" w:rsidR="00EB7B78" w:rsidP="00F95DCA" w:rsidRDefault="00EB7B78" w14:paraId="36B0515C" w14:textId="77777777">
      <w:pPr>
        <w:ind w:left="142" w:firstLine="0"/>
      </w:pPr>
    </w:p>
    <w:p w:rsidRPr="00F95DCA" w:rsidR="00EB7B78" w:rsidP="00F95DCA" w:rsidRDefault="78F43FE0" w14:paraId="33E71FAE" w14:textId="01286DAD">
      <w:pPr>
        <w:pStyle w:val="Ttulo3"/>
      </w:pPr>
      <w:bookmarkStart w:name="_Toc1287437865" w:id="1867127329"/>
      <w:r w:rsidR="7AECBBC4">
        <w:rPr/>
        <w:t>Artigo 1</w:t>
      </w:r>
      <w:r w:rsidR="360635E6">
        <w:rPr/>
        <w:t>2</w:t>
      </w:r>
      <w:r w:rsidR="6130CB83">
        <w:rPr/>
        <w:t>7</w:t>
      </w:r>
      <w:r w:rsidR="7AECBBC4">
        <w:rPr/>
        <w:t>.º</w:t>
      </w:r>
      <w:bookmarkEnd w:id="1867127329"/>
    </w:p>
    <w:p w:rsidRPr="00EB7B78" w:rsidR="00EB7B78" w:rsidP="00F95DCA" w:rsidRDefault="78F43FE0" w14:paraId="4DC6BC86" w14:textId="44571ED8">
      <w:pPr>
        <w:pStyle w:val="Ttulo3"/>
      </w:pPr>
      <w:bookmarkStart w:name="_Toc494132490" w:id="994972138"/>
      <w:r w:rsidR="7AECBBC4">
        <w:rPr/>
        <w:t>Colocação no mercado de animais potencialmente perigosos</w:t>
      </w:r>
      <w:bookmarkEnd w:id="994972138"/>
    </w:p>
    <w:p w:rsidRPr="005E2D3C" w:rsidR="00C545D3" w:rsidP="00F95DCA" w:rsidRDefault="78F43FE0" w14:paraId="7E623C2C" w14:textId="07044504">
      <w:pPr>
        <w:ind w:left="142" w:firstLine="0"/>
      </w:pPr>
      <w:r>
        <w:t>1 - O cão potencialmente perigoso só pode ser comercializado em estabelecimentos de criação com permissão administrativa emitida pela DGAV nos termos do presente diploma.</w:t>
      </w:r>
    </w:p>
    <w:p w:rsidRPr="005E2D3C" w:rsidR="00C545D3" w:rsidP="00F95DCA" w:rsidRDefault="41C2AF26" w14:paraId="6BCB82F5" w14:textId="7D4FCBDF">
      <w:pPr>
        <w:ind w:left="142" w:firstLine="0"/>
      </w:pPr>
      <w:r w:rsidR="1120CD69">
        <w:rPr/>
        <w:t xml:space="preserve">2 – Sem prejuízo do disposto no </w:t>
      </w:r>
      <w:r w:rsidR="61A8F73A">
        <w:rPr/>
        <w:t>número anterior</w:t>
      </w:r>
      <w:r w:rsidR="1120CD69">
        <w:rPr/>
        <w:t xml:space="preserve">, o cão potencialmente perigoso, pode ser cedido ou vendido fora dos estabelecimentos, pelo titular, em virtude de circunstâncias supervenientes, </w:t>
      </w:r>
      <w:ins w:author="Maria Cristina Tavares Briosa" w:date="2026-07-06T15:44:39.965Z" w16du:dateUtc="2026-07-06T15:44:39.965Z" w:id="380146079">
        <w:r w:rsidR="20790E98">
          <w:t xml:space="preserve">quando </w:t>
        </w:r>
        <w:r w:rsidR="20790E98">
          <w:t>aque</w:t>
        </w:r>
        <w:r w:rsidR="20790E98">
          <w:t>le</w:t>
        </w:r>
        <w:r w:rsidR="20790E98">
          <w:t xml:space="preserve"> </w:t>
        </w:r>
      </w:ins>
      <w:r w:rsidR="1120CD69">
        <w:rPr/>
        <w:t>deseje promover a sua transmissão.</w:t>
      </w:r>
    </w:p>
    <w:p w:rsidRPr="005E2D3C" w:rsidR="00C545D3" w:rsidP="00F95DCA" w:rsidRDefault="3915EECC" w14:paraId="72BED019" w14:textId="558F92B2">
      <w:pPr>
        <w:ind w:left="142" w:firstLine="0"/>
      </w:pPr>
      <w:r>
        <w:t>3 - A entrega pelos criadores após venda, ou cedência, de cães potencialmente perigosos está sujeita ao cumprimento dos seguintes requisitos:</w:t>
      </w:r>
    </w:p>
    <w:p w:rsidRPr="005E2D3C" w:rsidR="00C545D3" w:rsidP="00F95DCA" w:rsidRDefault="7614B9A9" w14:paraId="6D3EF8A4" w14:textId="6DAE4E09">
      <w:pPr>
        <w:pStyle w:val="PargrafodaLista"/>
        <w:numPr>
          <w:ilvl w:val="0"/>
          <w:numId w:val="311"/>
        </w:numPr>
      </w:pPr>
      <w:r>
        <w:t xml:space="preserve">Alteração do registo do animal no SIAC para nome do novo titular; </w:t>
      </w:r>
    </w:p>
    <w:p w:rsidRPr="005E2D3C" w:rsidR="00C545D3" w:rsidP="00F95DCA" w:rsidRDefault="62C81C10" w14:paraId="4A3F6226" w14:textId="52F4AC2D">
      <w:pPr>
        <w:pStyle w:val="PargrafodaLista"/>
        <w:numPr>
          <w:ilvl w:val="0"/>
          <w:numId w:val="311"/>
        </w:numPr>
      </w:pPr>
      <w:r>
        <w:t>Comprovativo de registo prévio em livro de origens;</w:t>
      </w:r>
    </w:p>
    <w:p w:rsidRPr="005E2D3C" w:rsidR="00C545D3" w:rsidP="00F95DCA" w:rsidRDefault="0AE78A87" w14:paraId="1027992D" w14:textId="0C698D86">
      <w:pPr>
        <w:ind w:left="142" w:firstLine="0"/>
        <w:rPr>
          <w:highlight w:val="yellow"/>
        </w:rPr>
      </w:pPr>
      <w:r>
        <w:t>4 - É proibida a comercialização e publicidade de animais perigosos, exceto os destinados a fins científicos e desde que previamente autorizada pela DGAV.</w:t>
      </w:r>
    </w:p>
    <w:p w:rsidR="70CCCE41" w:rsidRDefault="70CCCE41" w14:paraId="4D0054A5" w14:textId="4D06B11E"/>
    <w:p w:rsidRPr="00F95DCA" w:rsidR="00EB7B78" w:rsidP="00F95DCA" w:rsidRDefault="00EB7B78" w14:paraId="452807C6" w14:textId="58B7AF91">
      <w:pPr>
        <w:pStyle w:val="Ttulo2"/>
        <w:ind w:right="0"/>
      </w:pPr>
      <w:bookmarkStart w:name="_Toc999760836" w:id="1428976470"/>
      <w:r w:rsidR="360635E6">
        <w:rPr/>
        <w:t>SECCÇÃO III</w:t>
      </w:r>
      <w:bookmarkEnd w:id="1428976470"/>
    </w:p>
    <w:p w:rsidR="00C545D3" w:rsidP="00F95DCA" w:rsidRDefault="78F43FE0" w14:paraId="7826F503" w14:textId="0D8967BE">
      <w:pPr>
        <w:pStyle w:val="Ttulo2"/>
        <w:ind w:right="0"/>
      </w:pPr>
      <w:bookmarkStart w:name="_Toc1079812189" w:id="1388105007"/>
      <w:r w:rsidR="7AECBBC4">
        <w:rPr/>
        <w:t>Treino de cães perigosos ou potencialmente perigosos</w:t>
      </w:r>
      <w:bookmarkEnd w:id="1388105007"/>
    </w:p>
    <w:p w:rsidRPr="00EB7B78" w:rsidR="00EB7B78" w:rsidP="00F95DCA" w:rsidRDefault="00EB7B78" w14:paraId="685C6363" w14:textId="77777777">
      <w:pPr>
        <w:jc w:val="center"/>
        <w:rPr>
          <w:b/>
          <w:bCs/>
        </w:rPr>
      </w:pPr>
    </w:p>
    <w:p w:rsidRPr="00F95DCA" w:rsidR="00EB7B78" w:rsidP="00F95DCA" w:rsidRDefault="78F43FE0" w14:paraId="6A376749" w14:textId="0F7E0C66">
      <w:pPr>
        <w:pStyle w:val="Ttulo3"/>
      </w:pPr>
      <w:bookmarkStart w:name="_Toc168585936" w:id="665647393"/>
      <w:r w:rsidR="7AECBBC4">
        <w:rPr/>
        <w:t>Artigo 1</w:t>
      </w:r>
      <w:r w:rsidR="6130CB83">
        <w:rPr/>
        <w:t>28</w:t>
      </w:r>
      <w:r w:rsidR="7AECBBC4">
        <w:rPr/>
        <w:t>.º</w:t>
      </w:r>
      <w:bookmarkEnd w:id="665647393"/>
    </w:p>
    <w:p w:rsidRPr="00EB7B78" w:rsidR="00C545D3" w:rsidP="00F95DCA" w:rsidRDefault="78F43FE0" w14:paraId="638C1900" w14:textId="4F06BA9E">
      <w:pPr>
        <w:pStyle w:val="Ttulo3"/>
      </w:pPr>
      <w:bookmarkStart w:name="_Toc2048449382" w:id="112923239"/>
      <w:r w:rsidR="7AECBBC4">
        <w:rPr/>
        <w:t>Obrigatoriedade de treino</w:t>
      </w:r>
      <w:bookmarkEnd w:id="112923239"/>
    </w:p>
    <w:p w:rsidRPr="005E2D3C" w:rsidR="00C545D3" w:rsidP="00F95DCA" w:rsidRDefault="78F43FE0" w14:paraId="154F5B05" w14:textId="7E10BCEB">
      <w:pPr>
        <w:ind w:left="142" w:firstLine="0"/>
      </w:pPr>
      <w:r>
        <w:t>1 - Os detentores de cães perigosos ou potencialmente perigosos ficam obrigados a promover o treino dos mesmos, com vista à sua socialização e obediência, o qual não pode, em caso algum, ter em vista a sua participação em lutas ou o reforço da agressividade para pessoas, outros animais ou bens.</w:t>
      </w:r>
    </w:p>
    <w:p w:rsidR="00C545D3" w:rsidP="00EB7B78" w:rsidRDefault="78F43FE0" w14:paraId="3446518C" w14:textId="47EED1EF">
      <w:pPr>
        <w:ind w:left="142" w:firstLine="0"/>
      </w:pPr>
      <w:r>
        <w:t xml:space="preserve">2 - O treino a que se refere o </w:t>
      </w:r>
      <w:r w:rsidR="008C56A9">
        <w:t>número anterior</w:t>
      </w:r>
      <w:r>
        <w:t xml:space="preserve"> deve iniciar-se entre os 6 e os 12 meses de idade do animal.</w:t>
      </w:r>
    </w:p>
    <w:p w:rsidRPr="005E2D3C" w:rsidR="00EB7B78" w:rsidP="00F95DCA" w:rsidRDefault="00EB7B78" w14:paraId="3DACB5F7" w14:textId="77777777">
      <w:pPr>
        <w:ind w:left="142" w:firstLine="0"/>
      </w:pPr>
    </w:p>
    <w:p w:rsidRPr="00F95DCA" w:rsidR="00EB7B78" w:rsidP="00F95DCA" w:rsidRDefault="78F43FE0" w14:paraId="6A971B0A" w14:textId="2FF88B87">
      <w:pPr>
        <w:pStyle w:val="Ttulo3"/>
      </w:pPr>
      <w:bookmarkStart w:name="_Toc674644199" w:id="411105714"/>
      <w:r w:rsidR="7AECBBC4">
        <w:rPr/>
        <w:t>Artigo 1</w:t>
      </w:r>
      <w:r w:rsidR="6130CB83">
        <w:rPr/>
        <w:t>29</w:t>
      </w:r>
      <w:r w:rsidR="7AECBBC4">
        <w:rPr/>
        <w:t>.º</w:t>
      </w:r>
      <w:bookmarkEnd w:id="411105714"/>
    </w:p>
    <w:p w:rsidRPr="00EB7B78" w:rsidR="00C545D3" w:rsidP="00F95DCA" w:rsidRDefault="78F43FE0" w14:paraId="621964D9" w14:textId="06E401F3">
      <w:pPr>
        <w:pStyle w:val="Ttulo3"/>
      </w:pPr>
      <w:bookmarkStart w:name="_Toc1897654782" w:id="576948332"/>
      <w:r w:rsidR="7AECBBC4">
        <w:rPr/>
        <w:t>Regime de exceção</w:t>
      </w:r>
      <w:bookmarkEnd w:id="576948332"/>
    </w:p>
    <w:p w:rsidRPr="005E2D3C" w:rsidR="00C545D3" w:rsidP="00F95DCA" w:rsidRDefault="78F43FE0" w14:paraId="49369E39" w14:textId="37F16F3B">
      <w:pPr>
        <w:ind w:left="142" w:firstLine="0"/>
      </w:pPr>
      <w:r>
        <w:t>Exclui-se do âmbito de aplicação do presente capítulo o treino de cães subsequente ao treino de obediência referido no artigo anterior, nomeadamente aqueles destinados a cães-guia ou outros cães de assistência, os cães para competição e para atividades desportivas.</w:t>
      </w:r>
    </w:p>
    <w:p w:rsidR="00EB7B78" w:rsidRDefault="00EB7B78" w14:paraId="03F9A14C" w14:textId="77777777"/>
    <w:p w:rsidRPr="00F95DCA" w:rsidR="00C545D3" w:rsidP="00F95DCA" w:rsidRDefault="78F43FE0" w14:paraId="165C6205" w14:textId="6D0D7B61">
      <w:pPr>
        <w:pStyle w:val="Ttulo3"/>
      </w:pPr>
      <w:bookmarkStart w:name="_Toc1913060990" w:id="2046853363"/>
      <w:r w:rsidR="7AECBBC4">
        <w:rPr/>
        <w:t>Artigo 1</w:t>
      </w:r>
      <w:r w:rsidR="360635E6">
        <w:rPr/>
        <w:t>3</w:t>
      </w:r>
      <w:r w:rsidR="6130CB83">
        <w:rPr/>
        <w:t>0</w:t>
      </w:r>
      <w:r w:rsidR="7AECBBC4">
        <w:rPr/>
        <w:t>.º</w:t>
      </w:r>
      <w:bookmarkEnd w:id="2046853363"/>
    </w:p>
    <w:p w:rsidRPr="00EB7B78" w:rsidR="00C545D3" w:rsidP="00F95DCA" w:rsidRDefault="78F43FE0" w14:paraId="1F37B9D7" w14:textId="34E64E2A">
      <w:pPr>
        <w:pStyle w:val="Ttulo3"/>
      </w:pPr>
      <w:bookmarkStart w:name="_Toc1351710351" w:id="1288734417"/>
      <w:r w:rsidR="7AECBBC4">
        <w:rPr/>
        <w:t>Locais destinados ao treino</w:t>
      </w:r>
      <w:bookmarkEnd w:id="1288734417"/>
    </w:p>
    <w:p w:rsidRPr="005E2D3C" w:rsidR="00C545D3" w:rsidP="00F95DCA" w:rsidRDefault="7E4F3B39" w14:paraId="5BFFB367" w14:textId="57C81C94">
      <w:pPr>
        <w:ind w:left="142" w:firstLine="0"/>
      </w:pPr>
      <w:r>
        <w:t xml:space="preserve">1 - O treino de cães perigosos ou potencialmente perigosos previsto no </w:t>
      </w:r>
      <w:r w:rsidRPr="00F95DCA">
        <w:rPr>
          <w:highlight w:val="cyan"/>
        </w:rPr>
        <w:t xml:space="preserve">artigo </w:t>
      </w:r>
      <w:r w:rsidRPr="00F95DCA" w:rsidR="00EB7B78">
        <w:rPr>
          <w:highlight w:val="cyan"/>
        </w:rPr>
        <w:t>XX.</w:t>
      </w:r>
      <w:r w:rsidRPr="00F95DCA">
        <w:rPr>
          <w:highlight w:val="cyan"/>
        </w:rPr>
        <w:t>º</w:t>
      </w:r>
      <w:r>
        <w:t xml:space="preserve"> só pode ser realizado em escolas de treino ou em terrenos privados próprios para o efeito, devendo ser garantidas, em ambos os casos, medidas de segurança que impeçam a fuga destes animais ou a possibilidade de agressão a terceiros.</w:t>
      </w:r>
    </w:p>
    <w:p w:rsidR="00C545D3" w:rsidP="00EB7B78" w:rsidRDefault="78F43FE0" w14:paraId="2A605B24" w14:textId="1B27C227">
      <w:pPr>
        <w:ind w:left="142" w:firstLine="0"/>
      </w:pPr>
      <w:r>
        <w:t>2 - O treino de cães perigosos ou potencialmente perigosos pode, ainda, ser realizado em escolas de treino oficial criadas, individualmente ou em conjunto, por câmaras municipais ou juntas de freguesia.</w:t>
      </w:r>
    </w:p>
    <w:p w:rsidRPr="005E2D3C" w:rsidR="00EB7B78" w:rsidP="00F95DCA" w:rsidRDefault="00EB7B78" w14:paraId="4F26813A" w14:textId="77777777">
      <w:pPr>
        <w:ind w:left="142" w:firstLine="0"/>
      </w:pPr>
    </w:p>
    <w:p w:rsidRPr="00F95DCA" w:rsidR="00EB7B78" w:rsidP="00F95DCA" w:rsidRDefault="78F43FE0" w14:paraId="387426F2" w14:textId="32FD4870">
      <w:pPr>
        <w:pStyle w:val="Ttulo3"/>
      </w:pPr>
      <w:bookmarkStart w:name="_Toc152000472" w:id="446112580"/>
      <w:r w:rsidR="7AECBBC4">
        <w:rPr/>
        <w:t>Artigo 1</w:t>
      </w:r>
      <w:r w:rsidR="360635E6">
        <w:rPr/>
        <w:t>3</w:t>
      </w:r>
      <w:r w:rsidR="6130CB83">
        <w:rPr/>
        <w:t>1</w:t>
      </w:r>
      <w:r w:rsidR="7AECBBC4">
        <w:rPr/>
        <w:t>.º</w:t>
      </w:r>
      <w:bookmarkEnd w:id="446112580"/>
    </w:p>
    <w:p w:rsidRPr="005E2D3C" w:rsidR="00C545D3" w:rsidP="00F95DCA" w:rsidRDefault="78F43FE0" w14:paraId="138635C2" w14:textId="2773C148">
      <w:pPr>
        <w:pStyle w:val="Ttulo3"/>
      </w:pPr>
      <w:bookmarkStart w:name="_Toc2118094262" w:id="1351156777"/>
      <w:r w:rsidR="7AECBBC4">
        <w:rPr/>
        <w:t>Reserva de atividade de treinadores de cães perigosos e potencialmente perigosos</w:t>
      </w:r>
      <w:bookmarkEnd w:id="1351156777"/>
    </w:p>
    <w:p w:rsidRPr="005E2D3C" w:rsidR="00C545D3" w:rsidP="00F95DCA" w:rsidRDefault="7E4F3B39" w14:paraId="1B93A97B" w14:textId="39D0AF07">
      <w:pPr>
        <w:ind w:left="142" w:firstLine="0"/>
      </w:pPr>
      <w:r>
        <w:t xml:space="preserve">O treino de cães perigosos ou potencialmente perigosos, previsto no </w:t>
      </w:r>
      <w:r w:rsidRPr="00F95DCA">
        <w:rPr>
          <w:highlight w:val="cyan"/>
        </w:rPr>
        <w:t>artigo</w:t>
      </w:r>
      <w:r w:rsidRPr="00F95DCA" w:rsidR="00EB7B78">
        <w:rPr>
          <w:highlight w:val="cyan"/>
        </w:rPr>
        <w:t xml:space="preserve"> XX.º</w:t>
      </w:r>
      <w:r w:rsidRPr="00F95DCA">
        <w:rPr>
          <w:highlight w:val="cyan"/>
        </w:rPr>
        <w:t>,</w:t>
      </w:r>
      <w:r>
        <w:t xml:space="preserve"> só pode ser ministrado por treinador possuidor do respetivo título profissional, emitido nos termos do artigo seguinte.</w:t>
      </w:r>
    </w:p>
    <w:p w:rsidRPr="005E2D3C" w:rsidR="00C545D3" w:rsidP="00F95DCA" w:rsidRDefault="031383DE" w14:paraId="3BBAE1C5" w14:textId="71AC3CAF">
      <w:pPr>
        <w:rPr>
          <w:highlight w:val="lightGray"/>
        </w:rPr>
      </w:pPr>
      <w:r>
        <w:t xml:space="preserve">                                                              </w:t>
      </w:r>
    </w:p>
    <w:p w:rsidRPr="00F95DCA" w:rsidR="00EB7B78" w:rsidP="00F95DCA" w:rsidRDefault="031383DE" w14:paraId="3E1E5CA4" w14:textId="15D77E2E">
      <w:pPr>
        <w:pStyle w:val="Ttulo3"/>
      </w:pPr>
      <w:bookmarkStart w:name="_Toc1813674188" w:id="1712668027"/>
      <w:r w:rsidR="4B2CB551">
        <w:rPr/>
        <w:t>Artigo 13</w:t>
      </w:r>
      <w:r w:rsidR="6130CB83">
        <w:rPr/>
        <w:t>2</w:t>
      </w:r>
      <w:r w:rsidR="4B2CB551">
        <w:rPr/>
        <w:t>.º</w:t>
      </w:r>
      <w:bookmarkEnd w:id="1712668027"/>
    </w:p>
    <w:p w:rsidRPr="00EB7B78" w:rsidR="00C545D3" w:rsidP="00F95DCA" w:rsidRDefault="031383DE" w14:paraId="0735593A" w14:textId="6025B6F3">
      <w:pPr>
        <w:pStyle w:val="Ttulo3"/>
      </w:pPr>
      <w:bookmarkStart w:name="_Toc2002856204" w:id="2070911596"/>
      <w:r w:rsidR="4B2CB551">
        <w:rPr/>
        <w:t>Título profissional de treinador de cães perigosos e potencialmente perigosos</w:t>
      </w:r>
      <w:bookmarkEnd w:id="2070911596"/>
    </w:p>
    <w:p w:rsidRPr="005E2D3C" w:rsidR="00C545D3" w:rsidP="00F95DCA" w:rsidRDefault="62C81C10" w14:paraId="19D27BFE" w14:textId="6E10B6B5">
      <w:pPr>
        <w:ind w:left="142" w:firstLine="0"/>
      </w:pPr>
      <w:r>
        <w:t>1 - O acesso e exercício da atividade de treinador de cães perigosos e potencialmente perigosos depende da obtenção do respetivo título profissional, emitido pela DGAV.</w:t>
      </w:r>
    </w:p>
    <w:p w:rsidRPr="005E2D3C" w:rsidR="00C545D3" w:rsidP="00F95DCA" w:rsidRDefault="62C81C10" w14:paraId="745092FD" w14:textId="07106E00">
      <w:pPr>
        <w:ind w:left="142" w:firstLine="0"/>
      </w:pPr>
      <w:r>
        <w:t>2 - Sem prejuízo do disposto nos n.</w:t>
      </w:r>
      <w:r w:rsidR="00EB7B78">
        <w:t xml:space="preserve">ºs </w:t>
      </w:r>
      <w:r>
        <w:t>5 e 6, o requerente de título profissional deve reunir, cumulativamente, os seguintes requisitos:</w:t>
      </w:r>
    </w:p>
    <w:p w:rsidRPr="005E2D3C" w:rsidR="00EB7B78" w:rsidP="00F95DCA" w:rsidRDefault="62C81C10" w14:paraId="628A397E" w14:textId="4F2806BE">
      <w:pPr>
        <w:pStyle w:val="PargrafodaLista"/>
        <w:numPr>
          <w:ilvl w:val="0"/>
          <w:numId w:val="312"/>
        </w:numPr>
      </w:pPr>
      <w:r>
        <w:t>Ser maior de idade e não estar interdito ou inabilitado, por decisão judicial, para gerir a sua pessoa e os seus bens;</w:t>
      </w:r>
    </w:p>
    <w:p w:rsidRPr="005E2D3C" w:rsidR="00C545D3" w:rsidP="00F95DCA" w:rsidRDefault="62C81C10" w14:paraId="574C1739" w14:textId="4D978CB3">
      <w:pPr>
        <w:pStyle w:val="PargrafodaLista"/>
        <w:numPr>
          <w:ilvl w:val="0"/>
          <w:numId w:val="312"/>
        </w:numPr>
      </w:pPr>
      <w:r>
        <w:t>Ter como habilitação mínima o 12.º ano de escolaridade ou equivalente;</w:t>
      </w:r>
    </w:p>
    <w:p w:rsidRPr="005E2D3C" w:rsidR="00EB7B78" w:rsidP="69805533" w:rsidRDefault="62C81C10" w14:paraId="219095EB" w14:textId="1D9D72DB">
      <w:pPr>
        <w:pStyle w:val="PargrafodaLista"/>
        <w:numPr>
          <w:ilvl w:val="0"/>
          <w:numId w:val="312"/>
        </w:numPr>
        <w:rPr>
          <w:highlight w:val="cyan"/>
        </w:rPr>
      </w:pPr>
      <w:r w:rsidR="62C81C10">
        <w:rPr/>
        <w:t xml:space="preserve">Apresentar certificado do registo criminal do qual resulte não ter sido o candidato à certificação de treinadores condenado, por sentença transitada em julgado, há menos de cinco anos, por crime referido na </w:t>
      </w:r>
      <w:r w:rsidRPr="69805533" w:rsidR="62C81C10">
        <w:rPr>
          <w:highlight w:val="cyan"/>
        </w:rPr>
        <w:t xml:space="preserve">alínea </w:t>
      </w:r>
      <w:r w:rsidRPr="69805533" w:rsidR="007E4BC2">
        <w:rPr>
          <w:highlight w:val="cyan"/>
        </w:rPr>
        <w:t>b</w:t>
      </w:r>
      <w:r w:rsidRPr="69805533" w:rsidR="62C81C10">
        <w:rPr>
          <w:highlight w:val="cyan"/>
        </w:rPr>
        <w:t xml:space="preserve">) do </w:t>
      </w:r>
      <w:r w:rsidRPr="69805533" w:rsidR="00D03AF5">
        <w:rPr>
          <w:highlight w:val="cyan"/>
        </w:rPr>
        <w:t>n.º</w:t>
      </w:r>
      <w:r w:rsidRPr="69805533" w:rsidR="62C81C10">
        <w:rPr>
          <w:highlight w:val="cyan"/>
        </w:rPr>
        <w:t xml:space="preserve"> 3 do artigo </w:t>
      </w:r>
      <w:r w:rsidRPr="69805533" w:rsidR="007E4BC2">
        <w:rPr>
          <w:highlight w:val="cyan"/>
        </w:rPr>
        <w:t>108.º</w:t>
      </w:r>
      <w:ins w:author="Rui André Vidal" w:date="2026-06-30T16:19:47.101Z" w16du:dateUtc="2026-06-30T16:19:47.101Z" w:id="662626405">
        <w:r w:rsidRPr="69805533" w:rsidR="4FA9141F">
          <w:rPr>
            <w:highlight w:val="cyan"/>
          </w:rPr>
          <w:t xml:space="preserve"> XXX.º</w:t>
        </w:r>
      </w:ins>
      <w:ins w:author="Rui André Vidal" w:date="2026-06-30T16:21:44.927Z" w16du:dateUtc="2026-06-30T16:21:44.927Z" w:id="1030157087">
        <w:r w:rsidRPr="69805533" w:rsidR="201F85B9">
          <w:rPr>
            <w:highlight w:val="cyan"/>
          </w:rPr>
          <w:t xml:space="preserve"> (</w:t>
        </w:r>
        <w:r w:rsidRPr="69805533" w:rsidR="201F85B9">
          <w:rPr>
            <w:rFonts w:ascii="Garamond" w:hAnsi="Garamond" w:eastAsia="Garamond" w:cs="Garamond"/>
            <w:b w:val="0"/>
            <w:bCs w:val="0"/>
            <w:i w:val="0"/>
            <w:iCs w:val="0"/>
            <w:caps w:val="0"/>
            <w:smallCaps w:val="0"/>
            <w:noProof w:val="0"/>
            <w:color w:val="000000" w:themeColor="text1" w:themeTint="FF" w:themeShade="FF"/>
            <w:sz w:val="24"/>
            <w:szCs w:val="24"/>
            <w:lang w:val="pt-PT"/>
          </w:rPr>
          <w:t>licença detentor)</w:t>
        </w:r>
      </w:ins>
      <w:r w:rsidRPr="69805533" w:rsidR="007E4BC2">
        <w:rPr>
          <w:highlight w:val="cyan"/>
        </w:rPr>
        <w:t>;</w:t>
      </w:r>
    </w:p>
    <w:p w:rsidRPr="005E2D3C" w:rsidR="00C545D3" w:rsidP="00F95DCA" w:rsidRDefault="62C81C10" w14:paraId="4A66F665" w14:textId="47425A6D">
      <w:pPr>
        <w:pStyle w:val="PargrafodaLista"/>
        <w:numPr>
          <w:ilvl w:val="0"/>
          <w:numId w:val="312"/>
        </w:numPr>
      </w:pPr>
      <w:r>
        <w:t>Ser detentor do certificado de qualificações referido no artigo seguinte.</w:t>
      </w:r>
    </w:p>
    <w:p w:rsidRPr="005E2D3C" w:rsidR="00C545D3" w:rsidP="00F95DCA" w:rsidRDefault="62C81C10" w14:paraId="40EBDB58" w14:textId="4919781F">
      <w:pPr>
        <w:ind w:left="142" w:firstLine="0"/>
      </w:pPr>
      <w:r>
        <w:t>3 - Para efeito da obtenção do título profissional de treinador de cães perigosos e potencialmente perigosos, o requerente de título profissional deve apresentar à DGAV, para além do certificado de qualificações, um documento de identificação civil e o certificado do registo criminal.</w:t>
      </w:r>
    </w:p>
    <w:p w:rsidRPr="005E2D3C" w:rsidR="00C545D3" w:rsidP="00F95DCA" w:rsidRDefault="62C81C10" w14:paraId="6730C7F6" w14:textId="5DF1C63B">
      <w:pPr>
        <w:ind w:left="142" w:firstLine="0"/>
      </w:pPr>
      <w:r>
        <w:t xml:space="preserve">4 - A DGAV dispõe do </w:t>
      </w:r>
      <w:commentRangeStart w:id="636"/>
      <w:r>
        <w:t xml:space="preserve">prazo de 20 </w:t>
      </w:r>
      <w:commentRangeEnd w:id="636"/>
      <w:r w:rsidR="002251E2">
        <w:rPr>
          <w:rStyle w:val="Refdecomentrio"/>
          <w:sz w:val="24"/>
          <w:szCs w:val="24"/>
        </w:rPr>
        <w:commentReference w:id="636"/>
      </w:r>
      <w:r>
        <w:t xml:space="preserve">dias para decidir o requerimento referido no </w:t>
      </w:r>
      <w:r w:rsidR="008C56A9">
        <w:t>número anterior</w:t>
      </w:r>
      <w:r>
        <w:t>, após o que, na ausência de decisão, não há lugar a deferimento tácito, podendo o interessado obter a tutela adequada junto dos tribunais administrativos.</w:t>
      </w:r>
    </w:p>
    <w:p w:rsidRPr="005E2D3C" w:rsidR="00C545D3" w:rsidP="00F95DCA" w:rsidRDefault="62C81C10" w14:paraId="1E9383F7" w14:textId="28381B79">
      <w:pPr>
        <w:ind w:left="142" w:firstLine="0"/>
      </w:pPr>
      <w:r>
        <w:t xml:space="preserve">5 - O treinador de cães perigosos e potencialmente perigosos nacional de Estado-Membro da União Europeia ou do Espaço Económico Europeu cujas qualificações tenham sido obtidas fora de Portugal e pretenda estabelecer-se em território nacional requer a emissão do seu título profissional à DGAV, nos termos do artigo 47.º da </w:t>
      </w:r>
      <w:r w:rsidRPr="00F95DCA" w:rsidR="007E4BC2">
        <w:t>Lei n.º 9/2009</w:t>
      </w:r>
      <w:r>
        <w:t xml:space="preserve">, de 4 de março, alterada pela </w:t>
      </w:r>
      <w:r w:rsidRPr="00F95DCA" w:rsidR="007E4BC2">
        <w:t>Lei n.º 41/2012</w:t>
      </w:r>
      <w:r>
        <w:t>, de 28 de agosto, comprovando adicionalmente os requisitos referidos nas alíneas a) e c) do n.º 2.</w:t>
      </w:r>
    </w:p>
    <w:p w:rsidR="00C545D3" w:rsidP="007E4BC2" w:rsidRDefault="62C81C10" w14:paraId="25FEF428" w14:textId="2F01DB74">
      <w:pPr>
        <w:ind w:left="142" w:firstLine="0"/>
      </w:pPr>
      <w:r>
        <w:t xml:space="preserve">6 - Os profissionais provenientes de outro Estado-Membro da União Europeia ou do Espaço Económico Europeu que pretendam exercer a atividade de treino de cães perigosos e potencialmente perigosos em território nacional em regime de livre prestação de serviços ficam sujeitos à verificação prévia de qualificações constante do artigo 6.º da </w:t>
      </w:r>
      <w:r w:rsidRPr="00F95DCA" w:rsidR="007E4BC2">
        <w:t>Lei n.º 9/2009</w:t>
      </w:r>
      <w:r>
        <w:t xml:space="preserve">, de 4 de março, alterada pela </w:t>
      </w:r>
      <w:r w:rsidRPr="00F95DCA" w:rsidR="007E4BC2">
        <w:t>Lei n.º 41/2012</w:t>
      </w:r>
      <w:r>
        <w:t>, de 28 de agosto.</w:t>
      </w:r>
    </w:p>
    <w:p w:rsidRPr="005E2D3C" w:rsidR="007E4BC2" w:rsidP="00F95DCA" w:rsidRDefault="007E4BC2" w14:paraId="5351D373" w14:textId="77777777">
      <w:pPr>
        <w:ind w:left="142" w:firstLine="0"/>
      </w:pPr>
    </w:p>
    <w:p w:rsidRPr="00F95DCA" w:rsidR="00C545D3" w:rsidP="00F95DCA" w:rsidRDefault="78F43FE0" w14:paraId="3DA55AAE" w14:textId="754CBA6B">
      <w:pPr>
        <w:pStyle w:val="Ttulo3"/>
      </w:pPr>
      <w:bookmarkStart w:name="_Toc47828485" w:id="670500805"/>
      <w:r w:rsidR="7AECBBC4">
        <w:rPr/>
        <w:t>Artigo 1</w:t>
      </w:r>
      <w:r w:rsidR="74E75517">
        <w:rPr/>
        <w:t>3</w:t>
      </w:r>
      <w:r w:rsidR="6130CB83">
        <w:rPr/>
        <w:t>3</w:t>
      </w:r>
      <w:r w:rsidR="7AECBBC4">
        <w:rPr/>
        <w:t>.º</w:t>
      </w:r>
      <w:bookmarkEnd w:id="670500805"/>
    </w:p>
    <w:p w:rsidRPr="007E4BC2" w:rsidR="00C545D3" w:rsidP="00F95DCA" w:rsidRDefault="78F43FE0" w14:paraId="1A95EF6E" w14:textId="087DE5E5">
      <w:pPr>
        <w:pStyle w:val="Ttulo3"/>
      </w:pPr>
      <w:bookmarkStart w:name="_Toc1934123683" w:id="1442255901"/>
      <w:r w:rsidR="7AECBBC4">
        <w:rPr/>
        <w:t>Certificado de qualificações</w:t>
      </w:r>
      <w:bookmarkEnd w:id="1442255901"/>
    </w:p>
    <w:p w:rsidRPr="005E2D3C" w:rsidR="00C545D3" w:rsidP="00F95DCA" w:rsidRDefault="62C81C10" w14:paraId="73895A2F" w14:textId="1D46AF4B">
      <w:pPr>
        <w:ind w:left="142" w:firstLine="0"/>
      </w:pPr>
      <w:r>
        <w:t xml:space="preserve">1 - O certificado de qualificações de treinador de cães perigosos e potencialmente perigosos, referido na alínea d) do n.º 2 do artigo anterior, é emitido </w:t>
      </w:r>
      <w:commentRangeStart w:id="639"/>
      <w:r>
        <w:t>por entidade certificadora</w:t>
      </w:r>
      <w:commentRangeEnd w:id="639"/>
      <w:r w:rsidR="002251E2">
        <w:rPr>
          <w:rStyle w:val="Refdecomentrio"/>
          <w:sz w:val="24"/>
          <w:szCs w:val="24"/>
        </w:rPr>
        <w:commentReference w:id="639"/>
      </w:r>
      <w:r>
        <w:t>, após aprovação em provas teóricas e práticas através das quais o candidato demonstre a sua habilitação técnica para influenciar e adaptar o carácter do canídeo, bem como promover a sua integração no meio ambiente, com segurança, devendo ser dado conhecimento do certificado à DGAV, no prazo máximo de 10 dias.</w:t>
      </w:r>
    </w:p>
    <w:p w:rsidRPr="005E2D3C" w:rsidR="00C545D3" w:rsidP="00F95DCA" w:rsidRDefault="5E2F26CC" w14:paraId="4D065DF0" w14:textId="4676D130">
      <w:pPr>
        <w:ind w:left="142" w:firstLine="0"/>
      </w:pPr>
      <w:r>
        <w:t xml:space="preserve">2 - As provas teóricas referidas no </w:t>
      </w:r>
      <w:r w:rsidR="008C56A9">
        <w:t>número anterior</w:t>
      </w:r>
      <w:r>
        <w:t xml:space="preserve"> devem incidir sobre comportamento animal, metodologia de treino, aprendizagem e </w:t>
      </w:r>
      <w:r>
        <w:rPr>
          <w:color w:val="auto"/>
        </w:rPr>
        <w:t>modificação comportamental e emocional</w:t>
      </w:r>
      <w:r>
        <w:t>, devendo a avaliação prática fazer-se com a presença de animal próprio ou de terceiros, sempre devidamente identificados, para que cada cão só possa realizar a prova com um candidato.</w:t>
      </w:r>
    </w:p>
    <w:p w:rsidR="007E4BC2" w:rsidP="007E4BC2" w:rsidRDefault="62C81C10" w14:paraId="6EF18A07" w14:textId="63FD7FF5">
      <w:pPr>
        <w:ind w:left="142" w:firstLine="0"/>
      </w:pPr>
      <w:r>
        <w:t xml:space="preserve">3 - A certificação das entidades certificadoras, o modelo de provas e a avaliação dos candidatos são os definidos na </w:t>
      </w:r>
      <w:r w:rsidR="0052508A">
        <w:t>Portaria</w:t>
      </w:r>
      <w:r>
        <w:t xml:space="preserve"> </w:t>
      </w:r>
      <w:r w:rsidR="00D03AF5">
        <w:t>n.º</w:t>
      </w:r>
      <w:r>
        <w:t xml:space="preserve"> 317/2015 de 30 de setembro.  </w:t>
      </w:r>
    </w:p>
    <w:p w:rsidRPr="005E2D3C" w:rsidR="00C545D3" w:rsidP="00F95DCA" w:rsidRDefault="62C81C10" w14:paraId="50380857" w14:textId="6B9FDD16">
      <w:pPr>
        <w:ind w:left="142" w:firstLine="0"/>
      </w:pPr>
      <w:r>
        <w:t xml:space="preserve">                                                             </w:t>
      </w:r>
    </w:p>
    <w:p w:rsidRPr="00F95DCA" w:rsidR="007E4BC2" w:rsidP="00F95DCA" w:rsidRDefault="62C81C10" w14:paraId="6E9643B0" w14:textId="435CBFFE">
      <w:pPr>
        <w:pStyle w:val="Ttulo3"/>
      </w:pPr>
      <w:bookmarkStart w:name="_Toc1162290745" w:id="1703779883"/>
      <w:r w:rsidR="7AC39789">
        <w:rPr/>
        <w:t>Artigo 1</w:t>
      </w:r>
      <w:r w:rsidR="74E75517">
        <w:rPr/>
        <w:t>3</w:t>
      </w:r>
      <w:r w:rsidR="6130CB83">
        <w:rPr/>
        <w:t>4.</w:t>
      </w:r>
      <w:r w:rsidR="7AC39789">
        <w:rPr/>
        <w:t>º</w:t>
      </w:r>
      <w:bookmarkEnd w:id="1703779883"/>
    </w:p>
    <w:p w:rsidRPr="007E4BC2" w:rsidR="00C545D3" w:rsidP="00F95DCA" w:rsidRDefault="62C81C10" w14:paraId="14EF77D6" w14:textId="26E4AB29">
      <w:pPr>
        <w:pStyle w:val="Ttulo3"/>
      </w:pPr>
      <w:bookmarkStart w:name="_Toc1575583099" w:id="401036095"/>
      <w:r w:rsidR="7AC39789">
        <w:rPr/>
        <w:t>Lista de treinadores de cães perigosos e potencialmente perigosos</w:t>
      </w:r>
      <w:bookmarkEnd w:id="401036095"/>
    </w:p>
    <w:p w:rsidRPr="005E2D3C" w:rsidR="00C545D3" w:rsidP="00F95DCA" w:rsidRDefault="78F43FE0" w14:paraId="0F71BB28" w14:textId="67BF931D">
      <w:pPr>
        <w:ind w:left="142" w:firstLine="0"/>
      </w:pPr>
      <w:r>
        <w:t xml:space="preserve">1 - A emissão do título profissional, nos termos do disposto no </w:t>
      </w:r>
      <w:r w:rsidRPr="00F95DCA">
        <w:rPr>
          <w:highlight w:val="cyan"/>
        </w:rPr>
        <w:t>artigo</w:t>
      </w:r>
      <w:r w:rsidRPr="00F95DCA" w:rsidR="007E4BC2">
        <w:rPr>
          <w:highlight w:val="cyan"/>
        </w:rPr>
        <w:t xml:space="preserve"> 135</w:t>
      </w:r>
      <w:r w:rsidRPr="00F95DCA">
        <w:rPr>
          <w:highlight w:val="cyan"/>
        </w:rPr>
        <w:t>.º</w:t>
      </w:r>
      <w:r w:rsidRPr="00F95DCA">
        <w:t>,</w:t>
      </w:r>
      <w:r>
        <w:t xml:space="preserve"> determina a inscrição automática na lista de treinadores de cães perigosos e potencialmente perigosos disponível no sítio na Internet da DGAV.</w:t>
      </w:r>
    </w:p>
    <w:p w:rsidR="00C545D3" w:rsidP="007E4BC2" w:rsidRDefault="62C81C10" w14:paraId="493002DE" w14:textId="0A02BC93">
      <w:pPr>
        <w:ind w:left="142" w:firstLine="0"/>
      </w:pPr>
      <w:r>
        <w:t xml:space="preserve">2 - A DGAV mantém atualizada a lista referida no </w:t>
      </w:r>
      <w:r w:rsidR="008C56A9">
        <w:t>número anterior</w:t>
      </w:r>
      <w:r>
        <w:t xml:space="preserve">, cuja base de dados deve respeitar o disposto </w:t>
      </w:r>
      <w:commentRangeStart w:id="642"/>
      <w:r>
        <w:t>Lei n.º 58/2019, de 8 de agosto, ou Regulamento 679/2016, de 27 de abril.</w:t>
      </w:r>
      <w:commentRangeEnd w:id="642"/>
      <w:r w:rsidR="002251E2">
        <w:rPr>
          <w:rStyle w:val="Refdecomentrio"/>
          <w:sz w:val="24"/>
          <w:szCs w:val="24"/>
        </w:rPr>
        <w:commentReference w:id="642"/>
      </w:r>
    </w:p>
    <w:p w:rsidRPr="005E2D3C" w:rsidR="007E4BC2" w:rsidP="00F95DCA" w:rsidRDefault="007E4BC2" w14:paraId="17BF3830" w14:textId="77777777">
      <w:pPr>
        <w:ind w:left="142" w:firstLine="0"/>
        <w:rPr>
          <w:strike/>
        </w:rPr>
      </w:pPr>
    </w:p>
    <w:p w:rsidRPr="00F95DCA" w:rsidR="00C545D3" w:rsidP="00F95DCA" w:rsidRDefault="78F43FE0" w14:paraId="2E59EB96" w14:textId="432039FF">
      <w:pPr>
        <w:pStyle w:val="Ttulo3"/>
      </w:pPr>
      <w:bookmarkStart w:name="_Toc358567623" w:id="2097658802"/>
      <w:r w:rsidR="7AECBBC4">
        <w:rPr/>
        <w:t xml:space="preserve">Artigo </w:t>
      </w:r>
      <w:r w:rsidR="74E75517">
        <w:rPr/>
        <w:t>13</w:t>
      </w:r>
      <w:r w:rsidR="6130CB83">
        <w:rPr/>
        <w:t>5</w:t>
      </w:r>
      <w:r w:rsidR="7AECBBC4">
        <w:rPr/>
        <w:t>.º</w:t>
      </w:r>
      <w:bookmarkEnd w:id="2097658802"/>
    </w:p>
    <w:p w:rsidRPr="007E4BC2" w:rsidR="00C545D3" w:rsidP="00F95DCA" w:rsidRDefault="78F43FE0" w14:paraId="6FDF1B77" w14:textId="6D488BF0">
      <w:pPr>
        <w:pStyle w:val="Ttulo3"/>
      </w:pPr>
      <w:bookmarkStart w:name="_Toc1806670013" w:id="423658061"/>
      <w:r w:rsidR="7AECBBC4">
        <w:rPr/>
        <w:t>Obrigações dos treinadores</w:t>
      </w:r>
      <w:bookmarkEnd w:id="423658061"/>
    </w:p>
    <w:p w:rsidRPr="005E2D3C" w:rsidR="00C545D3" w:rsidP="00F95DCA" w:rsidRDefault="78F43FE0" w14:paraId="23B7175B" w14:textId="77E74A97">
      <w:pPr>
        <w:ind w:left="142" w:firstLine="0"/>
      </w:pPr>
      <w:r>
        <w:t>1 - Os treinadores de cães perigosos e potencialmente perigosos devem manter, pelo prazo mínimo de 10 anos, e disponibilizar às entidades fiscalizadoras, sempre que solicitado, um registo contendo:</w:t>
      </w:r>
    </w:p>
    <w:p w:rsidRPr="005E2D3C" w:rsidR="00D51298" w:rsidP="00F95DCA" w:rsidRDefault="78F43FE0" w14:paraId="17BA121D" w14:textId="5AB5552D">
      <w:pPr>
        <w:pStyle w:val="PargrafodaLista"/>
        <w:numPr>
          <w:ilvl w:val="0"/>
          <w:numId w:val="313"/>
        </w:numPr>
      </w:pPr>
      <w:r>
        <w:t>A identificação dos animais submetidos a treino, com a indicação do motivo, das datas de início e conclusão do treino e respetivos resultados;</w:t>
      </w:r>
    </w:p>
    <w:p w:rsidRPr="005E2D3C" w:rsidR="00D51298" w:rsidP="00F95DCA" w:rsidRDefault="00D51298" w14:paraId="18A84216" w14:textId="5CDB4F08">
      <w:r>
        <w:t xml:space="preserve">b) </w:t>
      </w:r>
      <w:r w:rsidR="62C81C10">
        <w:t>A identificação dos seus titulares, com indicação dos nomes e moradas;</w:t>
      </w:r>
      <w:r>
        <w:t xml:space="preserve"> </w:t>
      </w:r>
    </w:p>
    <w:p w:rsidRPr="005E2D3C" w:rsidR="00C545D3" w:rsidP="00F95DCA" w:rsidRDefault="78F43FE0" w14:paraId="20543B70" w14:textId="6473BBFF">
      <w:pPr>
        <w:pStyle w:val="PargrafodaLista"/>
        <w:numPr>
          <w:ilvl w:val="0"/>
          <w:numId w:val="313"/>
        </w:numPr>
      </w:pPr>
      <w:r>
        <w:t>A identificação dos animais submetidos a treinos de manutenção.</w:t>
      </w:r>
    </w:p>
    <w:p w:rsidRPr="005E2D3C" w:rsidR="00C545D3" w:rsidP="00F95DCA" w:rsidRDefault="0043CC04" w14:paraId="21C42365" w14:textId="0B72C377">
      <w:pPr>
        <w:ind w:left="142" w:firstLine="0"/>
      </w:pPr>
      <w:r>
        <w:t>2 – O treino do animal, com aproveitamento, é registado pelo treinador no SIAC, no prazo de 10 dias.</w:t>
      </w:r>
    </w:p>
    <w:p w:rsidRPr="005E2D3C" w:rsidR="00C545D3" w:rsidP="00F95DCA" w:rsidRDefault="0043CC04" w14:paraId="5C592469" w14:textId="0A0F2D2D">
      <w:pPr>
        <w:ind w:left="0" w:firstLine="142"/>
      </w:pPr>
      <w:r>
        <w:t>3 - O treinador é obrigado a publicitar, em local visível ao público, o seu título profissional.</w:t>
      </w:r>
    </w:p>
    <w:p w:rsidR="00C545D3" w:rsidP="00D51298" w:rsidRDefault="78F43FE0" w14:paraId="5D8EAA8D" w14:textId="75606842">
      <w:pPr>
        <w:ind w:left="142" w:firstLine="0"/>
      </w:pPr>
      <w:r>
        <w:t>4 - Sempre que um treinador certificado estabelecido em território nacional cesse a sua atividade neste território, deve comunicar este facto à DGAV.</w:t>
      </w:r>
    </w:p>
    <w:p w:rsidRPr="005E2D3C" w:rsidR="00D51298" w:rsidP="00F95DCA" w:rsidRDefault="00D51298" w14:paraId="274E239D" w14:textId="77777777">
      <w:pPr>
        <w:ind w:left="142" w:firstLine="0"/>
      </w:pPr>
    </w:p>
    <w:p w:rsidRPr="00F95DCA" w:rsidR="00D51298" w:rsidP="00F95DCA" w:rsidRDefault="78F43FE0" w14:paraId="391A850B" w14:textId="47001A86">
      <w:pPr>
        <w:pStyle w:val="Ttulo3"/>
      </w:pPr>
      <w:bookmarkStart w:name="_Toc682064614" w:id="1680165461"/>
      <w:r w:rsidR="7AECBBC4">
        <w:rPr/>
        <w:t>Artigo 1</w:t>
      </w:r>
      <w:r w:rsidR="2A0F6957">
        <w:rPr/>
        <w:t>3</w:t>
      </w:r>
      <w:r w:rsidR="6130CB83">
        <w:rPr/>
        <w:t>6</w:t>
      </w:r>
      <w:r w:rsidR="7AECBBC4">
        <w:rPr/>
        <w:t>.º</w:t>
      </w:r>
      <w:bookmarkEnd w:id="1680165461"/>
    </w:p>
    <w:p w:rsidRPr="004537C6" w:rsidR="00C545D3" w:rsidP="00F95DCA" w:rsidRDefault="78F43FE0" w14:paraId="371BAC59" w14:textId="009B3D91">
      <w:pPr>
        <w:pStyle w:val="Ttulo3"/>
      </w:pPr>
      <w:bookmarkStart w:name="_Toc759134110" w:id="1372893711"/>
      <w:r w:rsidR="7AECBBC4">
        <w:rPr/>
        <w:t>Suspensão ou cassação do título profissional</w:t>
      </w:r>
      <w:bookmarkEnd w:id="1372893711"/>
    </w:p>
    <w:p w:rsidRPr="005E2D3C" w:rsidR="00C545D3" w:rsidP="00F95DCA" w:rsidRDefault="62C81C10" w14:paraId="7502FF08" w14:textId="03741582">
      <w:pPr>
        <w:ind w:left="142" w:firstLine="0"/>
      </w:pPr>
      <w:r>
        <w:t>1 - A violação dos princípios e disposições do presente decreto-lei ou a violência contra os animais e agressividade para com estes e seus titulares ou detentores podem determinar a suspensão ou o cancelamento do título profissional.</w:t>
      </w:r>
    </w:p>
    <w:p w:rsidRPr="005E2D3C" w:rsidR="00C545D3" w:rsidP="00F95DCA" w:rsidRDefault="78F43FE0" w14:paraId="2172791D" w14:textId="270343A0">
      <w:pPr>
        <w:ind w:left="142" w:firstLine="0"/>
      </w:pPr>
      <w:r>
        <w:t>2 - A condenação do treinador, por sentença transitada em julgado, aquando da posse de título profissional como treinador de cães perigosos ou potencialmente perigosos, por crimes dolosos contra bens jurídicos pessoais puníveis com pena de prisão igual ou superior a 3 anos, por crimes contra a paz pública ou por qualquer crime previsto no presente decreto-lei, pode determinar a suspensão ou o cancelamento do título profissional.</w:t>
      </w:r>
    </w:p>
    <w:p w:rsidRPr="005E2D3C" w:rsidR="00C545D3" w:rsidP="00F95DCA" w:rsidRDefault="5E2F26CC" w14:paraId="28BD6E21" w14:textId="0C2DAB83">
      <w:pPr>
        <w:ind w:left="142" w:firstLine="0"/>
      </w:pPr>
      <w:r>
        <w:t>3 - Com o cancelamento ou suspensão do título profissional</w:t>
      </w:r>
      <w:r w:rsidR="00A96C25">
        <w:t xml:space="preserve"> </w:t>
      </w:r>
      <w:r>
        <w:t>deve o profissional entregar de imediato o respetivo título à DGAV, pelo período de aplicação da sanção em causa, sob pena de o mesmo ser cassado.</w:t>
      </w:r>
    </w:p>
    <w:p w:rsidRPr="005E2D3C" w:rsidR="00C545D3" w:rsidP="00F95DCA" w:rsidRDefault="00C545D3" w14:paraId="527050EA" w14:textId="7D1F4D66"/>
    <w:p w:rsidRPr="00F95DCA" w:rsidR="00C545D3" w:rsidP="00F95DCA" w:rsidRDefault="6F6E9877" w14:paraId="111E7655" w14:textId="21EB9218">
      <w:pPr>
        <w:pStyle w:val="Ttulo2"/>
        <w:ind w:right="0"/>
      </w:pPr>
      <w:bookmarkStart w:name="_Toc223954506" w:id="647"/>
      <w:bookmarkStart w:name="_Toc1601594758" w:id="666508876"/>
      <w:r w:rsidR="0BCE1A39">
        <w:rPr/>
        <w:t>CAPÍTULO XV</w:t>
      </w:r>
      <w:bookmarkEnd w:id="666508876"/>
    </w:p>
    <w:p w:rsidRPr="00F95DCA" w:rsidR="005101CF" w:rsidP="00F95DCA" w:rsidRDefault="6F6E9877" w14:paraId="47DE9474" w14:textId="50465CBD">
      <w:pPr>
        <w:pStyle w:val="Ttulo2"/>
        <w:ind w:right="0"/>
      </w:pPr>
      <w:bookmarkStart w:name="_Toc1501218078" w:id="1500275600"/>
      <w:r w:rsidR="0BCE1A39">
        <w:rPr/>
        <w:t>Medidas administrativas, fiscalização e contraordenações</w:t>
      </w:r>
      <w:bookmarkEnd w:id="647"/>
      <w:commentRangeStart w:id="650"/>
      <w:commentRangeEnd w:id="650"/>
      <w:r>
        <w:rPr>
          <w:rStyle w:val="CommentReference"/>
        </w:rPr>
        <w:commentReference w:id="650"/>
      </w:r>
      <w:bookmarkEnd w:id="1500275600"/>
    </w:p>
    <w:p w:rsidRPr="005E2D3C" w:rsidR="001D4E3A" w:rsidP="00F95DCA" w:rsidRDefault="001D4E3A" w14:paraId="56E8C2CC" w14:textId="77777777"/>
    <w:p w:rsidRPr="004537C6" w:rsidR="00885E45" w:rsidP="00F95DCA" w:rsidRDefault="005D7EEC" w14:paraId="4DBF152F" w14:textId="77777777">
      <w:pPr>
        <w:pStyle w:val="Ttulo2"/>
        <w:ind w:right="0"/>
      </w:pPr>
      <w:bookmarkStart w:name="_Toc617635478" w:id="1962784973"/>
      <w:r w:rsidR="4EC4DC3D">
        <w:rPr/>
        <w:t>SECÇÃO I</w:t>
      </w:r>
      <w:bookmarkEnd w:id="1962784973"/>
    </w:p>
    <w:p w:rsidR="00885E45" w:rsidP="00963FF4" w:rsidRDefault="005D7EEC" w14:paraId="369C8EC1" w14:textId="77777777">
      <w:pPr>
        <w:pStyle w:val="Ttulo2"/>
        <w:ind w:right="0"/>
      </w:pPr>
      <w:bookmarkStart w:name="_Toc1106267165" w:id="360971375"/>
      <w:r w:rsidR="4EC4DC3D">
        <w:rPr/>
        <w:t>Das medidas administrativas e da fiscalização</w:t>
      </w:r>
      <w:bookmarkEnd w:id="360971375"/>
    </w:p>
    <w:p w:rsidRPr="00963FF4" w:rsidR="00963FF4" w:rsidP="00F95DCA" w:rsidRDefault="00963FF4" w14:paraId="5E58E0F7" w14:textId="77777777"/>
    <w:p w:rsidRPr="00F95DCA" w:rsidR="00C545D3" w:rsidP="00F95DCA" w:rsidRDefault="00A626AB" w14:paraId="135C920F" w14:textId="4CE1A1A7">
      <w:pPr>
        <w:pStyle w:val="Ttulo3"/>
      </w:pPr>
      <w:bookmarkStart w:name="_Toc223954507" w:id="653"/>
      <w:bookmarkStart w:name="_Toc1341602041" w:id="911662792"/>
      <w:r w:rsidR="6F5E8D5D">
        <w:rPr/>
        <w:t>Artigo 1</w:t>
      </w:r>
      <w:r w:rsidR="6130CB83">
        <w:rPr/>
        <w:t>37</w:t>
      </w:r>
      <w:r w:rsidR="6F5E8D5D">
        <w:rPr/>
        <w:t>.º</w:t>
      </w:r>
      <w:bookmarkEnd w:id="911662792"/>
    </w:p>
    <w:p w:rsidRPr="00F95DCA" w:rsidR="005101CF" w:rsidP="00F95DCA" w:rsidRDefault="00A626AB" w14:paraId="1F18904E" w14:textId="223F211B">
      <w:pPr>
        <w:pStyle w:val="Ttulo3"/>
      </w:pPr>
      <w:commentRangeStart w:id="656"/>
      <w:bookmarkStart w:name="_Toc1171211071" w:id="1412449685"/>
      <w:r w:rsidR="6F5E8D5D">
        <w:rPr/>
        <w:t>Medidas administrativas</w:t>
      </w:r>
      <w:bookmarkEnd w:id="653"/>
      <w:commentRangeEnd w:id="656"/>
      <w:r>
        <w:rPr>
          <w:rStyle w:val="CommentReference"/>
        </w:rPr>
        <w:commentReference w:id="656"/>
      </w:r>
      <w:bookmarkEnd w:id="1412449685"/>
    </w:p>
    <w:p w:rsidRPr="005E2D3C" w:rsidR="005101CF" w:rsidP="00F95DCA" w:rsidRDefault="00A96C25" w14:paraId="0C64CEA4" w14:textId="5F212391">
      <w:pPr>
        <w:ind w:left="142" w:firstLine="0"/>
      </w:pPr>
      <w:r>
        <w:t xml:space="preserve">1 </w:t>
      </w:r>
      <w:r w:rsidR="00A626AB">
        <w:t>-</w:t>
      </w:r>
      <w:r w:rsidR="00A626AB">
        <w:rPr>
          <w:rFonts w:eastAsia="Arial"/>
        </w:rPr>
        <w:t xml:space="preserve"> </w:t>
      </w:r>
      <w:r w:rsidR="00A626AB">
        <w:t xml:space="preserve">Quando, verificando-se uma situação que ponha esteja em risco a saúde pública ou o bem-estar dos animais, tenham sido esgotadas pelas autoridades competentes as diligências necessárias para a resolução daquela situação, as referidas autoridades devem elaborar relatório descritivo da situação, que é comunicado à DGAV. </w:t>
      </w:r>
    </w:p>
    <w:p w:rsidRPr="005E2D3C" w:rsidR="005101CF" w:rsidP="00F95DCA" w:rsidRDefault="00A96C25" w14:paraId="125815F0" w14:textId="75BF1984">
      <w:pPr>
        <w:ind w:left="142" w:firstLine="0"/>
      </w:pPr>
      <w:r>
        <w:t xml:space="preserve">2 </w:t>
      </w:r>
      <w:r w:rsidR="00A626AB">
        <w:t>-</w:t>
      </w:r>
      <w:r w:rsidR="00A626AB">
        <w:rPr>
          <w:rFonts w:eastAsia="Arial"/>
        </w:rPr>
        <w:t xml:space="preserve"> </w:t>
      </w:r>
      <w:r w:rsidR="00A626AB">
        <w:t xml:space="preserve">Na sequência do pedido de colaboração referido no </w:t>
      </w:r>
      <w:r w:rsidR="008C56A9">
        <w:t>número anterior</w:t>
      </w:r>
      <w:r w:rsidR="00A626AB">
        <w:t xml:space="preserve">, e caso se justifique, pode ser realizada uma avaliação conjunta pelas autoridades competentes, as quais emitem parecer, a submeter ao diretor-geral de Alimentação e Veterinária para efeito de determinação das medidas de natureza administrativa, sanitária e de maneio adequadas para corrigir a situação verificada nos termos do </w:t>
      </w:r>
      <w:r w:rsidR="008C56A9">
        <w:t>número anterior</w:t>
      </w:r>
      <w:r w:rsidR="00A626AB">
        <w:t xml:space="preserve">, podendo estas incluir a eutanásia dos animais envolvidos. </w:t>
      </w:r>
    </w:p>
    <w:p w:rsidRPr="005E2D3C" w:rsidR="005101CF" w:rsidP="00F95DCA" w:rsidRDefault="00A96C25" w14:paraId="584E600B" w14:textId="3E787A42">
      <w:pPr>
        <w:ind w:left="142" w:firstLine="0"/>
      </w:pPr>
      <w:r>
        <w:t xml:space="preserve">3 </w:t>
      </w:r>
      <w:r w:rsidR="5BF3B7D7">
        <w:t>-</w:t>
      </w:r>
      <w:r w:rsidR="5BF3B7D7">
        <w:rPr>
          <w:rFonts w:eastAsia="Arial"/>
        </w:rPr>
        <w:t xml:space="preserve"> </w:t>
      </w:r>
      <w:r w:rsidR="5BF3B7D7">
        <w:t xml:space="preserve">Os custos das medidas adotadas pela DGAV são suportados pelo titular dos animais. </w:t>
      </w:r>
    </w:p>
    <w:p w:rsidRPr="005E2D3C" w:rsidR="005101CF" w:rsidP="00F95DCA" w:rsidRDefault="00A96C25" w14:paraId="51C76741" w14:textId="74E0D178">
      <w:pPr>
        <w:ind w:left="142" w:firstLine="0"/>
      </w:pPr>
      <w:r>
        <w:t xml:space="preserve">4 </w:t>
      </w:r>
      <w:r w:rsidR="00A626AB">
        <w:t>-</w:t>
      </w:r>
      <w:r w:rsidR="00A626AB">
        <w:rPr>
          <w:rFonts w:eastAsia="Arial"/>
        </w:rPr>
        <w:t xml:space="preserve"> </w:t>
      </w:r>
      <w:r w:rsidR="00A626AB">
        <w:t xml:space="preserve">As autoridades competentes, os serviços da administração local ou outras entidades que vierem a ser designadas para o efeito, prestam a colaboração necessária à execução das medidas determinadas no âmbito do presente artigo.  </w:t>
      </w:r>
    </w:p>
    <w:p w:rsidRPr="005E2D3C" w:rsidR="001D4E3A" w:rsidP="00F95DCA" w:rsidRDefault="001D4E3A" w14:paraId="3DA56F05" w14:textId="77777777"/>
    <w:p w:rsidRPr="00F95DCA" w:rsidR="00C545D3" w:rsidP="00F95DCA" w:rsidRDefault="00A626AB" w14:paraId="0A4219E9" w14:textId="3F42C7F3">
      <w:pPr>
        <w:pStyle w:val="Ttulo3"/>
      </w:pPr>
      <w:bookmarkStart w:name="_Toc223954508" w:id="657"/>
      <w:bookmarkStart w:name="_Toc1278724227" w:id="2033771758"/>
      <w:r w:rsidR="6F5E8D5D">
        <w:rPr/>
        <w:t>Artigo 1</w:t>
      </w:r>
      <w:r w:rsidR="6130CB83">
        <w:rPr/>
        <w:t>38</w:t>
      </w:r>
      <w:r w:rsidR="6F5E8D5D">
        <w:rPr/>
        <w:t>.º</w:t>
      </w:r>
      <w:bookmarkEnd w:id="2033771758"/>
    </w:p>
    <w:p w:rsidRPr="00F95DCA" w:rsidR="005101CF" w:rsidP="00F95DCA" w:rsidRDefault="00A626AB" w14:paraId="433BD824" w14:textId="28E0A135">
      <w:pPr>
        <w:pStyle w:val="Ttulo3"/>
      </w:pPr>
      <w:bookmarkStart w:name="_Toc915039219" w:id="832033018"/>
      <w:r w:rsidR="6F5E8D5D">
        <w:rPr/>
        <w:t>Fiscalização</w:t>
      </w:r>
      <w:bookmarkEnd w:id="657"/>
      <w:bookmarkEnd w:id="832033018"/>
    </w:p>
    <w:p w:rsidRPr="005E2D3C" w:rsidR="005101CF" w:rsidP="00F95DCA" w:rsidRDefault="00A96C25" w14:paraId="69DFC5C0" w14:textId="521D9EAB">
      <w:pPr>
        <w:ind w:left="142" w:firstLine="0"/>
      </w:pPr>
      <w:r>
        <w:t xml:space="preserve">1 </w:t>
      </w:r>
      <w:r w:rsidR="00A626AB">
        <w:t>-</w:t>
      </w:r>
      <w:r w:rsidR="00A626AB">
        <w:rPr>
          <w:rFonts w:eastAsia="Arial"/>
        </w:rPr>
        <w:t xml:space="preserve"> </w:t>
      </w:r>
      <w:r w:rsidR="00A626AB">
        <w:t>Compete à DGAV, às câmaras municipais, designadamente a</w:t>
      </w:r>
      <w:r>
        <w:t>os</w:t>
      </w:r>
      <w:r w:rsidR="00A626AB">
        <w:t xml:space="preserve"> MVM</w:t>
      </w:r>
      <w:r>
        <w:t xml:space="preserve"> ou ao</w:t>
      </w:r>
      <w:r w:rsidRPr="00A96C25">
        <w:t xml:space="preserve"> médico-veterinário ao serviço do município</w:t>
      </w:r>
      <w:r w:rsidR="00A626AB">
        <w:t xml:space="preserve">, à GNR, à PSP, </w:t>
      </w:r>
      <w:r>
        <w:t xml:space="preserve">à PM, </w:t>
      </w:r>
      <w:r w:rsidR="00A626AB">
        <w:t xml:space="preserve">à Polícia Marítima, ao ICNF, I. P., e à </w:t>
      </w:r>
      <w:r>
        <w:t>ASAE</w:t>
      </w:r>
      <w:r w:rsidR="00A626AB">
        <w:t xml:space="preserve"> assegurar a fiscalização do cumprimento das normas constantes do presente diploma, sem prejuízo das competências atribuídas por lei a outras entidades. </w:t>
      </w:r>
    </w:p>
    <w:p w:rsidRPr="005E2D3C" w:rsidR="005101CF" w:rsidP="00F95DCA" w:rsidRDefault="00A96C25" w14:paraId="48B24D70" w14:textId="697B55D8">
      <w:pPr>
        <w:ind w:left="142" w:firstLine="0"/>
      </w:pPr>
      <w:r>
        <w:t xml:space="preserve">2 </w:t>
      </w:r>
      <w:r w:rsidR="5BF3B7D7">
        <w:t>-</w:t>
      </w:r>
      <w:r w:rsidR="5BF3B7D7">
        <w:rPr>
          <w:rFonts w:eastAsia="Arial"/>
        </w:rPr>
        <w:t xml:space="preserve"> </w:t>
      </w:r>
      <w:r w:rsidR="5BF3B7D7">
        <w:t xml:space="preserve">Para efeitos do disposto no </w:t>
      </w:r>
      <w:r w:rsidR="008C56A9">
        <w:t>número anterior</w:t>
      </w:r>
      <w:r w:rsidR="5BF3B7D7">
        <w:t xml:space="preserve">, a GNR, a PSP, a PM e a polícia marítima devem proceder à fiscalização sistemática dos cães que circulem na via e em locais públicos, nomeadamente no que se refere à existência de identificação e registo, ao uso de trela ou açaimo, ao licenciamento e ao acompanhamento pelo titular ou detentor. </w:t>
      </w:r>
    </w:p>
    <w:p w:rsidRPr="005E2D3C" w:rsidR="005101CF" w:rsidP="00F95DCA" w:rsidRDefault="00A96C25" w14:paraId="7B5190BC" w14:textId="15D041EA">
      <w:pPr>
        <w:ind w:left="142" w:firstLine="0"/>
      </w:pPr>
      <w:r>
        <w:t xml:space="preserve">3 </w:t>
      </w:r>
      <w:r w:rsidR="00A626AB">
        <w:t>-</w:t>
      </w:r>
      <w:r w:rsidR="00A626AB">
        <w:rPr>
          <w:rFonts w:eastAsia="Arial"/>
        </w:rPr>
        <w:t xml:space="preserve"> </w:t>
      </w:r>
      <w:r w:rsidR="00A626AB">
        <w:t xml:space="preserve">No caso de criação de obstáculos ou impedimentos à fiscalização de alojamentos ou de animais que não cumpram o disposto no presente diploma, é solicitada a emissão de mandado judicial que permita às autoridades referidas no n.º 1 aceder ao local onde se encontram alojados os animais e proceder à sua remoção. </w:t>
      </w:r>
    </w:p>
    <w:p w:rsidRPr="005E2D3C" w:rsidR="001D4E3A" w:rsidP="00F95DCA" w:rsidRDefault="001D4E3A" w14:paraId="4CF48E1A" w14:textId="77777777"/>
    <w:p w:rsidRPr="00F95DCA" w:rsidR="00C545D3" w:rsidP="00F95DCA" w:rsidRDefault="00A626AB" w14:paraId="172EE9B6" w14:textId="3B992F30">
      <w:pPr>
        <w:pStyle w:val="Ttulo3"/>
      </w:pPr>
      <w:bookmarkStart w:name="_Toc223954509" w:id="660"/>
      <w:bookmarkStart w:name="_Toc1825732572" w:id="194864161"/>
      <w:r w:rsidR="6F5E8D5D">
        <w:rPr/>
        <w:t>Artigo 1</w:t>
      </w:r>
      <w:r w:rsidR="6130CB83">
        <w:rPr/>
        <w:t>39</w:t>
      </w:r>
      <w:r w:rsidR="6F5E8D5D">
        <w:rPr/>
        <w:t>.º</w:t>
      </w:r>
      <w:bookmarkEnd w:id="194864161"/>
    </w:p>
    <w:p w:rsidRPr="00F95DCA" w:rsidR="005101CF" w:rsidP="00F95DCA" w:rsidRDefault="00A626AB" w14:paraId="0DD7C4C5" w14:textId="1C4EF0C1">
      <w:pPr>
        <w:pStyle w:val="Ttulo3"/>
      </w:pPr>
      <w:bookmarkStart w:name="_Toc1297290069" w:id="158920560"/>
      <w:r w:rsidR="6F5E8D5D">
        <w:rPr/>
        <w:t>M</w:t>
      </w:r>
      <w:commentRangeStart w:id="663"/>
      <w:r w:rsidR="6F5E8D5D">
        <w:rPr/>
        <w:t>edidas preventivas</w:t>
      </w:r>
      <w:bookmarkEnd w:id="660"/>
      <w:commentRangeEnd w:id="663"/>
      <w:r>
        <w:rPr>
          <w:rStyle w:val="CommentReference"/>
        </w:rPr>
        <w:commentReference w:id="663"/>
      </w:r>
      <w:bookmarkEnd w:id="158920560"/>
    </w:p>
    <w:p w:rsidRPr="005E2D3C" w:rsidR="00A96C25" w:rsidP="00F95DCA" w:rsidRDefault="00A96C25" w14:paraId="66B84480" w14:textId="6F18ED6C">
      <w:pPr>
        <w:ind w:left="142" w:firstLine="0"/>
      </w:pPr>
      <w:r>
        <w:t xml:space="preserve">1 </w:t>
      </w:r>
      <w:r w:rsidR="00A626AB">
        <w:t>-</w:t>
      </w:r>
      <w:r w:rsidR="00A626AB">
        <w:rPr>
          <w:rFonts w:eastAsia="Arial"/>
        </w:rPr>
        <w:t xml:space="preserve"> </w:t>
      </w:r>
      <w:r w:rsidR="00A626AB">
        <w:t xml:space="preserve">Os animais que serviram, ou estavam destinados a servir, para a prática de alguma das contraordenações previstas no artigo seguinte, podem ser provisoriamente apreendidos pela autoridade competente, sendo, neste caso, aplicável à apreensão e perícia a tramitação processual prevista no presente artigo. </w:t>
      </w:r>
    </w:p>
    <w:p w:rsidRPr="005E2D3C" w:rsidR="005101CF" w:rsidP="00F95DCA" w:rsidRDefault="00A96C25" w14:paraId="21FB5E90" w14:textId="3E4B21B7">
      <w:pPr>
        <w:ind w:left="142" w:firstLine="0"/>
      </w:pPr>
      <w:r>
        <w:t xml:space="preserve">2 - </w:t>
      </w:r>
      <w:r w:rsidR="00A626AB">
        <w:t xml:space="preserve">Da apreensão é elaborado auto, o qual é enviado para a entidade instrutora do processo. </w:t>
      </w:r>
    </w:p>
    <w:p w:rsidRPr="005E2D3C" w:rsidR="005101CF" w:rsidP="00F95DCA" w:rsidRDefault="00A96C25" w14:paraId="43678B29" w14:textId="6F50B6CD">
      <w:pPr>
        <w:ind w:left="142" w:firstLine="0"/>
      </w:pPr>
      <w:r>
        <w:rPr>
          <w:rFonts w:eastAsia="Arial"/>
        </w:rPr>
        <w:t xml:space="preserve">3 - </w:t>
      </w:r>
      <w:r w:rsidR="5BF3B7D7">
        <w:t xml:space="preserve">A entidade apreensora nomeia fiel depositário o titular ou o detentor dos animais, o transportador ou outra entidade idónea. </w:t>
      </w:r>
    </w:p>
    <w:p w:rsidRPr="005E2D3C" w:rsidR="005101CF" w:rsidP="00F95DCA" w:rsidRDefault="00A96C25" w14:paraId="797DDF20" w14:textId="3955933A">
      <w:pPr>
        <w:ind w:left="142" w:firstLine="0"/>
      </w:pPr>
      <w:r>
        <w:rPr>
          <w:rFonts w:eastAsia="Arial"/>
        </w:rPr>
        <w:t xml:space="preserve">4 - </w:t>
      </w:r>
      <w:r w:rsidR="00A626AB">
        <w:t xml:space="preserve">Os animais apreendidos são descritos com referência à sua quantidade, espécie, valor presumível, parâmetros de bem-estar, estado sanitário e sinais particulares que possam servir para a sua completa identificação. </w:t>
      </w:r>
    </w:p>
    <w:p w:rsidRPr="005E2D3C" w:rsidR="005101CF" w:rsidP="00F95DCA" w:rsidRDefault="00A96C25" w14:paraId="6CE5CE3A" w14:textId="72D431BD">
      <w:pPr>
        <w:ind w:left="142" w:firstLine="0"/>
      </w:pPr>
      <w:r>
        <w:rPr>
          <w:rFonts w:eastAsia="Arial"/>
        </w:rPr>
        <w:t xml:space="preserve">5 - </w:t>
      </w:r>
      <w:r w:rsidR="00A626AB">
        <w:t xml:space="preserve">O disposto no </w:t>
      </w:r>
      <w:r w:rsidR="008C56A9">
        <w:t>número anterior</w:t>
      </w:r>
      <w:r w:rsidR="00A626AB">
        <w:t xml:space="preserve"> consta de termo de depósito assinado pela entidade apreensora, pelo infrator, pelas testemunhas e pelo fiel depositário. </w:t>
      </w:r>
    </w:p>
    <w:p w:rsidRPr="005E2D3C" w:rsidR="005101CF" w:rsidP="00F95DCA" w:rsidRDefault="00A96C25" w14:paraId="47256DCC" w14:textId="786F7245">
      <w:pPr>
        <w:ind w:left="142" w:firstLine="0"/>
      </w:pPr>
      <w:r>
        <w:rPr>
          <w:rFonts w:eastAsia="Arial"/>
        </w:rPr>
        <w:t xml:space="preserve">6 - </w:t>
      </w:r>
      <w:r w:rsidR="00A626AB">
        <w:t xml:space="preserve">O original do termo de depósito fica junto aos autos de notícia e apreensão, o duplicado na posse do fiel depositário e o triplicado na entidade apreensora. </w:t>
      </w:r>
    </w:p>
    <w:p w:rsidRPr="005E2D3C" w:rsidR="005101CF" w:rsidP="00F95DCA" w:rsidRDefault="00A96C25" w14:paraId="01F20627" w14:textId="4F87D5FB">
      <w:pPr>
        <w:ind w:left="142" w:firstLine="0"/>
      </w:pPr>
      <w:r>
        <w:rPr>
          <w:rFonts w:eastAsia="Arial"/>
        </w:rPr>
        <w:t xml:space="preserve">7 - </w:t>
      </w:r>
      <w:r w:rsidR="00A626AB">
        <w:t xml:space="preserve">A nomeação do fiel depositário é sempre comunicada pela entidade apreensora à direção de serviços de veterinária territorialmente competente em função da área da prática da infração, a fim de esta se pronunciar sobre os parâmetros de bem-estar, bem como sobre o estado sanitário dos animais apreendidos, elaborando relatório. </w:t>
      </w:r>
    </w:p>
    <w:p w:rsidRPr="005E2D3C" w:rsidR="005101CF" w:rsidP="00F95DCA" w:rsidRDefault="00A96C25" w14:paraId="3CE2ADE1" w14:textId="1FC046AC">
      <w:pPr>
        <w:ind w:left="142" w:firstLine="0"/>
      </w:pPr>
      <w:r>
        <w:rPr>
          <w:rFonts w:eastAsia="Arial"/>
        </w:rPr>
        <w:t xml:space="preserve">8 - </w:t>
      </w:r>
      <w:r w:rsidR="5BF3B7D7">
        <w:t xml:space="preserve">Sempre que o titular ou o detentor se recuse a assumir a qualidade de fiel depositário ou quando aquele seja desconhecido, a entidade apreensora pode diligenciar no sentido de encaminhar os animais para locais onde possa estar garantido o seu bem-estar, nomeadamente o retorno ao local de origem, ficando as despesas a cargo do detentor dos animais. </w:t>
      </w:r>
    </w:p>
    <w:p w:rsidRPr="00962BDB" w:rsidR="00885E45" w:rsidP="00F95DCA" w:rsidRDefault="00357D02" w14:paraId="0CE5A11A" w14:textId="2E63F5D3">
      <w:pPr>
        <w:pStyle w:val="Ttulo2"/>
        <w:ind w:right="0"/>
      </w:pPr>
      <w:bookmarkStart w:name="_Toc709663788" w:id="1481706675"/>
      <w:r w:rsidR="56FD4CE2">
        <w:rPr/>
        <w:t>SECÇÃO II</w:t>
      </w:r>
      <w:bookmarkEnd w:id="1481706675"/>
    </w:p>
    <w:p w:rsidRPr="00F95DCA" w:rsidR="00885E45" w:rsidP="00F95DCA" w:rsidRDefault="005D7EEC" w14:paraId="60620E47" w14:textId="77777777">
      <w:pPr>
        <w:pStyle w:val="Ttulo2"/>
        <w:ind w:right="0"/>
      </w:pPr>
      <w:bookmarkStart w:name="_Toc257838783" w:id="1105232878"/>
      <w:r w:rsidR="4EC4DC3D">
        <w:rPr/>
        <w:t>Das contraordenações</w:t>
      </w:r>
      <w:bookmarkEnd w:id="1105232878"/>
    </w:p>
    <w:p w:rsidR="00357D02" w:rsidP="00F95DCA" w:rsidRDefault="00357D02" w14:paraId="1377EAF5" w14:textId="77777777">
      <w:pPr>
        <w:rPr>
          <w:b/>
          <w:bCs/>
        </w:rPr>
      </w:pPr>
      <w:bookmarkStart w:name="_Toc223954510" w:id="666"/>
    </w:p>
    <w:p w:rsidRPr="00F95DCA" w:rsidR="00357D02" w:rsidP="00F95DCA" w:rsidRDefault="00357D02" w14:paraId="10409383" w14:textId="20DDBAA6">
      <w:pPr>
        <w:pStyle w:val="Ttulo3"/>
      </w:pPr>
      <w:bookmarkStart w:name="_Toc1471304877" w:id="1683643171"/>
      <w:r w:rsidR="56FD4CE2">
        <w:rPr/>
        <w:t>Artigo 14</w:t>
      </w:r>
      <w:r w:rsidR="6130CB83">
        <w:rPr/>
        <w:t>0</w:t>
      </w:r>
      <w:r w:rsidR="56FD4CE2">
        <w:rPr/>
        <w:t>.º</w:t>
      </w:r>
      <w:bookmarkEnd w:id="1683643171"/>
    </w:p>
    <w:p w:rsidR="00357D02" w:rsidP="00F95DCA" w:rsidRDefault="00357D02" w14:paraId="50178BB4" w14:textId="77777777">
      <w:pPr>
        <w:pStyle w:val="Ttulo3"/>
      </w:pPr>
      <w:bookmarkStart w:name="_Toc721751025" w:id="2130000943"/>
      <w:r w:rsidR="56FD4CE2">
        <w:rPr/>
        <w:t>Contraordenações</w:t>
      </w:r>
      <w:bookmarkEnd w:id="2130000943"/>
    </w:p>
    <w:p w:rsidR="00124538" w:rsidP="00F95DCA" w:rsidRDefault="00124538" w14:paraId="22DFBA01" w14:textId="5059B5BA">
      <w:pPr>
        <w:ind w:left="142" w:firstLine="0"/>
      </w:pPr>
      <w:r>
        <w:t>1 - Sem prejuízo da responsabilidade civil, criminal ou disciplinar, constituem contraordenações, punidas com coima de 25 € a 1 870 €, no caso de pessoa singular, e de 150 € a 22 445 €, no caso de pessoa coletiva:</w:t>
      </w:r>
    </w:p>
    <w:p w:rsidR="00124538" w:rsidP="00F95DCA" w:rsidRDefault="00124538" w14:paraId="7BEF6DEF" w14:textId="2C258748">
      <w:pPr>
        <w:pStyle w:val="PargrafodaLista"/>
        <w:numPr>
          <w:ilvl w:val="0"/>
          <w:numId w:val="316"/>
        </w:numPr>
      </w:pPr>
      <w:r>
        <w:t>A falta de identificação e de registo a que se refere o artigo XX.º;</w:t>
      </w:r>
    </w:p>
    <w:p w:rsidR="00124538" w:rsidP="00F95DCA" w:rsidRDefault="00124538" w14:paraId="2B596528" w14:textId="2FB01014">
      <w:pPr>
        <w:pStyle w:val="PargrafodaLista"/>
        <w:numPr>
          <w:ilvl w:val="0"/>
          <w:numId w:val="316"/>
        </w:numPr>
      </w:pPr>
      <w:r>
        <w:t>O incumprimento das normas regulamentares relativas à vacinação antirrábica, constantes da portaria a que se refere o artigo XX.º.</w:t>
      </w:r>
    </w:p>
    <w:p w:rsidR="00124538" w:rsidP="00F95DCA" w:rsidRDefault="00124538" w14:paraId="1F8A88C6" w14:textId="65AC6EA7">
      <w:pPr>
        <w:ind w:left="142" w:firstLine="0"/>
      </w:pPr>
      <w:r>
        <w:t>2 - Sem prejuízo da responsabilidade civil, criminal ou disciplinar, constituem contraordenações, punidas com coima de 150 € a 3 740 €, no caso de pessoa singular, e de 150 € a 44 890 €, no caso de pessoa coletiva:</w:t>
      </w:r>
    </w:p>
    <w:p w:rsidR="00124538" w:rsidP="00F95DCA" w:rsidRDefault="00124538" w14:paraId="20ADD438" w14:textId="33CC917B">
      <w:pPr>
        <w:pStyle w:val="PargrafodaLista"/>
        <w:numPr>
          <w:ilvl w:val="0"/>
          <w:numId w:val="317"/>
        </w:numPr>
        <w:rPr/>
      </w:pPr>
      <w:commentRangeStart w:id="1145306020"/>
      <w:r w:rsidR="00124538">
        <w:rPr/>
        <w:t>A assistência à reprodução ou ao parto, em regime de prestação de serviços a terceiros, em violação do disposto no n.º 3 do artigo XX.º</w:t>
      </w:r>
      <w:commentRangeEnd w:id="1145306020"/>
      <w:r>
        <w:rPr>
          <w:rStyle w:val="CommentReference"/>
        </w:rPr>
        <w:commentReference w:id="1145306020"/>
      </w:r>
      <w:r w:rsidR="00124538">
        <w:rPr/>
        <w:t>;</w:t>
      </w:r>
    </w:p>
    <w:p w:rsidR="00124538" w:rsidP="00F95DCA" w:rsidRDefault="00124538" w14:paraId="47B33C57" w14:textId="619337A1">
      <w:pPr>
        <w:pStyle w:val="PargrafodaLista"/>
        <w:numPr>
          <w:ilvl w:val="0"/>
          <w:numId w:val="317"/>
        </w:numPr>
      </w:pPr>
      <w:r>
        <w:t>O incumprimento das normas gerais de detenção constantes do artigo XX.º;</w:t>
      </w:r>
    </w:p>
    <w:p w:rsidR="00124538" w:rsidP="00F95DCA" w:rsidRDefault="00124538" w14:paraId="421EA0D5" w14:textId="25022358">
      <w:pPr>
        <w:pStyle w:val="PargrafodaLista"/>
        <w:numPr>
          <w:ilvl w:val="0"/>
          <w:numId w:val="317"/>
        </w:numPr>
      </w:pPr>
      <w:r>
        <w:t>O incumprimento dos deveres especiais de proteção dos animais de companhia a que se refere o artigo XX.º;</w:t>
      </w:r>
    </w:p>
    <w:p w:rsidR="00124538" w:rsidP="00F95DCA" w:rsidRDefault="00124538" w14:paraId="2C0CF34E" w14:textId="42EE57EE">
      <w:pPr>
        <w:pStyle w:val="PargrafodaLista"/>
        <w:numPr>
          <w:ilvl w:val="0"/>
          <w:numId w:val="317"/>
        </w:numPr>
      </w:pPr>
      <w:r>
        <w:t>O incumprimento das normas respeitantes à detenção dos animais previstas no artigo XX.º;</w:t>
      </w:r>
    </w:p>
    <w:p w:rsidR="00124538" w:rsidP="69805533" w:rsidRDefault="00124538" w14:paraId="0651C492" w14:textId="35FD6C73">
      <w:pPr>
        <w:pStyle w:val="PargrafodaLista"/>
        <w:numPr>
          <w:ilvl w:val="0"/>
          <w:numId w:val="317"/>
        </w:numPr>
        <w:suppressLineNumbers w:val="0"/>
        <w:bidi w:val="0"/>
        <w:spacing w:before="0" w:beforeAutospacing="off" w:after="173" w:afterAutospacing="off" w:line="362" w:lineRule="auto"/>
        <w:ind w:left="502" w:right="144" w:hanging="360"/>
        <w:jc w:val="both"/>
        <w:rPr/>
        <w:pPrChange w:author="Rui André Vidal" w:date="2026-06-30T16:27:02.696Z">
          <w:pPr>
            <w:pStyle w:val="PargrafodaLista"/>
            <w:numPr>
              <w:ilvl w:val="0"/>
              <w:numId w:val="317"/>
            </w:numPr>
            <w:spacing w:before="0" w:beforeAutospacing="off"/>
          </w:pPr>
        </w:pPrChange>
      </w:pPr>
      <w:r w:rsidR="00124538">
        <w:rPr/>
        <w:t xml:space="preserve">O incumprimento, pelos </w:t>
      </w:r>
      <w:del w:author="Rui André Vidal" w:date="2026-06-30T16:27:02.583Z" w16du:dateUtc="2026-06-30T16:27:02.583Z" w:id="1583900249">
        <w:r w:rsidRPr="69805533" w:rsidDel="00124538">
          <w:rPr>
            <w:b w:val="1"/>
            <w:bCs w:val="1"/>
            <w:color w:val="D86DCB" w:themeColor="accent5" w:themeTint="99" w:themeShade="FF"/>
            <w:rPrChange w:author="Rui André Vidal" w:date="2026-06-30T16:27:08.463Z" w16du:dateUtc="2026-06-30T16:27:08.463Z" w:id="1886246888"/>
          </w:rPr>
          <w:delText>alojamentos</w:delText>
        </w:r>
      </w:del>
      <w:ins w:author="Rui André Vidal" w:date="2026-06-30T16:27:05.08Z" w16du:dateUtc="2026-06-30T16:27:05.08Z" w:id="1778003539">
        <w:r w:rsidRPr="69805533" w:rsidR="3063D674">
          <w:rPr>
            <w:b w:val="1"/>
            <w:bCs w:val="1"/>
            <w:color w:val="D86DCB" w:themeColor="accent5" w:themeTint="99" w:themeShade="FF"/>
            <w:rPrChange w:author="Rui André Vidal" w:date="2026-06-30T16:27:07.5Z" w16du:dateUtc="2026-06-30T16:27:07.5Z" w:id="894606462"/>
          </w:rPr>
          <w:t>estabelecimentos</w:t>
        </w:r>
      </w:ins>
      <w:r w:rsidR="00124538">
        <w:rPr/>
        <w:t xml:space="preserve">, dos requisitos técnicos constantes dos artigos </w:t>
      </w:r>
      <w:r w:rsidR="00124538">
        <w:rPr/>
        <w:t>XX.º</w:t>
      </w:r>
      <w:r w:rsidR="00124538">
        <w:rPr/>
        <w:t xml:space="preserve"> a </w:t>
      </w:r>
      <w:r w:rsidR="00124538">
        <w:rPr/>
        <w:t>XX.º</w:t>
      </w:r>
      <w:r w:rsidR="00124538">
        <w:rPr/>
        <w:t>;</w:t>
      </w:r>
    </w:p>
    <w:p w:rsidR="00124538" w:rsidP="69805533" w:rsidRDefault="00124538" w14:paraId="09ACA14A" w14:textId="60B64E38">
      <w:pPr>
        <w:pStyle w:val="PargrafodaLista"/>
        <w:numPr>
          <w:ilvl w:val="0"/>
          <w:numId w:val="317"/>
        </w:numPr>
        <w:suppressLineNumbers w:val="0"/>
        <w:bidi w:val="0"/>
        <w:spacing w:before="0" w:beforeAutospacing="off" w:after="173" w:afterAutospacing="off" w:line="362" w:lineRule="auto"/>
        <w:ind w:left="502" w:right="144" w:hanging="360"/>
        <w:jc w:val="both"/>
        <w:rPr/>
        <w:pPrChange w:author="Rui André Vidal" w:date="2026-06-30T16:27:14.031Z">
          <w:pPr>
            <w:pStyle w:val="PargrafodaLista"/>
            <w:numPr>
              <w:ilvl w:val="0"/>
              <w:numId w:val="317"/>
            </w:numPr>
            <w:spacing w:before="0" w:beforeAutospacing="off"/>
          </w:pPr>
        </w:pPrChange>
      </w:pPr>
      <w:r w:rsidR="00124538">
        <w:rPr/>
        <w:t xml:space="preserve">O funcionamento de </w:t>
      </w:r>
      <w:del w:author="Rui André Vidal" w:date="2026-06-30T16:27:13.879Z" w16du:dateUtc="2026-06-30T16:27:13.879Z" w:id="1947259100">
        <w:r w:rsidRPr="69805533" w:rsidDel="00124538">
          <w:rPr>
            <w:b w:val="1"/>
            <w:bCs w:val="1"/>
            <w:color w:val="D86DCB" w:themeColor="accent5" w:themeTint="99" w:themeShade="FF"/>
            <w:rPrChange w:author="Rui André Vidal" w:date="2026-06-30T16:27:20.769Z" w16du:dateUtc="2026-06-30T16:27:20.769Z" w:id="433804576"/>
          </w:rPr>
          <w:delText xml:space="preserve">alojamentos </w:delText>
        </w:r>
      </w:del>
      <w:ins w:author="Rui André Vidal" w:date="2026-06-30T16:27:17.355Z" w16du:dateUtc="2026-06-30T16:27:17.355Z" w:id="830565729">
        <w:r w:rsidRPr="69805533" w:rsidR="029BDD08">
          <w:rPr>
            <w:b w:val="1"/>
            <w:bCs w:val="1"/>
            <w:color w:val="D86DCB" w:themeColor="accent5" w:themeTint="99" w:themeShade="FF"/>
            <w:rPrChange w:author="Rui André Vidal" w:date="2026-06-30T16:27:19.832Z" w16du:dateUtc="2026-06-30T16:27:19.832Z" w:id="1563134282"/>
          </w:rPr>
          <w:t xml:space="preserve">estabelecimentos </w:t>
        </w:r>
      </w:ins>
      <w:r w:rsidR="00124538">
        <w:rPr/>
        <w:t xml:space="preserve">em violação do disposto nos artigos </w:t>
      </w:r>
      <w:r w:rsidR="00124538">
        <w:rPr/>
        <w:t>XX.º</w:t>
      </w:r>
      <w:r w:rsidR="00124538">
        <w:rPr/>
        <w:t xml:space="preserve"> e </w:t>
      </w:r>
      <w:r w:rsidR="00124538">
        <w:rPr/>
        <w:t>XX.º</w:t>
      </w:r>
      <w:r w:rsidR="00124538">
        <w:rPr/>
        <w:t>;</w:t>
      </w:r>
    </w:p>
    <w:p w:rsidR="00124538" w:rsidP="00F95DCA" w:rsidRDefault="00124538" w14:paraId="3EB45BD0" w14:textId="2C71B53B">
      <w:pPr>
        <w:pStyle w:val="PargrafodaLista"/>
        <w:numPr>
          <w:ilvl w:val="0"/>
          <w:numId w:val="317"/>
        </w:numPr>
        <w:rPr/>
      </w:pPr>
      <w:r w:rsidR="00124538">
        <w:rPr/>
        <w:t xml:space="preserve">O exercício da atividade dos </w:t>
      </w:r>
      <w:del w:author="Rui André Vidal" w:date="2026-06-30T16:27:26.996Z" w16du:dateUtc="2026-06-30T16:27:26.996Z" w:id="1583400047">
        <w:r w:rsidDel="00124538">
          <w:delText xml:space="preserve">alojamentos </w:delText>
        </w:r>
      </w:del>
      <w:ins w:author="Rui André Vidal" w:date="2026-06-30T16:27:27.018Z" w16du:dateUtc="2026-06-30T16:27:27.018Z" w:id="1284687649">
        <w:r w:rsidRPr="69805533" w:rsidR="5304C7F8">
          <w:rPr>
            <w:rFonts w:ascii="Garamond" w:hAnsi="Garamond" w:eastAsia="Garamond" w:cs="Garamond"/>
            <w:b w:val="1"/>
            <w:bCs w:val="1"/>
            <w:i w:val="0"/>
            <w:iCs w:val="0"/>
            <w:caps w:val="0"/>
            <w:smallCaps w:val="0"/>
            <w:noProof w:val="0"/>
            <w:color w:val="D86DCB" w:themeColor="accent5" w:themeTint="99" w:themeShade="FF"/>
            <w:sz w:val="24"/>
            <w:szCs w:val="24"/>
            <w:lang w:val="pt-PT"/>
          </w:rPr>
          <w:t xml:space="preserve">estabelecimentos </w:t>
        </w:r>
        <w:r w:rsidRPr="69805533" w:rsidR="5304C7F8">
          <w:rPr>
            <w:noProof w:val="0"/>
            <w:lang w:val="pt-PT"/>
          </w:rPr>
          <w:t xml:space="preserve"> </w:t>
        </w:r>
      </w:ins>
      <w:r w:rsidR="00124538">
        <w:rPr/>
        <w:t xml:space="preserve">sem que tenha sido efetuada a comunicação prévia ou obtida a permissão administrativa, consoante os casos, nos termos dos artigos </w:t>
      </w:r>
      <w:r w:rsidR="00124538">
        <w:rPr/>
        <w:t>XX.º</w:t>
      </w:r>
      <w:r w:rsidR="00124538">
        <w:rPr/>
        <w:t xml:space="preserve"> e </w:t>
      </w:r>
      <w:r w:rsidR="00124538">
        <w:rPr/>
        <w:t>XX.º</w:t>
      </w:r>
      <w:r w:rsidR="00124538">
        <w:rPr/>
        <w:t>;</w:t>
      </w:r>
    </w:p>
    <w:p w:rsidR="00124538" w:rsidP="00F95DCA" w:rsidRDefault="00124538" w14:paraId="34B99028" w14:textId="77777777">
      <w:pPr>
        <w:pStyle w:val="PargrafodaLista"/>
        <w:numPr>
          <w:ilvl w:val="0"/>
          <w:numId w:val="317"/>
        </w:numPr>
      </w:pPr>
      <w:r>
        <w:t>O transporte, a alimentação, o abeberamento, o maneio, a higiene e os cuidados de saúde animal em violação do disposto nos artigos XX.º a XX.º;</w:t>
      </w:r>
    </w:p>
    <w:p w:rsidR="00124538" w:rsidP="00F95DCA" w:rsidRDefault="00124538" w14:paraId="4CCA6C42" w14:textId="66FDE14F">
      <w:pPr>
        <w:pStyle w:val="PargrafodaLista"/>
        <w:numPr>
          <w:ilvl w:val="0"/>
          <w:numId w:val="317"/>
        </w:numPr>
      </w:pPr>
      <w:r>
        <w:t>A circulação dos animais sem os meios de contenção previstos no artigo XX.º;</w:t>
      </w:r>
    </w:p>
    <w:p w:rsidR="00124538" w:rsidP="00F95DCA" w:rsidRDefault="00124538" w14:paraId="66287567" w14:textId="77777777">
      <w:pPr>
        <w:pStyle w:val="PargrafodaLista"/>
        <w:numPr>
          <w:ilvl w:val="0"/>
          <w:numId w:val="317"/>
        </w:numPr>
      </w:pPr>
      <w:r>
        <w:t>O incumprimento das normas respeitantes às intervenções cirúrgicas e mutilações previstas nos artigos XX.º e XX.º;</w:t>
      </w:r>
    </w:p>
    <w:p w:rsidR="00124538" w:rsidP="00F95DCA" w:rsidRDefault="00124538" w14:paraId="253E408C" w14:textId="0ED395DA">
      <w:pPr>
        <w:pStyle w:val="PargrafodaLista"/>
        <w:numPr>
          <w:ilvl w:val="0"/>
          <w:numId w:val="317"/>
        </w:numPr>
      </w:pPr>
      <w:r>
        <w:t>O incumprimento, pelos médicos-veterinários, dos deveres previstos no artigo XX.º;</w:t>
      </w:r>
    </w:p>
    <w:p w:rsidR="00124538" w:rsidP="00F95DCA" w:rsidRDefault="00124538" w14:paraId="603EEEA2" w14:textId="6BA850D9">
      <w:pPr>
        <w:pStyle w:val="PargrafodaLista"/>
        <w:numPr>
          <w:ilvl w:val="0"/>
          <w:numId w:val="317"/>
        </w:numPr>
      </w:pPr>
      <w:r>
        <w:t>O incumprimento, pelos detentores, dos deveres previstos no artigo XX.º;</w:t>
      </w:r>
    </w:p>
    <w:p w:rsidR="00124538" w:rsidP="00F95DCA" w:rsidRDefault="00124538" w14:paraId="6955AA65" w14:textId="0B468685">
      <w:pPr>
        <w:pStyle w:val="PargrafodaLista"/>
        <w:numPr>
          <w:ilvl w:val="0"/>
          <w:numId w:val="317"/>
        </w:numPr>
      </w:pPr>
      <w:r>
        <w:t>A colocação, disponibilização ou comercialização de equipamento de identificação eletrónica em violação do disposto no artigo XX.º;</w:t>
      </w:r>
    </w:p>
    <w:p w:rsidR="00124538" w:rsidP="00F95DCA" w:rsidRDefault="00124538" w14:paraId="1676D3F6" w14:textId="490946C8">
      <w:pPr>
        <w:pStyle w:val="PargrafodaLista"/>
        <w:numPr>
          <w:ilvl w:val="0"/>
          <w:numId w:val="317"/>
        </w:numPr>
      </w:pPr>
      <w:r>
        <w:t>O incumprimento das normas relativas ao controlo de zoonoses constantes dos artigos XX.º a XX.º;</w:t>
      </w:r>
    </w:p>
    <w:p w:rsidR="00124538" w:rsidP="69805533" w:rsidRDefault="00124538" w14:paraId="67AE5417" w14:textId="4317F2E1">
      <w:pPr>
        <w:pStyle w:val="PargrafodaLista"/>
        <w:numPr>
          <w:ilvl w:val="0"/>
          <w:numId w:val="317"/>
        </w:numPr>
        <w:rPr>
          <w:highlight w:val="magenta"/>
          <w:rPrChange w:author="Rui André Vidal" w:date="2026-06-30T16:28:22.652Z" w:id="187565717"/>
        </w:rPr>
      </w:pPr>
      <w:r w:rsidRPr="69805533" w:rsidR="00124538">
        <w:rPr>
          <w:highlight w:val="magenta"/>
          <w:rPrChange w:author="Rui André Vidal" w:date="2026-06-30T16:28:22.65Z" w16du:dateUtc="2026-06-30T16:28:22.65Z" w:id="662566294"/>
        </w:rPr>
        <w:t xml:space="preserve">A não utilização das substâncias que devam ser administradas aos animais, nos termos dos artigos </w:t>
      </w:r>
      <w:r w:rsidRPr="69805533" w:rsidR="00124538">
        <w:rPr>
          <w:highlight w:val="magenta"/>
          <w:rPrChange w:author="Rui André Vidal" w:date="2026-06-30T16:28:22.65Z" w16du:dateUtc="2026-06-30T16:28:22.65Z" w:id="820767719"/>
        </w:rPr>
        <w:t>XX.º</w:t>
      </w:r>
      <w:r w:rsidRPr="69805533" w:rsidR="00124538">
        <w:rPr>
          <w:highlight w:val="magenta"/>
          <w:rPrChange w:author="Rui André Vidal" w:date="2026-06-30T16:28:22.65Z" w16du:dateUtc="2026-06-30T16:28:22.65Z" w:id="884100752"/>
        </w:rPr>
        <w:t xml:space="preserve"> a </w:t>
      </w:r>
      <w:r w:rsidRPr="69805533" w:rsidR="00124538">
        <w:rPr>
          <w:highlight w:val="magenta"/>
          <w:rPrChange w:author="Rui André Vidal" w:date="2026-06-30T16:28:22.65Z" w16du:dateUtc="2026-06-30T16:28:22.65Z" w:id="1856227924"/>
        </w:rPr>
        <w:t>XX.º</w:t>
      </w:r>
      <w:r w:rsidRPr="69805533" w:rsidR="00124538">
        <w:rPr>
          <w:highlight w:val="magenta"/>
          <w:rPrChange w:author="Rui André Vidal" w:date="2026-06-30T16:28:22.65Z" w16du:dateUtc="2026-06-30T16:28:22.65Z" w:id="37354450"/>
        </w:rPr>
        <w:t>;</w:t>
      </w:r>
    </w:p>
    <w:p w:rsidR="00124538" w:rsidP="00F95DCA" w:rsidRDefault="00124538" w14:paraId="25DCDA63" w14:textId="7C0374D4">
      <w:pPr>
        <w:pStyle w:val="PargrafodaLista"/>
        <w:numPr>
          <w:ilvl w:val="0"/>
          <w:numId w:val="317"/>
        </w:numPr>
      </w:pPr>
      <w:r>
        <w:t>A alimentação na via pública em violação do disposto no artigo XX.º;</w:t>
      </w:r>
    </w:p>
    <w:p w:rsidR="00124538" w:rsidP="00F95DCA" w:rsidRDefault="00124538" w14:paraId="24B2CE40" w14:textId="72FD508A">
      <w:pPr>
        <w:pStyle w:val="PargrafodaLista"/>
        <w:numPr>
          <w:ilvl w:val="0"/>
          <w:numId w:val="317"/>
        </w:numPr>
      </w:pPr>
      <w:r>
        <w:t>O incumprimento das normas aplicáveis aos programas CED a que se refere o artigo XX.º;</w:t>
      </w:r>
    </w:p>
    <w:p w:rsidR="00124538" w:rsidP="00F95DCA" w:rsidRDefault="00124538" w14:paraId="4041C078" w14:textId="77777777">
      <w:pPr>
        <w:pStyle w:val="PargrafodaLista"/>
        <w:numPr>
          <w:ilvl w:val="0"/>
          <w:numId w:val="317"/>
        </w:numPr>
        <w:rPr/>
      </w:pPr>
      <w:commentRangeStart w:id="1403623599"/>
      <w:r w:rsidR="00124538">
        <w:rPr/>
        <w:t>A recolha de animais sem apresentação dos mesmos ao serviço veterinário municipal, em violação do previsto no n.º 9 do artigo XX.º;</w:t>
      </w:r>
      <w:commentRangeEnd w:id="1403623599"/>
      <w:r>
        <w:rPr>
          <w:rStyle w:val="CommentReference"/>
        </w:rPr>
        <w:commentReference w:id="1403623599"/>
      </w:r>
    </w:p>
    <w:p w:rsidR="00124538" w:rsidP="00F95DCA" w:rsidRDefault="00124538" w14:paraId="47E4F827" w14:textId="5E67695B">
      <w:pPr>
        <w:pStyle w:val="PargrafodaLista"/>
        <w:numPr>
          <w:ilvl w:val="0"/>
          <w:numId w:val="317"/>
        </w:numPr>
      </w:pPr>
      <w:r>
        <w:t>O controlo da reprodução em violação do disposto no artigo XX.º e no n.º 8 do artigo XX.º;</w:t>
      </w:r>
    </w:p>
    <w:p w:rsidR="00124538" w:rsidP="00F95DCA" w:rsidRDefault="00124538" w14:paraId="3610CFB4" w14:textId="729A4EB6">
      <w:pPr>
        <w:pStyle w:val="PargrafodaLista"/>
        <w:numPr>
          <w:ilvl w:val="0"/>
          <w:numId w:val="317"/>
        </w:numPr>
      </w:pPr>
      <w:r>
        <w:t>A recolha e captura de animais por entidade diversa das câmaras municipais, em violação do disposto no n.º 1 do artigo XX.º;</w:t>
      </w:r>
    </w:p>
    <w:p w:rsidR="00124538" w:rsidP="00F95DCA" w:rsidRDefault="00124538" w14:paraId="5E2C045D" w14:textId="77777777">
      <w:pPr>
        <w:pStyle w:val="PargrafodaLista"/>
        <w:numPr>
          <w:ilvl w:val="0"/>
          <w:numId w:val="317"/>
        </w:numPr>
      </w:pPr>
      <w:r>
        <w:t>O incumprimento do disposto no artigo XX.º, no que respeita à obrigação de as câmaras municipais serem dotadas de centros de recolha;</w:t>
      </w:r>
    </w:p>
    <w:p w:rsidR="00124538" w:rsidP="00F95DCA" w:rsidRDefault="00124538" w14:paraId="71CA27A4" w14:textId="77777777">
      <w:pPr>
        <w:pStyle w:val="PargrafodaLista"/>
        <w:numPr>
          <w:ilvl w:val="0"/>
          <w:numId w:val="317"/>
        </w:numPr>
      </w:pPr>
      <w:r>
        <w:t>A eutanásia de animais em violação do disposto no n.º 6 do artigo XX.º;</w:t>
      </w:r>
    </w:p>
    <w:p w:rsidR="00124538" w:rsidP="00F95DCA" w:rsidRDefault="00124538" w14:paraId="14A08D0D" w14:textId="4457A7B8">
      <w:pPr>
        <w:pStyle w:val="PargrafodaLista"/>
        <w:numPr>
          <w:ilvl w:val="0"/>
          <w:numId w:val="317"/>
        </w:numPr>
      </w:pPr>
      <w:r>
        <w:t>O incumprimento das disposições previstas nos n.ºs 2 e 3 do artigo XX.º;</w:t>
      </w:r>
    </w:p>
    <w:p w:rsidR="00124538" w:rsidP="00F95DCA" w:rsidRDefault="00124538" w14:paraId="0701C89F" w14:textId="77777777">
      <w:pPr>
        <w:pStyle w:val="PargrafodaLista"/>
        <w:numPr>
          <w:ilvl w:val="0"/>
          <w:numId w:val="317"/>
        </w:numPr>
      </w:pPr>
      <w:r>
        <w:t>A destruição dos cadáveres de animais de companhia em violação do disposto no artigo XX.º;</w:t>
      </w:r>
    </w:p>
    <w:p w:rsidR="00124538" w:rsidP="00F95DCA" w:rsidRDefault="00124538" w14:paraId="6A62C5E4" w14:textId="77777777">
      <w:pPr>
        <w:pStyle w:val="PargrafodaLista"/>
        <w:numPr>
          <w:ilvl w:val="0"/>
          <w:numId w:val="317"/>
        </w:numPr>
      </w:pPr>
      <w:r>
        <w:t>A exposição de animais em violação do disposto no artigo XX.º;</w:t>
      </w:r>
    </w:p>
    <w:p w:rsidR="00124538" w:rsidP="00F95DCA" w:rsidRDefault="00124538" w14:paraId="2CCB6E55" w14:textId="686E4BE7">
      <w:pPr>
        <w:pStyle w:val="PargrafodaLista"/>
        <w:numPr>
          <w:ilvl w:val="0"/>
          <w:numId w:val="317"/>
        </w:numPr>
      </w:pPr>
      <w:r>
        <w:t>A venda de animais de companhia em violação do disposto nos artigos XX.º a XX.º;</w:t>
      </w:r>
    </w:p>
    <w:p w:rsidR="00124538" w:rsidP="00F95DCA" w:rsidRDefault="00124538" w14:paraId="13547378" w14:textId="0CB60B27">
      <w:pPr>
        <w:pStyle w:val="PargrafodaLista"/>
        <w:numPr>
          <w:ilvl w:val="0"/>
          <w:numId w:val="317"/>
        </w:numPr>
      </w:pPr>
      <w:r>
        <w:t>A venda ambulante de animais de companhia em violação do disposto no n.º 6 do artigo XX.º;</w:t>
      </w:r>
    </w:p>
    <w:p w:rsidR="00124538" w:rsidP="00F95DCA" w:rsidRDefault="00124538" w14:paraId="29DE8C1A" w14:textId="6B3CE40A">
      <w:pPr>
        <w:pStyle w:val="PargrafodaLista"/>
        <w:numPr>
          <w:ilvl w:val="0"/>
          <w:numId w:val="317"/>
        </w:numPr>
      </w:pPr>
      <w:r>
        <w:t>A reprodução de animais registados nos livros genealógicos em violação do disposto no artigo XX.º;</w:t>
      </w:r>
    </w:p>
    <w:p w:rsidR="00124538" w:rsidP="00F95DCA" w:rsidRDefault="00124538" w14:paraId="59B17C30" w14:textId="28F6ED64">
      <w:pPr>
        <w:pStyle w:val="PargrafodaLista"/>
        <w:numPr>
          <w:ilvl w:val="0"/>
          <w:numId w:val="317"/>
        </w:numPr>
      </w:pPr>
      <w:r>
        <w:t>O alojamento de animal perigoso ou potencialmente perigoso sem as condições de segurança exigidas, nos termos do artigo XX.º;</w:t>
      </w:r>
    </w:p>
    <w:p w:rsidR="00124538" w:rsidP="00F95DCA" w:rsidRDefault="00124538" w14:paraId="08F626DE" w14:textId="5BDB3FC3">
      <w:pPr>
        <w:pStyle w:val="PargrafodaLista"/>
        <w:numPr>
          <w:ilvl w:val="0"/>
          <w:numId w:val="317"/>
        </w:numPr>
      </w:pPr>
      <w:r>
        <w:t>A circulação de animal perigoso ou potencialmente perigoso sem acompanhante, sem os meios de contenção exigidos, ou em zona proibida e sinalizada, nos termos do artigo XX.º;</w:t>
      </w:r>
    </w:p>
    <w:p w:rsidR="00124538" w:rsidP="00F95DCA" w:rsidRDefault="00124538" w14:paraId="663DB590" w14:textId="40B736BE">
      <w:pPr>
        <w:pStyle w:val="PargrafodaLista"/>
        <w:numPr>
          <w:ilvl w:val="0"/>
          <w:numId w:val="317"/>
        </w:numPr>
      </w:pPr>
      <w:r>
        <w:t>A circulação de animal perigoso ou potencialmente perigoso sem açaime ou trela, quando exigidos, nos termos do artigo XX.º;</w:t>
      </w:r>
    </w:p>
    <w:p w:rsidR="00124538" w:rsidP="00F95DCA" w:rsidRDefault="00124538" w14:paraId="686B47E0" w14:textId="78ED5376">
      <w:pPr>
        <w:pStyle w:val="PargrafodaLista"/>
        <w:numPr>
          <w:ilvl w:val="0"/>
          <w:numId w:val="317"/>
        </w:numPr>
      </w:pPr>
      <w:r>
        <w:t>A detenção de animal perigoso ou potencialmente perigoso sem a licença exigida, nos termos do artigo XX.º;</w:t>
      </w:r>
    </w:p>
    <w:p w:rsidR="00124538" w:rsidP="00F95DCA" w:rsidRDefault="00124538" w14:paraId="76B15229" w14:textId="13C38909">
      <w:pPr>
        <w:pStyle w:val="PargrafodaLista"/>
        <w:numPr>
          <w:ilvl w:val="0"/>
          <w:numId w:val="317"/>
        </w:numPr>
      </w:pPr>
      <w:r>
        <w:t>A falta de seguro de responsabilidade civil relativo a animal perigoso ou potencialmente perigoso, nos termos do artigo XX.º;</w:t>
      </w:r>
    </w:p>
    <w:p w:rsidR="00124538" w:rsidP="00F95DCA" w:rsidRDefault="00124538" w14:paraId="0BA9DD6B" w14:textId="371AE5C8">
      <w:pPr>
        <w:pStyle w:val="PargrafodaLista"/>
        <w:numPr>
          <w:ilvl w:val="0"/>
          <w:numId w:val="317"/>
        </w:numPr>
        <w:rPr/>
      </w:pPr>
      <w:commentRangeStart w:id="1484455963"/>
      <w:r w:rsidR="00124538">
        <w:rPr/>
        <w:t>A introdução em território nacional de animal de raça cuja detenção seja proibida, nos termos do artigo XX.º;</w:t>
      </w:r>
      <w:commentRangeEnd w:id="1484455963"/>
      <w:r>
        <w:rPr>
          <w:rStyle w:val="CommentReference"/>
        </w:rPr>
        <w:commentReference w:id="1484455963"/>
      </w:r>
    </w:p>
    <w:p w:rsidR="00124538" w:rsidP="00F95DCA" w:rsidRDefault="00124538" w14:paraId="0EA0025A" w14:textId="7D2A4D46">
      <w:pPr>
        <w:pStyle w:val="PargrafodaLista"/>
        <w:numPr>
          <w:ilvl w:val="0"/>
          <w:numId w:val="317"/>
        </w:numPr>
      </w:pPr>
      <w:r>
        <w:t>A oposição ou a criação de obstáculos à execução de medida prevista no presente diploma, que tenha sido regularmente comunicada e emanada de autoridade ou funcionário competente;</w:t>
      </w:r>
    </w:p>
    <w:p w:rsidR="00124538" w:rsidP="00F95DCA" w:rsidRDefault="00124538" w14:paraId="2B86FE2E" w14:textId="4EC5D9CE">
      <w:pPr>
        <w:pStyle w:val="PargrafodaLista"/>
        <w:numPr>
          <w:ilvl w:val="0"/>
          <w:numId w:val="317"/>
        </w:numPr>
      </w:pPr>
      <w:r>
        <w:t>[a aditar: contraordenações relativas ao incumprimento dos requisitos do Regulamento Delegado (UE) 2026/131, anteriormente previstas no Decreto-Lei n.º 82/2019].</w:t>
      </w:r>
    </w:p>
    <w:p w:rsidR="00124538" w:rsidP="00F95DCA" w:rsidRDefault="00124538" w14:paraId="74D1E920" w14:textId="370728AD">
      <w:pPr>
        <w:ind w:left="142" w:firstLine="0"/>
      </w:pPr>
      <w:r>
        <w:t>3</w:t>
      </w:r>
      <w:r w:rsidR="004E770E">
        <w:t xml:space="preserve"> - </w:t>
      </w:r>
      <w:r>
        <w:t>A negligência é punível, sendo os limites mínimo e máximo das coimas reduzidos a metade.</w:t>
      </w:r>
    </w:p>
    <w:p w:rsidR="00124538" w:rsidP="004E770E" w:rsidRDefault="004E770E" w14:paraId="33E9563B" w14:textId="6FCCD849">
      <w:pPr>
        <w:ind w:left="142" w:firstLine="0"/>
      </w:pPr>
      <w:r>
        <w:t xml:space="preserve">4 - </w:t>
      </w:r>
      <w:r w:rsidR="00124538">
        <w:t>A tentativa é punível com a coima aplicável à contraordenação consumada, especialmente atenuada.</w:t>
      </w:r>
    </w:p>
    <w:p w:rsidR="00BD6FDC" w:rsidP="00F95DCA" w:rsidRDefault="00BD6FDC" w14:paraId="1C0DD5FE" w14:textId="77777777">
      <w:pPr>
        <w:ind w:left="142" w:firstLine="0"/>
      </w:pPr>
    </w:p>
    <w:p w:rsidRPr="00F95DCA" w:rsidR="004E770E" w:rsidP="00F95DCA" w:rsidRDefault="00124538" w14:paraId="1C13B78D" w14:textId="3474AE68">
      <w:pPr>
        <w:pStyle w:val="Ttulo3"/>
        <w:rPr>
          <w:b w:val="0"/>
          <w:bCs w:val="0"/>
        </w:rPr>
      </w:pPr>
      <w:bookmarkStart w:name="_Toc784896183" w:id="1216178163"/>
      <w:r w:rsidR="39B7354B">
        <w:rPr/>
        <w:t>Artigo 14</w:t>
      </w:r>
      <w:r w:rsidR="6130CB83">
        <w:rPr/>
        <w:t>1</w:t>
      </w:r>
      <w:r w:rsidR="39B7354B">
        <w:rPr/>
        <w:t>.º</w:t>
      </w:r>
      <w:bookmarkEnd w:id="1216178163"/>
    </w:p>
    <w:p w:rsidRPr="00F95DCA" w:rsidR="00124538" w:rsidP="00F95DCA" w:rsidRDefault="00124538" w14:paraId="199DD49A" w14:textId="4DFDC8F8">
      <w:pPr>
        <w:pStyle w:val="Ttulo3"/>
      </w:pPr>
      <w:bookmarkStart w:name="_Toc1117180882" w:id="1896064813"/>
      <w:r w:rsidR="39B7354B">
        <w:rPr/>
        <w:t>Sanções acessórias</w:t>
      </w:r>
      <w:bookmarkEnd w:id="1896064813"/>
    </w:p>
    <w:p w:rsidR="00124538" w:rsidP="00F95DCA" w:rsidRDefault="00124538" w14:paraId="56F1D024" w14:textId="38986B78">
      <w:pPr>
        <w:ind w:left="142" w:firstLine="0"/>
      </w:pPr>
      <w:r>
        <w:t>1</w:t>
      </w:r>
      <w:r w:rsidR="004E770E">
        <w:t xml:space="preserve"> - </w:t>
      </w:r>
      <w:r>
        <w:t>Consoante a gravidade da contraordenação e a culpa do agente, podem ser aplicadas, simultaneamente com a coima, as seguintes sanções acessórias:</w:t>
      </w:r>
    </w:p>
    <w:p w:rsidR="00124538" w:rsidP="00F95DCA" w:rsidRDefault="00124538" w14:paraId="15CAD7C3" w14:textId="77777777">
      <w:r>
        <w:t>a) Perda, a favor do Estado, de objetos e animais pertencentes ao agente;</w:t>
      </w:r>
    </w:p>
    <w:p w:rsidR="00124538" w:rsidP="00F95DCA" w:rsidRDefault="00124538" w14:paraId="21C40FC9" w14:textId="77777777">
      <w:r>
        <w:t>b) Privação do direito de participar em feiras, mercados, exposições ou concursos;</w:t>
      </w:r>
    </w:p>
    <w:p w:rsidR="00124538" w:rsidP="00F95DCA" w:rsidRDefault="00124538" w14:paraId="799E517B" w14:textId="77777777">
      <w:r>
        <w:t>c) Encerramento de estabelecimento cujo funcionamento esteja sujeito a autorização ou licença de autoridade administrativa;</w:t>
      </w:r>
    </w:p>
    <w:p w:rsidR="00124538" w:rsidP="00F95DCA" w:rsidRDefault="00124538" w14:paraId="49A8D61E" w14:textId="77777777">
      <w:r>
        <w:t>d) Suspensão de autorizações, licenças e alvarás;</w:t>
      </w:r>
    </w:p>
    <w:p w:rsidR="00124538" w:rsidP="00F95DCA" w:rsidRDefault="00124538" w14:paraId="6D2B0F3E" w14:textId="0FFFE0BE">
      <w:r w:rsidR="00124538">
        <w:rPr/>
        <w:t xml:space="preserve">e) Privação do direito de </w:t>
      </w:r>
      <w:ins w:author="Rui André Vidal" w:date="2026-06-30T16:38:39.617Z" w16du:dateUtc="2026-06-30T16:38:39.617Z" w:id="385078683">
        <w:r w:rsidRPr="69805533" w:rsidR="64E0540B">
          <w:rPr>
            <w:b w:val="1"/>
            <w:bCs w:val="1"/>
            <w:color w:val="D86DCB" w:themeColor="accent5" w:themeTint="99" w:themeShade="FF"/>
            <w:rPrChange w:author="Rui André Vidal" w:date="2026-06-30T16:38:47.447Z" w16du:dateUtc="2026-06-30T16:38:47.447Z" w:id="57388598"/>
          </w:rPr>
          <w:t>titularidade e</w:t>
        </w:r>
        <w:r w:rsidR="64E0540B">
          <w:t xml:space="preserve"> </w:t>
        </w:r>
      </w:ins>
      <w:r w:rsidR="00124538">
        <w:rPr/>
        <w:t>detenção de animais perigosos ou potencialmente perigosos.</w:t>
      </w:r>
    </w:p>
    <w:p w:rsidR="00124538" w:rsidP="004E770E" w:rsidRDefault="004E770E" w14:paraId="27F4AF44" w14:textId="616E728D">
      <w:pPr>
        <w:ind w:left="142" w:firstLine="0"/>
      </w:pPr>
      <w:r>
        <w:t xml:space="preserve">2 - </w:t>
      </w:r>
      <w:r w:rsidR="00124538">
        <w:t>As sanções referidas nas alíneas b) a e) do número anterior têm a duração máxima de dois anos, contada a partir da decisão condenatória definitiva.</w:t>
      </w:r>
    </w:p>
    <w:p w:rsidR="004E770E" w:rsidP="00F95DCA" w:rsidRDefault="004E770E" w14:paraId="1529BF42" w14:textId="77777777">
      <w:pPr>
        <w:ind w:left="142" w:firstLine="0"/>
      </w:pPr>
    </w:p>
    <w:p w:rsidR="004E770E" w:rsidP="00F95DCA" w:rsidRDefault="00124538" w14:paraId="04B67190" w14:textId="1FF8B084">
      <w:pPr>
        <w:pStyle w:val="Ttulo3"/>
      </w:pPr>
      <w:bookmarkStart w:name="_Toc857235707" w:id="1733876140"/>
      <w:r w:rsidR="39B7354B">
        <w:rPr/>
        <w:t>Artigo 14</w:t>
      </w:r>
      <w:r w:rsidR="6130CB83">
        <w:rPr/>
        <w:t>2</w:t>
      </w:r>
      <w:r w:rsidR="39B7354B">
        <w:rPr/>
        <w:t>.º</w:t>
      </w:r>
      <w:bookmarkEnd w:id="1733876140"/>
    </w:p>
    <w:p w:rsidR="00124538" w:rsidP="00F95DCA" w:rsidRDefault="00124538" w14:paraId="70F49359" w14:textId="27FF358F">
      <w:pPr>
        <w:pStyle w:val="Ttulo3"/>
      </w:pPr>
      <w:bookmarkStart w:name="_Toc1031122253" w:id="1271640858"/>
      <w:r w:rsidR="39B7354B">
        <w:rPr/>
        <w:t>Instrução e decisão</w:t>
      </w:r>
      <w:bookmarkEnd w:id="1271640858"/>
    </w:p>
    <w:p w:rsidR="00124538" w:rsidP="00F95DCA" w:rsidRDefault="00124538" w14:paraId="71C5C0C1" w14:textId="57C75C63">
      <w:pPr>
        <w:ind w:left="142" w:firstLine="0"/>
      </w:pPr>
      <w:r>
        <w:t>1</w:t>
      </w:r>
      <w:r w:rsidR="004E770E">
        <w:t xml:space="preserve"> - </w:t>
      </w:r>
      <w:r>
        <w:t>Quando qualquer autoridade referida no artigo XX.º, ou agente de autoridade, no exercício das suas funções de fiscalização, presenciar contraordenação por violação do disposto no presente diploma, levanta ou manda levantar o correspondente auto de notícia.</w:t>
      </w:r>
    </w:p>
    <w:p w:rsidR="00124538" w:rsidP="00F95DCA" w:rsidRDefault="004E770E" w14:paraId="4A809D08" w14:textId="7BBDBEF9">
      <w:pPr>
        <w:ind w:left="142" w:firstLine="0"/>
      </w:pPr>
      <w:r>
        <w:t xml:space="preserve">2 - </w:t>
      </w:r>
      <w:r w:rsidR="00124538">
        <w:t>Quando o auto de notícia for levantado por entidade diversa da DGAV, o mesmo é-lhe remetido no prazo de 10 dias.</w:t>
      </w:r>
    </w:p>
    <w:p w:rsidR="00124538" w:rsidP="004E770E" w:rsidRDefault="004E770E" w14:paraId="43150B8E" w14:textId="46F48E66">
      <w:pPr>
        <w:ind w:left="142" w:firstLine="0"/>
      </w:pPr>
      <w:r>
        <w:t>3 - A</w:t>
      </w:r>
      <w:r w:rsidR="00124538">
        <w:t xml:space="preserve"> instrução dos processos de contraordenação compete à DGAV, cabendo ao diretor-geral de Alimentação e Veterinária a aplicação das coimas e das sanções acessórias.</w:t>
      </w:r>
    </w:p>
    <w:p w:rsidR="004E770E" w:rsidP="00F95DCA" w:rsidRDefault="004E770E" w14:paraId="5EA0925B" w14:textId="77777777">
      <w:pPr>
        <w:ind w:left="142" w:firstLine="0"/>
      </w:pPr>
    </w:p>
    <w:p w:rsidR="004E770E" w:rsidP="00F95DCA" w:rsidRDefault="00124538" w14:paraId="2ABECC30" w14:textId="28881FD7">
      <w:pPr>
        <w:pStyle w:val="Ttulo3"/>
      </w:pPr>
      <w:bookmarkStart w:name="_Toc1562775969" w:id="1475993583"/>
      <w:r w:rsidR="39B7354B">
        <w:rPr/>
        <w:t>Artigo 14</w:t>
      </w:r>
      <w:r w:rsidR="6130CB83">
        <w:rPr/>
        <w:t>3</w:t>
      </w:r>
      <w:r w:rsidR="39B7354B">
        <w:rPr/>
        <w:t>.º</w:t>
      </w:r>
      <w:bookmarkEnd w:id="1475993583"/>
    </w:p>
    <w:p w:rsidR="00124538" w:rsidP="00F95DCA" w:rsidRDefault="00124538" w14:paraId="196923A6" w14:textId="21CF5A10">
      <w:pPr>
        <w:pStyle w:val="Ttulo3"/>
      </w:pPr>
      <w:bookmarkStart w:name="_Toc668331430" w:id="1758061230"/>
      <w:r w:rsidR="39B7354B">
        <w:rPr/>
        <w:t>Distribuição do produto das coimas</w:t>
      </w:r>
      <w:bookmarkEnd w:id="1758061230"/>
    </w:p>
    <w:p w:rsidR="00124538" w:rsidP="00F95DCA" w:rsidRDefault="00124538" w14:paraId="718961B5" w14:textId="77777777">
      <w:r>
        <w:t>O produto da aplicação das coimas é distribuído da seguinte forma:</w:t>
      </w:r>
    </w:p>
    <w:p w:rsidR="00124538" w:rsidP="00F95DCA" w:rsidRDefault="00124538" w14:paraId="3E7644C1" w14:textId="77777777">
      <w:r>
        <w:t>a) 10 % para a entidade que levantar o auto;</w:t>
      </w:r>
    </w:p>
    <w:p w:rsidR="00124538" w:rsidP="00F95DCA" w:rsidRDefault="00124538" w14:paraId="5A387E72" w14:textId="77777777">
      <w:r>
        <w:t>b) 30 % para a DGAV;</w:t>
      </w:r>
    </w:p>
    <w:p w:rsidR="00124538" w:rsidP="00124538" w:rsidRDefault="00124538" w14:paraId="4457CF8E" w14:textId="77777777">
      <w:r>
        <w:t>c) 60 % para os cofres do Estado.</w:t>
      </w:r>
    </w:p>
    <w:p w:rsidR="004E770E" w:rsidP="00F95DCA" w:rsidRDefault="004E770E" w14:paraId="6EEF865A" w14:textId="77777777"/>
    <w:p w:rsidR="004E770E" w:rsidP="00F95DCA" w:rsidRDefault="00124538" w14:paraId="442CACE4" w14:textId="0AAAB7BA">
      <w:pPr>
        <w:pStyle w:val="Ttulo3"/>
      </w:pPr>
      <w:bookmarkStart w:name="_Toc1039458538" w:id="661391716"/>
      <w:r w:rsidR="39B7354B">
        <w:rPr/>
        <w:t>Artigo 14</w:t>
      </w:r>
      <w:r w:rsidR="6130CB83">
        <w:rPr/>
        <w:t>4</w:t>
      </w:r>
      <w:r w:rsidR="39B7354B">
        <w:rPr/>
        <w:t>.º</w:t>
      </w:r>
      <w:bookmarkEnd w:id="661391716"/>
    </w:p>
    <w:p w:rsidR="00124538" w:rsidP="00F95DCA" w:rsidRDefault="00124538" w14:paraId="77C242E3" w14:textId="6AFB4255">
      <w:pPr>
        <w:pStyle w:val="Ttulo3"/>
      </w:pPr>
      <w:bookmarkStart w:name="_Toc1315923146" w:id="1338278288"/>
      <w:r w:rsidR="39B7354B">
        <w:rPr/>
        <w:t>Direito subsidiário</w:t>
      </w:r>
      <w:bookmarkEnd w:id="1338278288"/>
    </w:p>
    <w:p w:rsidR="00124538" w:rsidP="00F95DCA" w:rsidRDefault="00124538" w14:paraId="728D0987" w14:textId="77777777">
      <w:pPr>
        <w:ind w:left="142" w:firstLine="0"/>
      </w:pPr>
      <w:r>
        <w:t>Às contraordenações previstas no presente decreto-lei é subsidiariamente aplicável o regime geral do ilícito de mera ordenação social, constante do Decreto-Lei n.º 433/82, de 27 de outubro, na sua redação atual.</w:t>
      </w:r>
    </w:p>
    <w:p w:rsidR="00357D02" w:rsidP="00076287" w:rsidRDefault="00357D02" w14:paraId="5046DC92" w14:textId="77777777">
      <w:pPr>
        <w:jc w:val="center"/>
        <w:rPr>
          <w:b/>
          <w:bCs/>
        </w:rPr>
      </w:pPr>
    </w:p>
    <w:p w:rsidRPr="00F95DCA" w:rsidR="000B5CE6" w:rsidP="00F95DCA" w:rsidRDefault="00A626AB" w14:paraId="6E4392C0" w14:textId="41C85AAF">
      <w:pPr>
        <w:pStyle w:val="Ttulo2"/>
        <w:ind w:right="0"/>
      </w:pPr>
      <w:bookmarkStart w:name="_Toc223954515" w:id="677"/>
      <w:bookmarkEnd w:id="666"/>
      <w:bookmarkStart w:name="_Toc730216109" w:id="1579588349"/>
      <w:r w:rsidR="6F5E8D5D">
        <w:rPr/>
        <w:t>CAPÍTULO XVI</w:t>
      </w:r>
      <w:bookmarkEnd w:id="1579588349"/>
    </w:p>
    <w:p w:rsidRPr="00F95DCA" w:rsidR="005101CF" w:rsidP="00F95DCA" w:rsidRDefault="00A626AB" w14:paraId="63D334C9" w14:textId="45FBA430">
      <w:pPr>
        <w:pStyle w:val="Ttulo2"/>
        <w:ind w:right="0"/>
      </w:pPr>
      <w:bookmarkStart w:name="_Toc350479781" w:id="1160955859"/>
      <w:r w:rsidR="6F5E8D5D">
        <w:rPr/>
        <w:t>Disposições complementares, finais e transitórias</w:t>
      </w:r>
      <w:bookmarkEnd w:id="677"/>
      <w:bookmarkEnd w:id="1160955859"/>
    </w:p>
    <w:p w:rsidRPr="005E2D3C" w:rsidR="001D4E3A" w:rsidP="00F95DCA" w:rsidRDefault="001D4E3A" w14:paraId="76FC1CB8" w14:textId="77777777"/>
    <w:p w:rsidRPr="00F95DCA" w:rsidR="000B5CE6" w:rsidP="00F95DCA" w:rsidRDefault="00A626AB" w14:paraId="39791339" w14:textId="623F0B27">
      <w:pPr>
        <w:pStyle w:val="Ttulo3"/>
      </w:pPr>
      <w:bookmarkStart w:name="_Toc223954516" w:id="680"/>
      <w:bookmarkStart w:name="_Toc1414673992" w:id="574977323"/>
      <w:r w:rsidR="6F5E8D5D">
        <w:rPr/>
        <w:t>Artigo 1</w:t>
      </w:r>
      <w:r w:rsidR="7DA8F2F3">
        <w:rPr/>
        <w:t>4</w:t>
      </w:r>
      <w:r w:rsidR="6130CB83">
        <w:rPr/>
        <w:t>5</w:t>
      </w:r>
      <w:r w:rsidR="6F5E8D5D">
        <w:rPr/>
        <w:t>.º</w:t>
      </w:r>
      <w:bookmarkEnd w:id="574977323"/>
    </w:p>
    <w:p w:rsidRPr="00F95DCA" w:rsidR="00E66344" w:rsidP="00F95DCA" w:rsidRDefault="00A626AB" w14:paraId="5C2A8048" w14:textId="55CDE00B">
      <w:pPr>
        <w:pStyle w:val="Ttulo3"/>
      </w:pPr>
      <w:bookmarkStart w:name="_Toc358532746" w:id="1800750063"/>
      <w:r w:rsidR="6F5E8D5D">
        <w:rPr/>
        <w:t>Formulários e publicitação</w:t>
      </w:r>
      <w:bookmarkEnd w:id="680"/>
      <w:bookmarkEnd w:id="1800750063"/>
    </w:p>
    <w:p w:rsidRPr="005E2D3C" w:rsidR="005101CF" w:rsidP="00F95DCA" w:rsidRDefault="00BD6FDC" w14:paraId="7442EF77" w14:textId="66661C8A">
      <w:pPr>
        <w:ind w:left="142" w:firstLine="0"/>
      </w:pPr>
      <w:r>
        <w:t xml:space="preserve">1 </w:t>
      </w:r>
      <w:r w:rsidR="00A626AB">
        <w:t>-</w:t>
      </w:r>
      <w:r w:rsidR="00A626AB">
        <w:rPr>
          <w:rFonts w:eastAsia="Arial"/>
        </w:rPr>
        <w:t xml:space="preserve"> </w:t>
      </w:r>
      <w:r w:rsidR="00A626AB">
        <w:t xml:space="preserve">Os formulários dos requerimentos previstos no presente diploma são disponibilizados no sítio na Internet da DGAV e podem ser entregues nas direções de serviços veterinários regionais ou remetidos por via eletrónica. </w:t>
      </w:r>
    </w:p>
    <w:p w:rsidRPr="005E2D3C" w:rsidR="005101CF" w:rsidP="69805533" w:rsidRDefault="00BD6FDC" w14:paraId="46E9A18A" w14:textId="102C5C3C">
      <w:pPr>
        <w:pStyle w:val="Normal"/>
        <w:suppressLineNumbers w:val="0"/>
        <w:bidi w:val="0"/>
        <w:spacing w:before="0" w:beforeAutospacing="off" w:after="173" w:afterAutospacing="off" w:line="362" w:lineRule="auto"/>
        <w:ind w:left="142" w:right="144"/>
        <w:jc w:val="both"/>
        <w:pPrChange w:author="Rui André Vidal" w:date="2026-06-30T16:39:52.343Z">
          <w:pPr>
            <w:pStyle w:val="Normal"/>
            <w:ind w:left="142" w:firstLine="0"/>
          </w:pPr>
        </w:pPrChange>
      </w:pPr>
      <w:r w:rsidR="00BD6FDC">
        <w:rPr/>
        <w:t xml:space="preserve">2 </w:t>
      </w:r>
      <w:r w:rsidR="00A626AB">
        <w:rPr/>
        <w:t>-</w:t>
      </w:r>
      <w:r w:rsidRPr="69805533" w:rsidR="00A626AB">
        <w:rPr>
          <w:rFonts w:eastAsia="Arial"/>
        </w:rPr>
        <w:t xml:space="preserve"> </w:t>
      </w:r>
      <w:r w:rsidR="00A626AB">
        <w:rPr/>
        <w:t xml:space="preserve">A DGAV divulga na sua página eletrónica a lista dos centros de recolha e </w:t>
      </w:r>
      <w:del w:author="Rui André Vidal" w:date="2026-06-30T16:39:52.255Z" w16du:dateUtc="2026-06-30T16:39:52.255Z" w:id="1912013537">
        <w:r w:rsidRPr="69805533" w:rsidDel="00A626AB">
          <w:rPr>
            <w:b w:val="1"/>
            <w:bCs w:val="1"/>
            <w:color w:val="D86DCB" w:themeColor="accent5" w:themeTint="99" w:themeShade="FF"/>
            <w:rPrChange w:author="Rui André Vidal" w:date="2026-06-30T16:39:59.647Z" w16du:dateUtc="2026-06-30T16:39:59.647Z" w:id="114326899"/>
          </w:rPr>
          <w:delText xml:space="preserve">alojamentos </w:delText>
        </w:r>
      </w:del>
      <w:ins w:author="Rui André Vidal" w:date="2026-06-30T16:39:54.881Z" w16du:dateUtc="2026-06-30T16:39:54.881Z" w:id="85596330">
        <w:r w:rsidRPr="69805533" w:rsidR="60C916E8">
          <w:rPr>
            <w:b w:val="1"/>
            <w:bCs w:val="1"/>
            <w:color w:val="D86DCB" w:themeColor="accent5" w:themeTint="99" w:themeShade="FF"/>
            <w:rPrChange w:author="Rui André Vidal" w:date="2026-06-30T16:39:58.49Z" w16du:dateUtc="2026-06-30T16:39:58.49Z" w:id="1233324951"/>
          </w:rPr>
          <w:t xml:space="preserve">estabelecimentos </w:t>
        </w:r>
      </w:ins>
      <w:r w:rsidR="00A626AB">
        <w:rPr/>
        <w:t xml:space="preserve">em exercício de atividade. </w:t>
      </w:r>
    </w:p>
    <w:p w:rsidRPr="005E2D3C" w:rsidR="001D4E3A" w:rsidP="00F95DCA" w:rsidRDefault="001D4E3A" w14:paraId="40F48CB1" w14:textId="77777777"/>
    <w:p w:rsidRPr="00F95DCA" w:rsidR="000B5CE6" w:rsidP="00F95DCA" w:rsidRDefault="00A626AB" w14:paraId="757D1E6D" w14:textId="279BBE0C">
      <w:pPr>
        <w:pStyle w:val="Ttulo3"/>
      </w:pPr>
      <w:bookmarkStart w:name="_Toc223954517" w:id="683"/>
      <w:bookmarkStart w:name="_Toc1366951431" w:id="73246662"/>
      <w:r w:rsidR="6F5E8D5D">
        <w:rPr/>
        <w:t>Artigo 1</w:t>
      </w:r>
      <w:r w:rsidR="7DA8F2F3">
        <w:rPr/>
        <w:t>4</w:t>
      </w:r>
      <w:r w:rsidR="6130CB83">
        <w:rPr/>
        <w:t>6</w:t>
      </w:r>
      <w:r w:rsidR="6F5E8D5D">
        <w:rPr/>
        <w:t>.º</w:t>
      </w:r>
      <w:bookmarkEnd w:id="73246662"/>
    </w:p>
    <w:p w:rsidRPr="00F95DCA" w:rsidR="005101CF" w:rsidP="00F95DCA" w:rsidRDefault="00A626AB" w14:paraId="392990F5" w14:textId="31284738">
      <w:pPr>
        <w:pStyle w:val="Ttulo3"/>
      </w:pPr>
      <w:bookmarkStart w:name="_Toc977448195" w:id="1537341899"/>
      <w:r w:rsidR="6F5E8D5D">
        <w:rPr/>
        <w:t>Desmaterialização de atos e procedimentos</w:t>
      </w:r>
      <w:bookmarkEnd w:id="683"/>
      <w:bookmarkEnd w:id="1537341899"/>
    </w:p>
    <w:p w:rsidRPr="005E2D3C" w:rsidR="005101CF" w:rsidP="00F95DCA" w:rsidRDefault="00BD6FDC" w14:paraId="0AAAD502" w14:textId="1CD694E6">
      <w:pPr>
        <w:ind w:left="142" w:firstLine="0"/>
      </w:pPr>
      <w:r>
        <w:t xml:space="preserve">1 </w:t>
      </w:r>
      <w:r w:rsidR="00A626AB">
        <w:t>-</w:t>
      </w:r>
      <w:r w:rsidR="00A626AB">
        <w:rPr>
          <w:rFonts w:eastAsia="Arial"/>
        </w:rPr>
        <w:t xml:space="preserve"> </w:t>
      </w:r>
      <w:r w:rsidR="00A626AB">
        <w:t xml:space="preserve">Sem prejuízo do disposto no </w:t>
      </w:r>
      <w:r w:rsidR="00BE60E5">
        <w:t>n.º</w:t>
      </w:r>
      <w:r w:rsidR="00A626AB">
        <w:t xml:space="preserve"> seguinte, todos os pedidos, comunicações, requerimentos e declarações, bem como a apresentação de documentos e de informações, no âmbito dos procedimentos regulados pelo presente diploma, são realizados por via eletrónica, através do balcão único eletrónico dos serviços a que se refere o artigo 6.º do Decreto-Lei n.º 92/2010, de 26 de julho. </w:t>
      </w:r>
    </w:p>
    <w:p w:rsidRPr="005E2D3C" w:rsidR="005101CF" w:rsidP="00F95DCA" w:rsidRDefault="00BD6FDC" w14:paraId="56BA6493" w14:textId="7905C3EB">
      <w:pPr>
        <w:ind w:left="142" w:firstLine="0"/>
      </w:pPr>
      <w:r>
        <w:t xml:space="preserve">2 </w:t>
      </w:r>
      <w:r w:rsidR="00A626AB">
        <w:t>-</w:t>
      </w:r>
      <w:r w:rsidR="00A626AB">
        <w:rPr>
          <w:rFonts w:eastAsia="Arial"/>
        </w:rPr>
        <w:t xml:space="preserve"> </w:t>
      </w:r>
      <w:r w:rsidR="00A626AB">
        <w:t xml:space="preserve">O disposto no </w:t>
      </w:r>
      <w:r w:rsidR="008C56A9">
        <w:t>número anterior</w:t>
      </w:r>
      <w:r w:rsidR="00A626AB">
        <w:t xml:space="preserve"> não se aplica aos atos praticados no âmbito dos procedimentos sancionatórios previstos no presente diploma. </w:t>
      </w:r>
    </w:p>
    <w:p w:rsidR="005101CF" w:rsidP="00BD6FDC" w:rsidRDefault="00BD6FDC" w14:paraId="47B133BE" w14:textId="5FD15AD3">
      <w:pPr>
        <w:ind w:left="142" w:firstLine="0"/>
      </w:pPr>
      <w:r>
        <w:t xml:space="preserve">3 </w:t>
      </w:r>
      <w:r w:rsidR="00A626AB">
        <w:t>-</w:t>
      </w:r>
      <w:r w:rsidR="00A626AB">
        <w:rPr>
          <w:rFonts w:eastAsia="Arial"/>
        </w:rPr>
        <w:t xml:space="preserve"> </w:t>
      </w:r>
      <w:r w:rsidR="00A626AB">
        <w:t xml:space="preserve">Quando não for possível o cumprimento do disposto no n.º 1, por indisponibilidade das plataformas eletrónicas ou por o interessado não dispor de meios que lhe permitam aceder às mesmas, os atos ali referidos podem ser praticados por qualquer outro meio previsto na lei. </w:t>
      </w:r>
    </w:p>
    <w:p w:rsidRPr="005E2D3C" w:rsidR="00110722" w:rsidP="00F95DCA" w:rsidRDefault="00110722" w14:paraId="683B7075" w14:textId="77777777">
      <w:pPr>
        <w:ind w:left="142" w:firstLine="0"/>
      </w:pPr>
    </w:p>
    <w:p w:rsidRPr="00F95DCA" w:rsidR="000B5CE6" w:rsidP="00F95DCA" w:rsidRDefault="00A626AB" w14:paraId="1698BD50" w14:textId="6D3A01AF">
      <w:pPr>
        <w:pStyle w:val="Ttulo3"/>
      </w:pPr>
      <w:bookmarkStart w:name="_Toc223954518" w:id="686"/>
      <w:bookmarkStart w:name="_Toc1785680782" w:id="1199853625"/>
      <w:r w:rsidR="6F5E8D5D">
        <w:rPr/>
        <w:t>Artigo 1</w:t>
      </w:r>
      <w:r w:rsidR="6130CB83">
        <w:rPr/>
        <w:t>47</w:t>
      </w:r>
      <w:r w:rsidR="6F5E8D5D">
        <w:rPr/>
        <w:t>.º</w:t>
      </w:r>
      <w:bookmarkEnd w:id="1199853625"/>
    </w:p>
    <w:p w:rsidRPr="00F95DCA" w:rsidR="005101CF" w:rsidP="00F95DCA" w:rsidRDefault="00A626AB" w14:paraId="1E46E86B" w14:textId="3AAC2F20">
      <w:pPr>
        <w:pStyle w:val="Ttulo3"/>
      </w:pPr>
      <w:bookmarkStart w:name="_Toc2129399607" w:id="940243461"/>
      <w:r w:rsidR="6F5E8D5D">
        <w:rPr/>
        <w:t>Cooperação administrativa</w:t>
      </w:r>
      <w:bookmarkEnd w:id="686"/>
      <w:bookmarkEnd w:id="940243461"/>
    </w:p>
    <w:p w:rsidRPr="005E2D3C" w:rsidR="005101CF" w:rsidP="00F95DCA" w:rsidRDefault="00A626AB" w14:paraId="214F0267" w14:textId="77777777">
      <w:pPr>
        <w:ind w:left="142" w:firstLine="0"/>
      </w:pPr>
      <w:r>
        <w:t xml:space="preserve">As autoridades competentes nos termos do presente diploma participam na cooperação administrativa, no âmbito dos procedimentos relativos a prestadores provenientes de outro Estado-Membro da União Europeia ou do Espaço Económico Europeu, nos termos do </w:t>
      </w:r>
      <w:r>
        <w:t xml:space="preserve">disposto nos artigos 26.º a 29.º do Decreto-Lei n.º 92/2010, de 26 de julho, e do n.º 2 do artigo 51.º da Lei n.º 9/2009, de 4 de março, alterada pela Lei n.º 41/2012, de 28 de agosto, nomeadamente através do Sistema de Informação do Mercado Interno. </w:t>
      </w:r>
    </w:p>
    <w:p w:rsidRPr="005E2D3C" w:rsidR="008E2201" w:rsidP="00F95DCA" w:rsidRDefault="008E2201" w14:paraId="06833CC1" w14:textId="77777777"/>
    <w:p w:rsidRPr="00F95DCA" w:rsidR="000B5CE6" w:rsidP="00F95DCA" w:rsidRDefault="00A626AB" w14:paraId="71BE27A4" w14:textId="655F8564">
      <w:pPr>
        <w:pStyle w:val="Ttulo3"/>
      </w:pPr>
      <w:bookmarkStart w:name="_Toc223954519" w:id="689"/>
      <w:bookmarkStart w:name="_Toc723546620" w:id="1579157818"/>
      <w:r w:rsidR="6F5E8D5D">
        <w:rPr/>
        <w:t>Artigo 1</w:t>
      </w:r>
      <w:r w:rsidR="6130CB83">
        <w:rPr/>
        <w:t>48</w:t>
      </w:r>
      <w:r w:rsidR="6F5E8D5D">
        <w:rPr/>
        <w:t>.º</w:t>
      </w:r>
      <w:bookmarkEnd w:id="1579157818"/>
    </w:p>
    <w:p w:rsidRPr="00F95DCA" w:rsidR="005101CF" w:rsidP="00F95DCA" w:rsidRDefault="00A626AB" w14:paraId="1B54EA99" w14:textId="52C96E93">
      <w:pPr>
        <w:pStyle w:val="Ttulo3"/>
      </w:pPr>
      <w:bookmarkStart w:name="_Toc1154384740" w:id="1265764394"/>
      <w:r w:rsidR="6F5E8D5D">
        <w:rPr/>
        <w:t>Regiões Autónomas</w:t>
      </w:r>
      <w:bookmarkEnd w:id="689"/>
      <w:bookmarkEnd w:id="1265764394"/>
    </w:p>
    <w:p w:rsidRPr="005E2D3C" w:rsidR="005101CF" w:rsidP="00F95DCA" w:rsidRDefault="00110722" w14:paraId="23B8B425" w14:textId="55AC1956">
      <w:pPr>
        <w:ind w:left="142" w:firstLine="0"/>
      </w:pPr>
      <w:r>
        <w:t xml:space="preserve">1 </w:t>
      </w:r>
      <w:r w:rsidR="00A626AB">
        <w:t>-</w:t>
      </w:r>
      <w:r w:rsidR="00A626AB">
        <w:rPr>
          <w:rFonts w:eastAsia="Arial"/>
        </w:rPr>
        <w:t xml:space="preserve"> </w:t>
      </w:r>
      <w:r w:rsidR="00A626AB">
        <w:t xml:space="preserve">Nas Regiões Autónomas, a execução administrativa do presente diploma, incluindo a fiscalização do seu cumprimento e a instrução e a decisão dos processos de contraordenação, cabe às entidades das respetivas administrações regionais autónomas com atribuições e competências em razão das matérias. </w:t>
      </w:r>
    </w:p>
    <w:p w:rsidRPr="005E2D3C" w:rsidR="005101CF" w:rsidP="00F95DCA" w:rsidRDefault="00110722" w14:paraId="7FE3AAA2" w14:textId="18E1A55C">
      <w:pPr>
        <w:ind w:left="142" w:firstLine="0"/>
      </w:pPr>
      <w:r>
        <w:t xml:space="preserve">2 </w:t>
      </w:r>
      <w:r w:rsidR="00A626AB">
        <w:t>-</w:t>
      </w:r>
      <w:r w:rsidR="00A626AB">
        <w:rPr>
          <w:rFonts w:eastAsia="Arial"/>
        </w:rPr>
        <w:t xml:space="preserve"> </w:t>
      </w:r>
      <w:r w:rsidR="00A626AB">
        <w:t xml:space="preserve">O produto das taxas devidas pela aprovação dos alojamentos dos animais localizados nas Regiões Autónomas, a que se refere o artigo 35.º, constitui receita própria destas. </w:t>
      </w:r>
    </w:p>
    <w:p w:rsidRPr="005E2D3C" w:rsidR="005101CF" w:rsidP="00F95DCA" w:rsidRDefault="00110722" w14:paraId="5C15F5B9" w14:textId="013CA038">
      <w:pPr>
        <w:ind w:left="142" w:firstLine="0"/>
      </w:pPr>
      <w:r>
        <w:t xml:space="preserve">3 </w:t>
      </w:r>
      <w:r w:rsidR="00A626AB">
        <w:t>-</w:t>
      </w:r>
      <w:r w:rsidR="00A626AB">
        <w:rPr>
          <w:rFonts w:eastAsia="Arial"/>
        </w:rPr>
        <w:t xml:space="preserve"> </w:t>
      </w:r>
      <w:r w:rsidR="00A626AB">
        <w:t xml:space="preserve"> O produto das coimas, quando aplicadas nas Regiões Autónomas, constitui receita própria destas.  </w:t>
      </w:r>
    </w:p>
    <w:p w:rsidR="00110722" w:rsidRDefault="00110722" w14:paraId="407FCCCD" w14:textId="77777777">
      <w:bookmarkStart w:name="_Toc223954520" w:id="692"/>
    </w:p>
    <w:p w:rsidRPr="00F95DCA" w:rsidR="000B5CE6" w:rsidP="00F95DCA" w:rsidRDefault="00A626AB" w14:paraId="09151A45" w14:textId="1C8D400C">
      <w:pPr>
        <w:pStyle w:val="Ttulo3"/>
      </w:pPr>
      <w:bookmarkStart w:name="_Toc220290573" w:id="891540189"/>
      <w:r w:rsidR="6F5E8D5D">
        <w:rPr/>
        <w:t>Artigo 1</w:t>
      </w:r>
      <w:r w:rsidR="6130CB83">
        <w:rPr/>
        <w:t>49</w:t>
      </w:r>
      <w:r w:rsidR="6F5E8D5D">
        <w:rPr/>
        <w:t>.º</w:t>
      </w:r>
      <w:bookmarkEnd w:id="891540189"/>
    </w:p>
    <w:p w:rsidR="005101CF" w:rsidP="00F95DCA" w:rsidRDefault="00A626AB" w14:paraId="51809133" w14:textId="141648BE">
      <w:pPr>
        <w:pStyle w:val="Ttulo3"/>
      </w:pPr>
      <w:bookmarkStart w:name="_Toc1609064305" w:id="125165512"/>
      <w:r w:rsidR="6F5E8D5D">
        <w:rPr/>
        <w:t>Norma revogatória</w:t>
      </w:r>
      <w:bookmarkEnd w:id="692"/>
      <w:bookmarkEnd w:id="125165512"/>
    </w:p>
    <w:p w:rsidRPr="0024310E" w:rsidR="00091690" w:rsidP="00F95DCA" w:rsidRDefault="00581680" w14:paraId="3EFBF103" w14:textId="29D4E125">
      <w:pPr>
        <w:ind w:left="142" w:firstLine="0"/>
        <w:rPr>
          <w:b/>
          <w:bCs/>
        </w:rPr>
      </w:pPr>
      <w:r>
        <w:t xml:space="preserve">1 - </w:t>
      </w:r>
      <w:r w:rsidRPr="00F95DCA" w:rsidR="00091690">
        <w:t>São revogados, na sua redação atual:</w:t>
      </w:r>
    </w:p>
    <w:p w:rsidRPr="00F95DCA" w:rsidR="00091690" w:rsidP="00F95DCA" w:rsidRDefault="00091690" w14:paraId="6259DFC6" w14:textId="39569CA5">
      <w:pPr>
        <w:pStyle w:val="PargrafodaLista"/>
        <w:numPr>
          <w:ilvl w:val="0"/>
          <w:numId w:val="323"/>
        </w:numPr>
        <w:rPr/>
      </w:pPr>
      <w:commentRangeStart w:id="1831096376"/>
      <w:r w:rsidR="00091690">
        <w:rPr/>
        <w:t>A Lei n.º 92/95, de 12 de setembro;</w:t>
      </w:r>
      <w:commentRangeEnd w:id="1831096376"/>
      <w:r>
        <w:rPr>
          <w:rStyle w:val="CommentReference"/>
        </w:rPr>
        <w:commentReference w:id="1831096376"/>
      </w:r>
    </w:p>
    <w:p w:rsidRPr="00096475" w:rsidR="00581680" w:rsidP="00F95DCA" w:rsidRDefault="00581680" w14:paraId="2210546D" w14:textId="77777777">
      <w:pPr>
        <w:pStyle w:val="PargrafodaLista"/>
        <w:numPr>
          <w:ilvl w:val="0"/>
          <w:numId w:val="323"/>
        </w:numPr>
        <w:rPr/>
      </w:pPr>
      <w:commentRangeStart w:id="47894153"/>
      <w:r w:rsidR="00581680">
        <w:rPr/>
        <w:t>A Lei n.º 27/2016, de 23 de agosto;</w:t>
      </w:r>
    </w:p>
    <w:p w:rsidRPr="00096475" w:rsidR="00581680" w:rsidP="00F95DCA" w:rsidRDefault="00581680" w14:paraId="6783AD71" w14:textId="77777777">
      <w:pPr>
        <w:pStyle w:val="PargrafodaLista"/>
        <w:numPr>
          <w:ilvl w:val="0"/>
          <w:numId w:val="323"/>
        </w:numPr>
      </w:pPr>
      <w:r w:rsidRPr="00096475">
        <w:t>A Lei n.º 15/2018, de 27 de março;</w:t>
      </w:r>
    </w:p>
    <w:p w:rsidRPr="00F95DCA" w:rsidR="00091690" w:rsidP="00F95DCA" w:rsidRDefault="00091690" w14:paraId="2CEA870C" w14:textId="63A59917">
      <w:pPr>
        <w:pStyle w:val="PargrafodaLista"/>
        <w:numPr>
          <w:ilvl w:val="0"/>
          <w:numId w:val="323"/>
        </w:numPr>
      </w:pPr>
      <w:r w:rsidRPr="00F95DCA">
        <w:t>O Decreto-Lei n.º 276/2001, de 17 de outubro;</w:t>
      </w:r>
    </w:p>
    <w:p w:rsidRPr="00F95DCA" w:rsidR="00091690" w:rsidP="00F95DCA" w:rsidRDefault="00091690" w14:paraId="3C4BA237" w14:textId="310AEB4D">
      <w:pPr>
        <w:pStyle w:val="PargrafodaLista"/>
        <w:numPr>
          <w:ilvl w:val="0"/>
          <w:numId w:val="323"/>
        </w:numPr>
      </w:pPr>
      <w:r w:rsidRPr="00F95DCA">
        <w:t>O Decreto-Lei n.º 314/2003, de 17 de outubro;</w:t>
      </w:r>
    </w:p>
    <w:p w:rsidRPr="00F95DCA" w:rsidR="00091690" w:rsidP="00F95DCA" w:rsidRDefault="00091690" w14:paraId="3C9ADD11" w14:textId="7967724A">
      <w:pPr>
        <w:pStyle w:val="PargrafodaLista"/>
        <w:numPr>
          <w:ilvl w:val="0"/>
          <w:numId w:val="323"/>
        </w:numPr>
      </w:pPr>
      <w:r w:rsidRPr="00F95DCA">
        <w:t>O Decreto-Lei n.º 74/2007, de 27 de março;</w:t>
      </w:r>
    </w:p>
    <w:p w:rsidRPr="00F95DCA" w:rsidR="00091690" w:rsidP="00F95DCA" w:rsidRDefault="00091690" w14:paraId="1C1F9AC9" w14:textId="1BDF83C4">
      <w:pPr>
        <w:pStyle w:val="PargrafodaLista"/>
        <w:numPr>
          <w:ilvl w:val="0"/>
          <w:numId w:val="323"/>
        </w:numPr>
      </w:pPr>
      <w:r w:rsidRPr="00F95DCA">
        <w:t>O Decreto-Lei n.º 315/2009, de 29 de outubro;</w:t>
      </w:r>
    </w:p>
    <w:p w:rsidRPr="00F95DCA" w:rsidR="00091690" w:rsidP="00F95DCA" w:rsidRDefault="00091690" w14:paraId="19562FEF" w14:textId="21EFBC76">
      <w:pPr>
        <w:pStyle w:val="PargrafodaLista"/>
        <w:numPr>
          <w:ilvl w:val="0"/>
          <w:numId w:val="323"/>
        </w:numPr>
        <w:rPr/>
      </w:pPr>
      <w:r w:rsidR="00091690">
        <w:rPr/>
        <w:t>O Decreto-Lei n.º 82/2019, de 27 de junho.</w:t>
      </w:r>
      <w:commentRangeEnd w:id="47894153"/>
      <w:r>
        <w:rPr>
          <w:rStyle w:val="CommentReference"/>
        </w:rPr>
        <w:commentReference w:id="47894153"/>
      </w:r>
    </w:p>
    <w:p w:rsidRPr="00963FF4" w:rsidR="00091690" w:rsidP="00F95DCA" w:rsidRDefault="00581680" w14:paraId="325FAD21" w14:textId="1C276BB8">
      <w:pPr>
        <w:ind w:left="142" w:firstLine="0"/>
      </w:pPr>
      <w:r>
        <w:t xml:space="preserve">2 - </w:t>
      </w:r>
      <w:r w:rsidRPr="00F95DCA" w:rsidR="00091690">
        <w:t>Mantêm-se transitoriamente em vigor, com as necessárias adaptações, os diplomas regulamentares, incluindo as portarias, aprovados ao abrigo dos diplomas revogados pelo número anterior, na parte em que não sejam incompatíveis com o presente [regulamento/decreto-lei], até à sua substituição.</w:t>
      </w:r>
    </w:p>
    <w:p w:rsidRPr="00F95DCA" w:rsidR="003B324B" w:rsidP="00F95DCA" w:rsidRDefault="00A626AB" w14:paraId="0CD5DA73" w14:textId="23034424">
      <w:pPr>
        <w:pStyle w:val="Ttulo3"/>
      </w:pPr>
      <w:bookmarkStart w:name="_Toc223954521" w:id="695"/>
      <w:bookmarkStart w:name="_Toc790048531" w:id="892898845"/>
      <w:r w:rsidR="6F5E8D5D">
        <w:rPr/>
        <w:t>Artigo 1</w:t>
      </w:r>
      <w:r w:rsidR="2A75C9C7">
        <w:rPr/>
        <w:t>5</w:t>
      </w:r>
      <w:r w:rsidR="6130CB83">
        <w:rPr/>
        <w:t>0</w:t>
      </w:r>
      <w:r w:rsidR="6F5E8D5D">
        <w:rPr/>
        <w:t>.º</w:t>
      </w:r>
      <w:bookmarkEnd w:id="892898845"/>
    </w:p>
    <w:p w:rsidRPr="00F95DCA" w:rsidR="005101CF" w:rsidP="00F95DCA" w:rsidRDefault="00A626AB" w14:paraId="1D6A1431" w14:textId="195BB5ED">
      <w:pPr>
        <w:pStyle w:val="Ttulo3"/>
      </w:pPr>
      <w:bookmarkStart w:name="_Toc536168236" w:id="1416941228"/>
      <w:r w:rsidR="6F5E8D5D">
        <w:rPr/>
        <w:t>Entrada em vigor</w:t>
      </w:r>
      <w:bookmarkEnd w:id="695"/>
      <w:bookmarkEnd w:id="1416941228"/>
    </w:p>
    <w:p w:rsidRPr="005E2D3C" w:rsidR="005101CF" w:rsidP="00F95DCA" w:rsidRDefault="00581680" w14:paraId="09955234" w14:textId="4F59E4FB">
      <w:pPr>
        <w:ind w:left="142" w:firstLine="0"/>
      </w:pPr>
      <w:r>
        <w:t xml:space="preserve">1 </w:t>
      </w:r>
      <w:r w:rsidR="00A626AB">
        <w:t>-</w:t>
      </w:r>
      <w:r w:rsidR="00A626AB">
        <w:rPr>
          <w:rFonts w:eastAsia="Arial"/>
        </w:rPr>
        <w:t xml:space="preserve"> </w:t>
      </w:r>
      <w:r w:rsidR="00A626AB">
        <w:t xml:space="preserve">O presente diploma entra em vigor no dia seguinte ao da sua publicação, sem prejuízo do disposto no </w:t>
      </w:r>
      <w:r w:rsidR="00BE60E5">
        <w:t>n.º</w:t>
      </w:r>
      <w:r w:rsidR="00A626AB">
        <w:t xml:space="preserve"> seguinte. </w:t>
      </w:r>
    </w:p>
    <w:p w:rsidRPr="005E2D3C" w:rsidR="005101CF" w:rsidP="00F95DCA" w:rsidRDefault="00581680" w14:paraId="407F436C" w14:textId="0DC5EFAE">
      <w:pPr>
        <w:ind w:left="142" w:firstLine="0"/>
      </w:pPr>
      <w:r>
        <w:t xml:space="preserve">2 </w:t>
      </w:r>
      <w:r w:rsidR="6F6E9877">
        <w:t>-</w:t>
      </w:r>
      <w:r w:rsidR="6F6E9877">
        <w:rPr>
          <w:rFonts w:eastAsia="Arial"/>
        </w:rPr>
        <w:t xml:space="preserve"> </w:t>
      </w:r>
      <w:r w:rsidR="6F6E9877">
        <w:t xml:space="preserve">O disposto no artigo º, no que se refere à obrigatoriedade de registo dos dados no sistema informático, entra em vigor seis meses após a publicação do presente diploma. </w:t>
      </w:r>
    </w:p>
    <w:p w:rsidRPr="005E2D3C" w:rsidR="005101CF" w:rsidP="00F95DCA" w:rsidRDefault="00581680" w14:paraId="6D4A585A" w14:textId="40F7D6B9">
      <w:pPr>
        <w:ind w:left="142" w:firstLine="0"/>
      </w:pPr>
      <w:r>
        <w:t xml:space="preserve">3 </w:t>
      </w:r>
      <w:r w:rsidR="6F6E9877">
        <w:t>-</w:t>
      </w:r>
      <w:r w:rsidR="6F6E9877">
        <w:rPr>
          <w:rFonts w:eastAsia="Arial"/>
        </w:rPr>
        <w:t xml:space="preserve"> </w:t>
      </w:r>
      <w:r w:rsidR="6F6E9877">
        <w:t xml:space="preserve">O disposto </w:t>
      </w:r>
      <w:r w:rsidRPr="00F95DCA" w:rsidR="6F6E9877">
        <w:rPr>
          <w:highlight w:val="cyan"/>
        </w:rPr>
        <w:t xml:space="preserve">no n.º 1 do artigo </w:t>
      </w:r>
      <w:r w:rsidRPr="00F95DCA" w:rsidR="007E517C">
        <w:rPr>
          <w:highlight w:val="cyan"/>
        </w:rPr>
        <w:t xml:space="preserve">XX.º </w:t>
      </w:r>
      <w:r w:rsidRPr="00F95DCA" w:rsidR="6F6E9877">
        <w:rPr>
          <w:highlight w:val="cyan"/>
        </w:rPr>
        <w:t>, relativamente aos animais nascidos antes de 1 de entra em vigor 12 meses após a publicação do presente diploma</w:t>
      </w:r>
      <w:r w:rsidR="6F6E9877">
        <w:t xml:space="preserve">. </w:t>
      </w:r>
    </w:p>
    <w:p w:rsidRPr="005E2D3C" w:rsidR="005101CF" w:rsidP="00F95DCA" w:rsidRDefault="00A626AB" w14:paraId="582C77E5" w14:textId="77777777">
      <w:r>
        <w:t xml:space="preserve"> </w:t>
      </w:r>
    </w:p>
    <w:p w:rsidRPr="005E2D3C" w:rsidR="005101CF" w:rsidP="00F95DCA" w:rsidRDefault="00A626AB" w14:paraId="3D006821" w14:textId="2C62CAFD">
      <w:r>
        <w:t xml:space="preserve">Visto e aprovado em Conselho de Ministros de </w:t>
      </w:r>
      <w:r w:rsidR="00581680">
        <w:t>__ de _______ de 2026.</w:t>
      </w:r>
    </w:p>
    <w:p w:rsidRPr="005E2D3C" w:rsidR="005101CF" w:rsidP="00F95DCA" w:rsidRDefault="00A626AB" w14:paraId="5E242618" w14:textId="0C00F457">
      <w:r>
        <w:t xml:space="preserve"> O Primeiro-Ministro</w:t>
      </w:r>
      <w:r w:rsidR="00581680">
        <w:t>,</w:t>
      </w:r>
    </w:p>
    <w:p w:rsidRPr="005E2D3C" w:rsidR="005101CF" w:rsidP="00F95DCA" w:rsidRDefault="00A626AB" w14:paraId="554C618F" w14:textId="418CC05D">
      <w:r>
        <w:t xml:space="preserve"> O Ministro de Estado e das Finanças</w:t>
      </w:r>
      <w:r w:rsidR="00581680">
        <w:t>,</w:t>
      </w:r>
      <w:r>
        <w:t xml:space="preserve"> </w:t>
      </w:r>
    </w:p>
    <w:p w:rsidRPr="005E2D3C" w:rsidR="005101CF" w:rsidP="00F95DCA" w:rsidRDefault="00A626AB" w14:paraId="4C30835A" w14:textId="72806559">
      <w:r>
        <w:t xml:space="preserve"> O Ministro de Estado e dos Negócios Estrangeiros</w:t>
      </w:r>
      <w:r w:rsidR="00581680">
        <w:t>,</w:t>
      </w:r>
      <w:r>
        <w:t xml:space="preserve"> </w:t>
      </w:r>
    </w:p>
    <w:p w:rsidRPr="005E2D3C" w:rsidR="005101CF" w:rsidP="00F95DCA" w:rsidRDefault="00A626AB" w14:paraId="3C55B1AA" w14:textId="512FE64B">
      <w:r>
        <w:t xml:space="preserve"> O Ministro da Administração Interna</w:t>
      </w:r>
      <w:r w:rsidR="00581680">
        <w:t>,</w:t>
      </w:r>
    </w:p>
    <w:p w:rsidRPr="005E2D3C" w:rsidR="005101CF" w:rsidP="00F95DCA" w:rsidRDefault="00A626AB" w14:paraId="5C50C87E" w14:textId="7A632BFC">
      <w:r>
        <w:t xml:space="preserve"> </w:t>
      </w:r>
      <w:r w:rsidR="00076287">
        <w:t xml:space="preserve">O </w:t>
      </w:r>
      <w:r w:rsidR="00581680">
        <w:t xml:space="preserve">Ministro </w:t>
      </w:r>
      <w:r w:rsidR="461CBADA">
        <w:t>da Agricultura e Mar</w:t>
      </w:r>
      <w:r w:rsidR="00581680">
        <w:t>,</w:t>
      </w:r>
    </w:p>
    <w:p w:rsidRPr="005E2D3C" w:rsidR="005101CF" w:rsidP="00F95DCA" w:rsidRDefault="00A626AB" w14:paraId="222866C3" w14:textId="77777777">
      <w:r>
        <w:t xml:space="preserve"> </w:t>
      </w:r>
    </w:p>
    <w:p w:rsidRPr="005E2D3C" w:rsidR="003B324B" w:rsidP="00F95DCA" w:rsidRDefault="003B324B" w14:paraId="034D40A6" w14:textId="77777777"/>
    <w:p w:rsidRPr="005E2D3C" w:rsidR="003B324B" w:rsidP="00F95DCA" w:rsidRDefault="003B324B" w14:paraId="6D61F31D" w14:textId="77777777"/>
    <w:p w:rsidRPr="005E2D3C" w:rsidR="003B324B" w:rsidP="00F95DCA" w:rsidRDefault="003B324B" w14:paraId="02760BC1" w14:textId="77777777"/>
    <w:p w:rsidRPr="005E2D3C" w:rsidR="003B324B" w:rsidP="00F95DCA" w:rsidRDefault="003B324B" w14:paraId="70117F62" w14:textId="77777777"/>
    <w:p w:rsidRPr="005E2D3C" w:rsidR="003B324B" w:rsidP="00F95DCA" w:rsidRDefault="003B324B" w14:paraId="3591CE2A" w14:textId="77777777"/>
    <w:p w:rsidRPr="005E2D3C" w:rsidR="003B324B" w:rsidP="00F95DCA" w:rsidRDefault="003B324B" w14:paraId="2D0B772A" w14:textId="77777777"/>
    <w:p w:rsidRPr="005E2D3C" w:rsidR="003B324B" w:rsidP="00F95DCA" w:rsidRDefault="003B324B" w14:paraId="6319F663" w14:textId="77777777"/>
    <w:p w:rsidRPr="005E2D3C" w:rsidR="679F1546" w:rsidP="00F95DCA" w:rsidRDefault="679F1546" w14:paraId="3A49CECD" w14:textId="23A5241F"/>
    <w:p w:rsidRPr="005E2D3C" w:rsidR="679F1546" w:rsidP="00F95DCA" w:rsidRDefault="679F1546" w14:paraId="0F0CC5D6" w14:textId="47A813D5"/>
    <w:p w:rsidR="004537C6" w:rsidRDefault="00A626AB" w14:paraId="33893A55" w14:textId="77777777">
      <w:pPr>
        <w:rPr>
          <w:rFonts w:eastAsia="Cambria"/>
        </w:rPr>
      </w:pPr>
      <w:r>
        <w:t xml:space="preserve">  </w:t>
      </w:r>
      <w:r>
        <w:tab/>
      </w:r>
      <w:r>
        <w:rPr>
          <w:rFonts w:eastAsia="Cambria"/>
        </w:rPr>
        <w:tab/>
      </w:r>
    </w:p>
    <w:p w:rsidR="004537C6" w:rsidRDefault="004537C6" w14:paraId="70874073" w14:textId="77777777">
      <w:pPr>
        <w:rPr>
          <w:rFonts w:eastAsia="Cambria"/>
        </w:rPr>
      </w:pPr>
    </w:p>
    <w:p w:rsidR="00076287" w:rsidP="00076287" w:rsidRDefault="00076287" w14:paraId="539F1DF7" w14:textId="77777777">
      <w:pPr>
        <w:ind w:left="0" w:firstLine="0"/>
        <w:rPr>
          <w:rFonts w:eastAsia="Cambria"/>
        </w:rPr>
      </w:pPr>
    </w:p>
    <w:p w:rsidRPr="00F95DCA" w:rsidR="00076287" w:rsidP="00F95DCA" w:rsidRDefault="00076287" w14:paraId="7D59D952" w14:textId="77777777">
      <w:pPr>
        <w:ind w:left="0" w:firstLine="0"/>
        <w:rPr>
          <w:rFonts w:eastAsia="Cambria"/>
          <w:sz w:val="52"/>
          <w:szCs w:val="52"/>
        </w:rPr>
      </w:pPr>
    </w:p>
    <w:p w:rsidRPr="00F95DCA" w:rsidR="00076287" w:rsidP="00F95DCA" w:rsidRDefault="00076287" w14:paraId="113EFDBE" w14:textId="16F64611">
      <w:pPr>
        <w:ind w:left="0" w:firstLine="0"/>
        <w:jc w:val="center"/>
        <w:rPr>
          <w:rFonts w:eastAsia="Cambria"/>
          <w:sz w:val="48"/>
          <w:szCs w:val="48"/>
        </w:rPr>
      </w:pPr>
      <w:r w:rsidRPr="00F95DCA">
        <w:rPr>
          <w:rFonts w:eastAsia="Cambria"/>
          <w:sz w:val="48"/>
          <w:szCs w:val="48"/>
          <w:highlight w:val="green"/>
        </w:rPr>
        <w:t>FIM DA 1.º REVISÃO FORMAL DA DAJA</w:t>
      </w:r>
    </w:p>
    <w:p w:rsidR="00581680" w:rsidP="00076287" w:rsidRDefault="00581680" w14:paraId="4005ACB3" w14:textId="77777777">
      <w:pPr>
        <w:rPr>
          <w:rFonts w:eastAsia="Cambria"/>
        </w:rPr>
      </w:pPr>
    </w:p>
    <w:p w:rsidR="00581680" w:rsidP="00076287" w:rsidRDefault="00581680" w14:paraId="256902C5" w14:textId="77777777">
      <w:pPr>
        <w:rPr>
          <w:rFonts w:eastAsia="Cambria"/>
        </w:rPr>
      </w:pPr>
    </w:p>
    <w:p w:rsidR="00581680" w:rsidP="00076287" w:rsidRDefault="00581680" w14:paraId="5DE23549" w14:textId="77777777">
      <w:pPr>
        <w:rPr>
          <w:rFonts w:eastAsia="Cambria"/>
        </w:rPr>
      </w:pPr>
    </w:p>
    <w:p w:rsidR="00581680" w:rsidP="00076287" w:rsidRDefault="00581680" w14:paraId="58DEEA26" w14:textId="77777777">
      <w:pPr>
        <w:rPr>
          <w:rFonts w:eastAsia="Cambria"/>
        </w:rPr>
      </w:pPr>
    </w:p>
    <w:p w:rsidR="00581680" w:rsidP="00076287" w:rsidRDefault="00581680" w14:paraId="21681989" w14:textId="77777777">
      <w:pPr>
        <w:rPr>
          <w:rFonts w:eastAsia="Cambria"/>
        </w:rPr>
      </w:pPr>
    </w:p>
    <w:p w:rsidRPr="005E2D3C" w:rsidR="00581680" w:rsidP="00F95DCA" w:rsidRDefault="00581680" w14:paraId="40DF2E0B" w14:textId="77777777">
      <w:pPr>
        <w:rPr>
          <w:rFonts w:eastAsia="Cambria"/>
        </w:rPr>
      </w:pPr>
    </w:p>
    <w:p w:rsidRPr="005E2D3C" w:rsidR="005101CF" w:rsidP="00F95DCA" w:rsidRDefault="005101CF" w14:paraId="0FB5FE30" w14:textId="77777777">
      <w:pPr>
        <w:rPr>
          <w:color w:val="auto"/>
        </w:rPr>
      </w:pPr>
    </w:p>
    <w:p w:rsidRPr="00F95DCA" w:rsidR="005101CF" w:rsidP="00F95DCA" w:rsidRDefault="6F6E9877" w14:paraId="3D24E39F" w14:textId="724967A1">
      <w:pPr>
        <w:jc w:val="center"/>
        <w:rPr>
          <w:b/>
          <w:bCs/>
          <w:color w:val="auto"/>
        </w:rPr>
      </w:pPr>
      <w:bookmarkStart w:name="_Toc223954522" w:id="698"/>
      <w:r w:rsidRPr="00F95DCA">
        <w:rPr>
          <w:b/>
          <w:bCs/>
          <w:color w:val="auto"/>
        </w:rPr>
        <w:t>ANEXO I</w:t>
      </w:r>
    </w:p>
    <w:p w:rsidRPr="00F95DCA" w:rsidR="005101CF" w:rsidP="00F95DCA" w:rsidRDefault="6F6E9877" w14:paraId="1BD9CB98" w14:textId="4AF7F80B">
      <w:pPr>
        <w:jc w:val="center"/>
        <w:rPr>
          <w:b/>
          <w:bCs/>
          <w:color w:val="auto"/>
        </w:rPr>
      </w:pPr>
      <w:r w:rsidRPr="00F95DCA">
        <w:rPr>
          <w:b/>
          <w:bCs/>
          <w:color w:val="auto"/>
        </w:rPr>
        <w:t>Normas mínimas de proteção animal para a reprodução</w:t>
      </w:r>
      <w:bookmarkEnd w:id="698"/>
      <w:commentRangeStart w:id="699"/>
      <w:commentRangeEnd w:id="699"/>
      <w:r w:rsidRPr="00F95DCA" w:rsidR="002251E2">
        <w:rPr>
          <w:rStyle w:val="Refdecomentrio"/>
          <w:b/>
          <w:bCs/>
          <w:color w:val="auto"/>
          <w:sz w:val="24"/>
          <w:szCs w:val="24"/>
        </w:rPr>
        <w:commentReference w:id="699"/>
      </w:r>
    </w:p>
    <w:p w:rsidRPr="00F95DCA" w:rsidR="005101CF" w:rsidP="00F95DCA" w:rsidRDefault="00A626AB" w14:paraId="0D643F64" w14:textId="1B455D00">
      <w:pPr>
        <w:jc w:val="center"/>
        <w:rPr>
          <w:b/>
          <w:bCs/>
        </w:rPr>
      </w:pPr>
      <w:r w:rsidRPr="00F95DCA">
        <w:rPr>
          <w:b/>
          <w:bCs/>
        </w:rPr>
        <w:t>(alínea a) do n.º 2 do artigo 53.º</w:t>
      </w:r>
    </w:p>
    <w:p w:rsidRPr="005E2D3C" w:rsidR="005101CF" w:rsidP="00F95DCA" w:rsidRDefault="00A626AB" w14:paraId="59E0A982" w14:textId="77777777">
      <w:r>
        <w:t xml:space="preserve"> </w:t>
      </w:r>
    </w:p>
    <w:tbl>
      <w:tblPr>
        <w:tblStyle w:val="TableGrid"/>
        <w:tblW w:w="8748" w:type="dxa"/>
        <w:tblInd w:w="34" w:type="dxa"/>
        <w:tblCellMar>
          <w:top w:w="53" w:type="dxa"/>
          <w:left w:w="108" w:type="dxa"/>
          <w:right w:w="54" w:type="dxa"/>
        </w:tblCellMar>
        <w:tblLook w:val="04A0" w:firstRow="1" w:lastRow="0" w:firstColumn="1" w:lastColumn="0" w:noHBand="0" w:noVBand="1"/>
      </w:tblPr>
      <w:tblGrid>
        <w:gridCol w:w="2342"/>
        <w:gridCol w:w="1606"/>
        <w:gridCol w:w="1844"/>
        <w:gridCol w:w="1541"/>
        <w:gridCol w:w="1415"/>
      </w:tblGrid>
      <w:tr w:rsidRPr="005E2D3C" w:rsidR="005101CF" w:rsidTr="679F1546" w14:paraId="44DBF3AF" w14:textId="77777777">
        <w:trPr>
          <w:trHeight w:val="53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1AD3B353" w14:textId="77777777">
            <w:r>
              <w:t xml:space="preserve">Parâmetro reprodutivo </w:t>
            </w:r>
          </w:p>
        </w:tc>
        <w:tc>
          <w:tcPr>
            <w:tcW w:w="324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46933B7D" w14:textId="77777777">
            <w:r>
              <w:t>Canídeos</w:t>
            </w:r>
          </w:p>
        </w:tc>
        <w:tc>
          <w:tcPr>
            <w:tcW w:w="306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195DF711" w14:textId="77777777">
            <w:r>
              <w:t xml:space="preserve">Felídeos </w:t>
            </w:r>
          </w:p>
        </w:tc>
      </w:tr>
      <w:tr w:rsidRPr="005E2D3C" w:rsidR="005101CF" w:rsidTr="679F1546" w14:paraId="372F6431" w14:textId="77777777">
        <w:trPr>
          <w:trHeight w:val="53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4520565E" w14:textId="77777777">
            <w:r>
              <w:t xml:space="preserve">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049E2D2B" w14:textId="77777777">
            <w:r>
              <w:t>Machos</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43377601" w14:textId="77777777">
            <w:r>
              <w:t>Fêmeas</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41B6E4B9" w14:textId="77777777">
            <w:r>
              <w:t xml:space="preserve">Machos </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20715750" w14:textId="77777777">
            <w:r>
              <w:t>Fêmeas</w:t>
            </w:r>
          </w:p>
        </w:tc>
      </w:tr>
      <w:tr w:rsidRPr="005E2D3C" w:rsidR="005101CF" w:rsidTr="679F1546" w14:paraId="61E71DD3" w14:textId="77777777">
        <w:trPr>
          <w:trHeight w:val="2680"/>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30237442" w14:textId="77777777">
            <w:r>
              <w:t xml:space="preserve">Idade Mínima para reprodução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5B2FD441" w14:textId="77777777">
            <w:r>
              <w:t xml:space="preserve">Raças pequeno e médio porte </w:t>
            </w:r>
          </w:p>
          <w:p w:rsidRPr="005E2D3C" w:rsidR="005101CF" w:rsidP="00F95DCA" w:rsidRDefault="00A626AB" w14:paraId="54EE9801" w14:textId="77777777">
            <w:r>
              <w:t xml:space="preserve">– 1,5 anos </w:t>
            </w:r>
          </w:p>
          <w:p w:rsidRPr="005E2D3C" w:rsidR="005101CF" w:rsidP="00F95DCA" w:rsidRDefault="00A626AB" w14:paraId="604A48C3" w14:textId="77777777">
            <w:r>
              <w:t xml:space="preserve">Raças de grande porte - </w:t>
            </w:r>
          </w:p>
          <w:p w:rsidRPr="005E2D3C" w:rsidR="005101CF" w:rsidP="00F95DCA" w:rsidRDefault="00A626AB" w14:paraId="1CD637FC" w14:textId="77777777">
            <w:r>
              <w:t xml:space="preserve">2 anos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612E7B89" w14:textId="77777777">
            <w:r>
              <w:t xml:space="preserve">Raças pequeno e médio porte </w:t>
            </w:r>
          </w:p>
          <w:p w:rsidRPr="005E2D3C" w:rsidR="005101CF" w:rsidP="00F95DCA" w:rsidRDefault="00A626AB" w14:paraId="4F46316D" w14:textId="77777777">
            <w:r>
              <w:t xml:space="preserve">– 3º cio </w:t>
            </w:r>
          </w:p>
          <w:p w:rsidRPr="005E2D3C" w:rsidR="005101CF" w:rsidP="00F95DCA" w:rsidRDefault="350E168B" w14:paraId="46390317" w14:textId="5480050B">
            <w:r>
              <w:t>Raças grande porte – 2 anos</w:t>
            </w:r>
          </w:p>
          <w:p w:rsidRPr="005E2D3C" w:rsidR="005101CF" w:rsidP="00F95DCA" w:rsidRDefault="005101CF" w14:paraId="0C79E891" w14:textId="7C5DC321"/>
          <w:p w:rsidRPr="005E2D3C" w:rsidR="005101CF" w:rsidP="00F95DCA" w:rsidRDefault="05F23C10" w14:paraId="649FA612" w14:textId="14AD881A">
            <w:r>
              <w:t>A partir do 2.º estro</w:t>
            </w:r>
            <w:r>
              <w:br/>
            </w:r>
            <w:r>
              <w:t xml:space="preserve"> (Anexo I, n.º 1.1)</w:t>
            </w:r>
          </w:p>
          <w:p w:rsidRPr="005E2D3C" w:rsidR="005101CF" w:rsidP="00F95DCA" w:rsidRDefault="005101CF" w14:paraId="3E66E332" w14:textId="4AB80D86"/>
          <w:p w:rsidRPr="005E2D3C" w:rsidR="005101CF" w:rsidP="00F95DCA" w:rsidRDefault="005101CF" w14:paraId="52E309B3" w14:textId="3504E881"/>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6AF7EF77" w14:textId="77777777">
            <w:r>
              <w:t>1 ano</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44AAA775" w14:textId="77777777">
            <w:r>
              <w:t>1 ano</w:t>
            </w:r>
          </w:p>
        </w:tc>
      </w:tr>
      <w:tr w:rsidRPr="005E2D3C" w:rsidR="005101CF" w:rsidTr="679F1546" w14:paraId="7B1BE013" w14:textId="77777777">
        <w:trPr>
          <w:trHeight w:val="215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7A701E30" w14:textId="77777777">
            <w:r>
              <w:t xml:space="preserve">Idade máxima para reprodução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3A42FEEA" w14:textId="77777777">
            <w:r>
              <w:t xml:space="preserve">12 anos ou mais, se estatuto </w:t>
            </w:r>
          </w:p>
          <w:p w:rsidRPr="005E2D3C" w:rsidR="005101CF" w:rsidP="00F95DCA" w:rsidRDefault="00A626AB" w14:paraId="373A2B01" w14:textId="77777777">
            <w:r>
              <w:t xml:space="preserve">sanitário o permitir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4D909097" w14:textId="77777777">
            <w:r>
              <w:t xml:space="preserve">8 anos, ou 5 anos se é 1ª gestação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3E07D8C8" w14:textId="77777777">
            <w:r>
              <w:t xml:space="preserve">12 anos </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4E144806" w14:textId="77777777">
            <w:r>
              <w:t>12 anos</w:t>
            </w:r>
          </w:p>
        </w:tc>
      </w:tr>
      <w:tr w:rsidRPr="005E2D3C" w:rsidR="005101CF" w:rsidTr="679F1546" w14:paraId="715E8090" w14:textId="77777777">
        <w:trPr>
          <w:trHeight w:val="53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77702732" w14:textId="77777777">
            <w:r>
              <w:t xml:space="preserve">Reprodução no 1º ciclo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249C9164" w14:textId="77777777">
            <w:r>
              <w:t xml:space="preserve">_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25827648" w14:textId="77777777">
            <w:r>
              <w:t>Não</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1900708A" w14:textId="77777777">
            <w:r>
              <w:t>_</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40EA2371" w14:textId="77777777">
            <w:r>
              <w:t xml:space="preserve">Não </w:t>
            </w:r>
          </w:p>
        </w:tc>
      </w:tr>
      <w:tr w:rsidRPr="005E2D3C" w:rsidR="005101CF" w:rsidTr="679F1546" w14:paraId="01C65E46" w14:textId="77777777">
        <w:trPr>
          <w:trHeight w:val="53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D03AF5" w14:paraId="5176FE56" w14:textId="25E81F66">
            <w:r>
              <w:t>N.º</w:t>
            </w:r>
            <w:r w:rsidR="00A626AB">
              <w:t xml:space="preserve"> Ninhadas por ano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5D0803FB" w14:textId="77777777">
            <w:r>
              <w:t xml:space="preserve">_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178D8CC0" w14:textId="77777777">
            <w:r>
              <w:t>1</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2C5D700D" w14:textId="77777777">
            <w:r>
              <w:t>_</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17A07572" w14:textId="77777777">
            <w:r>
              <w:t xml:space="preserve">1 </w:t>
            </w:r>
          </w:p>
        </w:tc>
      </w:tr>
      <w:tr w:rsidRPr="005E2D3C" w:rsidR="005101CF" w:rsidTr="679F1546" w14:paraId="423DD7D9" w14:textId="77777777">
        <w:trPr>
          <w:trHeight w:val="940"/>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D03AF5" w14:paraId="321B5E53" w14:textId="550955EF">
            <w:r>
              <w:t>N.º</w:t>
            </w:r>
            <w:r w:rsidR="00A626AB">
              <w:t xml:space="preserve"> ninhadas / vida reprodutiva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5EFE6727" w14:textId="77777777">
            <w:r>
              <w:t xml:space="preserve">_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60C81B35" w14:textId="77777777">
            <w:r>
              <w:t>4-6</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77C8AA80" w14:textId="77777777">
            <w:r>
              <w:t>_</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6841E011" w14:textId="77777777">
            <w:r>
              <w:t xml:space="preserve">8-10 </w:t>
            </w:r>
          </w:p>
        </w:tc>
      </w:tr>
      <w:tr w:rsidRPr="005E2D3C" w:rsidR="005101CF" w:rsidTr="679F1546" w14:paraId="521D4365" w14:textId="77777777">
        <w:trPr>
          <w:trHeight w:val="941"/>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598E7A58" w14:textId="77777777">
            <w:r>
              <w:t xml:space="preserve">Intervalo mínimo parto/nova gestação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49F86BFE" w14:textId="77777777">
            <w:r>
              <w:t xml:space="preserve">_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5A53C9EF" w14:textId="77777777">
            <w:r>
              <w:t xml:space="preserve">1 ciclo reprodutivo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5B76CDC8" w14:textId="77777777">
            <w:r>
              <w:t>_</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2D3C" w:rsidR="005101CF" w:rsidP="00F95DCA" w:rsidRDefault="00A626AB" w14:paraId="77C16A70" w14:textId="77777777">
            <w:r>
              <w:t>3-6 meses</w:t>
            </w:r>
          </w:p>
        </w:tc>
      </w:tr>
    </w:tbl>
    <w:p w:rsidRPr="005E2D3C" w:rsidR="005101CF" w:rsidP="00F95DCA" w:rsidRDefault="00A626AB" w14:paraId="47AF6B82" w14:textId="67A9AE51">
      <w:r>
        <w:rPr>
          <w:rFonts w:eastAsia="Calibri"/>
        </w:rPr>
        <w:tab/>
      </w:r>
      <w:r>
        <w:rPr>
          <w:rFonts w:eastAsia="Cambria"/>
        </w:rPr>
        <w:tab/>
      </w:r>
      <w:r>
        <w:rPr>
          <w:rFonts w:eastAsia="Cambria"/>
        </w:rPr>
        <w:tab/>
      </w:r>
    </w:p>
    <w:p w:rsidRPr="005E2D3C" w:rsidR="005101CF" w:rsidP="00F95DCA" w:rsidRDefault="00A626AB" w14:paraId="2FBC30B2" w14:textId="77777777">
      <w:r>
        <w:rPr>
          <w:rFonts w:eastAsia="Cambria"/>
        </w:rPr>
        <w:tab/>
      </w:r>
    </w:p>
    <w:p w:rsidRPr="005E2D3C" w:rsidR="005101CF" w:rsidP="00F95DCA" w:rsidRDefault="350E168B" w14:paraId="61A4E7AA" w14:textId="77777777">
      <w:r>
        <w:t xml:space="preserve">N. B. As cadelas não devem ter mais de 2 ninhadas num período de 2 anos e as gatas não devem ultrapassar as 3 ninhadas no período de 2 anos, a menos que haja uma declaração de aprovação emitida pelo veterinário assistente </w:t>
      </w:r>
    </w:p>
    <w:p w:rsidRPr="005E2D3C" w:rsidR="4CCB09DA" w:rsidP="00F95DCA" w:rsidRDefault="4CCB09DA" w14:paraId="6EE2D99F" w14:textId="19116BC3"/>
    <w:p w:rsidRPr="005E2D3C" w:rsidR="12159AB7" w:rsidP="00F95DCA" w:rsidRDefault="12159AB7" w14:paraId="04B7B3AA" w14:textId="4FBF02EA">
      <w:pPr>
        <w:rPr>
          <w:rFonts w:eastAsia="Calibri"/>
          <w:b/>
          <w:bCs/>
          <w:color w:val="222222"/>
        </w:rPr>
      </w:pPr>
      <w:r>
        <w:rPr>
          <w:rFonts w:eastAsia="Calibri"/>
          <w:b/>
          <w:bCs/>
          <w:color w:val="222222"/>
        </w:rPr>
        <w:t>Sumário / Proposta · Necessidade de alteração: Sim</w:t>
      </w:r>
    </w:p>
    <w:p w:rsidRPr="005E2D3C" w:rsidR="12159AB7" w:rsidP="00F95DCA" w:rsidRDefault="13A294D8" w14:paraId="0141B880" w14:textId="3593AE3D">
      <w:pPr>
        <w:rPr>
          <w:rFonts w:eastAsia="Calibri Light"/>
          <w:b/>
          <w:bCs/>
        </w:rPr>
      </w:pPr>
      <w:r>
        <w:rPr>
          <w:rFonts w:eastAsia="Calibri Light"/>
          <w:b/>
          <w:bCs/>
        </w:rPr>
        <w:t>1. Idades mínimas de reprodução</w:t>
      </w:r>
    </w:p>
    <w:tbl>
      <w:tblPr>
        <w:tblW w:w="0" w:type="auto"/>
        <w:tblLook w:val="04A0" w:firstRow="1" w:lastRow="0" w:firstColumn="1" w:lastColumn="0" w:noHBand="0" w:noVBand="1"/>
      </w:tblPr>
      <w:tblGrid>
        <w:gridCol w:w="1555"/>
        <w:gridCol w:w="1635"/>
        <w:gridCol w:w="2008"/>
        <w:gridCol w:w="1547"/>
        <w:gridCol w:w="2024"/>
      </w:tblGrid>
      <w:tr w:rsidRPr="005E2D3C" w:rsidR="4CCB09DA" w:rsidTr="004818B6" w14:paraId="74A71323" w14:textId="77777777">
        <w:trPr>
          <w:trHeight w:val="300"/>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6B76D957" w14:textId="6ADE399A">
            <w:pPr>
              <w:rPr>
                <w:rFonts w:eastAsia="Calibri Light"/>
                <w:b/>
                <w:bCs/>
              </w:rPr>
            </w:pPr>
            <w:r>
              <w:rPr>
                <w:rFonts w:eastAsia="Calibri Light"/>
                <w:b/>
                <w:bCs/>
              </w:rPr>
              <w:t>Critério</w:t>
            </w:r>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2477ECFC" w14:textId="3E000261">
            <w:pPr>
              <w:rPr>
                <w:rFonts w:eastAsia="Calibri Light"/>
                <w:b/>
                <w:bCs/>
              </w:rPr>
            </w:pPr>
            <w:r>
              <w:rPr>
                <w:rFonts w:eastAsia="Calibri Light"/>
                <w:b/>
                <w:bCs/>
              </w:rPr>
              <w:t>Regulamento (UE) 2023/0447</w:t>
            </w:r>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3541957B" w14:textId="4E72E513">
            <w:pPr>
              <w:rPr>
                <w:rFonts w:eastAsia="Calibri Light"/>
                <w:b/>
                <w:bCs/>
              </w:rPr>
            </w:pPr>
            <w:r>
              <w:rPr>
                <w:rFonts w:eastAsia="Calibri Light"/>
                <w:b/>
                <w:bCs/>
              </w:rPr>
              <w:t>@codigo</w:t>
            </w:r>
            <w:r>
              <w:br/>
            </w:r>
            <w:r>
              <w:rPr>
                <w:rFonts w:eastAsia="Calibri Light"/>
                <w:b/>
                <w:bCs/>
              </w:rPr>
              <w:t xml:space="preserve"> (proposta DL 214/2013)</w:t>
            </w:r>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0B198204" w14:textId="24017A49">
            <w:pPr>
              <w:rPr>
                <w:rFonts w:eastAsia="Calibri Light"/>
                <w:b/>
                <w:bCs/>
              </w:rPr>
            </w:pPr>
            <w:r>
              <w:rPr>
                <w:rFonts w:eastAsia="Calibri Light"/>
                <w:b/>
                <w:bCs/>
              </w:rPr>
              <w:t>@rgbeac</w:t>
            </w:r>
            <w:r>
              <w:br/>
            </w:r>
            <w:r>
              <w:rPr>
                <w:rFonts w:eastAsia="Calibri Light"/>
                <w:b/>
                <w:bCs/>
              </w:rPr>
              <w:t xml:space="preserve"> (proposta jun. 2025)</w:t>
            </w:r>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08A6913D" w14:textId="7DFF8AF4">
            <w:pPr>
              <w:rPr>
                <w:rFonts w:eastAsia="Calibri Light"/>
                <w:b/>
                <w:bCs/>
              </w:rPr>
            </w:pPr>
            <w:r>
              <w:rPr>
                <w:rFonts w:eastAsia="Calibri Light"/>
                <w:b/>
                <w:bCs/>
              </w:rPr>
              <w:t>Proposta</w:t>
            </w:r>
          </w:p>
        </w:tc>
      </w:tr>
      <w:tr w:rsidRPr="005E2D3C" w:rsidR="4CCB09DA" w:rsidTr="004818B6" w14:paraId="609B8E78" w14:textId="77777777">
        <w:trPr>
          <w:trHeight w:val="300"/>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0782C4E2" w14:textId="792FF4F0">
            <w:pPr>
              <w:rPr>
                <w:rFonts w:eastAsia="Calibri Light"/>
                <w:b/>
                <w:bCs/>
              </w:rPr>
            </w:pPr>
            <w:r>
              <w:rPr>
                <w:rFonts w:eastAsia="Calibri Light"/>
                <w:b/>
                <w:bCs/>
              </w:rPr>
              <w:t>Cadelas (fêmeas canídeos)</w:t>
            </w:r>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6AC297B1" w14:textId="68E96266">
            <w:pPr>
              <w:rPr>
                <w:rFonts w:eastAsia="Calibri Light"/>
              </w:rPr>
            </w:pPr>
            <w:r>
              <w:rPr>
                <w:rFonts w:eastAsia="Calibri Light"/>
              </w:rPr>
              <w:t>A partir do 2.º estro</w:t>
            </w:r>
            <w:r>
              <w:br/>
            </w:r>
            <w:r>
              <w:rPr>
                <w:rFonts w:eastAsia="Calibri Light"/>
              </w:rPr>
              <w:t xml:space="preserve"> (Anexo I, n.º 3.2) e 18 meses de idade</w:t>
            </w:r>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64A76A11" w14:textId="62328F68">
            <w:pPr>
              <w:rPr>
                <w:rFonts w:eastAsia="Calibri Light"/>
              </w:rPr>
            </w:pPr>
            <w:r>
              <w:rPr>
                <w:rFonts w:eastAsia="Calibri Light"/>
              </w:rPr>
              <w:t>Raças pequeno/médio porte: 3.º cio</w:t>
            </w:r>
            <w:r>
              <w:br/>
            </w:r>
            <w:r>
              <w:rPr>
                <w:rFonts w:eastAsia="Calibri Light"/>
              </w:rPr>
              <w:t xml:space="preserve"> Raças grande porte: 2 anos</w:t>
            </w:r>
            <w:r>
              <w:br/>
            </w:r>
            <w:r>
              <w:rPr>
                <w:rFonts w:eastAsia="Calibri Light"/>
              </w:rPr>
              <w:t xml:space="preserve"> (</w:t>
            </w:r>
            <w:r w:rsidR="00BE60E5">
              <w:rPr>
                <w:rFonts w:eastAsia="Calibri Light"/>
              </w:rPr>
              <w:t>Artigo</w:t>
            </w:r>
            <w:r>
              <w:rPr>
                <w:rFonts w:eastAsia="Calibri Light"/>
              </w:rPr>
              <w:t>º 8.º, n.º 2, al. a) + Anexo I)</w:t>
            </w:r>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F95DCA" w:rsidR="4CCB09DA" w:rsidP="00F95DCA" w:rsidRDefault="4CCB09DA" w14:paraId="39C2734A" w14:textId="48B483F7">
            <w:pPr>
              <w:rPr>
                <w:rFonts w:eastAsia="Calibri Light"/>
              </w:rPr>
            </w:pPr>
            <w:r w:rsidRPr="00F95DCA">
              <w:rPr>
                <w:rFonts w:eastAsia="Calibri Light"/>
              </w:rPr>
              <w:t>18 meses</w:t>
            </w:r>
            <w:r>
              <w:br/>
            </w:r>
            <w:r w:rsidRPr="00F95DCA">
              <w:rPr>
                <w:rFonts w:eastAsia="Calibri Light"/>
              </w:rPr>
              <w:t xml:space="preserve"> (</w:t>
            </w:r>
            <w:r w:rsidRPr="00F95DCA" w:rsidR="00BE60E5">
              <w:rPr>
                <w:rFonts w:eastAsia="Calibri Light"/>
              </w:rPr>
              <w:t>Artigo</w:t>
            </w:r>
            <w:r w:rsidRPr="00F95DCA">
              <w:rPr>
                <w:rFonts w:eastAsia="Calibri Light"/>
              </w:rPr>
              <w:t>º 70.º, n.º 2)</w:t>
            </w:r>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0689FD08" w14:paraId="1F727C25" w14:textId="45DBD2C4">
            <w:pPr>
              <w:rPr>
                <w:rFonts w:eastAsia="Calibri Light"/>
              </w:rPr>
            </w:pPr>
            <w:r>
              <w:rPr>
                <w:rFonts w:eastAsia="Calibri Light"/>
              </w:rPr>
              <w:t xml:space="preserve"> A partir do 2.º estro</w:t>
            </w:r>
            <w:r>
              <w:br/>
            </w:r>
            <w:r>
              <w:rPr>
                <w:rFonts w:eastAsia="Calibri Light"/>
              </w:rPr>
              <w:t xml:space="preserve"> (Anexo I, n.º 3.2) e 18 meses de idade</w:t>
            </w:r>
          </w:p>
          <w:p w:rsidRPr="005E2D3C" w:rsidR="4CCB09DA" w:rsidP="00F95DCA" w:rsidRDefault="4CCB09DA" w14:paraId="7E8CA2DF" w14:textId="55735D37">
            <w:pPr>
              <w:rPr>
                <w:rFonts w:eastAsia="Calibri Light"/>
              </w:rPr>
            </w:pPr>
          </w:p>
        </w:tc>
      </w:tr>
      <w:tr w:rsidRPr="005E2D3C" w:rsidR="4CCB09DA" w:rsidTr="004818B6" w14:paraId="059EBB4F" w14:textId="77777777">
        <w:trPr>
          <w:trHeight w:val="300"/>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5C88644F" w14:textId="19E3CD8A">
            <w:pPr>
              <w:rPr>
                <w:rFonts w:eastAsia="Calibri Light"/>
                <w:b/>
                <w:bCs/>
                <w:lang w:val="en-US"/>
              </w:rPr>
            </w:pPr>
            <w:r>
              <w:rPr>
                <w:rFonts w:eastAsia="Calibri Light"/>
                <w:b/>
                <w:bCs/>
                <w:lang w:val="en-US"/>
              </w:rPr>
              <w:t>Gatas (fêmea</w:t>
            </w:r>
            <w:r>
              <w:rPr>
                <w:rFonts w:eastAsia="Calibri Light"/>
                <w:b/>
                <w:bCs/>
                <w:lang w:val="en-US"/>
              </w:rPr>
              <w:t>s felídeos)</w:t>
            </w:r>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02600715" w14:textId="015B0EA3">
            <w:pPr>
              <w:rPr>
                <w:rFonts w:eastAsia="Calibri Light"/>
              </w:rPr>
            </w:pPr>
            <w:r>
              <w:rPr>
                <w:rFonts w:eastAsia="Calibri Light"/>
              </w:rPr>
              <w:t>A partir dos 10 meses</w:t>
            </w:r>
            <w:r>
              <w:br/>
            </w:r>
            <w:r>
              <w:rPr>
                <w:rFonts w:eastAsia="Calibri Light"/>
              </w:rPr>
              <w:t xml:space="preserve"> (Anexo I, n.º 3.1)</w:t>
            </w:r>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0E2FD038" w14:textId="5FBB0279">
            <w:pPr>
              <w:rPr>
                <w:rFonts w:eastAsia="Calibri Light"/>
                <w:lang w:val="en-US"/>
              </w:rPr>
            </w:pPr>
            <w:r>
              <w:rPr>
                <w:rFonts w:eastAsia="Calibri Light"/>
                <w:lang w:val="en-US"/>
              </w:rPr>
              <w:t>1 ano</w:t>
            </w:r>
            <w:r>
              <w:br/>
            </w:r>
            <w:r>
              <w:rPr>
                <w:rFonts w:eastAsia="Calibri Light"/>
                <w:lang w:val="en-US"/>
              </w:rPr>
              <w:t xml:space="preserve"> (Anexo I)</w:t>
            </w:r>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F95DCA" w:rsidR="4CCB09DA" w:rsidP="00F95DCA" w:rsidRDefault="4CCB09DA" w14:paraId="5950480C" w14:textId="503765E2">
            <w:pPr>
              <w:rPr>
                <w:rFonts w:eastAsia="Calibri Light"/>
              </w:rPr>
            </w:pPr>
            <w:r w:rsidRPr="00F95DCA">
              <w:rPr>
                <w:rFonts w:eastAsia="Calibri Light"/>
              </w:rPr>
              <w:t>12 meses</w:t>
            </w:r>
            <w:r>
              <w:br/>
            </w:r>
            <w:r w:rsidRPr="00F95DCA">
              <w:rPr>
                <w:rFonts w:eastAsia="Calibri Light"/>
              </w:rPr>
              <w:t xml:space="preserve"> </w:t>
            </w:r>
            <w:r w:rsidRPr="00F95DCA">
              <w:rPr>
                <w:rFonts w:eastAsia="Calibri Light"/>
              </w:rPr>
              <w:t>(</w:t>
            </w:r>
            <w:r w:rsidRPr="00F95DCA" w:rsidR="00BE60E5">
              <w:rPr>
                <w:rFonts w:eastAsia="Calibri Light"/>
              </w:rPr>
              <w:t>Artigo</w:t>
            </w:r>
            <w:r w:rsidRPr="00F95DCA">
              <w:rPr>
                <w:rFonts w:eastAsia="Calibri Light"/>
              </w:rPr>
              <w:t>º 70.º, n.º 3)</w:t>
            </w:r>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00584D80" w14:textId="005D3D59">
            <w:pPr>
              <w:rPr>
                <w:rFonts w:eastAsia="Calibri Light"/>
                <w:lang w:val="en-US"/>
              </w:rPr>
            </w:pPr>
            <w:r>
              <w:rPr>
                <w:rFonts w:eastAsia="Calibri Light"/>
                <w:lang w:val="en-US"/>
              </w:rPr>
              <w:t>1 ano</w:t>
            </w:r>
          </w:p>
        </w:tc>
      </w:tr>
      <w:tr w:rsidRPr="005E2D3C" w:rsidR="4CCB09DA" w:rsidTr="004818B6" w14:paraId="24ADE0FF" w14:textId="77777777">
        <w:trPr>
          <w:trHeight w:val="300"/>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5B8EDCA1" w14:textId="08F9D565">
            <w:pPr>
              <w:rPr>
                <w:rFonts w:eastAsia="Calibri Light"/>
                <w:b/>
                <w:bCs/>
                <w:lang w:val="en-US"/>
              </w:rPr>
            </w:pPr>
            <w:r>
              <w:rPr>
                <w:rFonts w:eastAsia="Calibri Light"/>
                <w:b/>
                <w:bCs/>
                <w:lang w:val="en-US"/>
              </w:rPr>
              <w:t>Cães (machos canídeos)</w:t>
            </w:r>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E1C17E1" w14:textId="784C700E">
            <w:pPr>
              <w:rPr>
                <w:rFonts w:eastAsia="Calibri Light"/>
              </w:rPr>
            </w:pPr>
            <w:r>
              <w:rPr>
                <w:rFonts w:eastAsia="Calibri Light"/>
              </w:rPr>
              <w:t>Não fixado</w:t>
            </w:r>
            <w:r>
              <w:br/>
            </w:r>
            <w:r>
              <w:rPr>
                <w:rFonts w:eastAsia="Calibri Light"/>
              </w:rPr>
              <w:t xml:space="preserve"> (</w:t>
            </w:r>
            <w:r w:rsidR="00BE60E5">
              <w:rPr>
                <w:rFonts w:eastAsia="Calibri Light"/>
              </w:rPr>
              <w:t>Artigo</w:t>
            </w:r>
            <w:r>
              <w:rPr>
                <w:rFonts w:eastAsia="Calibri Light"/>
              </w:rPr>
              <w:t>º 8.º não estabelece limite mínimo para machos)</w:t>
            </w:r>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2EE64ADE" w14:textId="54C73BE9">
            <w:pPr>
              <w:rPr>
                <w:rFonts w:eastAsia="Calibri Light"/>
              </w:rPr>
            </w:pPr>
            <w:r>
              <w:rPr>
                <w:rFonts w:eastAsia="Calibri Light"/>
              </w:rPr>
              <w:t>Raças pequeno/médio porte: 1,5 anos</w:t>
            </w:r>
            <w:r>
              <w:br/>
            </w:r>
            <w:r>
              <w:rPr>
                <w:rFonts w:eastAsia="Calibri Light"/>
              </w:rPr>
              <w:t xml:space="preserve"> Raças grande porte: 2 anos</w:t>
            </w:r>
            <w:r>
              <w:br/>
            </w:r>
            <w:r>
              <w:rPr>
                <w:rFonts w:eastAsia="Calibri Light"/>
              </w:rPr>
              <w:t xml:space="preserve"> (Anexo I)</w:t>
            </w:r>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AAE41E1" w14:textId="2773CAF0">
            <w:pPr>
              <w:rPr>
                <w:rFonts w:eastAsia="Calibri Light"/>
              </w:rPr>
            </w:pPr>
            <w:r>
              <w:rPr>
                <w:rFonts w:eastAsia="Calibri Light"/>
              </w:rPr>
              <w:t>12 meses</w:t>
            </w:r>
            <w:r>
              <w:br/>
            </w:r>
            <w:r>
              <w:rPr>
                <w:rFonts w:eastAsia="Calibri Light"/>
              </w:rPr>
              <w:t xml:space="preserve"> (</w:t>
            </w:r>
            <w:r w:rsidR="00BE60E5">
              <w:rPr>
                <w:rFonts w:eastAsia="Calibri Light"/>
              </w:rPr>
              <w:t>Artigo</w:t>
            </w:r>
            <w:r>
              <w:rPr>
                <w:rFonts w:eastAsia="Calibri Light"/>
              </w:rPr>
              <w:t>º 70.º, n.º 4)</w:t>
            </w:r>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51D219D2" w14:paraId="25D7D8B8" w14:textId="5D9FA09F">
            <w:pPr>
              <w:rPr>
                <w:rFonts w:eastAsia="Calibri Light"/>
              </w:rPr>
            </w:pPr>
            <w:r>
              <w:rPr>
                <w:rFonts w:eastAsia="Calibri Light"/>
              </w:rPr>
              <w:t>Raças pequeno/médio porte: 1,5 anos</w:t>
            </w:r>
            <w:r>
              <w:br/>
            </w:r>
            <w:r>
              <w:rPr>
                <w:rFonts w:eastAsia="Calibri Light"/>
              </w:rPr>
              <w:t xml:space="preserve"> Raças grande porte: 2 anos</w:t>
            </w:r>
          </w:p>
        </w:tc>
      </w:tr>
      <w:tr w:rsidRPr="005E2D3C" w:rsidR="4CCB09DA" w:rsidTr="004818B6" w14:paraId="55106B24" w14:textId="77777777">
        <w:trPr>
          <w:trHeight w:val="300"/>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07996F57" w14:textId="69874670">
            <w:pPr>
              <w:rPr>
                <w:rFonts w:eastAsia="Calibri Light"/>
                <w:b/>
                <w:bCs/>
              </w:rPr>
            </w:pPr>
            <w:r>
              <w:rPr>
                <w:rFonts w:eastAsia="Calibri Light"/>
                <w:b/>
                <w:bCs/>
              </w:rPr>
              <w:t>Gatos (machos felídeos)</w:t>
            </w:r>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C6F14E1" w14:textId="08631AC2">
            <w:pPr>
              <w:rPr>
                <w:rFonts w:eastAsia="Calibri Light"/>
              </w:rPr>
            </w:pPr>
            <w:r>
              <w:rPr>
                <w:rFonts w:eastAsia="Calibri Light"/>
              </w:rPr>
              <w:t>Não fixado</w:t>
            </w:r>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7C3CE30D" w14:textId="07FD5E2D">
            <w:pPr>
              <w:rPr>
                <w:rFonts w:eastAsia="Calibri Light"/>
              </w:rPr>
            </w:pPr>
            <w:r>
              <w:rPr>
                <w:rFonts w:eastAsia="Calibri Light"/>
              </w:rPr>
              <w:t>1 ano</w:t>
            </w:r>
            <w:r>
              <w:br/>
            </w:r>
            <w:r>
              <w:rPr>
                <w:rFonts w:eastAsia="Calibri Light"/>
              </w:rPr>
              <w:t xml:space="preserve"> (Anexo I)</w:t>
            </w:r>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5B86DF14" w14:textId="203D2AC9">
            <w:pPr>
              <w:rPr>
                <w:rFonts w:eastAsia="Calibri Light"/>
              </w:rPr>
            </w:pPr>
            <w:r>
              <w:rPr>
                <w:rFonts w:eastAsia="Calibri Light"/>
              </w:rPr>
              <w:t>12 meses</w:t>
            </w:r>
            <w:r>
              <w:br/>
            </w:r>
            <w:r>
              <w:rPr>
                <w:rFonts w:eastAsia="Calibri Light"/>
              </w:rPr>
              <w:t xml:space="preserve"> (</w:t>
            </w:r>
            <w:r w:rsidR="00BE60E5">
              <w:rPr>
                <w:rFonts w:eastAsia="Calibri Light"/>
              </w:rPr>
              <w:t>Artigo</w:t>
            </w:r>
            <w:r>
              <w:rPr>
                <w:rFonts w:eastAsia="Calibri Light"/>
              </w:rPr>
              <w:t>º 70.º, n.º 4)</w:t>
            </w:r>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2D7977ED" w14:textId="2AF51005">
            <w:pPr>
              <w:rPr>
                <w:rFonts w:eastAsia="Calibri Light"/>
              </w:rPr>
            </w:pPr>
            <w:r>
              <w:rPr>
                <w:rFonts w:eastAsia="Calibri Light"/>
              </w:rPr>
              <w:t>1 ano</w:t>
            </w:r>
          </w:p>
        </w:tc>
      </w:tr>
    </w:tbl>
    <w:p w:rsidRPr="005E2D3C" w:rsidR="12159AB7" w:rsidP="00F95DCA" w:rsidRDefault="12159AB7" w14:paraId="3D0ED33B" w14:textId="3BA959C6">
      <w:pPr>
        <w:rPr>
          <w:rFonts w:eastAsia="Calibri Light"/>
        </w:rPr>
      </w:pPr>
      <w:r>
        <w:rPr>
          <w:rFonts w:eastAsia="Calibri Light"/>
        </w:rPr>
        <w:t xml:space="preserve"> </w:t>
      </w:r>
    </w:p>
    <w:p w:rsidRPr="005E2D3C" w:rsidR="12159AB7" w:rsidP="00F95DCA" w:rsidRDefault="12159AB7" w14:paraId="2ECB9DF0" w14:textId="3D3197AF">
      <w:pPr>
        <w:rPr>
          <w:rFonts w:eastAsia="Calibri Light"/>
          <w:b/>
          <w:bCs/>
        </w:rPr>
      </w:pPr>
      <w:r>
        <w:rPr>
          <w:rFonts w:eastAsia="Calibri Light"/>
          <w:b/>
          <w:bCs/>
        </w:rPr>
        <w:t>2. Idades máximas de reprodução</w:t>
      </w:r>
    </w:p>
    <w:tbl>
      <w:tblPr>
        <w:tblW w:w="8936" w:type="dxa"/>
        <w:tblLook w:val="04A0" w:firstRow="1" w:lastRow="0" w:firstColumn="1" w:lastColumn="0" w:noHBand="0" w:noVBand="1"/>
      </w:tblPr>
      <w:tblGrid>
        <w:gridCol w:w="1567"/>
        <w:gridCol w:w="1854"/>
        <w:gridCol w:w="1567"/>
        <w:gridCol w:w="1527"/>
        <w:gridCol w:w="5108"/>
      </w:tblGrid>
      <w:tr w:rsidRPr="005E2D3C" w:rsidR="4CCB09DA" w:rsidTr="004818B6" w14:paraId="6D20F20D" w14:textId="77777777">
        <w:trPr>
          <w:trHeight w:val="300"/>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6BB0EED6" w14:textId="069AF959">
            <w:pPr>
              <w:rPr>
                <w:rFonts w:eastAsia="Calibri Light"/>
                <w:b/>
                <w:bCs/>
                <w:lang w:val="en-US"/>
              </w:rPr>
            </w:pPr>
            <w:r>
              <w:rPr>
                <w:rFonts w:eastAsia="Calibri Light"/>
                <w:b/>
                <w:bCs/>
                <w:lang w:val="en-US"/>
              </w:rPr>
              <w:t>Critério</w:t>
            </w:r>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51D219D2" w14:paraId="260A5843" w14:textId="18AA3C2A">
            <w:pPr>
              <w:rPr>
                <w:rFonts w:eastAsia="Calibri Light"/>
                <w:b/>
                <w:bCs/>
                <w:lang w:val="en-US"/>
              </w:rPr>
            </w:pPr>
            <w:r>
              <w:rPr>
                <w:rFonts w:eastAsia="Calibri Light"/>
                <w:b/>
                <w:bCs/>
                <w:lang w:val="en-US"/>
              </w:rPr>
              <w:t>Regulamento (UE)</w:t>
            </w:r>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51D219D2" w14:paraId="09CB53A9" w14:textId="7FE13D1F">
            <w:pPr>
              <w:rPr>
                <w:rFonts w:eastAsia="Calibri Light"/>
                <w:b/>
                <w:bCs/>
                <w:lang w:val="en-US"/>
              </w:rPr>
            </w:pPr>
            <w:r>
              <w:rPr>
                <w:rFonts w:eastAsia="Calibri Light"/>
                <w:b/>
                <w:bCs/>
                <w:lang w:val="en-US"/>
              </w:rPr>
              <w:t>@codigo</w:t>
            </w:r>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51D219D2" w14:paraId="4E77D9AF" w14:textId="7EF2BC2E">
            <w:pPr>
              <w:rPr>
                <w:rFonts w:eastAsia="Calibri Light"/>
                <w:b/>
                <w:bCs/>
                <w:lang w:val="en-US"/>
              </w:rPr>
            </w:pPr>
            <w:r>
              <w:rPr>
                <w:rFonts w:eastAsia="Calibri Light"/>
                <w:b/>
                <w:bCs/>
                <w:lang w:val="en-US"/>
              </w:rPr>
              <w:t>@rgbeac</w:t>
            </w:r>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7C778A87" w14:textId="677252D5">
            <w:pPr>
              <w:rPr>
                <w:rFonts w:eastAsia="Calibri Light"/>
                <w:b/>
                <w:bCs/>
              </w:rPr>
            </w:pPr>
            <w:r>
              <w:rPr>
                <w:rFonts w:eastAsia="Calibri Light"/>
                <w:b/>
                <w:bCs/>
              </w:rPr>
              <w:t>Proposta</w:t>
            </w:r>
          </w:p>
        </w:tc>
      </w:tr>
      <w:tr w:rsidRPr="005E2D3C" w:rsidR="4CCB09DA" w:rsidTr="004818B6" w14:paraId="6C6B2F87" w14:textId="77777777">
        <w:trPr>
          <w:trHeight w:val="300"/>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4A33BD12" w14:textId="3D9598F3">
            <w:pPr>
              <w:rPr>
                <w:rFonts w:eastAsia="Calibri Light"/>
                <w:b/>
                <w:bCs/>
                <w:lang w:val="en-US"/>
              </w:rPr>
            </w:pPr>
            <w:r>
              <w:rPr>
                <w:rFonts w:eastAsia="Calibri Light"/>
                <w:b/>
                <w:bCs/>
                <w:lang w:val="en-US"/>
              </w:rPr>
              <w:t>Cadelas</w:t>
            </w:r>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C4D2EBC" w14:textId="73B0A391">
            <w:pPr>
              <w:rPr>
                <w:rFonts w:eastAsia="Calibri Light"/>
              </w:rPr>
            </w:pPr>
            <w:r>
              <w:rPr>
                <w:rFonts w:eastAsia="Calibri Light"/>
              </w:rPr>
              <w:t>Exame veterinário escrito obrigatório a partir dos 8 anos (não proibição)</w:t>
            </w:r>
            <w:r>
              <w:br/>
            </w:r>
            <w:r>
              <w:rPr>
                <w:rFonts w:eastAsia="Calibri Light"/>
              </w:rPr>
              <w:t xml:space="preserve"> (Anexo I, n.º 3.6)</w:t>
            </w:r>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0A3BEED2" w14:textId="32E5BD47">
            <w:pPr>
              <w:rPr>
                <w:rFonts w:eastAsia="Calibri Light"/>
              </w:rPr>
            </w:pPr>
            <w:r>
              <w:rPr>
                <w:rFonts w:eastAsia="Calibri Light"/>
              </w:rPr>
              <w:t>8 anos; ou 5 anos se for a 1.ª gestação</w:t>
            </w:r>
            <w:r>
              <w:br/>
            </w:r>
            <w:r>
              <w:rPr>
                <w:rFonts w:eastAsia="Calibri Light"/>
              </w:rPr>
              <w:t xml:space="preserve"> (Anexo I)</w:t>
            </w:r>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6D05AB85" w14:textId="659F3370">
            <w:pPr>
              <w:rPr>
                <w:rFonts w:eastAsia="Calibri Light"/>
              </w:rPr>
            </w:pPr>
            <w:r>
              <w:rPr>
                <w:rFonts w:eastAsia="Calibri Light"/>
              </w:rPr>
              <w:t>6 anos</w:t>
            </w:r>
            <w:r>
              <w:br/>
            </w:r>
            <w:r>
              <w:rPr>
                <w:rFonts w:eastAsia="Calibri Light"/>
              </w:rPr>
              <w:t xml:space="preserve"> (</w:t>
            </w:r>
            <w:r w:rsidR="00BE60E5">
              <w:rPr>
                <w:rFonts w:eastAsia="Calibri Light"/>
              </w:rPr>
              <w:t>Artigo</w:t>
            </w:r>
            <w:r>
              <w:rPr>
                <w:rFonts w:eastAsia="Calibri Light"/>
              </w:rPr>
              <w:t>º 70.º, n.º 2)</w:t>
            </w:r>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51D219D2" w14:paraId="5961608A" w14:textId="412A1C88">
            <w:pPr>
              <w:rPr>
                <w:rFonts w:eastAsia="Calibri Light"/>
              </w:rPr>
            </w:pPr>
            <w:r>
              <w:rPr>
                <w:rFonts w:eastAsia="Calibri Light"/>
              </w:rPr>
              <w:t>Código/RGBEAC, eventualmente com adenda do Regulamento</w:t>
            </w:r>
            <w:r>
              <w:br/>
            </w:r>
          </w:p>
          <w:p w:rsidRPr="005E2D3C" w:rsidR="4CCB09DA" w:rsidP="00F95DCA" w:rsidRDefault="4CCB09DA" w14:paraId="772BBC61" w14:textId="2DA68A87">
            <w:pPr>
              <w:rPr>
                <w:rStyle w:val="Hiperligao"/>
                <w:rFonts w:eastAsia="Calibri Light"/>
              </w:rPr>
            </w:pPr>
            <w:r>
              <w:br/>
            </w:r>
            <w:hyperlink w:history="1" r:id="rId17">
              <w:r>
                <w:rPr>
                  <w:rStyle w:val="Hiperligao"/>
                  <w:rFonts w:eastAsia="Calibri Light"/>
                </w:rPr>
                <w:t>https://food.ec.europa.eu/system/files/2020-11/aw_platform_plat-conc_guide_dog-breeding.pdf</w:t>
              </w:r>
            </w:hyperlink>
          </w:p>
        </w:tc>
      </w:tr>
      <w:tr w:rsidRPr="005E2D3C" w:rsidR="4CCB09DA" w:rsidTr="004818B6" w14:paraId="28E8787B" w14:textId="77777777">
        <w:trPr>
          <w:trHeight w:val="300"/>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246C58DF" w14:textId="5F7A1F45">
            <w:pPr>
              <w:rPr>
                <w:rFonts w:eastAsia="Calibri Light"/>
                <w:b/>
                <w:bCs/>
                <w:lang w:val="en-US"/>
              </w:rPr>
            </w:pPr>
            <w:r>
              <w:rPr>
                <w:rFonts w:eastAsia="Calibri Light"/>
                <w:b/>
                <w:bCs/>
                <w:lang w:val="en-US"/>
              </w:rPr>
              <w:t>Gatas</w:t>
            </w:r>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4712105F" w14:textId="43E4918C">
            <w:pPr>
              <w:rPr>
                <w:rFonts w:eastAsia="Calibri Light"/>
              </w:rPr>
            </w:pPr>
            <w:r>
              <w:rPr>
                <w:rFonts w:eastAsia="Calibri Light"/>
              </w:rPr>
              <w:t>Exame veterinário escrito obrigatório a partir dos 6 anos (não proibição)</w:t>
            </w:r>
            <w:r>
              <w:br/>
            </w:r>
            <w:r>
              <w:rPr>
                <w:rFonts w:eastAsia="Calibri Light"/>
              </w:rPr>
              <w:t xml:space="preserve"> (Anexo I, n.º 3.6)</w:t>
            </w:r>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1F9D3F6C" w14:textId="40032893">
            <w:pPr>
              <w:rPr>
                <w:rFonts w:eastAsia="Calibri Light"/>
                <w:lang w:val="en-US"/>
              </w:rPr>
            </w:pPr>
            <w:r>
              <w:rPr>
                <w:rFonts w:eastAsia="Calibri Light"/>
                <w:lang w:val="en-US"/>
              </w:rPr>
              <w:t>12 anos</w:t>
            </w:r>
            <w:r>
              <w:br/>
            </w:r>
            <w:r>
              <w:rPr>
                <w:rFonts w:eastAsia="Calibri Light"/>
                <w:lang w:val="en-US"/>
              </w:rPr>
              <w:t xml:space="preserve"> (Anexo I)</w:t>
            </w:r>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58EBE8D9" w14:textId="27854866">
            <w:pPr>
              <w:rPr>
                <w:rFonts w:eastAsia="Calibri Light"/>
              </w:rPr>
            </w:pPr>
            <w:r>
              <w:rPr>
                <w:rFonts w:eastAsia="Calibri Light"/>
              </w:rPr>
              <w:t>6 anos</w:t>
            </w:r>
            <w:r>
              <w:br/>
            </w:r>
            <w:r>
              <w:rPr>
                <w:rFonts w:eastAsia="Calibri Light"/>
              </w:rPr>
              <w:t xml:space="preserve"> (</w:t>
            </w:r>
            <w:r w:rsidR="00BE60E5">
              <w:rPr>
                <w:rFonts w:eastAsia="Calibri Light"/>
              </w:rPr>
              <w:t>Artigo</w:t>
            </w:r>
            <w:r>
              <w:rPr>
                <w:rFonts w:eastAsia="Calibri Light"/>
              </w:rPr>
              <w:t>º 70.º, n.º 3)</w:t>
            </w:r>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313F6B6E" w14:textId="46EDDB5A">
            <w:pPr>
              <w:rPr>
                <w:rStyle w:val="Hiperligao"/>
                <w:rFonts w:eastAsia="Calibri Light"/>
              </w:rPr>
            </w:pPr>
            <w:r>
              <w:rPr>
                <w:rFonts w:eastAsia="Calibri Light"/>
              </w:rPr>
              <w:t>RGBEAC, eventualmente com adenda do Regulamento</w:t>
            </w:r>
            <w:r>
              <w:br/>
            </w:r>
            <w:r>
              <w:rPr>
                <w:rFonts w:eastAsia="Calibri Light"/>
              </w:rPr>
              <w:t xml:space="preserve"> </w:t>
            </w:r>
            <w:r>
              <w:br/>
            </w:r>
            <w:hyperlink w:history="1" r:id="rId18">
              <w:r>
                <w:rPr>
                  <w:rStyle w:val="Hiperligao"/>
                  <w:rFonts w:eastAsia="Calibri Light"/>
                </w:rPr>
                <w:t>https://food.ec.europa.eu/system/files/2020-11/aw_platform_plat-conc_guide_cat-breeding.pdf</w:t>
              </w:r>
            </w:hyperlink>
          </w:p>
        </w:tc>
      </w:tr>
      <w:tr w:rsidRPr="005E2D3C" w:rsidR="4CCB09DA" w:rsidTr="004818B6" w14:paraId="1CAC33BF" w14:textId="77777777">
        <w:trPr>
          <w:trHeight w:val="300"/>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1CD15C84" w14:textId="6B122E81">
            <w:pPr>
              <w:rPr>
                <w:rFonts w:eastAsia="Calibri Light"/>
                <w:b/>
                <w:bCs/>
                <w:lang w:val="en-US"/>
              </w:rPr>
            </w:pPr>
            <w:r>
              <w:rPr>
                <w:rFonts w:eastAsia="Calibri Light"/>
                <w:b/>
                <w:bCs/>
                <w:lang w:val="en-US"/>
              </w:rPr>
              <w:t>Cães machos</w:t>
            </w:r>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488AEF1D" w14:textId="1EA574A4">
            <w:pPr>
              <w:rPr>
                <w:rFonts w:eastAsia="Calibri Light"/>
                <w:lang w:val="en-US"/>
              </w:rPr>
            </w:pPr>
            <w:r>
              <w:rPr>
                <w:rFonts w:eastAsia="Calibri Light"/>
                <w:lang w:val="en-US"/>
              </w:rPr>
              <w:t>Não fixado</w:t>
            </w:r>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F66C7B1" w14:textId="058F2063">
            <w:pPr>
              <w:rPr>
                <w:rFonts w:eastAsia="Calibri Light"/>
              </w:rPr>
            </w:pPr>
            <w:r>
              <w:rPr>
                <w:rFonts w:eastAsia="Calibri Light"/>
              </w:rPr>
              <w:t>12 anos, ou mais se o estatuto sanitário o permitir</w:t>
            </w:r>
            <w:r>
              <w:br/>
            </w:r>
            <w:r>
              <w:rPr>
                <w:rFonts w:eastAsia="Calibri Light"/>
              </w:rPr>
              <w:t xml:space="preserve"> (Anexo I)</w:t>
            </w:r>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4C84A0C" w14:textId="3F373C6F">
            <w:pPr>
              <w:rPr>
                <w:rFonts w:eastAsia="Calibri Light"/>
              </w:rPr>
            </w:pPr>
            <w:r>
              <w:rPr>
                <w:rFonts w:eastAsia="Calibri Light"/>
              </w:rPr>
              <w:t>7 anos</w:t>
            </w:r>
            <w:r>
              <w:br/>
            </w:r>
            <w:r>
              <w:rPr>
                <w:rFonts w:eastAsia="Calibri Light"/>
              </w:rPr>
              <w:t xml:space="preserve"> (</w:t>
            </w:r>
            <w:r w:rsidR="00BE60E5">
              <w:rPr>
                <w:rFonts w:eastAsia="Calibri Light"/>
              </w:rPr>
              <w:t>Artigo</w:t>
            </w:r>
            <w:r>
              <w:rPr>
                <w:rFonts w:eastAsia="Calibri Light"/>
              </w:rPr>
              <w:t>º 70.º, n.º 4)</w:t>
            </w:r>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6D21FACA" w14:textId="45163DD3">
            <w:pPr>
              <w:rPr>
                <w:rFonts w:eastAsia="Calibri Light"/>
              </w:rPr>
            </w:pPr>
            <w:r>
              <w:rPr>
                <w:rFonts w:eastAsia="Calibri Light"/>
              </w:rPr>
              <w:t xml:space="preserve">Debatível. Talvez mais bem definido em </w:t>
            </w:r>
            <w:r w:rsidR="0052508A">
              <w:rPr>
                <w:rFonts w:eastAsia="Calibri Light"/>
              </w:rPr>
              <w:t>Portaria</w:t>
            </w:r>
            <w:r>
              <w:rPr>
                <w:rFonts w:eastAsia="Calibri Light"/>
              </w:rPr>
              <w:t xml:space="preserve"> que facilite adaptações.</w:t>
            </w:r>
            <w:r>
              <w:br/>
            </w:r>
            <w:r>
              <w:rPr>
                <w:rFonts w:eastAsia="Calibri Light"/>
              </w:rPr>
              <w:t xml:space="preserve"> Maior risco de patologias e transmissão de defeitos com o avançar da idade, com queda mais marcada em cães acima de 7–9 anos. Mas esperança média de vida tem aumentado, o risco de patologia reprodutiva aumenta e o risco de abandono potencialmente pode aumentar com propostas mais restritivas</w:t>
            </w:r>
          </w:p>
        </w:tc>
      </w:tr>
      <w:tr w:rsidRPr="005E2D3C" w:rsidR="4CCB09DA" w:rsidTr="004818B6" w14:paraId="34D62682" w14:textId="77777777">
        <w:trPr>
          <w:trHeight w:val="300"/>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0D39A4E4" w14:textId="034ABEF4">
            <w:pPr>
              <w:rPr>
                <w:rFonts w:eastAsia="Calibri Light"/>
                <w:b/>
                <w:bCs/>
                <w:lang w:val="en-US"/>
              </w:rPr>
            </w:pPr>
            <w:r>
              <w:rPr>
                <w:rFonts w:eastAsia="Calibri Light"/>
                <w:b/>
                <w:bCs/>
                <w:lang w:val="en-US"/>
              </w:rPr>
              <w:t>Gatos machos</w:t>
            </w:r>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F2D836C" w14:textId="5D2C4767">
            <w:pPr>
              <w:rPr>
                <w:rFonts w:eastAsia="Calibri Light"/>
                <w:lang w:val="en-US"/>
              </w:rPr>
            </w:pPr>
            <w:r>
              <w:rPr>
                <w:rFonts w:eastAsia="Calibri Light"/>
                <w:lang w:val="en-US"/>
              </w:rPr>
              <w:t>Não fixado</w:t>
            </w:r>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54355389" w14:textId="0316620B">
            <w:pPr>
              <w:rPr>
                <w:rFonts w:eastAsia="Calibri Light"/>
                <w:lang w:val="en-US"/>
              </w:rPr>
            </w:pPr>
            <w:r>
              <w:rPr>
                <w:rFonts w:eastAsia="Calibri Light"/>
                <w:lang w:val="en-US"/>
              </w:rPr>
              <w:t>12 anos</w:t>
            </w:r>
            <w:r>
              <w:br/>
            </w:r>
            <w:r>
              <w:rPr>
                <w:rFonts w:eastAsia="Calibri Light"/>
                <w:lang w:val="en-US"/>
              </w:rPr>
              <w:t xml:space="preserve"> (Anexo I)</w:t>
            </w:r>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0254D2DB" w14:textId="014E96C8">
            <w:pPr>
              <w:rPr>
                <w:rFonts w:eastAsia="Calibri Light"/>
              </w:rPr>
            </w:pPr>
            <w:r>
              <w:rPr>
                <w:rFonts w:eastAsia="Calibri Light"/>
              </w:rPr>
              <w:t>7 anos</w:t>
            </w:r>
            <w:r>
              <w:br/>
            </w:r>
            <w:r>
              <w:rPr>
                <w:rFonts w:eastAsia="Calibri Light"/>
              </w:rPr>
              <w:t xml:space="preserve"> (</w:t>
            </w:r>
            <w:r w:rsidR="00BE60E5">
              <w:rPr>
                <w:rFonts w:eastAsia="Calibri Light"/>
              </w:rPr>
              <w:t>Artigo</w:t>
            </w:r>
            <w:r>
              <w:rPr>
                <w:rFonts w:eastAsia="Calibri Light"/>
              </w:rPr>
              <w:t>º 70.º, n.º 4)</w:t>
            </w:r>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3DE78662" w14:textId="53515C9A">
            <w:pPr>
              <w:rPr>
                <w:rFonts w:eastAsia="Calibri Light"/>
              </w:rPr>
            </w:pPr>
            <w:r>
              <w:rPr>
                <w:rFonts w:eastAsia="Calibri Light"/>
              </w:rPr>
              <w:t>Ver supra</w:t>
            </w:r>
          </w:p>
        </w:tc>
      </w:tr>
    </w:tbl>
    <w:p w:rsidRPr="005E2D3C" w:rsidR="12159AB7" w:rsidP="00F95DCA" w:rsidRDefault="12159AB7" w14:paraId="2EF2E445" w14:textId="5A378FBF">
      <w:pPr>
        <w:rPr>
          <w:rFonts w:eastAsia="Calibri Light"/>
          <w:b/>
          <w:bCs/>
        </w:rPr>
      </w:pPr>
      <w:r>
        <w:rPr>
          <w:rFonts w:eastAsia="Calibri Light"/>
          <w:b/>
          <w:bCs/>
        </w:rPr>
        <w:t>3. Limites de ninhadas e intervalos</w:t>
      </w:r>
    </w:p>
    <w:tbl>
      <w:tblPr>
        <w:tblW w:w="0" w:type="auto"/>
        <w:tblLook w:val="04A0" w:firstRow="1" w:lastRow="0" w:firstColumn="1" w:lastColumn="0" w:noHBand="0" w:noVBand="1"/>
      </w:tblPr>
      <w:tblGrid>
        <w:gridCol w:w="1592"/>
        <w:gridCol w:w="1833"/>
        <w:gridCol w:w="1756"/>
        <w:gridCol w:w="1833"/>
        <w:gridCol w:w="1755"/>
      </w:tblGrid>
      <w:tr w:rsidRPr="005E2D3C" w:rsidR="4CCB09DA" w:rsidTr="420E2B96" w14:paraId="26EEB8A6"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4236DDF2" w14:textId="16D333C0">
            <w:pPr>
              <w:rPr>
                <w:rFonts w:eastAsia="Calibri Light"/>
                <w:b/>
                <w:bCs/>
              </w:rPr>
            </w:pPr>
            <w:r>
              <w:rPr>
                <w:rFonts w:eastAsia="Calibri Light"/>
                <w:b/>
                <w:bCs/>
              </w:rPr>
              <w:t>Critério</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51D219D2" w14:paraId="17470BF2" w14:textId="12CAB5EB">
            <w:pPr>
              <w:rPr>
                <w:rFonts w:eastAsia="Calibri Light"/>
                <w:b/>
                <w:bCs/>
              </w:rPr>
            </w:pPr>
            <w:r>
              <w:rPr>
                <w:rFonts w:eastAsia="Calibri Light"/>
                <w:b/>
                <w:bCs/>
              </w:rPr>
              <w:t xml:space="preserve">Regulamento </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51D219D2" w14:paraId="7EDE6C4D" w14:textId="079575EF">
            <w:r>
              <w:rPr>
                <w:rFonts w:eastAsia="Calibri Light"/>
                <w:b/>
                <w:bCs/>
              </w:rPr>
              <w:t>@codigo</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51D219D2" w14:paraId="674763B6" w14:textId="0BDA1437">
            <w:pPr>
              <w:rPr>
                <w:rFonts w:eastAsia="Calibri Light"/>
                <w:b/>
                <w:bCs/>
              </w:rPr>
            </w:pPr>
            <w:r>
              <w:rPr>
                <w:rFonts w:eastAsia="Calibri Light"/>
                <w:b/>
                <w:bCs/>
              </w:rPr>
              <w:t>@rgbeac</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7B5E7E6E" w14:textId="18395379">
            <w:pPr>
              <w:rPr>
                <w:rFonts w:eastAsia="Calibri Light"/>
                <w:b/>
                <w:bCs/>
              </w:rPr>
            </w:pPr>
            <w:r>
              <w:rPr>
                <w:rFonts w:eastAsia="Calibri Light"/>
                <w:b/>
                <w:bCs/>
              </w:rPr>
              <w:t>Proposta</w:t>
            </w:r>
          </w:p>
        </w:tc>
      </w:tr>
      <w:tr w:rsidRPr="005E2D3C" w:rsidR="4CCB09DA" w:rsidTr="420E2B96" w14:paraId="1A45C538"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21E91C9A" w14:textId="45CA1460">
            <w:pPr>
              <w:rPr>
                <w:rFonts w:eastAsia="Calibri Light"/>
                <w:b/>
                <w:bCs/>
              </w:rPr>
            </w:pPr>
            <w:r>
              <w:rPr>
                <w:rFonts w:eastAsia="Calibri Light"/>
                <w:b/>
                <w:bCs/>
              </w:rPr>
              <w:t xml:space="preserve">N.º máximo de </w:t>
            </w:r>
            <w:r>
              <w:rPr>
                <w:rFonts w:eastAsia="Calibri Light"/>
                <w:b/>
                <w:bCs/>
              </w:rPr>
              <w:t>ninhadas por período</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15E1D4A5" w14:textId="3FF93233">
            <w:pPr>
              <w:rPr>
                <w:rFonts w:eastAsia="Calibri Light"/>
              </w:rPr>
            </w:pPr>
            <w:r>
              <w:rPr>
                <w:rFonts w:eastAsia="Calibri Light"/>
              </w:rPr>
              <w:t xml:space="preserve">Máx. 3 ninhadas em 2 anos </w:t>
            </w:r>
            <w:r>
              <w:rPr>
                <w:rFonts w:eastAsia="Calibri Light"/>
              </w:rPr>
              <w:t>(cadelas e gatas)</w:t>
            </w:r>
            <w:r>
              <w:br/>
            </w:r>
            <w:r>
              <w:rPr>
                <w:rFonts w:eastAsia="Calibri Light"/>
              </w:rPr>
              <w:t xml:space="preserve"> (Anexo I, n.º 3.3)</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05447CDB" w14:textId="58020B32">
            <w:pPr>
              <w:rPr>
                <w:rFonts w:eastAsia="Calibri Light"/>
              </w:rPr>
            </w:pPr>
            <w:r>
              <w:rPr>
                <w:rFonts w:eastAsia="Calibri Light"/>
              </w:rPr>
              <w:t xml:space="preserve">Cadelas: 1 ninhada/ano; máx. </w:t>
            </w:r>
            <w:r>
              <w:rPr>
                <w:rFonts w:eastAsia="Calibri Light"/>
              </w:rPr>
              <w:t>4–6 na vida</w:t>
            </w:r>
            <w:r>
              <w:br/>
            </w:r>
            <w:r>
              <w:rPr>
                <w:rFonts w:eastAsia="Calibri Light"/>
              </w:rPr>
              <w:t xml:space="preserve"> Gatas: 1 ninhada/ano (máx. 3 em 2 anos, com aprovação MV); máx. 8–10 na vida</w:t>
            </w:r>
            <w:r>
              <w:br/>
            </w:r>
            <w:r>
              <w:rPr>
                <w:rFonts w:eastAsia="Calibri Light"/>
              </w:rPr>
              <w:t xml:space="preserve"> (Anexo I)</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4BF2A7B0" w14:textId="3EFB22F0">
            <w:pPr>
              <w:rPr>
                <w:rFonts w:eastAsia="Calibri Light"/>
              </w:rPr>
            </w:pPr>
            <w:r>
              <w:rPr>
                <w:rFonts w:eastAsia="Calibri Light"/>
              </w:rPr>
              <w:t xml:space="preserve">Máx. 4 ninhadas na vida </w:t>
            </w:r>
            <w:r>
              <w:rPr>
                <w:rFonts w:eastAsia="Calibri Light"/>
              </w:rPr>
              <w:t>reprodutiva</w:t>
            </w:r>
            <w:r>
              <w:br/>
            </w:r>
            <w:r>
              <w:rPr>
                <w:rFonts w:eastAsia="Calibri Light"/>
              </w:rPr>
              <w:t xml:space="preserve"> (</w:t>
            </w:r>
            <w:r w:rsidR="00BE60E5">
              <w:rPr>
                <w:rFonts w:eastAsia="Calibri Light"/>
              </w:rPr>
              <w:t>Artigo</w:t>
            </w:r>
            <w:r>
              <w:rPr>
                <w:rFonts w:eastAsia="Calibri Light"/>
              </w:rPr>
              <w:t>º 70.º, n.ºs 2 e 3)</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1A5A82C0" w14:textId="43783871">
            <w:pPr>
              <w:rPr>
                <w:rFonts w:eastAsia="Calibri Light"/>
              </w:rPr>
            </w:pPr>
            <w:r>
              <w:rPr>
                <w:rFonts w:eastAsia="Calibri Light"/>
              </w:rPr>
              <w:t xml:space="preserve">Definir um </w:t>
            </w:r>
            <w:r w:rsidR="00BE60E5">
              <w:rPr>
                <w:rFonts w:eastAsia="Calibri Light"/>
              </w:rPr>
              <w:t>n.º</w:t>
            </w:r>
            <w:r>
              <w:rPr>
                <w:rFonts w:eastAsia="Calibri Light"/>
              </w:rPr>
              <w:t xml:space="preserve"> entre 4 e 6.</w:t>
            </w:r>
          </w:p>
          <w:p w:rsidRPr="005E2D3C" w:rsidR="4CCB09DA" w:rsidP="00F95DCA" w:rsidRDefault="4CCB09DA" w14:paraId="2D216F5D" w14:textId="22DAFA3E">
            <w:pPr>
              <w:rPr>
                <w:rFonts w:eastAsia="Calibri Light"/>
              </w:rPr>
            </w:pPr>
            <w:r>
              <w:rPr>
                <w:rFonts w:eastAsia="Calibri Light"/>
              </w:rPr>
              <w:t>Os documentos supra indicam limites de 4 ninhadas na vida para ambas.</w:t>
            </w:r>
          </w:p>
          <w:p w:rsidRPr="005E2D3C" w:rsidR="4CCB09DA" w:rsidP="00F95DCA" w:rsidRDefault="4CCB09DA" w14:paraId="5C83D8D3" w14:textId="3CFF3192">
            <w:pPr>
              <w:rPr>
                <w:rFonts w:eastAsia="Calibri Light"/>
              </w:rPr>
            </w:pPr>
            <w:r>
              <w:rPr>
                <w:rFonts w:eastAsia="Calibri Light"/>
              </w:rPr>
              <w:t xml:space="preserve"> </w:t>
            </w:r>
          </w:p>
        </w:tc>
      </w:tr>
      <w:tr w:rsidRPr="005E2D3C" w:rsidR="4CCB09DA" w:rsidTr="420E2B96" w14:paraId="64E49623"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1A168D79" w14:textId="20D78915">
            <w:pPr>
              <w:rPr>
                <w:rFonts w:eastAsia="Calibri Light"/>
                <w:b/>
                <w:bCs/>
                <w:lang w:val="en-US"/>
              </w:rPr>
            </w:pPr>
            <w:r>
              <w:rPr>
                <w:rFonts w:eastAsia="Calibri Light"/>
                <w:b/>
                <w:bCs/>
                <w:lang w:val="en-US"/>
              </w:rPr>
              <w:t>Intervalo mínimo entre ninhadas</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07D6778A" w14:textId="6C1C19F8">
            <w:pPr>
              <w:rPr>
                <w:rFonts w:eastAsia="Calibri Light"/>
              </w:rPr>
            </w:pPr>
            <w:r>
              <w:rPr>
                <w:rFonts w:eastAsia="Calibri Light"/>
              </w:rPr>
              <w:t>Período de recuperação de, pelo menos, 1 ano após atingir o limite de 3 ninhadas em 2 anos</w:t>
            </w:r>
            <w:r>
              <w:br/>
            </w:r>
            <w:r>
              <w:rPr>
                <w:rFonts w:eastAsia="Calibri Light"/>
              </w:rPr>
              <w:t xml:space="preserve"> (Anexo I, n.º 4.4)</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2A342685" w14:textId="6A7338FA">
            <w:pPr>
              <w:rPr>
                <w:rFonts w:eastAsia="Calibri Light"/>
              </w:rPr>
            </w:pPr>
            <w:r>
              <w:rPr>
                <w:rFonts w:eastAsia="Calibri Light"/>
              </w:rPr>
              <w:t>Cadelas: 1 ciclo reprodutivo</w:t>
            </w:r>
            <w:r>
              <w:br/>
            </w:r>
            <w:r>
              <w:rPr>
                <w:rFonts w:eastAsia="Calibri Light"/>
              </w:rPr>
              <w:t xml:space="preserve"> Gatas: 3–6 meses</w:t>
            </w:r>
            <w:r>
              <w:br/>
            </w:r>
            <w:r>
              <w:rPr>
                <w:rFonts w:eastAsia="Calibri Light"/>
              </w:rPr>
              <w:t xml:space="preserve"> (Anexo I)</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25EE3B61" w14:textId="761A1187">
            <w:pPr>
              <w:rPr>
                <w:rFonts w:eastAsia="Calibri Light"/>
              </w:rPr>
            </w:pPr>
            <w:r>
              <w:rPr>
                <w:rFonts w:eastAsia="Calibri Light"/>
              </w:rPr>
              <w:t>Mínimo de 12 meses entre cada ninhada (cadelas e gatas)</w:t>
            </w:r>
            <w:r>
              <w:br/>
            </w:r>
            <w:r>
              <w:rPr>
                <w:rFonts w:eastAsia="Calibri Light"/>
              </w:rPr>
              <w:t xml:space="preserve"> (</w:t>
            </w:r>
            <w:r w:rsidR="00BE60E5">
              <w:rPr>
                <w:rFonts w:eastAsia="Calibri Light"/>
              </w:rPr>
              <w:t>Artigo</w:t>
            </w:r>
            <w:r>
              <w:rPr>
                <w:rFonts w:eastAsia="Calibri Light"/>
              </w:rPr>
              <w:t>º 70.º, n.ºs 2 e 3)</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74F925FB" w14:textId="7193B846">
            <w:pPr>
              <w:rPr>
                <w:rFonts w:eastAsia="Calibri Light"/>
              </w:rPr>
            </w:pPr>
            <w:r>
              <w:rPr>
                <w:rFonts w:eastAsia="Calibri Light"/>
              </w:rPr>
              <w:t>Rgbeac</w:t>
            </w:r>
          </w:p>
        </w:tc>
      </w:tr>
      <w:tr w:rsidRPr="005E2D3C" w:rsidR="4CCB09DA" w:rsidTr="420E2B96" w14:paraId="2AE15640"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14A20109" w14:textId="6E4342A3">
            <w:pPr>
              <w:rPr>
                <w:rFonts w:eastAsia="Calibri Light"/>
                <w:b/>
                <w:bCs/>
                <w:lang w:val="en-US"/>
              </w:rPr>
            </w:pPr>
            <w:r>
              <w:rPr>
                <w:rFonts w:eastAsia="Calibri Light"/>
                <w:b/>
                <w:bCs/>
                <w:lang w:val="en-US"/>
              </w:rPr>
              <w:t>Cios sucessivos (fêmeas)</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49C19021" w14:textId="2194B34E">
            <w:pPr>
              <w:rPr>
                <w:rFonts w:eastAsia="Calibri Light"/>
                <w:lang w:val="en-US"/>
              </w:rPr>
            </w:pPr>
            <w:r>
              <w:rPr>
                <w:rFonts w:eastAsia="Calibri Light"/>
                <w:lang w:val="en-US"/>
              </w:rPr>
              <w:t>Não regulado explicitamente</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574F4026" w14:textId="611F5703">
            <w:pPr>
              <w:rPr>
                <w:rFonts w:eastAsia="Calibri Light"/>
              </w:rPr>
            </w:pPr>
            <w:r>
              <w:rPr>
                <w:rFonts w:eastAsia="Calibri Light"/>
              </w:rPr>
              <w:t>Proibido acasalamento em cios sucessivos</w:t>
            </w:r>
            <w:r>
              <w:br/>
            </w:r>
            <w:r>
              <w:rPr>
                <w:rFonts w:eastAsia="Calibri Light"/>
              </w:rPr>
              <w:t xml:space="preserve"> (</w:t>
            </w:r>
            <w:r w:rsidR="00BE60E5">
              <w:rPr>
                <w:rFonts w:eastAsia="Calibri Light"/>
              </w:rPr>
              <w:t>Artigo</w:t>
            </w:r>
            <w:r>
              <w:rPr>
                <w:rFonts w:eastAsia="Calibri Light"/>
              </w:rPr>
              <w:t>º 8.º, n.º 2, al. a))</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5680BD05" w14:textId="763F6680">
            <w:pPr>
              <w:rPr>
                <w:rFonts w:eastAsia="Calibri Light"/>
              </w:rPr>
            </w:pPr>
            <w:r>
              <w:rPr>
                <w:rFonts w:eastAsia="Calibri Light"/>
              </w:rPr>
              <w:t>Não regulado explicitamente (intervalo de 12 meses implica proibição)</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6C55D10E" w14:textId="189E2A9E">
            <w:pPr>
              <w:rPr>
                <w:rFonts w:eastAsia="Calibri Light"/>
              </w:rPr>
            </w:pPr>
            <w:r>
              <w:rPr>
                <w:rFonts w:eastAsia="Calibri Light"/>
              </w:rPr>
              <w:t xml:space="preserve">“É proibido o acasalamento em cios sucessivos, devendo ser </w:t>
            </w:r>
            <w:r>
              <w:rPr>
                <w:rFonts w:eastAsia="Calibri Light"/>
              </w:rPr>
              <w:t>assegurando um intervalo mínimo de X meses entre as ninhadas…”</w:t>
            </w:r>
          </w:p>
        </w:tc>
      </w:tr>
    </w:tbl>
    <w:p w:rsidRPr="005E2D3C" w:rsidR="12159AB7" w:rsidP="00F95DCA" w:rsidRDefault="12159AB7" w14:paraId="1B2C16AE" w14:textId="5775172D">
      <w:pPr>
        <w:rPr>
          <w:rFonts w:eastAsia="Calibri Light"/>
          <w:b/>
          <w:bCs/>
        </w:rPr>
      </w:pPr>
      <w:r>
        <w:rPr>
          <w:rFonts w:eastAsia="Calibri Light"/>
          <w:b/>
          <w:bCs/>
        </w:rPr>
        <w:t>4. Cesarianas</w:t>
      </w:r>
    </w:p>
    <w:tbl>
      <w:tblPr>
        <w:tblW w:w="0" w:type="auto"/>
        <w:tblLook w:val="04A0" w:firstRow="1" w:lastRow="0" w:firstColumn="1" w:lastColumn="0" w:noHBand="0" w:noVBand="1"/>
      </w:tblPr>
      <w:tblGrid>
        <w:gridCol w:w="1638"/>
        <w:gridCol w:w="1657"/>
        <w:gridCol w:w="1894"/>
        <w:gridCol w:w="1772"/>
        <w:gridCol w:w="1808"/>
      </w:tblGrid>
      <w:tr w:rsidRPr="005E2D3C" w:rsidR="4CCB09DA" w:rsidTr="420E2B96" w14:paraId="55916502"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3588CB7C" w14:textId="3CCAB938">
            <w:pPr>
              <w:rPr>
                <w:rFonts w:eastAsia="Calibri Light"/>
                <w:b/>
                <w:bCs/>
              </w:rPr>
            </w:pPr>
            <w:r>
              <w:rPr>
                <w:rFonts w:eastAsia="Calibri Light"/>
                <w:b/>
                <w:bCs/>
              </w:rPr>
              <w:t>Critério</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1746E49A" w14:textId="06C5D51D">
            <w:pPr>
              <w:rPr>
                <w:rFonts w:eastAsia="Calibri Light"/>
                <w:b/>
                <w:bCs/>
              </w:rPr>
            </w:pPr>
            <w:r>
              <w:rPr>
                <w:rFonts w:eastAsia="Calibri Light"/>
                <w:b/>
                <w:bCs/>
              </w:rPr>
              <w:t>Regulamento (UE) 2023/0447</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37F799F2" w14:textId="4B803645">
            <w:pPr>
              <w:rPr>
                <w:rFonts w:eastAsia="Calibri Light"/>
                <w:b/>
                <w:bCs/>
              </w:rPr>
            </w:pPr>
            <w:r>
              <w:rPr>
                <w:rFonts w:eastAsia="Calibri Light"/>
                <w:b/>
                <w:bCs/>
              </w:rPr>
              <w:t>@codigo</w:t>
            </w:r>
            <w:r>
              <w:br/>
            </w:r>
            <w:r>
              <w:rPr>
                <w:rFonts w:eastAsia="Calibri Light"/>
                <w:b/>
                <w:bCs/>
              </w:rPr>
              <w:t xml:space="preserve"> (proposta DL 214/2013)</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4B9AD157" w14:textId="50446FF3">
            <w:pPr>
              <w:rPr>
                <w:rFonts w:eastAsia="Calibri Light"/>
                <w:b/>
                <w:bCs/>
              </w:rPr>
            </w:pPr>
            <w:r>
              <w:rPr>
                <w:rFonts w:eastAsia="Calibri Light"/>
                <w:b/>
                <w:bCs/>
              </w:rPr>
              <w:t>@rgbeac</w:t>
            </w:r>
            <w:r>
              <w:br/>
            </w:r>
            <w:r>
              <w:rPr>
                <w:rFonts w:eastAsia="Calibri Light"/>
                <w:b/>
                <w:bCs/>
              </w:rPr>
              <w:t xml:space="preserve"> (proposta jun. 2025)</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47D0080C" w14:textId="0865387C">
            <w:pPr>
              <w:rPr>
                <w:rFonts w:eastAsia="Calibri Light"/>
                <w:b/>
                <w:bCs/>
              </w:rPr>
            </w:pPr>
            <w:r>
              <w:rPr>
                <w:rFonts w:eastAsia="Calibri Light"/>
                <w:b/>
                <w:bCs/>
              </w:rPr>
              <w:t>Proposta</w:t>
            </w:r>
          </w:p>
        </w:tc>
      </w:tr>
      <w:tr w:rsidRPr="005E2D3C" w:rsidR="4CCB09DA" w:rsidTr="420E2B96" w14:paraId="28C20B15"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5D177347" w14:textId="548F308D">
            <w:pPr>
              <w:rPr>
                <w:rFonts w:eastAsia="Calibri Light"/>
                <w:b/>
                <w:bCs/>
              </w:rPr>
            </w:pPr>
            <w:r>
              <w:rPr>
                <w:rFonts w:eastAsia="Calibri Light"/>
                <w:b/>
                <w:bCs/>
              </w:rPr>
              <w:t>Após 1.ª cesariana</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22346642" w14:textId="4021A691">
            <w:pPr>
              <w:rPr>
                <w:rFonts w:eastAsia="Calibri Light"/>
              </w:rPr>
            </w:pPr>
            <w:r>
              <w:rPr>
                <w:rFonts w:eastAsia="Calibri Light"/>
              </w:rPr>
              <w:t>Não regulado</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5ABC6535" w14:textId="5194229A">
            <w:pPr>
              <w:rPr>
                <w:rFonts w:eastAsia="Calibri Light"/>
              </w:rPr>
            </w:pPr>
            <w:r>
              <w:rPr>
                <w:rFonts w:eastAsia="Calibri Light"/>
              </w:rPr>
              <w:t>Não regulado</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211CD6C" w14:textId="0A59E862">
            <w:pPr>
              <w:rPr>
                <w:rFonts w:eastAsia="Calibri Light"/>
              </w:rPr>
            </w:pPr>
            <w:r>
              <w:rPr>
                <w:rFonts w:eastAsia="Calibri Light"/>
              </w:rPr>
              <w:t>Exige atestado do MV assistente confirmando ausência de risco</w:t>
            </w:r>
            <w:r>
              <w:br/>
            </w:r>
            <w:r>
              <w:rPr>
                <w:rFonts w:eastAsia="Calibri Light"/>
              </w:rPr>
              <w:t xml:space="preserve"> (</w:t>
            </w:r>
            <w:r w:rsidR="00BE60E5">
              <w:rPr>
                <w:rFonts w:eastAsia="Calibri Light"/>
              </w:rPr>
              <w:t>Artigo</w:t>
            </w:r>
            <w:r>
              <w:rPr>
                <w:rFonts w:eastAsia="Calibri Light"/>
              </w:rPr>
              <w:t>º 70.º, n.º 10)</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58FDDFE4" w14:textId="66174F41">
            <w:pPr>
              <w:rPr>
                <w:rFonts w:eastAsia="Calibri Light"/>
              </w:rPr>
            </w:pPr>
            <w:r>
              <w:rPr>
                <w:rFonts w:eastAsia="Calibri Light"/>
              </w:rPr>
              <w:t>?</w:t>
            </w:r>
          </w:p>
        </w:tc>
      </w:tr>
      <w:tr w:rsidRPr="005E2D3C" w:rsidR="4CCB09DA" w:rsidTr="420E2B96" w14:paraId="2C8B00CE"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71EE1830" w14:textId="4328DA1B">
            <w:pPr>
              <w:rPr>
                <w:rFonts w:eastAsia="Calibri Light"/>
                <w:b/>
                <w:bCs/>
                <w:lang w:val="en-US"/>
              </w:rPr>
            </w:pPr>
            <w:r>
              <w:rPr>
                <w:rFonts w:eastAsia="Calibri Light"/>
                <w:b/>
                <w:bCs/>
                <w:lang w:val="en-US"/>
              </w:rPr>
              <w:t>Após 2 cesarianas</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795076A4" w14:textId="0399080B">
            <w:pPr>
              <w:rPr>
                <w:rFonts w:eastAsia="Calibri Light"/>
              </w:rPr>
            </w:pPr>
            <w:r>
              <w:rPr>
                <w:rFonts w:eastAsia="Calibri Light"/>
              </w:rPr>
              <w:t>Proibição de usar para reprodução</w:t>
            </w:r>
            <w:r>
              <w:br/>
            </w:r>
            <w:r>
              <w:rPr>
                <w:rFonts w:eastAsia="Calibri Light"/>
              </w:rPr>
              <w:t xml:space="preserve"> (Anexo </w:t>
            </w:r>
            <w:r>
              <w:rPr>
                <w:rFonts w:eastAsia="Calibri Light"/>
              </w:rPr>
              <w:t>I, Pt. 3, n.º 3.5)</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7941AF1B" w14:textId="3D0613F5">
            <w:pPr>
              <w:rPr>
                <w:rFonts w:eastAsia="Calibri Light"/>
                <w:lang w:val="en-US"/>
              </w:rPr>
            </w:pPr>
            <w:r>
              <w:rPr>
                <w:rFonts w:eastAsia="Calibri Light"/>
                <w:lang w:val="en-US"/>
              </w:rPr>
              <w:t>Não regulado explicitamente</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21FD0B4E" w14:textId="3634A65C">
            <w:pPr>
              <w:rPr>
                <w:rFonts w:eastAsia="Calibri Light"/>
              </w:rPr>
            </w:pPr>
            <w:r>
              <w:rPr>
                <w:rFonts w:eastAsia="Calibri Light"/>
              </w:rPr>
              <w:t>Proibição de usar para reprodução</w:t>
            </w:r>
            <w:r>
              <w:br/>
            </w:r>
            <w:r>
              <w:rPr>
                <w:rFonts w:eastAsia="Calibri Light"/>
              </w:rPr>
              <w:t xml:space="preserve"> (</w:t>
            </w:r>
            <w:r w:rsidR="00BE60E5">
              <w:rPr>
                <w:rFonts w:eastAsia="Calibri Light"/>
              </w:rPr>
              <w:t>Artigo</w:t>
            </w:r>
            <w:r>
              <w:rPr>
                <w:rFonts w:eastAsia="Calibri Light"/>
              </w:rPr>
              <w:t xml:space="preserve">º </w:t>
            </w:r>
            <w:r>
              <w:rPr>
                <w:rFonts w:eastAsia="Calibri Light"/>
              </w:rPr>
              <w:t>70.º, n.º 12)</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1F19AEA6" w14:textId="5F4C9AA1">
            <w:pPr>
              <w:rPr>
                <w:rFonts w:eastAsia="Calibri Light"/>
              </w:rPr>
            </w:pPr>
            <w:r>
              <w:rPr>
                <w:rFonts w:eastAsia="Calibri Light"/>
              </w:rPr>
              <w:t>Proibição conforme Regulamento</w:t>
            </w:r>
          </w:p>
        </w:tc>
      </w:tr>
    </w:tbl>
    <w:p w:rsidRPr="005E2D3C" w:rsidR="12159AB7" w:rsidP="00F95DCA" w:rsidRDefault="12159AB7" w14:paraId="4D3446D1" w14:textId="3DE51566">
      <w:pPr>
        <w:rPr>
          <w:rFonts w:eastAsia="Calibri Light"/>
        </w:rPr>
      </w:pPr>
      <w:r>
        <w:rPr>
          <w:rFonts w:eastAsia="Calibri Light"/>
        </w:rPr>
        <w:t xml:space="preserve"> </w:t>
      </w:r>
    </w:p>
    <w:p w:rsidRPr="005E2D3C" w:rsidR="12159AB7" w:rsidP="00F95DCA" w:rsidRDefault="12159AB7" w14:paraId="42F53C7B" w14:textId="18C8E1CD">
      <w:pPr>
        <w:rPr>
          <w:rFonts w:eastAsia="Calibri Light"/>
          <w:b/>
          <w:bCs/>
        </w:rPr>
      </w:pPr>
      <w:r>
        <w:rPr>
          <w:rFonts w:eastAsia="Calibri Light"/>
          <w:b/>
          <w:bCs/>
        </w:rPr>
        <w:t>5. Consanguinidade e híbridos</w:t>
      </w:r>
    </w:p>
    <w:tbl>
      <w:tblPr>
        <w:tblW w:w="0" w:type="auto"/>
        <w:tblLook w:val="04A0" w:firstRow="1" w:lastRow="0" w:firstColumn="1" w:lastColumn="0" w:noHBand="0" w:noVBand="1"/>
      </w:tblPr>
      <w:tblGrid>
        <w:gridCol w:w="2188"/>
        <w:gridCol w:w="1416"/>
        <w:gridCol w:w="1629"/>
        <w:gridCol w:w="1740"/>
        <w:gridCol w:w="1796"/>
      </w:tblGrid>
      <w:tr w:rsidRPr="005E2D3C" w:rsidR="4CCB09DA" w:rsidTr="420E2B96" w14:paraId="3005481D"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5FF93DCD" w14:textId="157CDE69">
            <w:pPr>
              <w:rPr>
                <w:rFonts w:eastAsia="Calibri Light"/>
                <w:b/>
                <w:bCs/>
                <w:lang w:val="en-US"/>
              </w:rPr>
            </w:pPr>
            <w:r>
              <w:rPr>
                <w:rFonts w:eastAsia="Calibri Light"/>
                <w:b/>
                <w:bCs/>
                <w:lang w:val="en-US"/>
              </w:rPr>
              <w:t>Critério</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7025BF97" w14:textId="028EA15C">
            <w:pPr>
              <w:rPr>
                <w:rFonts w:eastAsia="Calibri Light"/>
                <w:b/>
                <w:bCs/>
                <w:lang w:val="en-US"/>
              </w:rPr>
            </w:pPr>
            <w:r>
              <w:rPr>
                <w:rFonts w:eastAsia="Calibri Light"/>
                <w:b/>
                <w:bCs/>
                <w:lang w:val="en-US"/>
              </w:rPr>
              <w:t>Regulamento (UE) 2023/0447</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359A5DFF" w14:textId="6DDD0242">
            <w:pPr>
              <w:rPr>
                <w:rFonts w:eastAsia="Calibri Light"/>
                <w:b/>
                <w:bCs/>
                <w:lang w:val="en-US"/>
              </w:rPr>
            </w:pPr>
            <w:r>
              <w:rPr>
                <w:rFonts w:eastAsia="Calibri Light"/>
                <w:b/>
                <w:bCs/>
                <w:lang w:val="en-US"/>
              </w:rPr>
              <w:t>@codigo</w:t>
            </w:r>
            <w:r>
              <w:br/>
            </w:r>
            <w:r>
              <w:rPr>
                <w:rFonts w:eastAsia="Calibri Light"/>
                <w:b/>
                <w:bCs/>
                <w:lang w:val="en-US"/>
              </w:rPr>
              <w:t xml:space="preserve"> (proposta DL 214/2013)</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2D8708D6" w14:textId="1512047D">
            <w:pPr>
              <w:rPr>
                <w:rFonts w:eastAsia="Calibri Light"/>
                <w:b/>
                <w:bCs/>
                <w:lang w:val="en-US"/>
              </w:rPr>
            </w:pPr>
            <w:r>
              <w:rPr>
                <w:rFonts w:eastAsia="Calibri Light"/>
                <w:b/>
                <w:bCs/>
                <w:lang w:val="en-US"/>
              </w:rPr>
              <w:t>@rgbeac</w:t>
            </w:r>
            <w:r>
              <w:br/>
            </w:r>
            <w:r>
              <w:rPr>
                <w:rFonts w:eastAsia="Calibri Light"/>
                <w:b/>
                <w:bCs/>
                <w:lang w:val="en-US"/>
              </w:rPr>
              <w:t xml:space="preserve"> (proposta jun. 2025)</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0B02E252" w14:textId="5B897645">
            <w:pPr>
              <w:rPr>
                <w:rFonts w:eastAsia="Calibri Light"/>
                <w:b/>
                <w:bCs/>
              </w:rPr>
            </w:pPr>
            <w:r>
              <w:rPr>
                <w:rFonts w:eastAsia="Calibri Light"/>
                <w:b/>
                <w:bCs/>
              </w:rPr>
              <w:t>Proposta</w:t>
            </w:r>
          </w:p>
        </w:tc>
      </w:tr>
      <w:tr w:rsidRPr="005E2D3C" w:rsidR="4CCB09DA" w:rsidTr="420E2B96" w14:paraId="1F561630"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D928F68" w14:textId="4A6D1394">
            <w:pPr>
              <w:rPr>
                <w:rFonts w:eastAsia="Calibri Light"/>
                <w:b/>
                <w:bCs/>
              </w:rPr>
            </w:pPr>
            <w:r>
              <w:rPr>
                <w:rFonts w:eastAsia="Calibri Light"/>
                <w:b/>
                <w:bCs/>
              </w:rPr>
              <w:t>Cruzamentos consanguíneos (pai/filho, irmãos, avós/netos)</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15805577" w14:textId="1CDED816">
            <w:pPr>
              <w:rPr>
                <w:rFonts w:eastAsia="Calibri Light"/>
              </w:rPr>
            </w:pPr>
            <w:r>
              <w:rPr>
                <w:rFonts w:eastAsia="Calibri Light"/>
              </w:rPr>
              <w:t>Proibidos, salvo autorização da autoridade competente para preservação de raças locais com reserva genética limitada</w:t>
            </w:r>
            <w:r>
              <w:br/>
            </w:r>
            <w:r>
              <w:rPr>
                <w:rFonts w:eastAsia="Calibri Light"/>
              </w:rPr>
              <w:t xml:space="preserve"> </w:t>
            </w:r>
            <w:r>
              <w:rPr>
                <w:rFonts w:eastAsia="Calibri Light"/>
              </w:rPr>
              <w:t>(</w:t>
            </w:r>
            <w:r w:rsidR="00BE60E5">
              <w:rPr>
                <w:rFonts w:eastAsia="Calibri Light"/>
              </w:rPr>
              <w:t>Artigo</w:t>
            </w:r>
            <w:r>
              <w:rPr>
                <w:rFonts w:eastAsia="Calibri Light"/>
              </w:rPr>
              <w:t>º 8.º, n.º 6, al. a))</w:t>
            </w:r>
          </w:p>
          <w:p w:rsidRPr="005E2D3C" w:rsidR="4CCB09DA" w:rsidP="00F95DCA" w:rsidRDefault="4CCB09DA" w14:paraId="22145A9A" w14:textId="491FEC7C">
            <w:pPr>
              <w:rPr>
                <w:rFonts w:eastAsia="Calibri Light"/>
              </w:rPr>
            </w:pPr>
          </w:p>
          <w:p w:rsidRPr="005E2D3C" w:rsidR="4CCB09DA" w:rsidP="00F95DCA" w:rsidRDefault="4CCB09DA" w14:paraId="12DD29C7" w14:textId="1701B6D1">
            <w:pPr>
              <w:rPr>
                <w:rFonts w:eastAsia="Calibri Light"/>
              </w:rPr>
            </w:pP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B76AA83" w14:textId="75A8C665">
            <w:pPr>
              <w:rPr>
                <w:rFonts w:eastAsia="Calibri Light"/>
              </w:rPr>
            </w:pPr>
            <w:r>
              <w:rPr>
                <w:rFonts w:eastAsia="Calibri Light"/>
              </w:rPr>
              <w:t xml:space="preserve">Não regulado explicitamente; </w:t>
            </w:r>
          </w:p>
          <w:p w:rsidRPr="005E2D3C" w:rsidR="4CCB09DA" w:rsidP="00F95DCA" w:rsidRDefault="4CCB09DA" w14:paraId="04FD00E6" w14:textId="2C149477">
            <w:pPr>
              <w:rPr>
                <w:rFonts w:eastAsia="Calibri Light"/>
              </w:rPr>
            </w:pPr>
            <w:r>
              <w:rPr>
                <w:rFonts w:eastAsia="Calibri Light"/>
              </w:rPr>
              <w:t>Exclui animais com defeitos genéticos e malformações específicas</w:t>
            </w:r>
            <w:r>
              <w:br/>
            </w:r>
            <w:r>
              <w:rPr>
                <w:rFonts w:eastAsia="Calibri Light"/>
              </w:rPr>
              <w:t xml:space="preserve"> (</w:t>
            </w:r>
            <w:r w:rsidR="00BE60E5">
              <w:rPr>
                <w:rFonts w:eastAsia="Calibri Light"/>
              </w:rPr>
              <w:t>Artigo</w:t>
            </w:r>
            <w:r>
              <w:rPr>
                <w:rFonts w:eastAsia="Calibri Light"/>
              </w:rPr>
              <w:t>º 8.º, n.º 2, al. c))</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7346254E" w14:textId="442E8F6A">
            <w:pPr>
              <w:rPr>
                <w:rFonts w:eastAsia="Calibri Light"/>
              </w:rPr>
            </w:pPr>
            <w:r>
              <w:rPr>
                <w:rFonts w:eastAsia="Calibri Light"/>
              </w:rPr>
              <w:t xml:space="preserve">Sujeitos a </w:t>
            </w:r>
            <w:r w:rsidR="0052508A">
              <w:rPr>
                <w:rFonts w:eastAsia="Calibri Light"/>
              </w:rPr>
              <w:t>Portaria</w:t>
            </w:r>
            <w:r>
              <w:rPr>
                <w:rFonts w:eastAsia="Calibri Light"/>
              </w:rPr>
              <w:t xml:space="preserve"> (coeficiente de consanguinidade e limites definidos por </w:t>
            </w:r>
            <w:r w:rsidR="0052508A">
              <w:rPr>
                <w:rFonts w:eastAsia="Calibri Light"/>
              </w:rPr>
              <w:t>Portaria</w:t>
            </w:r>
            <w:r>
              <w:rPr>
                <w:rFonts w:eastAsia="Calibri Light"/>
              </w:rPr>
              <w:t>)</w:t>
            </w:r>
            <w:r>
              <w:br/>
            </w:r>
            <w:r>
              <w:rPr>
                <w:rFonts w:eastAsia="Calibri Light"/>
              </w:rPr>
              <w:t xml:space="preserve"> (</w:t>
            </w:r>
            <w:r w:rsidR="00BE60E5">
              <w:rPr>
                <w:rFonts w:eastAsia="Calibri Light"/>
              </w:rPr>
              <w:t>Artigo</w:t>
            </w:r>
            <w:r>
              <w:rPr>
                <w:rFonts w:eastAsia="Calibri Light"/>
              </w:rPr>
              <w:t>º 70.º, n.º 7)</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52AA4B33" w14:paraId="462926BF" w14:textId="4940B378">
            <w:pPr>
              <w:rPr>
                <w:rFonts w:eastAsia="Calibri Light"/>
              </w:rPr>
            </w:pPr>
            <w:r>
              <w:rPr>
                <w:rFonts w:eastAsia="Calibri Light"/>
              </w:rPr>
              <w:t>Proibidos, salvo autorização da autoridade competente para preservação de raças locais com reserva genética limitada</w:t>
            </w:r>
            <w:r>
              <w:br/>
            </w:r>
            <w:r>
              <w:rPr>
                <w:rFonts w:eastAsia="Calibri Light"/>
              </w:rPr>
              <w:t xml:space="preserve"> (</w:t>
            </w:r>
            <w:r w:rsidR="00BE60E5">
              <w:rPr>
                <w:rFonts w:eastAsia="Calibri Light"/>
              </w:rPr>
              <w:t>Artigo</w:t>
            </w:r>
            <w:r>
              <w:rPr>
                <w:rFonts w:eastAsia="Calibri Light"/>
              </w:rPr>
              <w:t xml:space="preserve">º </w:t>
            </w:r>
            <w:r>
              <w:rPr>
                <w:rFonts w:eastAsia="Calibri Light"/>
              </w:rPr>
              <w:t>8.º, n.º 6, al. a))</w:t>
            </w:r>
          </w:p>
          <w:p w:rsidRPr="005E2D3C" w:rsidR="4CCB09DA" w:rsidP="00F95DCA" w:rsidRDefault="4CCB09DA" w14:paraId="154C88A7" w14:textId="2B194DD0">
            <w:pPr>
              <w:rPr>
                <w:rFonts w:eastAsia="Calibri Light"/>
              </w:rPr>
            </w:pPr>
          </w:p>
        </w:tc>
      </w:tr>
      <w:tr w:rsidRPr="005E2D3C" w:rsidR="4CCB09DA" w:rsidTr="420E2B96" w14:paraId="42B317DB"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04316ABB" w14:textId="1096CE60">
            <w:pPr>
              <w:rPr>
                <w:rFonts w:eastAsia="Calibri Light"/>
                <w:b/>
                <w:bCs/>
              </w:rPr>
            </w:pPr>
            <w:r>
              <w:rPr>
                <w:rFonts w:eastAsia="Calibri Light"/>
                <w:b/>
                <w:bCs/>
              </w:rPr>
              <w:t>Produção de híbridos (cruzamento interespecífico/inter-racial para fins comerciais)</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F95DCA" w:rsidR="4CCB09DA" w:rsidP="00F95DCA" w:rsidRDefault="4CCB09DA" w14:paraId="73D2FA8D" w14:textId="5231D3E4">
            <w:pPr>
              <w:rPr>
                <w:rFonts w:eastAsia="Calibri Light"/>
              </w:rPr>
            </w:pPr>
            <w:r w:rsidRPr="00F95DCA">
              <w:rPr>
                <w:rFonts w:eastAsia="Calibri Light"/>
              </w:rPr>
              <w:t>Proibida</w:t>
            </w:r>
            <w:r w:rsidRPr="00F95DCA">
              <w:br/>
            </w:r>
            <w:r w:rsidRPr="00F95DCA">
              <w:rPr>
                <w:rFonts w:eastAsia="Calibri Light"/>
              </w:rPr>
              <w:t xml:space="preserve"> (</w:t>
            </w:r>
            <w:r w:rsidRPr="00F95DCA" w:rsidR="00BE60E5">
              <w:rPr>
                <w:rFonts w:eastAsia="Calibri Light"/>
              </w:rPr>
              <w:t>Artigo</w:t>
            </w:r>
            <w:r w:rsidRPr="00F95DCA">
              <w:rPr>
                <w:rFonts w:eastAsia="Calibri Light"/>
              </w:rPr>
              <w:t>º 8.º, n.º 6, al. b))</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23E593F0" w14:textId="484632E9">
            <w:pPr>
              <w:rPr>
                <w:rFonts w:eastAsia="Calibri Light"/>
              </w:rPr>
            </w:pPr>
            <w:r>
              <w:rPr>
                <w:rFonts w:eastAsia="Calibri Light"/>
              </w:rPr>
              <w:t>Proibida, exceto cruzamentos autorizados para melhoramento de raça ou investigação, ou cruzamentos acidentais sem fins comerciais</w:t>
            </w:r>
            <w:r>
              <w:br/>
            </w:r>
          </w:p>
          <w:p w:rsidRPr="005E2D3C" w:rsidR="4CCB09DA" w:rsidP="00F95DCA" w:rsidRDefault="51D219D2" w14:paraId="613C1539" w14:textId="5C9AAEBD">
            <w:pPr>
              <w:rPr>
                <w:rFonts w:eastAsia="Calibri Light"/>
              </w:rPr>
            </w:pPr>
            <w:r>
              <w:rPr>
                <w:rFonts w:eastAsia="Calibri Light"/>
              </w:rPr>
              <w:t xml:space="preserve">Acresce exceção para cruzamentos de raças caninas, </w:t>
            </w:r>
            <w:r>
              <w:rPr>
                <w:rFonts w:eastAsia="Calibri Light"/>
              </w:rPr>
              <w:t>que tenham ocorrido acidentalmente e não tenham fins comerciais</w:t>
            </w:r>
            <w:r>
              <w:br/>
            </w:r>
            <w:r>
              <w:rPr>
                <w:rFonts w:eastAsia="Calibri Light"/>
              </w:rPr>
              <w:t xml:space="preserve"> (</w:t>
            </w:r>
            <w:r w:rsidR="00BE60E5">
              <w:rPr>
                <w:rFonts w:eastAsia="Calibri Light"/>
              </w:rPr>
              <w:t>Artigo</w:t>
            </w:r>
            <w:r>
              <w:rPr>
                <w:rFonts w:eastAsia="Calibri Light"/>
              </w:rPr>
              <w:t>º 8.º, n.º 3)</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06D161CA" w14:textId="0115E1BE">
            <w:pPr>
              <w:rPr>
                <w:rFonts w:eastAsia="Calibri Light"/>
              </w:rPr>
            </w:pPr>
            <w:r>
              <w:rPr>
                <w:rFonts w:eastAsia="Calibri Light"/>
              </w:rPr>
              <w:t>Não regulado explicitamente</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51D219D2" w14:paraId="32FA0496" w14:textId="30C0FE7E">
            <w:pPr>
              <w:rPr>
                <w:rFonts w:eastAsia="Calibri Light"/>
              </w:rPr>
            </w:pPr>
            <w:r>
              <w:rPr>
                <w:rFonts w:eastAsia="Calibri Light"/>
              </w:rPr>
              <w:t xml:space="preserve">Regulamento + ponderar excluir </w:t>
            </w:r>
            <w:commentRangeStart w:id="700"/>
            <w:r>
              <w:rPr>
                <w:rFonts w:eastAsia="Calibri Light"/>
              </w:rPr>
              <w:t>cruzamentos acidentais</w:t>
            </w:r>
            <w:commentRangeEnd w:id="700"/>
            <w:r w:rsidRPr="005E2D3C" w:rsidR="002251E2">
              <w:rPr>
                <w:rStyle w:val="Refdecomentrio"/>
                <w:rFonts w:eastAsia="Calibri Light"/>
                <w:sz w:val="24"/>
                <w:szCs w:val="24"/>
              </w:rPr>
              <w:commentReference w:id="700"/>
            </w:r>
          </w:p>
        </w:tc>
      </w:tr>
    </w:tbl>
    <w:p w:rsidRPr="005E2D3C" w:rsidR="12159AB7" w:rsidP="00F95DCA" w:rsidRDefault="12159AB7" w14:paraId="2A4F527A" w14:textId="18C405B9">
      <w:pPr>
        <w:rPr>
          <w:rFonts w:eastAsia="Calibri Light"/>
          <w:b/>
          <w:bCs/>
        </w:rPr>
      </w:pPr>
      <w:r>
        <w:rPr>
          <w:rFonts w:eastAsia="Calibri Light"/>
          <w:b/>
          <w:bCs/>
        </w:rPr>
        <w:t>6. Conformação e genótipo</w:t>
      </w:r>
    </w:p>
    <w:tbl>
      <w:tblPr>
        <w:tblW w:w="0" w:type="auto"/>
        <w:tblLook w:val="04A0" w:firstRow="1" w:lastRow="0" w:firstColumn="1" w:lastColumn="0" w:noHBand="0" w:noVBand="1"/>
      </w:tblPr>
      <w:tblGrid>
        <w:gridCol w:w="2461"/>
        <w:gridCol w:w="1541"/>
        <w:gridCol w:w="1518"/>
        <w:gridCol w:w="1851"/>
        <w:gridCol w:w="1398"/>
      </w:tblGrid>
      <w:tr w:rsidRPr="005E2D3C" w:rsidR="4CCB09DA" w:rsidTr="4CCB09DA" w14:paraId="2EA96858"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5D1723D6" w14:textId="70E4538B">
            <w:pPr>
              <w:rPr>
                <w:rFonts w:eastAsia="Calibri Light"/>
                <w:b/>
                <w:bCs/>
              </w:rPr>
            </w:pPr>
            <w:r>
              <w:rPr>
                <w:rFonts w:eastAsia="Calibri Light"/>
                <w:b/>
                <w:bCs/>
              </w:rPr>
              <w:t>Critério</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7BAB42A2" w14:textId="3F8574A1">
            <w:pPr>
              <w:rPr>
                <w:rFonts w:eastAsia="Calibri Light"/>
                <w:b/>
                <w:bCs/>
              </w:rPr>
            </w:pPr>
            <w:r>
              <w:rPr>
                <w:rFonts w:eastAsia="Calibri Light"/>
                <w:b/>
                <w:bCs/>
              </w:rPr>
              <w:t>Regulamento (UE) 2023/0447</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0FF9EEF8" w14:textId="48C9F2BA">
            <w:pPr>
              <w:rPr>
                <w:rFonts w:eastAsia="Calibri Light"/>
                <w:b/>
                <w:bCs/>
              </w:rPr>
            </w:pPr>
            <w:r>
              <w:rPr>
                <w:rFonts w:eastAsia="Calibri Light"/>
                <w:b/>
                <w:bCs/>
              </w:rPr>
              <w:t>@codigo</w:t>
            </w:r>
            <w:r>
              <w:br/>
            </w:r>
            <w:r>
              <w:rPr>
                <w:rFonts w:eastAsia="Calibri Light"/>
                <w:b/>
                <w:bCs/>
              </w:rPr>
              <w:t xml:space="preserve"> (proposta DL 214/2013)</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27AFB3CC" w14:textId="585FE3D1">
            <w:pPr>
              <w:rPr>
                <w:rFonts w:eastAsia="Calibri Light"/>
                <w:b/>
                <w:bCs/>
              </w:rPr>
            </w:pPr>
            <w:r>
              <w:rPr>
                <w:rFonts w:eastAsia="Calibri Light"/>
                <w:b/>
                <w:bCs/>
              </w:rPr>
              <w:t>@rgbeac</w:t>
            </w:r>
            <w:r>
              <w:br/>
            </w:r>
            <w:r>
              <w:rPr>
                <w:rFonts w:eastAsia="Calibri Light"/>
                <w:b/>
                <w:bCs/>
              </w:rPr>
              <w:t xml:space="preserve"> (proposta jun. 2025)</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4C3A6A7E" w14:textId="15A358FC">
            <w:pPr>
              <w:rPr>
                <w:rFonts w:eastAsia="Calibri Light"/>
                <w:b/>
                <w:bCs/>
              </w:rPr>
            </w:pPr>
            <w:r>
              <w:rPr>
                <w:rFonts w:eastAsia="Calibri Light"/>
                <w:b/>
                <w:bCs/>
              </w:rPr>
              <w:t>Proposta</w:t>
            </w:r>
          </w:p>
        </w:tc>
      </w:tr>
      <w:tr w:rsidRPr="005E2D3C" w:rsidR="4CCB09DA" w:rsidTr="4CCB09DA" w14:paraId="271C3F1A"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6CC2E185" w14:textId="5B9A1142">
            <w:pPr>
              <w:rPr>
                <w:rFonts w:eastAsia="Calibri Light"/>
                <w:b/>
                <w:bCs/>
              </w:rPr>
            </w:pPr>
            <w:r>
              <w:rPr>
                <w:rFonts w:eastAsia="Calibri Light"/>
                <w:b/>
                <w:bCs/>
              </w:rPr>
              <w:t>Traços conformacionais excessivos/Conformações extremas</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6C9C6463" w14:textId="72247CAD">
            <w:pPr>
              <w:rPr>
                <w:rFonts w:eastAsia="Calibri Light"/>
              </w:rPr>
            </w:pPr>
            <w:r>
              <w:rPr>
                <w:rFonts w:eastAsia="Calibri Light"/>
              </w:rPr>
              <w:t xml:space="preserve">Proibida a reprodução; </w:t>
            </w:r>
          </w:p>
          <w:p w:rsidRPr="005E2D3C" w:rsidR="4CCB09DA" w:rsidP="00F95DCA" w:rsidRDefault="4CCB09DA" w14:paraId="5B2EF8CA" w14:textId="00AB3227">
            <w:pPr>
              <w:rPr>
                <w:rFonts w:eastAsia="Calibri Light"/>
              </w:rPr>
            </w:pPr>
            <w:r>
              <w:rPr>
                <w:rFonts w:eastAsia="Calibri Light"/>
              </w:rPr>
              <w:t>Exige consulta prévia a MV;</w:t>
            </w:r>
          </w:p>
          <w:p w:rsidRPr="005E2D3C" w:rsidR="4CCB09DA" w:rsidP="00F95DCA" w:rsidRDefault="4CCB09DA" w14:paraId="244142C1" w14:textId="352E6B7E">
            <w:pPr>
              <w:rPr>
                <w:rFonts w:eastAsia="Calibri Light"/>
              </w:rPr>
            </w:pPr>
            <w:r>
              <w:rPr>
                <w:rFonts w:eastAsia="Calibri Light"/>
              </w:rPr>
              <w:t xml:space="preserve">Atos delegados até julho de </w:t>
            </w:r>
            <w:r>
              <w:rPr>
                <w:rFonts w:eastAsia="Calibri Light"/>
              </w:rPr>
              <w:t>2030 definirão critérios</w:t>
            </w:r>
            <w:r>
              <w:br/>
            </w:r>
            <w:r>
              <w:rPr>
                <w:rFonts w:eastAsia="Calibri Light"/>
              </w:rPr>
              <w:t xml:space="preserve"> (</w:t>
            </w:r>
            <w:r w:rsidR="00BE60E5">
              <w:rPr>
                <w:rFonts w:eastAsia="Calibri Light"/>
              </w:rPr>
              <w:t>Artigo</w:t>
            </w:r>
            <w:r>
              <w:rPr>
                <w:rFonts w:eastAsia="Calibri Light"/>
              </w:rPr>
              <w:t>º 8.º, n.ºs 2 e 3, al. b))</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528774F9" w14:textId="50DE8AA7">
            <w:pPr>
              <w:rPr>
                <w:rFonts w:eastAsia="Calibri Light"/>
              </w:rPr>
            </w:pPr>
            <w:r>
              <w:rPr>
                <w:rFonts w:eastAsia="Calibri Light"/>
              </w:rPr>
              <w:t>Excluídos da reprodução animais com defeitos genéticos e malformações específi</w:t>
            </w:r>
            <w:r>
              <w:rPr>
                <w:rFonts w:eastAsia="Calibri Light"/>
              </w:rPr>
              <w:t>cas (ex: displasia da anca, rim poliquístico)</w:t>
            </w:r>
            <w:r>
              <w:br/>
            </w:r>
            <w:r>
              <w:rPr>
                <w:rFonts w:eastAsia="Calibri Light"/>
              </w:rPr>
              <w:t xml:space="preserve"> (</w:t>
            </w:r>
            <w:r w:rsidR="00BE60E5">
              <w:rPr>
                <w:rFonts w:eastAsia="Calibri Light"/>
              </w:rPr>
              <w:t>Artigo</w:t>
            </w:r>
            <w:r>
              <w:rPr>
                <w:rFonts w:eastAsia="Calibri Light"/>
              </w:rPr>
              <w:t>º 8.º, n.º 2, al. c))</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2EEC382D" w14:textId="0D186DA0">
            <w:pPr>
              <w:rPr>
                <w:rFonts w:eastAsia="Calibri Light"/>
              </w:rPr>
            </w:pPr>
            <w:r>
              <w:rPr>
                <w:rFonts w:eastAsia="Calibri Light"/>
              </w:rPr>
              <w:t xml:space="preserve">Reprodução condicionada a parecer do MV que ateste ausência de efeito prejudicial com base em </w:t>
            </w:r>
            <w:r>
              <w:rPr>
                <w:rFonts w:eastAsia="Calibri Light"/>
              </w:rPr>
              <w:t xml:space="preserve">genótipo/fenótipo; </w:t>
            </w:r>
          </w:p>
          <w:p w:rsidRPr="005E2D3C" w:rsidR="4CCB09DA" w:rsidP="00F95DCA" w:rsidRDefault="4CCB09DA" w14:paraId="51F3D900" w14:textId="584EC06E">
            <w:pPr>
              <w:rPr>
                <w:rFonts w:eastAsia="Calibri Light"/>
              </w:rPr>
            </w:pPr>
            <w:r>
              <w:rPr>
                <w:rFonts w:eastAsia="Calibri Light"/>
              </w:rPr>
              <w:t xml:space="preserve">Restrição de reprodução de raças específicas por </w:t>
            </w:r>
            <w:r w:rsidR="0052508A">
              <w:rPr>
                <w:rFonts w:eastAsia="Calibri Light"/>
              </w:rPr>
              <w:t>Portaria</w:t>
            </w:r>
            <w:r>
              <w:br/>
            </w:r>
            <w:r>
              <w:rPr>
                <w:rFonts w:eastAsia="Calibri Light"/>
              </w:rPr>
              <w:t xml:space="preserve"> (</w:t>
            </w:r>
            <w:r w:rsidR="00BE60E5">
              <w:rPr>
                <w:rFonts w:eastAsia="Calibri Light"/>
              </w:rPr>
              <w:t>Artigo</w:t>
            </w:r>
            <w:r>
              <w:rPr>
                <w:rFonts w:eastAsia="Calibri Light"/>
              </w:rPr>
              <w:t>º 70.º, n.ºs 8 e 9)</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6497019C" w14:textId="7B9BE3EF">
            <w:pPr>
              <w:rPr>
                <w:rFonts w:eastAsia="Calibri Light"/>
              </w:rPr>
            </w:pPr>
            <w:r>
              <w:rPr>
                <w:rFonts w:eastAsia="Calibri Light"/>
              </w:rPr>
              <w:t>Regulamento, com a disposição do rgbeac até haver derro</w:t>
            </w:r>
            <w:r>
              <w:rPr>
                <w:rFonts w:eastAsia="Calibri Light"/>
              </w:rPr>
              <w:t>gação?</w:t>
            </w:r>
          </w:p>
        </w:tc>
      </w:tr>
      <w:tr w:rsidRPr="005E2D3C" w:rsidR="4CCB09DA" w:rsidTr="4CCB09DA" w14:paraId="673EBC9E"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66BEDCC0" w14:textId="5DFEC523">
            <w:pPr>
              <w:rPr>
                <w:rFonts w:eastAsia="Calibri Light"/>
                <w:b/>
                <w:bCs/>
              </w:rPr>
            </w:pPr>
            <w:r>
              <w:rPr>
                <w:rFonts w:eastAsia="Calibri Light"/>
                <w:b/>
                <w:bCs/>
              </w:rPr>
              <w:t>Testes genéticos e rastreios de saúde</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15012FAF" w14:textId="60392D7A">
            <w:pPr>
              <w:rPr>
                <w:rFonts w:eastAsia="Calibri Light"/>
              </w:rPr>
            </w:pPr>
            <w:r>
              <w:rPr>
                <w:rFonts w:eastAsia="Calibri Light"/>
              </w:rPr>
              <w:t>Atos delegados da Comissão definirão critérios (até julho de 2036 para genótipos)</w:t>
            </w:r>
            <w:r>
              <w:br/>
            </w:r>
            <w:r>
              <w:rPr>
                <w:rFonts w:eastAsia="Calibri Light"/>
              </w:rPr>
              <w:t xml:space="preserve"> (</w:t>
            </w:r>
            <w:r w:rsidR="00BE60E5">
              <w:rPr>
                <w:rFonts w:eastAsia="Calibri Light"/>
              </w:rPr>
              <w:t>Artigo</w:t>
            </w:r>
            <w:r>
              <w:rPr>
                <w:rFonts w:eastAsia="Calibri Light"/>
              </w:rPr>
              <w:t>º 8.º, n.ºs 1 e 3, al. a))</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FCAE01A" w14:textId="0C928248">
            <w:pPr>
              <w:rPr>
                <w:rFonts w:eastAsia="Calibri Light"/>
              </w:rPr>
            </w:pPr>
            <w:r>
              <w:rPr>
                <w:rFonts w:eastAsia="Calibri Light"/>
              </w:rPr>
              <w:t>Excluídos animais com defeitos genéticos específicos (rim poliquístico, displasia, etc.)</w:t>
            </w:r>
            <w:r>
              <w:br/>
            </w:r>
            <w:r>
              <w:rPr>
                <w:rFonts w:eastAsia="Calibri Light"/>
              </w:rPr>
              <w:t xml:space="preserve"> (</w:t>
            </w:r>
            <w:r w:rsidR="00BE60E5">
              <w:rPr>
                <w:rFonts w:eastAsia="Calibri Light"/>
              </w:rPr>
              <w:t>Artigo</w:t>
            </w:r>
            <w:r>
              <w:rPr>
                <w:rFonts w:eastAsia="Calibri Light"/>
              </w:rPr>
              <w:t>º 8.º, n.º 2, al. c))</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53272945" w14:textId="767CD0AD">
            <w:pPr>
              <w:rPr>
                <w:rFonts w:eastAsia="Calibri Light"/>
              </w:rPr>
            </w:pPr>
            <w:r>
              <w:rPr>
                <w:rFonts w:eastAsia="Calibri Light"/>
              </w:rPr>
              <w:t xml:space="preserve">Obrigatórios; critérios definidos por </w:t>
            </w:r>
            <w:r w:rsidR="0052508A">
              <w:rPr>
                <w:rFonts w:eastAsia="Calibri Light"/>
              </w:rPr>
              <w:t>Portaria</w:t>
            </w:r>
            <w:r>
              <w:rPr>
                <w:rFonts w:eastAsia="Calibri Light"/>
              </w:rPr>
              <w:t xml:space="preserve"> específicos para cada raça</w:t>
            </w:r>
            <w:r>
              <w:br/>
            </w:r>
            <w:r>
              <w:rPr>
                <w:rFonts w:eastAsia="Calibri Light"/>
              </w:rPr>
              <w:t xml:space="preserve"> (</w:t>
            </w:r>
            <w:r w:rsidR="00BE60E5">
              <w:rPr>
                <w:rFonts w:eastAsia="Calibri Light"/>
              </w:rPr>
              <w:t>Artigo</w:t>
            </w:r>
            <w:r>
              <w:rPr>
                <w:rFonts w:eastAsia="Calibri Light"/>
              </w:rPr>
              <w:t>º 70.º, n.º 7)</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207556A9" w14:textId="79147720">
            <w:pPr>
              <w:rPr>
                <w:rFonts w:eastAsia="Calibri Light"/>
              </w:rPr>
            </w:pPr>
            <w:r>
              <w:rPr>
                <w:rFonts w:eastAsia="Calibri Light"/>
              </w:rPr>
              <w:t xml:space="preserve"> </w:t>
            </w:r>
          </w:p>
        </w:tc>
      </w:tr>
      <w:tr w:rsidRPr="005E2D3C" w:rsidR="4CCB09DA" w:rsidTr="4CCB09DA" w14:paraId="6CF7EA21"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6D54A3B5" w14:textId="3114A9A6">
            <w:pPr>
              <w:rPr>
                <w:rFonts w:eastAsia="Calibri Light"/>
                <w:b/>
                <w:bCs/>
              </w:rPr>
            </w:pPr>
            <w:r>
              <w:rPr>
                <w:rFonts w:eastAsia="Calibri Light"/>
                <w:b/>
                <w:bCs/>
              </w:rPr>
              <w:t>Porte semelhante dos progenitores (prevenção de distócia)</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5E81CBA9" w14:textId="0E42C47B">
            <w:pPr>
              <w:rPr>
                <w:rFonts w:eastAsia="Calibri Light"/>
                <w:lang w:val="en-US"/>
              </w:rPr>
            </w:pPr>
            <w:r>
              <w:rPr>
                <w:rFonts w:eastAsia="Calibri Light"/>
                <w:lang w:val="en-US"/>
              </w:rPr>
              <w:t>Não regulado explicitamente</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08057F47" w14:textId="2D5E6EAA">
            <w:pPr>
              <w:rPr>
                <w:rFonts w:eastAsia="Calibri Light"/>
              </w:rPr>
            </w:pPr>
            <w:r>
              <w:rPr>
                <w:rFonts w:eastAsia="Calibri Light"/>
              </w:rPr>
              <w:t>Obrigatório</w:t>
            </w:r>
            <w:r>
              <w:br/>
            </w:r>
            <w:r>
              <w:rPr>
                <w:rFonts w:eastAsia="Calibri Light"/>
              </w:rPr>
              <w:t xml:space="preserve"> (</w:t>
            </w:r>
            <w:r w:rsidR="00BE60E5">
              <w:rPr>
                <w:rFonts w:eastAsia="Calibri Light"/>
              </w:rPr>
              <w:t>Artigo</w:t>
            </w:r>
            <w:r>
              <w:rPr>
                <w:rFonts w:eastAsia="Calibri Light"/>
              </w:rPr>
              <w:t>º 8.º, n.º 2, al. b))</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160FFDD4" w14:textId="35DF49CE">
            <w:pPr>
              <w:rPr>
                <w:rFonts w:eastAsia="Calibri Light"/>
              </w:rPr>
            </w:pPr>
            <w:r>
              <w:rPr>
                <w:rFonts w:eastAsia="Calibri Light"/>
              </w:rPr>
              <w:t>Não regulado explicitamente</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57B8ACBE" w14:textId="1EBB1869">
            <w:pPr>
              <w:rPr>
                <w:rFonts w:eastAsia="Calibri Light"/>
              </w:rPr>
            </w:pPr>
            <w:r>
              <w:rPr>
                <w:rFonts w:eastAsia="Calibri Light"/>
              </w:rPr>
              <w:t>Código</w:t>
            </w:r>
          </w:p>
        </w:tc>
      </w:tr>
    </w:tbl>
    <w:p w:rsidRPr="005E2D3C" w:rsidR="12159AB7" w:rsidP="00F95DCA" w:rsidRDefault="12159AB7" w14:paraId="0941E70E" w14:textId="27F139B3">
      <w:pPr>
        <w:rPr>
          <w:rFonts w:eastAsia="Calibri Light"/>
          <w:b/>
          <w:bCs/>
        </w:rPr>
      </w:pPr>
      <w:r>
        <w:rPr>
          <w:rFonts w:eastAsia="Calibri Light"/>
          <w:b/>
          <w:bCs/>
        </w:rPr>
        <w:t>7. Reprodução assistida</w:t>
      </w:r>
    </w:p>
    <w:tbl>
      <w:tblPr>
        <w:tblW w:w="0" w:type="auto"/>
        <w:tblLook w:val="04A0" w:firstRow="1" w:lastRow="0" w:firstColumn="1" w:lastColumn="0" w:noHBand="0" w:noVBand="1"/>
      </w:tblPr>
      <w:tblGrid>
        <w:gridCol w:w="2184"/>
        <w:gridCol w:w="1770"/>
        <w:gridCol w:w="1673"/>
        <w:gridCol w:w="1797"/>
        <w:gridCol w:w="1345"/>
      </w:tblGrid>
      <w:tr w:rsidRPr="005E2D3C" w:rsidR="4CCB09DA" w:rsidTr="4CCB09DA" w14:paraId="3EF58F2C"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36C3C1EE" w14:textId="1138BAB6">
            <w:pPr>
              <w:rPr>
                <w:rFonts w:eastAsia="Calibri Light"/>
                <w:b/>
                <w:bCs/>
              </w:rPr>
            </w:pPr>
            <w:r>
              <w:rPr>
                <w:rFonts w:eastAsia="Calibri Light"/>
                <w:b/>
                <w:bCs/>
              </w:rPr>
              <w:t>Critério</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02E90B00" w14:textId="1F6B33A9">
            <w:pPr>
              <w:rPr>
                <w:rFonts w:eastAsia="Calibri Light"/>
                <w:b/>
                <w:bCs/>
              </w:rPr>
            </w:pPr>
            <w:r>
              <w:rPr>
                <w:rFonts w:eastAsia="Calibri Light"/>
                <w:b/>
                <w:bCs/>
              </w:rPr>
              <w:t>Regulamento (UE) 2023/0447</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53944DEB" w14:textId="637078D0">
            <w:pPr>
              <w:rPr>
                <w:rFonts w:eastAsia="Calibri Light"/>
                <w:b/>
                <w:bCs/>
              </w:rPr>
            </w:pPr>
            <w:r>
              <w:rPr>
                <w:rFonts w:eastAsia="Calibri Light"/>
                <w:b/>
                <w:bCs/>
              </w:rPr>
              <w:t>@codigo</w:t>
            </w:r>
            <w:r>
              <w:br/>
            </w:r>
            <w:r>
              <w:rPr>
                <w:rFonts w:eastAsia="Calibri Light"/>
                <w:b/>
                <w:bCs/>
              </w:rPr>
              <w:t xml:space="preserve"> (proposta DL 214/2013)</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72477571" w14:textId="703747B8">
            <w:pPr>
              <w:rPr>
                <w:rFonts w:eastAsia="Calibri Light"/>
                <w:b/>
                <w:bCs/>
              </w:rPr>
            </w:pPr>
            <w:r>
              <w:rPr>
                <w:rFonts w:eastAsia="Calibri Light"/>
                <w:b/>
                <w:bCs/>
              </w:rPr>
              <w:t>@rgbeac</w:t>
            </w:r>
            <w:r>
              <w:br/>
            </w:r>
            <w:r>
              <w:rPr>
                <w:rFonts w:eastAsia="Calibri Light"/>
                <w:b/>
                <w:bCs/>
              </w:rPr>
              <w:t xml:space="preserve"> (proposta jun. 2025)</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52395AC0" w14:textId="2F9BB5D4">
            <w:pPr>
              <w:rPr>
                <w:rFonts w:eastAsia="Calibri Light"/>
                <w:b/>
                <w:bCs/>
              </w:rPr>
            </w:pPr>
            <w:r>
              <w:rPr>
                <w:rFonts w:eastAsia="Calibri Light"/>
                <w:b/>
                <w:bCs/>
              </w:rPr>
              <w:t>Proposta</w:t>
            </w:r>
          </w:p>
        </w:tc>
      </w:tr>
      <w:tr w:rsidRPr="005E2D3C" w:rsidR="4CCB09DA" w:rsidTr="4CCB09DA" w14:paraId="57C36B82"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0908339F" w14:textId="56CCBC8C">
            <w:pPr>
              <w:rPr>
                <w:rFonts w:eastAsia="Calibri Light"/>
                <w:b/>
                <w:bCs/>
              </w:rPr>
            </w:pPr>
            <w:r>
              <w:rPr>
                <w:rFonts w:eastAsia="Calibri Light"/>
                <w:b/>
                <w:bCs/>
              </w:rPr>
              <w:t>Inseminação artificial (IA)</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42922F71" w14:textId="292FEB77">
            <w:pPr>
              <w:rPr>
                <w:rFonts w:eastAsia="Calibri Light"/>
              </w:rPr>
            </w:pPr>
            <w:r>
              <w:rPr>
                <w:rFonts w:eastAsia="Calibri Light"/>
              </w:rPr>
              <w:t>Não regulado</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1D33F8CC" w14:textId="6E0442FD">
            <w:pPr>
              <w:rPr>
                <w:rFonts w:eastAsia="Calibri Light"/>
              </w:rPr>
            </w:pPr>
            <w:r>
              <w:rPr>
                <w:rFonts w:eastAsia="Calibri Light"/>
              </w:rPr>
              <w:t>Não regulado</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029F3B28" w14:textId="103DC9F3">
            <w:pPr>
              <w:rPr>
                <w:rFonts w:eastAsia="Calibri Light"/>
              </w:rPr>
            </w:pPr>
            <w:r>
              <w:rPr>
                <w:rFonts w:eastAsia="Calibri Light"/>
              </w:rPr>
              <w:t xml:space="preserve">Restrita a situações excecionais, previstas em </w:t>
            </w:r>
            <w:r w:rsidR="0052508A">
              <w:rPr>
                <w:rFonts w:eastAsia="Calibri Light"/>
              </w:rPr>
              <w:t>Portaria</w:t>
            </w:r>
            <w:r>
              <w:br/>
            </w:r>
            <w:r>
              <w:rPr>
                <w:rFonts w:eastAsia="Calibri Light"/>
              </w:rPr>
              <w:t xml:space="preserve"> (</w:t>
            </w:r>
            <w:r w:rsidR="00BE60E5">
              <w:rPr>
                <w:rFonts w:eastAsia="Calibri Light"/>
              </w:rPr>
              <w:t>Artigo</w:t>
            </w:r>
            <w:r>
              <w:rPr>
                <w:rFonts w:eastAsia="Calibri Light"/>
              </w:rPr>
              <w:t>º 70.º, n.º 11)</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70624D1C" w14:textId="4A771E22">
            <w:pPr>
              <w:rPr>
                <w:rFonts w:eastAsia="Calibri Light"/>
              </w:rPr>
            </w:pPr>
            <w:r>
              <w:rPr>
                <w:rFonts w:eastAsia="Calibri Light"/>
              </w:rPr>
              <w:t>rgbeac</w:t>
            </w:r>
          </w:p>
        </w:tc>
      </w:tr>
      <w:tr w:rsidRPr="005E2D3C" w:rsidR="4CCB09DA" w:rsidTr="4CCB09DA" w14:paraId="125993AD"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0292A5B4" w14:textId="7962C985">
            <w:pPr>
              <w:rPr>
                <w:rFonts w:eastAsia="Calibri Light"/>
                <w:b/>
                <w:bCs/>
                <w:lang w:val="en-US"/>
              </w:rPr>
            </w:pPr>
            <w:r>
              <w:rPr>
                <w:rFonts w:eastAsia="Calibri Light"/>
                <w:b/>
                <w:bCs/>
                <w:lang w:val="en-US"/>
              </w:rPr>
              <w:t>Electroejaculação</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24A84C33" w14:textId="10B59C76">
            <w:pPr>
              <w:rPr>
                <w:rFonts w:eastAsia="Calibri Light"/>
                <w:lang w:val="en-US"/>
              </w:rPr>
            </w:pPr>
            <w:r>
              <w:rPr>
                <w:rFonts w:eastAsia="Calibri Light"/>
                <w:lang w:val="en-US"/>
              </w:rPr>
              <w:t>Não regulado</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1312F39E" w14:textId="312ECCF7">
            <w:pPr>
              <w:rPr>
                <w:rFonts w:eastAsia="Calibri Light"/>
                <w:lang w:val="en-US"/>
              </w:rPr>
            </w:pPr>
            <w:r>
              <w:rPr>
                <w:rFonts w:eastAsia="Calibri Light"/>
                <w:lang w:val="en-US"/>
              </w:rPr>
              <w:t>Não regulado</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0C3817E4" w14:textId="2D7917D1">
            <w:pPr>
              <w:rPr>
                <w:rFonts w:eastAsia="Calibri Light"/>
              </w:rPr>
            </w:pPr>
            <w:r>
              <w:rPr>
                <w:rFonts w:eastAsia="Calibri Light"/>
              </w:rPr>
              <w:t>Proibida</w:t>
            </w:r>
            <w:r>
              <w:br/>
            </w:r>
            <w:r>
              <w:rPr>
                <w:rFonts w:eastAsia="Calibri Light"/>
              </w:rPr>
              <w:t xml:space="preserve"> (</w:t>
            </w:r>
            <w:r w:rsidR="00BE60E5">
              <w:rPr>
                <w:rFonts w:eastAsia="Calibri Light"/>
              </w:rPr>
              <w:t>Artigo</w:t>
            </w:r>
            <w:r>
              <w:rPr>
                <w:rFonts w:eastAsia="Calibri Light"/>
              </w:rPr>
              <w:t>º 70.º, n.º 12)</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460E0B36" w14:textId="6029122A">
            <w:pPr>
              <w:rPr>
                <w:rFonts w:eastAsia="Calibri Light"/>
              </w:rPr>
            </w:pPr>
            <w:r>
              <w:rPr>
                <w:rFonts w:eastAsia="Calibri Light"/>
              </w:rPr>
              <w:t>rgbeac</w:t>
            </w:r>
          </w:p>
        </w:tc>
      </w:tr>
    </w:tbl>
    <w:p w:rsidRPr="005E2D3C" w:rsidR="12159AB7" w:rsidP="00F95DCA" w:rsidRDefault="12159AB7" w14:paraId="619D251E" w14:textId="3B8BED41">
      <w:pPr>
        <w:rPr>
          <w:rFonts w:eastAsia="Calibri Light"/>
        </w:rPr>
      </w:pPr>
      <w:r>
        <w:rPr>
          <w:rFonts w:eastAsia="Calibri Light"/>
        </w:rPr>
        <w:t xml:space="preserve"> </w:t>
      </w:r>
    </w:p>
    <w:p w:rsidRPr="005E2D3C" w:rsidR="12159AB7" w:rsidP="00F95DCA" w:rsidRDefault="12159AB7" w14:paraId="270F0CFA" w14:textId="03FE6AB3">
      <w:pPr>
        <w:rPr>
          <w:rFonts w:eastAsia="Calibri Light"/>
          <w:b/>
          <w:bCs/>
          <w:lang w:val="en-US"/>
        </w:rPr>
      </w:pPr>
      <w:r>
        <w:rPr>
          <w:rFonts w:eastAsia="Calibri Light"/>
          <w:b/>
          <w:bCs/>
          <w:lang w:val="en-US"/>
        </w:rPr>
        <w:t>8. Temperamento e comportamento</w:t>
      </w:r>
    </w:p>
    <w:tbl>
      <w:tblPr>
        <w:tblW w:w="0" w:type="auto"/>
        <w:tblLook w:val="04A0" w:firstRow="1" w:lastRow="0" w:firstColumn="1" w:lastColumn="0" w:noHBand="0" w:noVBand="1"/>
      </w:tblPr>
      <w:tblGrid>
        <w:gridCol w:w="2091"/>
        <w:gridCol w:w="1527"/>
        <w:gridCol w:w="1963"/>
        <w:gridCol w:w="1868"/>
        <w:gridCol w:w="1320"/>
      </w:tblGrid>
      <w:tr w:rsidRPr="005E2D3C" w:rsidR="4CCB09DA" w:rsidTr="4CCB09DA" w14:paraId="6B7F6AB0"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6302F63D" w14:textId="5EF77F0A">
            <w:pPr>
              <w:rPr>
                <w:rFonts w:eastAsia="Calibri Light"/>
                <w:b/>
                <w:bCs/>
                <w:lang w:val="en-US"/>
              </w:rPr>
            </w:pPr>
            <w:r>
              <w:rPr>
                <w:rFonts w:eastAsia="Calibri Light"/>
                <w:b/>
                <w:bCs/>
                <w:lang w:val="en-US"/>
              </w:rPr>
              <w:t>Critério</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7FA6BCE7" w14:textId="1AAFD32C">
            <w:pPr>
              <w:rPr>
                <w:rFonts w:eastAsia="Calibri Light"/>
                <w:b/>
                <w:bCs/>
                <w:lang w:val="en-US"/>
              </w:rPr>
            </w:pPr>
            <w:r>
              <w:rPr>
                <w:rFonts w:eastAsia="Calibri Light"/>
                <w:b/>
                <w:bCs/>
                <w:lang w:val="en-US"/>
              </w:rPr>
              <w:t>Regulamento (UE) 2023/0447</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48850D5B" w14:textId="76244B77">
            <w:pPr>
              <w:rPr>
                <w:rFonts w:eastAsia="Calibri Light"/>
                <w:b/>
                <w:bCs/>
                <w:lang w:val="en-US"/>
              </w:rPr>
            </w:pPr>
            <w:r>
              <w:rPr>
                <w:rFonts w:eastAsia="Calibri Light"/>
                <w:b/>
                <w:bCs/>
                <w:lang w:val="en-US"/>
              </w:rPr>
              <w:t>@codigo</w:t>
            </w:r>
            <w:r>
              <w:br/>
            </w:r>
            <w:r>
              <w:rPr>
                <w:rFonts w:eastAsia="Calibri Light"/>
                <w:b/>
                <w:bCs/>
                <w:lang w:val="en-US"/>
              </w:rPr>
              <w:t xml:space="preserve"> (proposta DL 214/2013)</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4118D70B" w14:textId="213BEDC7">
            <w:pPr>
              <w:rPr>
                <w:rFonts w:eastAsia="Calibri Light"/>
                <w:b/>
                <w:bCs/>
                <w:lang w:val="en-US"/>
              </w:rPr>
            </w:pPr>
            <w:r>
              <w:rPr>
                <w:rFonts w:eastAsia="Calibri Light"/>
                <w:b/>
                <w:bCs/>
                <w:lang w:val="en-US"/>
              </w:rPr>
              <w:t>@rgbeac</w:t>
            </w:r>
            <w:r>
              <w:br/>
            </w:r>
            <w:r>
              <w:rPr>
                <w:rFonts w:eastAsia="Calibri Light"/>
                <w:b/>
                <w:bCs/>
                <w:lang w:val="en-US"/>
              </w:rPr>
              <w:t xml:space="preserve"> (proposta jun. 2025)</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4B6C9B8F" w14:textId="768DEC4E">
            <w:pPr>
              <w:rPr>
                <w:rFonts w:eastAsia="Calibri Light"/>
                <w:b/>
                <w:bCs/>
                <w:lang w:val="en-US"/>
              </w:rPr>
            </w:pPr>
            <w:r>
              <w:rPr>
                <w:rFonts w:eastAsia="Calibri Light"/>
                <w:b/>
                <w:bCs/>
                <w:lang w:val="en-US"/>
              </w:rPr>
              <w:t>Proposta</w:t>
            </w:r>
          </w:p>
        </w:tc>
      </w:tr>
      <w:tr w:rsidRPr="005E2D3C" w:rsidR="4CCB09DA" w:rsidTr="4CCB09DA" w14:paraId="4A0D99CF"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589BD088" w14:textId="7DBAB431">
            <w:pPr>
              <w:rPr>
                <w:rFonts w:eastAsia="Calibri Light"/>
                <w:b/>
                <w:bCs/>
              </w:rPr>
            </w:pPr>
            <w:r>
              <w:rPr>
                <w:rFonts w:eastAsia="Calibri Light"/>
                <w:b/>
                <w:bCs/>
              </w:rPr>
              <w:t>Critérios comportamentais para seleção de reprodutores</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61CEB1C5" w14:textId="0DF00033">
            <w:pPr>
              <w:rPr>
                <w:rFonts w:eastAsia="Calibri Light"/>
                <w:lang w:val="en-US"/>
              </w:rPr>
            </w:pPr>
            <w:r>
              <w:rPr>
                <w:rFonts w:eastAsia="Calibri Light"/>
                <w:lang w:val="en-US"/>
              </w:rPr>
              <w:t>Não regulado</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4467DF6" w14:textId="19936AAB">
            <w:pPr>
              <w:rPr>
                <w:rFonts w:eastAsia="Calibri Light"/>
              </w:rPr>
            </w:pPr>
            <w:r>
              <w:rPr>
                <w:rFonts w:eastAsia="Calibri Light"/>
              </w:rPr>
              <w:t>Excluídos animais com alterações comportamentais</w:t>
            </w:r>
            <w:r>
              <w:br/>
            </w:r>
            <w:r>
              <w:rPr>
                <w:rFonts w:eastAsia="Calibri Light"/>
              </w:rPr>
              <w:t xml:space="preserve"> (</w:t>
            </w:r>
            <w:r w:rsidR="00BE60E5">
              <w:rPr>
                <w:rFonts w:eastAsia="Calibri Light"/>
              </w:rPr>
              <w:t>Artigo</w:t>
            </w:r>
            <w:r>
              <w:rPr>
                <w:rFonts w:eastAsia="Calibri Light"/>
              </w:rPr>
              <w:t>º 8.º, n.º 2, al. c))</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2C47CE72" w14:textId="476FEF5F">
            <w:pPr>
              <w:rPr>
                <w:rFonts w:eastAsia="Calibri Light"/>
              </w:rPr>
            </w:pPr>
            <w:r>
              <w:rPr>
                <w:rFonts w:eastAsia="Calibri Light"/>
              </w:rPr>
              <w:t>Obrigatório temperamento amistoso e confiante; proibida reprodução de animais perigosos ou com comportamento agressivo ou excessivamente tímido</w:t>
            </w:r>
            <w:r>
              <w:br/>
            </w:r>
            <w:r>
              <w:rPr>
                <w:rFonts w:eastAsia="Calibri Light"/>
              </w:rPr>
              <w:t xml:space="preserve"> (</w:t>
            </w:r>
            <w:r w:rsidR="00BE60E5">
              <w:rPr>
                <w:rFonts w:eastAsia="Calibri Light"/>
              </w:rPr>
              <w:t>Artigo</w:t>
            </w:r>
            <w:r>
              <w:rPr>
                <w:rFonts w:eastAsia="Calibri Light"/>
              </w:rPr>
              <w:t>º 70.º, n.º 6)</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56A1DC33" w14:textId="0B0679FB">
            <w:pPr>
              <w:rPr>
                <w:rFonts w:eastAsia="Calibri Light"/>
              </w:rPr>
            </w:pPr>
            <w:r>
              <w:rPr>
                <w:rFonts w:eastAsia="Calibri Light"/>
              </w:rPr>
              <w:t>Combinaria código e rgbeac</w:t>
            </w:r>
          </w:p>
        </w:tc>
      </w:tr>
    </w:tbl>
    <w:p w:rsidRPr="005E2D3C" w:rsidR="12159AB7" w:rsidP="00F95DCA" w:rsidRDefault="12159AB7" w14:paraId="4F55157F" w14:textId="36CF2AC9">
      <w:pPr>
        <w:rPr>
          <w:rFonts w:eastAsia="Calibri Light"/>
          <w:b/>
          <w:bCs/>
        </w:rPr>
      </w:pPr>
      <w:r>
        <w:rPr>
          <w:rFonts w:eastAsia="Calibri Light"/>
          <w:b/>
          <w:bCs/>
        </w:rPr>
        <w:t>9. Registo e obrigações administrativas</w:t>
      </w:r>
    </w:p>
    <w:tbl>
      <w:tblPr>
        <w:tblW w:w="0" w:type="auto"/>
        <w:tblLook w:val="04A0" w:firstRow="1" w:lastRow="0" w:firstColumn="1" w:lastColumn="0" w:noHBand="0" w:noVBand="1"/>
      </w:tblPr>
      <w:tblGrid>
        <w:gridCol w:w="1909"/>
        <w:gridCol w:w="1707"/>
        <w:gridCol w:w="1614"/>
        <w:gridCol w:w="1653"/>
        <w:gridCol w:w="1886"/>
      </w:tblGrid>
      <w:tr w:rsidRPr="005E2D3C" w:rsidR="4CCB09DA" w:rsidTr="4CCB09DA" w14:paraId="6C59EA27"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08F18111" w14:textId="5CEA2D5D">
            <w:pPr>
              <w:rPr>
                <w:rFonts w:eastAsia="Calibri Light"/>
                <w:b/>
                <w:bCs/>
              </w:rPr>
            </w:pPr>
            <w:r>
              <w:rPr>
                <w:rFonts w:eastAsia="Calibri Light"/>
                <w:b/>
                <w:bCs/>
              </w:rPr>
              <w:t>Critério</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62434E7D" w14:textId="0D431DF7">
            <w:pPr>
              <w:rPr>
                <w:rFonts w:eastAsia="Calibri Light"/>
                <w:b/>
                <w:bCs/>
              </w:rPr>
            </w:pPr>
            <w:r>
              <w:rPr>
                <w:rFonts w:eastAsia="Calibri Light"/>
                <w:b/>
                <w:bCs/>
              </w:rPr>
              <w:t>Regulamento (UE) 2023/0447</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159D62CA" w14:textId="1321F46E">
            <w:pPr>
              <w:rPr>
                <w:rFonts w:eastAsia="Calibri Light"/>
                <w:b/>
                <w:bCs/>
              </w:rPr>
            </w:pPr>
            <w:r>
              <w:rPr>
                <w:rFonts w:eastAsia="Calibri Light"/>
                <w:b/>
                <w:bCs/>
              </w:rPr>
              <w:t>@codigo</w:t>
            </w:r>
            <w:r>
              <w:br/>
            </w:r>
            <w:r>
              <w:rPr>
                <w:rFonts w:eastAsia="Calibri Light"/>
                <w:b/>
                <w:bCs/>
              </w:rPr>
              <w:t xml:space="preserve"> (proposta DL 214/2013)</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0A2135C8" w14:textId="65878DB7">
            <w:pPr>
              <w:rPr>
                <w:rFonts w:eastAsia="Calibri Light"/>
                <w:b/>
                <w:bCs/>
              </w:rPr>
            </w:pPr>
            <w:r>
              <w:rPr>
                <w:rFonts w:eastAsia="Calibri Light"/>
                <w:b/>
                <w:bCs/>
              </w:rPr>
              <w:t>@rgbeac</w:t>
            </w:r>
            <w:r>
              <w:br/>
            </w:r>
            <w:r>
              <w:rPr>
                <w:rFonts w:eastAsia="Calibri Light"/>
                <w:b/>
                <w:bCs/>
              </w:rPr>
              <w:t xml:space="preserve"> (proposta jun. 2025)</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6CB57EF6" w14:textId="4CE784D7">
            <w:pPr>
              <w:rPr>
                <w:rFonts w:eastAsia="Calibri Light"/>
                <w:b/>
                <w:bCs/>
              </w:rPr>
            </w:pPr>
            <w:r>
              <w:rPr>
                <w:rFonts w:eastAsia="Calibri Light"/>
                <w:b/>
                <w:bCs/>
              </w:rPr>
              <w:t>Proposta</w:t>
            </w:r>
          </w:p>
        </w:tc>
      </w:tr>
      <w:tr w:rsidRPr="005E2D3C" w:rsidR="4CCB09DA" w:rsidTr="4CCB09DA" w14:paraId="2EC4E4CF"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41E367CE" w14:textId="7EF76183">
            <w:pPr>
              <w:rPr>
                <w:rFonts w:eastAsia="Calibri Light"/>
                <w:b/>
                <w:bCs/>
              </w:rPr>
            </w:pPr>
            <w:r>
              <w:rPr>
                <w:rFonts w:eastAsia="Calibri Light"/>
                <w:b/>
                <w:bCs/>
              </w:rPr>
              <w:t>Registo de reprodutores</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211CF632" w14:textId="7BF84A47">
            <w:pPr>
              <w:rPr>
                <w:rFonts w:eastAsia="Calibri Light"/>
              </w:rPr>
            </w:pPr>
            <w:r>
              <w:rPr>
                <w:rFonts w:eastAsia="Calibri Light"/>
              </w:rPr>
              <w:t>Não regulado</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1ADE3295" w14:textId="3200A837">
            <w:pPr>
              <w:rPr>
                <w:rFonts w:eastAsia="Calibri Light"/>
              </w:rPr>
            </w:pPr>
            <w:r>
              <w:rPr>
                <w:rFonts w:eastAsia="Calibri Light"/>
              </w:rPr>
              <w:t xml:space="preserve">Não regulado </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6168FB46" w14:textId="2C3EF3C4">
            <w:pPr>
              <w:rPr>
                <w:rFonts w:eastAsia="Calibri Light"/>
              </w:rPr>
            </w:pPr>
            <w:r>
              <w:rPr>
                <w:rFonts w:eastAsia="Calibri Light"/>
              </w:rPr>
              <w:t>Inscrição obrigatória no SIAC como animal reprodutor</w:t>
            </w:r>
            <w:r>
              <w:br/>
            </w:r>
            <w:r>
              <w:rPr>
                <w:rFonts w:eastAsia="Calibri Light"/>
              </w:rPr>
              <w:t xml:space="preserve"> (</w:t>
            </w:r>
            <w:r w:rsidR="00BE60E5">
              <w:rPr>
                <w:rFonts w:eastAsia="Calibri Light"/>
              </w:rPr>
              <w:t>Artigo</w:t>
            </w:r>
            <w:r>
              <w:rPr>
                <w:rFonts w:eastAsia="Calibri Light"/>
              </w:rPr>
              <w:t>º 70.º, n.º 6)</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662201E2" w14:textId="6A77C094">
            <w:pPr>
              <w:rPr>
                <w:rFonts w:eastAsia="Calibri Light"/>
              </w:rPr>
            </w:pPr>
            <w:r>
              <w:rPr>
                <w:rFonts w:eastAsia="Calibri Light"/>
              </w:rPr>
              <w:t>Rgbeac</w:t>
            </w:r>
          </w:p>
        </w:tc>
      </w:tr>
      <w:tr w:rsidRPr="005E2D3C" w:rsidR="4CCB09DA" w:rsidTr="4CCB09DA" w14:paraId="5CF29911"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21D7A576" w14:textId="7930BC1C">
            <w:pPr>
              <w:rPr>
                <w:rFonts w:eastAsia="Calibri Light"/>
                <w:b/>
                <w:bCs/>
              </w:rPr>
            </w:pPr>
            <w:r>
              <w:rPr>
                <w:rFonts w:eastAsia="Calibri Light"/>
                <w:b/>
                <w:bCs/>
              </w:rPr>
              <w:t>Obrigação de esterilização após fim da vida reprodutiva</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1799A5C1" w14:textId="600A341C">
            <w:pPr>
              <w:rPr>
                <w:rFonts w:eastAsia="Calibri Light"/>
                <w:lang w:val="en-US"/>
              </w:rPr>
            </w:pPr>
            <w:r>
              <w:rPr>
                <w:rFonts w:eastAsia="Calibri Light"/>
                <w:lang w:val="en-US"/>
              </w:rPr>
              <w:t>Não regulado</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1A765BED" w14:textId="514FC02F">
            <w:pPr>
              <w:rPr>
                <w:rFonts w:eastAsia="Calibri Light"/>
                <w:lang w:val="en-US"/>
              </w:rPr>
            </w:pPr>
            <w:r>
              <w:rPr>
                <w:rFonts w:eastAsia="Calibri Light"/>
                <w:lang w:val="en-US"/>
              </w:rPr>
              <w:t>Não regulado</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2D46CC0F" w14:textId="061A8165">
            <w:pPr>
              <w:rPr>
                <w:rFonts w:eastAsia="Calibri Light"/>
              </w:rPr>
            </w:pPr>
            <w:r>
              <w:rPr>
                <w:rFonts w:eastAsia="Calibri Light"/>
              </w:rPr>
              <w:t>Obrigação do detentor de esterilizar o animal e garantir o seu bem-estar até ao final da vida</w:t>
            </w:r>
            <w:r>
              <w:br/>
            </w:r>
            <w:r>
              <w:rPr>
                <w:rFonts w:eastAsia="Calibri Light"/>
              </w:rPr>
              <w:t xml:space="preserve"> (</w:t>
            </w:r>
            <w:r w:rsidR="00BE60E5">
              <w:rPr>
                <w:rFonts w:eastAsia="Calibri Light"/>
              </w:rPr>
              <w:t>Artigo</w:t>
            </w:r>
            <w:r>
              <w:rPr>
                <w:rFonts w:eastAsia="Calibri Light"/>
              </w:rPr>
              <w:t>º 70.º, n.º 13)</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64AC75DE" w14:textId="781CD48F">
            <w:pPr>
              <w:rPr>
                <w:rFonts w:eastAsia="Calibri Light"/>
              </w:rPr>
            </w:pPr>
            <w:r>
              <w:rPr>
                <w:rFonts w:eastAsia="Calibri Light"/>
              </w:rPr>
              <w:t>Dúvida sobre a aplicabilidade da obrigação, mas a favor do rgbeac</w:t>
            </w:r>
          </w:p>
        </w:tc>
      </w:tr>
    </w:tbl>
    <w:p w:rsidRPr="005E2D3C" w:rsidR="12159AB7" w:rsidP="00F95DCA" w:rsidRDefault="12159AB7" w14:paraId="02C3DD74" w14:textId="3E55A416">
      <w:pPr>
        <w:rPr>
          <w:rFonts w:eastAsia="Calibri Light"/>
          <w:b/>
          <w:bCs/>
        </w:rPr>
      </w:pPr>
      <w:r>
        <w:rPr>
          <w:rFonts w:eastAsia="Calibri Light"/>
          <w:b/>
          <w:bCs/>
        </w:rPr>
        <w:t>10. Separação das crias da progenitora</w:t>
      </w:r>
    </w:p>
    <w:tbl>
      <w:tblPr>
        <w:tblW w:w="0" w:type="auto"/>
        <w:tblLook w:val="04A0" w:firstRow="1" w:lastRow="0" w:firstColumn="1" w:lastColumn="0" w:noHBand="0" w:noVBand="1"/>
      </w:tblPr>
      <w:tblGrid>
        <w:gridCol w:w="1572"/>
        <w:gridCol w:w="2119"/>
        <w:gridCol w:w="2016"/>
        <w:gridCol w:w="1539"/>
        <w:gridCol w:w="1523"/>
      </w:tblGrid>
      <w:tr w:rsidRPr="005E2D3C" w:rsidR="4CCB09DA" w:rsidTr="420E2B96" w14:paraId="702D388E" w14:textId="77777777">
        <w:trPr>
          <w:trHeight w:val="525"/>
        </w:trPr>
        <w:tc>
          <w:tcPr>
            <w:tcW w:w="138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0B2FDA9A" w14:textId="1C9E1774">
            <w:pPr>
              <w:rPr>
                <w:rFonts w:eastAsia="Calibri Light"/>
                <w:b/>
                <w:bCs/>
              </w:rPr>
            </w:pPr>
            <w:r>
              <w:rPr>
                <w:rFonts w:eastAsia="Calibri Light"/>
                <w:b/>
                <w:bCs/>
              </w:rPr>
              <w:t>Critério</w:t>
            </w:r>
          </w:p>
        </w:tc>
        <w:tc>
          <w:tcPr>
            <w:tcW w:w="175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7EEB4449" w14:textId="7096D685">
            <w:pPr>
              <w:rPr>
                <w:rFonts w:eastAsia="Calibri Light"/>
                <w:b/>
                <w:bCs/>
              </w:rPr>
            </w:pPr>
            <w:r>
              <w:rPr>
                <w:rFonts w:eastAsia="Calibri Light"/>
                <w:b/>
                <w:bCs/>
              </w:rPr>
              <w:t>Regulamento (UE) 2023/0447</w:t>
            </w:r>
          </w:p>
        </w:tc>
        <w:tc>
          <w:tcPr>
            <w:tcW w:w="186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479ECEFB" w14:textId="32AE338E">
            <w:pPr>
              <w:rPr>
                <w:rFonts w:eastAsia="Calibri Light"/>
                <w:b/>
                <w:bCs/>
              </w:rPr>
            </w:pPr>
            <w:r>
              <w:rPr>
                <w:rFonts w:eastAsia="Calibri Light"/>
                <w:b/>
                <w:bCs/>
              </w:rPr>
              <w:t>@codigo</w:t>
            </w:r>
            <w:r>
              <w:br/>
            </w:r>
            <w:r>
              <w:rPr>
                <w:rFonts w:eastAsia="Calibri Light"/>
                <w:b/>
                <w:bCs/>
              </w:rPr>
              <w:t xml:space="preserve"> (proposta DL 214/2013)</w:t>
            </w:r>
          </w:p>
        </w:tc>
        <w:tc>
          <w:tcPr>
            <w:tcW w:w="1888"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2EA8BAA3" w14:textId="39CB51AE">
            <w:pPr>
              <w:rPr>
                <w:rFonts w:eastAsia="Calibri Light"/>
                <w:b/>
                <w:bCs/>
              </w:rPr>
            </w:pPr>
            <w:r>
              <w:rPr>
                <w:rFonts w:eastAsia="Calibri Light"/>
                <w:b/>
                <w:bCs/>
              </w:rPr>
              <w:t>@rgbeac</w:t>
            </w:r>
            <w:r>
              <w:br/>
            </w:r>
            <w:r>
              <w:rPr>
                <w:rFonts w:eastAsia="Calibri Light"/>
                <w:b/>
                <w:bCs/>
              </w:rPr>
              <w:t xml:space="preserve"> (proposta jun. 2025)</w:t>
            </w:r>
          </w:p>
        </w:tc>
        <w:tc>
          <w:tcPr>
            <w:tcW w:w="1888"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50843E01" w14:textId="5DAC1271">
            <w:pPr>
              <w:rPr>
                <w:rFonts w:eastAsia="Calibri Light"/>
                <w:b/>
                <w:bCs/>
              </w:rPr>
            </w:pPr>
            <w:r>
              <w:rPr>
                <w:rFonts w:eastAsia="Calibri Light"/>
                <w:b/>
                <w:bCs/>
              </w:rPr>
              <w:t>Proposta</w:t>
            </w:r>
          </w:p>
        </w:tc>
      </w:tr>
      <w:tr w:rsidRPr="005E2D3C" w:rsidR="4CCB09DA" w:rsidTr="420E2B96" w14:paraId="6D27DF8A" w14:textId="77777777">
        <w:trPr>
          <w:trHeight w:val="1380"/>
        </w:trPr>
        <w:tc>
          <w:tcPr>
            <w:tcW w:w="138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6CEAA04A" w14:textId="1A288B74">
            <w:pPr>
              <w:rPr>
                <w:rFonts w:eastAsia="Calibri Light"/>
                <w:b/>
                <w:bCs/>
              </w:rPr>
            </w:pPr>
            <w:r>
              <w:rPr>
                <w:rFonts w:eastAsia="Calibri Light"/>
                <w:b/>
                <w:bCs/>
              </w:rPr>
              <w:t>Cachorros — idade mínima de separação</w:t>
            </w:r>
          </w:p>
        </w:tc>
        <w:tc>
          <w:tcPr>
            <w:tcW w:w="175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19A3C47B" w14:textId="3B9FBE7B">
            <w:pPr>
              <w:rPr>
                <w:rFonts w:eastAsia="Calibri Light"/>
              </w:rPr>
            </w:pPr>
            <w:r>
              <w:rPr>
                <w:rFonts w:eastAsia="Calibri Light"/>
              </w:rPr>
              <w:t>8 semanas (estabelecimentos de criação, abrigos e famílias de acolhimento)</w:t>
            </w:r>
            <w:r>
              <w:br/>
            </w:r>
            <w:r>
              <w:rPr>
                <w:rFonts w:eastAsia="Calibri Light"/>
              </w:rPr>
              <w:t xml:space="preserve"> Derrogação por razões médicas com parecer escrito do MV</w:t>
            </w:r>
            <w:r>
              <w:br/>
            </w:r>
            <w:r>
              <w:rPr>
                <w:rFonts w:eastAsia="Calibri Light"/>
              </w:rPr>
              <w:t xml:space="preserve"> (Anexo I, n.º 4.3)</w:t>
            </w:r>
          </w:p>
        </w:tc>
        <w:tc>
          <w:tcPr>
            <w:tcW w:w="186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65FE692F" w14:textId="11940C63">
            <w:pPr>
              <w:rPr>
                <w:rFonts w:eastAsia="Calibri Light"/>
              </w:rPr>
            </w:pPr>
            <w:r>
              <w:rPr>
                <w:rFonts w:eastAsia="Calibri Light"/>
              </w:rPr>
              <w:t>Não regulado especificamente.</w:t>
            </w:r>
          </w:p>
          <w:p w:rsidRPr="005E2D3C" w:rsidR="4CCB09DA" w:rsidP="00F95DCA" w:rsidRDefault="4CCB09DA" w14:paraId="542E4875" w14:textId="3153A68B">
            <w:pPr>
              <w:rPr>
                <w:rFonts w:eastAsia="Calibri Light"/>
              </w:rPr>
            </w:pPr>
            <w:r>
              <w:rPr>
                <w:rFonts w:eastAsia="Calibri Light"/>
              </w:rPr>
              <w:t xml:space="preserve">Proibição de exposição em locais de venda até à 8ª semana (n.º 2, </w:t>
            </w:r>
            <w:r w:rsidR="00BE60E5">
              <w:rPr>
                <w:rFonts w:eastAsia="Calibri Light"/>
              </w:rPr>
              <w:t>artigo</w:t>
            </w:r>
            <w:r>
              <w:rPr>
                <w:rFonts w:eastAsia="Calibri Light"/>
              </w:rPr>
              <w:t xml:space="preserve"> 23.º; e n.º 2, </w:t>
            </w:r>
            <w:r w:rsidR="00BE60E5">
              <w:rPr>
                <w:rFonts w:eastAsia="Calibri Light"/>
              </w:rPr>
              <w:t>artigo</w:t>
            </w:r>
            <w:r>
              <w:rPr>
                <w:rFonts w:eastAsia="Calibri Light"/>
              </w:rPr>
              <w:t xml:space="preserve"> 82.º)</w:t>
            </w:r>
          </w:p>
        </w:tc>
        <w:tc>
          <w:tcPr>
            <w:tcW w:w="1888"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224E250F" w14:textId="7128F776">
            <w:pPr>
              <w:rPr>
                <w:rFonts w:eastAsia="Calibri Light"/>
              </w:rPr>
            </w:pPr>
            <w:r>
              <w:rPr>
                <w:rFonts w:eastAsia="Calibri Light"/>
              </w:rPr>
              <w:t>10.ª semana de idade</w:t>
            </w:r>
            <w:r>
              <w:br/>
            </w:r>
            <w:r>
              <w:rPr>
                <w:rFonts w:eastAsia="Calibri Light"/>
              </w:rPr>
              <w:t xml:space="preserve"> (com período de desmame gradual)</w:t>
            </w:r>
            <w:r>
              <w:br/>
            </w:r>
            <w:r>
              <w:rPr>
                <w:rFonts w:eastAsia="Calibri Light"/>
              </w:rPr>
              <w:t xml:space="preserve"> (</w:t>
            </w:r>
            <w:r w:rsidR="00BE60E5">
              <w:rPr>
                <w:rFonts w:eastAsia="Calibri Light"/>
              </w:rPr>
              <w:t>Artigo</w:t>
            </w:r>
            <w:r>
              <w:rPr>
                <w:rFonts w:eastAsia="Calibri Light"/>
              </w:rPr>
              <w:t>º 70.º, n.º 5)</w:t>
            </w:r>
          </w:p>
        </w:tc>
        <w:tc>
          <w:tcPr>
            <w:tcW w:w="1888"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3C4B809F" w14:textId="1EEA5937">
            <w:pPr>
              <w:rPr>
                <w:rFonts w:eastAsia="Calibri Light"/>
              </w:rPr>
            </w:pPr>
            <w:r>
              <w:rPr>
                <w:rFonts w:eastAsia="Calibri Light"/>
              </w:rPr>
              <w:t>RGBEAC Mais restritivo</w:t>
            </w:r>
          </w:p>
        </w:tc>
      </w:tr>
      <w:tr w:rsidRPr="005E2D3C" w:rsidR="4CCB09DA" w:rsidTr="420E2B96" w14:paraId="5208ACAA" w14:textId="77777777">
        <w:trPr>
          <w:trHeight w:val="210"/>
        </w:trPr>
        <w:tc>
          <w:tcPr>
            <w:tcW w:w="138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1B915362" w14:textId="0C840B25">
            <w:pPr>
              <w:rPr>
                <w:rFonts w:eastAsia="Calibri Light"/>
                <w:b/>
                <w:bCs/>
              </w:rPr>
            </w:pPr>
            <w:r>
              <w:rPr>
                <w:rFonts w:eastAsia="Calibri Light"/>
                <w:b/>
                <w:bCs/>
              </w:rPr>
              <w:t>Gatinhos — idade mínima de separação</w:t>
            </w:r>
          </w:p>
        </w:tc>
        <w:tc>
          <w:tcPr>
            <w:tcW w:w="175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6767B6ED" w14:textId="41BC16B6">
            <w:pPr>
              <w:rPr>
                <w:rFonts w:eastAsia="Calibri Light"/>
              </w:rPr>
            </w:pPr>
            <w:r>
              <w:rPr>
                <w:rFonts w:eastAsia="Calibri Light"/>
              </w:rPr>
              <w:t>Abrigos e famílias de acolhimento: 8 semanas</w:t>
            </w:r>
            <w:r>
              <w:br/>
            </w:r>
            <w:r>
              <w:rPr>
                <w:rFonts w:eastAsia="Calibri Light"/>
              </w:rPr>
              <w:t xml:space="preserve"> Estabelecimentos de criação: 12 semanas</w:t>
            </w:r>
            <w:r>
              <w:br/>
            </w:r>
            <w:r>
              <w:rPr>
                <w:rFonts w:eastAsia="Calibri Light"/>
              </w:rPr>
              <w:t xml:space="preserve"> Derrogação por razões médicas com </w:t>
            </w:r>
            <w:r>
              <w:rPr>
                <w:rFonts w:eastAsia="Calibri Light"/>
              </w:rPr>
              <w:t>parecer escrito do MV. O operador conserva o registo até ao último cachorro/gatinho da ninhada ser colocado no mercado</w:t>
            </w:r>
            <w:r>
              <w:br/>
            </w:r>
            <w:r>
              <w:rPr>
                <w:rFonts w:eastAsia="Calibri Light"/>
              </w:rPr>
              <w:t xml:space="preserve"> (Anexo I, n.º 4.3)</w:t>
            </w:r>
          </w:p>
        </w:tc>
        <w:tc>
          <w:tcPr>
            <w:tcW w:w="186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0732C47" w14:textId="5FB89010">
            <w:pPr>
              <w:rPr>
                <w:rFonts w:eastAsia="Calibri Light"/>
              </w:rPr>
            </w:pPr>
            <w:r>
              <w:rPr>
                <w:rFonts w:eastAsia="Calibri Light"/>
              </w:rPr>
              <w:t>Não regulado especificamente.</w:t>
            </w:r>
          </w:p>
          <w:p w:rsidRPr="005E2D3C" w:rsidR="4CCB09DA" w:rsidP="00F95DCA" w:rsidRDefault="4CCB09DA" w14:paraId="430E05D6" w14:textId="63974794">
            <w:pPr>
              <w:rPr>
                <w:rFonts w:eastAsia="Calibri Light"/>
              </w:rPr>
            </w:pPr>
            <w:r>
              <w:rPr>
                <w:rFonts w:eastAsia="Calibri Light"/>
              </w:rPr>
              <w:t xml:space="preserve">Proibição de exposição em locais de venda até à 8ª semana (n.º 2, </w:t>
            </w:r>
            <w:r w:rsidR="00BE60E5">
              <w:rPr>
                <w:rFonts w:eastAsia="Calibri Light"/>
              </w:rPr>
              <w:t>artigo</w:t>
            </w:r>
            <w:r>
              <w:rPr>
                <w:rFonts w:eastAsia="Calibri Light"/>
              </w:rPr>
              <w:t xml:space="preserve"> 23.º; e n.º 2, </w:t>
            </w:r>
            <w:r w:rsidR="00BE60E5">
              <w:rPr>
                <w:rFonts w:eastAsia="Calibri Light"/>
              </w:rPr>
              <w:t>artigo</w:t>
            </w:r>
            <w:r>
              <w:rPr>
                <w:rFonts w:eastAsia="Calibri Light"/>
              </w:rPr>
              <w:t xml:space="preserve"> 82.º)</w:t>
            </w:r>
          </w:p>
        </w:tc>
        <w:tc>
          <w:tcPr>
            <w:tcW w:w="1888"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D20346A" w14:textId="3DA1DBF9">
            <w:pPr>
              <w:rPr>
                <w:rFonts w:eastAsia="Calibri Light"/>
              </w:rPr>
            </w:pPr>
            <w:r>
              <w:rPr>
                <w:rFonts w:eastAsia="Calibri Light"/>
              </w:rPr>
              <w:t>12.ª semana de idade</w:t>
            </w:r>
            <w:r>
              <w:br/>
            </w:r>
            <w:r>
              <w:rPr>
                <w:rFonts w:eastAsia="Calibri Light"/>
              </w:rPr>
              <w:t xml:space="preserve"> (com período de desmame gradual)</w:t>
            </w:r>
            <w:r>
              <w:br/>
            </w:r>
            <w:r>
              <w:rPr>
                <w:rFonts w:eastAsia="Calibri Light"/>
              </w:rPr>
              <w:t xml:space="preserve"> (</w:t>
            </w:r>
            <w:r w:rsidR="00BE60E5">
              <w:rPr>
                <w:rFonts w:eastAsia="Calibri Light"/>
              </w:rPr>
              <w:t>Artigo</w:t>
            </w:r>
            <w:r>
              <w:rPr>
                <w:rFonts w:eastAsia="Calibri Light"/>
              </w:rPr>
              <w:t xml:space="preserve">º </w:t>
            </w:r>
            <w:r>
              <w:rPr>
                <w:rFonts w:eastAsia="Calibri Light"/>
              </w:rPr>
              <w:t>70.º, n.º 5)</w:t>
            </w:r>
          </w:p>
        </w:tc>
        <w:tc>
          <w:tcPr>
            <w:tcW w:w="1888"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2A04F2C1" w14:textId="4273D0D7">
            <w:pPr>
              <w:rPr>
                <w:rFonts w:eastAsia="Calibri Light"/>
              </w:rPr>
            </w:pPr>
            <w:r>
              <w:rPr>
                <w:rFonts w:eastAsia="Calibri Light"/>
              </w:rPr>
              <w:t>Regulamento = rgbeac</w:t>
            </w:r>
          </w:p>
        </w:tc>
      </w:tr>
    </w:tbl>
    <w:p w:rsidRPr="005E2D3C" w:rsidR="12159AB7" w:rsidP="00F95DCA" w:rsidRDefault="12159AB7" w14:paraId="13C92DBB" w14:textId="12CF6DC1">
      <w:pPr>
        <w:rPr>
          <w:rFonts w:eastAsia="Calibri Light"/>
        </w:rPr>
      </w:pPr>
      <w:r>
        <w:rPr>
          <w:rFonts w:eastAsia="Calibri Light"/>
        </w:rPr>
        <w:t xml:space="preserve"> </w:t>
      </w:r>
    </w:p>
    <w:p w:rsidRPr="005E2D3C" w:rsidR="12159AB7" w:rsidP="00F95DCA" w:rsidRDefault="12159AB7" w14:paraId="4C15CEDE" w14:textId="44F9C67B">
      <w:pPr>
        <w:rPr>
          <w:rFonts w:eastAsia="Calibri Light"/>
          <w:b/>
          <w:bCs/>
        </w:rPr>
      </w:pPr>
      <w:r>
        <w:rPr>
          <w:rFonts w:eastAsia="Calibri Light"/>
          <w:b/>
          <w:bCs/>
        </w:rPr>
        <w:t>11. Desmame (processo e critérios)</w:t>
      </w:r>
    </w:p>
    <w:tbl>
      <w:tblPr>
        <w:tblW w:w="0" w:type="auto"/>
        <w:tblLook w:val="04A0" w:firstRow="1" w:lastRow="0" w:firstColumn="1" w:lastColumn="0" w:noHBand="0" w:noVBand="1"/>
      </w:tblPr>
      <w:tblGrid>
        <w:gridCol w:w="2069"/>
        <w:gridCol w:w="1937"/>
        <w:gridCol w:w="1725"/>
        <w:gridCol w:w="1725"/>
        <w:gridCol w:w="1313"/>
      </w:tblGrid>
      <w:tr w:rsidRPr="005E2D3C" w:rsidR="4CCB09DA" w:rsidTr="420E2B96" w14:paraId="563EC14D"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12116F68" w14:textId="347D205E">
            <w:pPr>
              <w:rPr>
                <w:rFonts w:eastAsia="Calibri Light"/>
                <w:b/>
                <w:bCs/>
                <w:lang w:val="en-US"/>
              </w:rPr>
            </w:pPr>
            <w:r>
              <w:rPr>
                <w:rFonts w:eastAsia="Calibri Light"/>
                <w:b/>
                <w:bCs/>
                <w:lang w:val="en-US"/>
              </w:rPr>
              <w:t>Critério</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23F55A8C" w14:textId="23B1A986">
            <w:pPr>
              <w:rPr>
                <w:rFonts w:eastAsia="Calibri Light"/>
                <w:b/>
                <w:bCs/>
                <w:lang w:val="en-US"/>
              </w:rPr>
            </w:pPr>
            <w:r>
              <w:rPr>
                <w:rFonts w:eastAsia="Calibri Light"/>
                <w:b/>
                <w:bCs/>
                <w:lang w:val="en-US"/>
              </w:rPr>
              <w:t>Regulamento (UE) 2023/0447</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799F5412" w14:textId="07F57FD0">
            <w:pPr>
              <w:rPr>
                <w:rFonts w:eastAsia="Calibri Light"/>
                <w:b/>
                <w:bCs/>
                <w:lang w:val="en-US"/>
              </w:rPr>
            </w:pPr>
            <w:r>
              <w:rPr>
                <w:rFonts w:eastAsia="Calibri Light"/>
                <w:b/>
                <w:bCs/>
                <w:lang w:val="en-US"/>
              </w:rPr>
              <w:t>@codigo</w:t>
            </w:r>
            <w:r>
              <w:br/>
            </w:r>
            <w:r>
              <w:rPr>
                <w:rFonts w:eastAsia="Calibri Light"/>
                <w:b/>
                <w:bCs/>
                <w:lang w:val="en-US"/>
              </w:rPr>
              <w:t xml:space="preserve"> (proposta DL 214/2013)</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39A7B1BA" w14:textId="12CA6B53">
            <w:pPr>
              <w:rPr>
                <w:rFonts w:eastAsia="Calibri Light"/>
                <w:b/>
                <w:bCs/>
                <w:lang w:val="en-US"/>
              </w:rPr>
            </w:pPr>
            <w:r>
              <w:rPr>
                <w:rFonts w:eastAsia="Calibri Light"/>
                <w:b/>
                <w:bCs/>
                <w:lang w:val="en-US"/>
              </w:rPr>
              <w:t>@rgbeac</w:t>
            </w:r>
            <w:r>
              <w:br/>
            </w:r>
            <w:r>
              <w:rPr>
                <w:rFonts w:eastAsia="Calibri Light"/>
                <w:b/>
                <w:bCs/>
                <w:lang w:val="en-US"/>
              </w:rPr>
              <w:t xml:space="preserve"> (proposta jun. 2025)</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7D80104C" w14:textId="0DA75D8F">
            <w:pPr>
              <w:rPr>
                <w:rFonts w:eastAsia="Calibri Light"/>
                <w:b/>
                <w:bCs/>
                <w:lang w:val="en-US"/>
              </w:rPr>
            </w:pPr>
            <w:r>
              <w:rPr>
                <w:rFonts w:eastAsia="Calibri Light"/>
                <w:b/>
                <w:bCs/>
                <w:lang w:val="en-US"/>
              </w:rPr>
              <w:t>Proposta</w:t>
            </w:r>
          </w:p>
        </w:tc>
      </w:tr>
      <w:tr w:rsidRPr="005E2D3C" w:rsidR="4CCB09DA" w:rsidTr="420E2B96" w14:paraId="5A476092"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3D462E5" w14:textId="0593B288">
            <w:pPr>
              <w:rPr>
                <w:rFonts w:eastAsia="Calibri Light"/>
                <w:b/>
                <w:bCs/>
              </w:rPr>
            </w:pPr>
            <w:r>
              <w:rPr>
                <w:rFonts w:eastAsia="Calibri Light"/>
                <w:b/>
                <w:bCs/>
              </w:rPr>
              <w:t>Processo de desmame — duração e método</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2BAC509A" w14:textId="2ED37F9C">
            <w:pPr>
              <w:rPr>
                <w:rFonts w:eastAsia="Calibri Light"/>
              </w:rPr>
            </w:pPr>
            <w:r>
              <w:rPr>
                <w:rFonts w:eastAsia="Calibri Light"/>
              </w:rPr>
              <w:t>Introdução gradual de alimentos sólidos ao longo de um período não inferior a 7 dias</w:t>
            </w:r>
            <w:r>
              <w:br/>
            </w:r>
            <w:r>
              <w:rPr>
                <w:rFonts w:eastAsia="Calibri Light"/>
              </w:rPr>
              <w:t xml:space="preserve"> (Anexo I, n.º 1.4)</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45C81E37" w14:textId="0580A5D2">
            <w:pPr>
              <w:rPr>
                <w:rFonts w:eastAsia="Calibri Light"/>
              </w:rPr>
            </w:pPr>
            <w:r>
              <w:rPr>
                <w:rFonts w:eastAsia="Calibri Light"/>
              </w:rPr>
              <w:t>Não regulado especificamente.</w:t>
            </w:r>
            <w:r>
              <w:br/>
            </w:r>
            <w:r>
              <w:rPr>
                <w:rFonts w:eastAsia="Calibri Light"/>
              </w:rPr>
              <w:t xml:space="preserve"> Prevê programa de alimentação </w:t>
            </w:r>
            <w:r>
              <w:rPr>
                <w:rFonts w:eastAsia="Calibri Light"/>
              </w:rPr>
              <w:t xml:space="preserve">adequado à fase fisiológica — </w:t>
            </w:r>
            <w:r w:rsidR="00BE60E5">
              <w:rPr>
                <w:rFonts w:eastAsia="Calibri Light"/>
              </w:rPr>
              <w:t>Artigo</w:t>
            </w:r>
            <w:r>
              <w:rPr>
                <w:rFonts w:eastAsia="Calibri Light"/>
              </w:rPr>
              <w:t>º 8.º, n.º 2, al. a) por referência ao Anexo I)</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08FB275A" w14:textId="33660BE8">
            <w:pPr>
              <w:rPr>
                <w:rFonts w:eastAsia="Calibri Light"/>
              </w:rPr>
            </w:pPr>
            <w:r>
              <w:rPr>
                <w:rFonts w:eastAsia="Calibri Light"/>
              </w:rPr>
              <w:t>«Período de desmame gradual» salvaguardado antes da separação</w:t>
            </w:r>
            <w:r>
              <w:br/>
            </w:r>
            <w:r>
              <w:rPr>
                <w:rFonts w:eastAsia="Calibri Light"/>
              </w:rPr>
              <w:t xml:space="preserve"> (</w:t>
            </w:r>
            <w:r w:rsidR="00BE60E5">
              <w:rPr>
                <w:rFonts w:eastAsia="Calibri Light"/>
              </w:rPr>
              <w:t>Artigo</w:t>
            </w:r>
            <w:r>
              <w:rPr>
                <w:rFonts w:eastAsia="Calibri Light"/>
              </w:rPr>
              <w:t xml:space="preserve">º 70.º, n.º 5 </w:t>
            </w:r>
            <w:r>
              <w:rPr>
                <w:rFonts w:eastAsia="Calibri Light"/>
              </w:rPr>
              <w:t>— não especifica duração)</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0BE4E9E0" w14:textId="32BDFE18">
            <w:pPr>
              <w:rPr>
                <w:rFonts w:eastAsia="Calibri Light"/>
              </w:rPr>
            </w:pPr>
            <w:r>
              <w:rPr>
                <w:rFonts w:eastAsia="Calibri Light"/>
              </w:rPr>
              <w:t>Regulamento + rgbeac</w:t>
            </w:r>
          </w:p>
        </w:tc>
      </w:tr>
      <w:tr w:rsidRPr="005E2D3C" w:rsidR="4CCB09DA" w:rsidTr="420E2B96" w14:paraId="336B1D5F"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7237AA9E" w14:textId="128D37C1">
            <w:pPr>
              <w:rPr>
                <w:rFonts w:eastAsia="Calibri Light"/>
                <w:b/>
                <w:bCs/>
              </w:rPr>
            </w:pPr>
            <w:r>
              <w:rPr>
                <w:rFonts w:eastAsia="Calibri Light"/>
                <w:b/>
                <w:bCs/>
              </w:rPr>
              <w:t>Idade mínima para conclusão do desmame</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22C07C52" w14:textId="2AF46D21">
            <w:pPr>
              <w:rPr>
                <w:rFonts w:eastAsia="Calibri Light"/>
              </w:rPr>
            </w:pPr>
            <w:r>
              <w:rPr>
                <w:rFonts w:eastAsia="Calibri Light"/>
              </w:rPr>
              <w:t>Não antes das 6 semanas de idade (tanto para cachorros como para gatinhos)</w:t>
            </w:r>
            <w:r>
              <w:br/>
            </w:r>
            <w:r>
              <w:rPr>
                <w:rFonts w:eastAsia="Calibri Light"/>
              </w:rPr>
              <w:t xml:space="preserve"> (Anexo I, n.º 1.4)</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53CCC688" w14:textId="78BFC495">
            <w:pPr>
              <w:rPr>
                <w:rFonts w:eastAsia="Calibri Light"/>
              </w:rPr>
            </w:pPr>
            <w:r>
              <w:rPr>
                <w:rFonts w:eastAsia="Calibri Light"/>
                <w:lang w:val="en-US"/>
              </w:rPr>
              <w:t>Não regulado</w:t>
            </w:r>
            <w:r>
              <w:rPr>
                <w:rFonts w:eastAsia="Calibri Light"/>
              </w:rPr>
              <w:t xml:space="preserve"> explicitamente</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DAECFBF" w14:textId="3B4A0F9B">
            <w:pPr>
              <w:rPr>
                <w:rFonts w:eastAsia="Calibri Light"/>
              </w:rPr>
            </w:pPr>
            <w:r>
              <w:rPr>
                <w:rFonts w:eastAsia="Calibri Light"/>
              </w:rPr>
              <w:t>Não regulado explicitamente</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004A8674" w14:textId="1469ED6F">
            <w:pPr>
              <w:rPr>
                <w:rFonts w:eastAsia="Calibri Light"/>
              </w:rPr>
            </w:pPr>
            <w:r>
              <w:rPr>
                <w:rFonts w:eastAsia="Calibri Light"/>
              </w:rPr>
              <w:t>Regulamento</w:t>
            </w:r>
          </w:p>
        </w:tc>
      </w:tr>
      <w:tr w:rsidRPr="005E2D3C" w:rsidR="4CCB09DA" w:rsidTr="420E2B96" w14:paraId="45517738"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10D88E79" w14:textId="26C16B31">
            <w:pPr>
              <w:rPr>
                <w:rFonts w:eastAsia="Calibri Light"/>
                <w:b/>
                <w:bCs/>
              </w:rPr>
            </w:pPr>
            <w:r>
              <w:rPr>
                <w:rFonts w:eastAsia="Calibri Light"/>
                <w:b/>
                <w:bCs/>
              </w:rPr>
              <w:t>Alimentação de cachorros/gatinhos não desmamados</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BDFBAE2" w14:textId="5D9F417F">
            <w:pPr>
              <w:rPr>
                <w:rFonts w:eastAsia="Calibri Light"/>
              </w:rPr>
            </w:pPr>
            <w:r>
              <w:rPr>
                <w:rFonts w:eastAsia="Calibri Light"/>
              </w:rPr>
              <w:t xml:space="preserve">Colostro nos primeiros 2 dias; depois leite da progenitora ou de cadela/gata lactante; se impossível, sucedâneo de leite específico </w:t>
            </w:r>
            <w:r>
              <w:rPr>
                <w:rFonts w:eastAsia="Calibri Light"/>
              </w:rPr>
              <w:t>para cachorros/gatinhos</w:t>
            </w:r>
            <w:r>
              <w:br/>
            </w:r>
            <w:r>
              <w:rPr>
                <w:rFonts w:eastAsia="Calibri Light"/>
              </w:rPr>
              <w:t xml:space="preserve"> (Anexo I, n.º 2.2)</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3BCBB0F8" w14:textId="42726207">
            <w:pPr>
              <w:rPr>
                <w:rFonts w:eastAsia="Calibri Light"/>
              </w:rPr>
            </w:pPr>
            <w:r>
              <w:rPr>
                <w:rFonts w:eastAsia="Calibri Light"/>
              </w:rPr>
              <w:t>Não regulado especificamente.</w:t>
            </w:r>
          </w:p>
          <w:p w:rsidRPr="005E2D3C" w:rsidR="4CCB09DA" w:rsidP="00F95DCA" w:rsidRDefault="4CCB09DA" w14:paraId="7A842F2C" w14:textId="38F7A4BE">
            <w:pPr>
              <w:rPr>
                <w:rFonts w:eastAsia="Calibri Light"/>
              </w:rPr>
            </w:pPr>
            <w:r>
              <w:rPr>
                <w:rFonts w:eastAsia="Calibri Light"/>
              </w:rPr>
              <w:t>Descrito nas condições de alimentação e abeberamento: alimentaç</w:t>
            </w:r>
            <w:r>
              <w:rPr>
                <w:rFonts w:eastAsia="Calibri Light"/>
              </w:rPr>
              <w:t>ão deve estar de acordo com fase de evolução fisiológica – idade, sexo, fêmeas prenhes ou em fase de lactação.</w:t>
            </w:r>
          </w:p>
          <w:p w:rsidRPr="005E2D3C" w:rsidR="4CCB09DA" w:rsidP="00F95DCA" w:rsidRDefault="4CCB09DA" w14:paraId="4A622FD6" w14:textId="6CE399F9">
            <w:pPr>
              <w:rPr>
                <w:rFonts w:eastAsia="Calibri Light"/>
              </w:rPr>
            </w:pPr>
            <w:r>
              <w:rPr>
                <w:rFonts w:eastAsia="Calibri Light"/>
              </w:rPr>
              <w:t>(</w:t>
            </w:r>
            <w:r w:rsidR="00BE60E5">
              <w:rPr>
                <w:rFonts w:eastAsia="Calibri Light"/>
              </w:rPr>
              <w:t>Artigo</w:t>
            </w:r>
            <w:r>
              <w:rPr>
                <w:rFonts w:eastAsia="Calibri Light"/>
              </w:rPr>
              <w:t xml:space="preserve"> 46º, n.º 1)</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071BC419" w14:textId="4D9A4981">
            <w:pPr>
              <w:rPr>
                <w:rFonts w:eastAsia="Calibri Light"/>
              </w:rPr>
            </w:pPr>
            <w:r>
              <w:rPr>
                <w:rFonts w:eastAsia="Calibri Light"/>
              </w:rPr>
              <w:t>Não regulado especificamente.</w:t>
            </w:r>
          </w:p>
          <w:p w:rsidRPr="005E2D3C" w:rsidR="4CCB09DA" w:rsidP="00F95DCA" w:rsidRDefault="4CCB09DA" w14:paraId="6BFB8306" w14:textId="3B3FA321">
            <w:pPr>
              <w:rPr>
                <w:rFonts w:eastAsia="Calibri Light"/>
              </w:rPr>
            </w:pPr>
            <w:r>
              <w:rPr>
                <w:rFonts w:eastAsia="Calibri Light"/>
              </w:rPr>
              <w:t xml:space="preserve"> </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5A725E17" w14:textId="179D6352">
            <w:pPr>
              <w:rPr>
                <w:rFonts w:eastAsia="Calibri Light"/>
              </w:rPr>
            </w:pPr>
            <w:r>
              <w:rPr>
                <w:rFonts w:eastAsia="Calibri Light"/>
              </w:rPr>
              <w:t>Regulamento</w:t>
            </w:r>
          </w:p>
        </w:tc>
      </w:tr>
      <w:tr w:rsidRPr="005E2D3C" w:rsidR="4CCB09DA" w:rsidTr="420E2B96" w14:paraId="0F443BFE"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759E6A6C" w14:textId="6631AD91">
            <w:pPr>
              <w:rPr>
                <w:rFonts w:eastAsia="Calibri Light"/>
                <w:b/>
                <w:bCs/>
              </w:rPr>
            </w:pPr>
            <w:r>
              <w:rPr>
                <w:rFonts w:eastAsia="Calibri Light"/>
                <w:b/>
                <w:bCs/>
              </w:rPr>
              <w:t>Monitorização do crescimento de não desmamados</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2427C57E" w14:textId="47DD4B6F">
            <w:pPr>
              <w:rPr>
                <w:rFonts w:eastAsia="Calibri Light"/>
              </w:rPr>
            </w:pPr>
            <w:r>
              <w:rPr>
                <w:rFonts w:eastAsia="Calibri Light"/>
              </w:rPr>
              <w:t>Todos os cachorros/gatinhos não desmamados devem receber leite, sucedâneo ou combinação em quantidade suficiente para ganho de peso constante</w:t>
            </w:r>
            <w:r>
              <w:br/>
            </w:r>
            <w:r>
              <w:rPr>
                <w:rFonts w:eastAsia="Calibri Light"/>
              </w:rPr>
              <w:t xml:space="preserve"> (Anexo I, n.º 3.3)</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73927B56" w14:textId="3F956B26">
            <w:pPr>
              <w:rPr>
                <w:rFonts w:eastAsia="Calibri Light"/>
              </w:rPr>
            </w:pPr>
            <w:r>
              <w:rPr>
                <w:rFonts w:eastAsia="Calibri Light"/>
              </w:rPr>
              <w:t>Não regulado</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42A84140" w14:textId="5681B6D5">
            <w:pPr>
              <w:rPr>
                <w:rFonts w:eastAsia="Calibri Light"/>
              </w:rPr>
            </w:pPr>
            <w:r>
              <w:rPr>
                <w:rFonts w:eastAsia="Calibri Light"/>
              </w:rPr>
              <w:t>Não regulado</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3FC57E7F" w14:textId="395AD755">
            <w:pPr>
              <w:rPr>
                <w:rFonts w:eastAsia="Calibri Light"/>
              </w:rPr>
            </w:pPr>
            <w:r>
              <w:rPr>
                <w:rFonts w:eastAsia="Calibri Light"/>
              </w:rPr>
              <w:t>Regulamento</w:t>
            </w:r>
          </w:p>
        </w:tc>
      </w:tr>
    </w:tbl>
    <w:p w:rsidRPr="005E2D3C" w:rsidR="12159AB7" w:rsidP="00F95DCA" w:rsidRDefault="12159AB7" w14:paraId="3EA90779" w14:textId="452632BE">
      <w:pPr>
        <w:rPr>
          <w:rFonts w:eastAsia="Calibri Light"/>
          <w:b/>
          <w:bCs/>
        </w:rPr>
      </w:pPr>
      <w:r>
        <w:rPr>
          <w:rFonts w:eastAsia="Calibri Light"/>
          <w:b/>
          <w:bCs/>
        </w:rPr>
        <w:t>12. Socialização das crias</w:t>
      </w:r>
    </w:p>
    <w:tbl>
      <w:tblPr>
        <w:tblW w:w="0" w:type="auto"/>
        <w:tblLook w:val="04A0" w:firstRow="1" w:lastRow="0" w:firstColumn="1" w:lastColumn="0" w:noHBand="0" w:noVBand="1"/>
      </w:tblPr>
      <w:tblGrid>
        <w:gridCol w:w="1941"/>
        <w:gridCol w:w="1719"/>
        <w:gridCol w:w="1867"/>
        <w:gridCol w:w="1826"/>
        <w:gridCol w:w="1416"/>
      </w:tblGrid>
      <w:tr w:rsidRPr="005E2D3C" w:rsidR="4CCB09DA" w:rsidTr="420E2B96" w14:paraId="0720BD16"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5956211C" w14:textId="44874984">
            <w:pPr>
              <w:rPr>
                <w:rFonts w:eastAsia="Calibri Light"/>
                <w:b/>
                <w:bCs/>
              </w:rPr>
            </w:pPr>
            <w:r>
              <w:rPr>
                <w:rFonts w:eastAsia="Calibri Light"/>
                <w:b/>
                <w:bCs/>
              </w:rPr>
              <w:t>Critério</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545DFD07" w14:textId="5C2FE258">
            <w:pPr>
              <w:rPr>
                <w:rFonts w:eastAsia="Calibri Light"/>
                <w:b/>
                <w:bCs/>
              </w:rPr>
            </w:pPr>
            <w:r>
              <w:rPr>
                <w:rFonts w:eastAsia="Calibri Light"/>
                <w:b/>
                <w:bCs/>
              </w:rPr>
              <w:t>Regulamento (UE) 2023/0447</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7084E4BC" w14:textId="6021EBC9">
            <w:pPr>
              <w:rPr>
                <w:rFonts w:eastAsia="Calibri Light"/>
                <w:b/>
                <w:bCs/>
              </w:rPr>
            </w:pPr>
            <w:r>
              <w:rPr>
                <w:rFonts w:eastAsia="Calibri Light"/>
                <w:b/>
                <w:bCs/>
              </w:rPr>
              <w:t>@codigo</w:t>
            </w:r>
            <w:r>
              <w:br/>
            </w:r>
            <w:r>
              <w:rPr>
                <w:rFonts w:eastAsia="Calibri Light"/>
                <w:b/>
                <w:bCs/>
              </w:rPr>
              <w:t xml:space="preserve"> (proposta DL 214/2013)</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Pr="005E2D3C" w:rsidR="4CCB09DA" w:rsidP="00F95DCA" w:rsidRDefault="4CCB09DA" w14:paraId="6AFE19E0" w14:textId="75F6A3D4">
            <w:pPr>
              <w:rPr>
                <w:rFonts w:eastAsia="Calibri Light"/>
                <w:b/>
                <w:bCs/>
              </w:rPr>
            </w:pPr>
            <w:r>
              <w:rPr>
                <w:rFonts w:eastAsia="Calibri Light"/>
                <w:b/>
                <w:bCs/>
              </w:rPr>
              <w:t>@rgbeac</w:t>
            </w:r>
            <w:r>
              <w:br/>
            </w:r>
            <w:r>
              <w:rPr>
                <w:rFonts w:eastAsia="Calibri Light"/>
                <w:b/>
                <w:bCs/>
              </w:rPr>
              <w:t xml:space="preserve"> (proposta jun. 2025)</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194E72C9" w14:textId="2B90EC5F">
            <w:pPr>
              <w:rPr>
                <w:rFonts w:eastAsia="Calibri Light"/>
                <w:b/>
                <w:bCs/>
              </w:rPr>
            </w:pPr>
            <w:r>
              <w:rPr>
                <w:rFonts w:eastAsia="Calibri Light"/>
                <w:b/>
                <w:bCs/>
              </w:rPr>
              <w:t>Proposta</w:t>
            </w:r>
          </w:p>
        </w:tc>
      </w:tr>
      <w:tr w:rsidRPr="005E2D3C" w:rsidR="4CCB09DA" w:rsidTr="420E2B96" w14:paraId="674401D1"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6E7B02CE" w14:textId="25602A34">
            <w:pPr>
              <w:rPr>
                <w:rFonts w:eastAsia="Calibri Light"/>
                <w:b/>
                <w:bCs/>
              </w:rPr>
            </w:pPr>
            <w:r>
              <w:rPr>
                <w:rFonts w:eastAsia="Calibri Light"/>
                <w:b/>
                <w:bCs/>
              </w:rPr>
              <w:t>Idade de início e tipo de socialização</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72D557ED" w14:textId="574A1858">
            <w:pPr>
              <w:rPr>
                <w:rFonts w:eastAsia="Calibri Light"/>
              </w:rPr>
            </w:pPr>
            <w:r>
              <w:rPr>
                <w:rFonts w:eastAsia="Calibri Light"/>
              </w:rPr>
              <w:t>A partir das 3 semanas de idade: oportunidades diárias e progressivas de contacto social com congéneres, seres humanos e, sempre que possível, outras espécies</w:t>
            </w:r>
            <w:r>
              <w:br/>
            </w:r>
            <w:r>
              <w:rPr>
                <w:rFonts w:eastAsia="Calibri Light"/>
              </w:rPr>
              <w:t xml:space="preserve"> (Anexo I, n.º 4.1.1)</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1E091BA4" w14:textId="7296C55D">
            <w:pPr>
              <w:rPr>
                <w:rFonts w:eastAsia="Calibri Light"/>
              </w:rPr>
            </w:pPr>
            <w:r>
              <w:rPr>
                <w:rFonts w:eastAsia="Calibri Light"/>
              </w:rPr>
              <w:t>Não regulado especificamente na secção de reprodução</w:t>
            </w:r>
            <w:r>
              <w:br/>
            </w:r>
            <w:r>
              <w:rPr>
                <w:rFonts w:eastAsia="Calibri Light"/>
              </w:rPr>
              <w:t xml:space="preserve"> (o @codigo exige enriquecimento ambiental — </w:t>
            </w:r>
            <w:r w:rsidR="00BE60E5">
              <w:rPr>
                <w:rFonts w:eastAsia="Calibri Light"/>
              </w:rPr>
              <w:t>Artigo</w:t>
            </w:r>
            <w:r>
              <w:rPr>
                <w:rFonts w:eastAsia="Calibri Light"/>
              </w:rPr>
              <w:t>º 13.º, n.º 5)</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09182CE0" w14:textId="1D1E6DCF">
            <w:pPr>
              <w:rPr>
                <w:rFonts w:eastAsia="Calibri Light"/>
              </w:rPr>
            </w:pPr>
            <w:r>
              <w:rPr>
                <w:rFonts w:eastAsia="Calibri Light"/>
              </w:rPr>
              <w:t>Todos os alojamentos de criação de cães e gatos devem dispor de um plano de socialização e enriquecimento ambiental</w:t>
            </w:r>
            <w:r>
              <w:br/>
            </w:r>
            <w:r>
              <w:rPr>
                <w:rFonts w:eastAsia="Calibri Light"/>
              </w:rPr>
              <w:t xml:space="preserve"> (</w:t>
            </w:r>
            <w:r w:rsidR="00BE60E5">
              <w:rPr>
                <w:rFonts w:eastAsia="Calibri Light"/>
              </w:rPr>
              <w:t>Artigo</w:t>
            </w:r>
            <w:r>
              <w:rPr>
                <w:rFonts w:eastAsia="Calibri Light"/>
              </w:rPr>
              <w:t>º 52.º, n.º 7 do @rgbeac)</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68603745" w14:textId="27370515">
            <w:pPr>
              <w:rPr>
                <w:rFonts w:eastAsia="Calibri Light"/>
              </w:rPr>
            </w:pPr>
            <w:r>
              <w:rPr>
                <w:rFonts w:eastAsia="Calibri Light"/>
              </w:rPr>
              <w:t>Regulamento + rgbeac</w:t>
            </w:r>
          </w:p>
        </w:tc>
      </w:tr>
      <w:tr w:rsidRPr="005E2D3C" w:rsidR="4CCB09DA" w:rsidTr="420E2B96" w14:paraId="442B59B8" w14:textId="77777777">
        <w:trPr>
          <w:trHeight w:val="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0CD6157E" w14:textId="4292C236">
            <w:pPr>
              <w:rPr>
                <w:rFonts w:eastAsia="Calibri Light"/>
                <w:b/>
                <w:bCs/>
                <w:lang w:val="en-US"/>
              </w:rPr>
            </w:pPr>
            <w:r>
              <w:rPr>
                <w:rFonts w:eastAsia="Calibri Light"/>
                <w:b/>
                <w:bCs/>
                <w:lang w:val="en-US"/>
              </w:rPr>
              <w:t>Separação comportamento agressivo</w:t>
            </w:r>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4CCB09DA" w14:paraId="1209CCA9" w14:textId="6A3AC0D9">
            <w:pPr>
              <w:rPr>
                <w:rFonts w:eastAsia="Calibri Light"/>
              </w:rPr>
            </w:pPr>
            <w:r>
              <w:rPr>
                <w:rFonts w:eastAsia="Calibri Light"/>
              </w:rPr>
              <w:t>Animais que representem ameaça ou causem stress excessivo devem ser mantidos separados</w:t>
            </w:r>
            <w:r>
              <w:br/>
            </w:r>
            <w:r>
              <w:rPr>
                <w:rFonts w:eastAsia="Calibri Light"/>
              </w:rPr>
              <w:t xml:space="preserve"> (Anexo I, n.º 1.1)</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15291DA4" w14:textId="3778EA03">
            <w:pPr>
              <w:rPr>
                <w:rFonts w:eastAsia="Calibri Light"/>
              </w:rPr>
            </w:pPr>
            <w:r>
              <w:rPr>
                <w:rFonts w:eastAsia="Calibri Light"/>
              </w:rPr>
              <w:t>Não regulado especificamente.</w:t>
            </w:r>
          </w:p>
          <w:p w:rsidRPr="005E2D3C" w:rsidR="4CCB09DA" w:rsidP="00F95DCA" w:rsidRDefault="4CCB09DA" w14:paraId="35462E26" w14:textId="33675CC4">
            <w:pPr>
              <w:rPr>
                <w:rFonts w:eastAsia="Calibri Light"/>
              </w:rPr>
            </w:pPr>
            <w:r>
              <w:rPr>
                <w:rFonts w:eastAsia="Calibri Light"/>
              </w:rPr>
              <w:t>As fêmeas em período de incubação, de gestação ou com crias devem ser alojadas de forma a assegurarem a sua função reprodutiva natural em situação de bem-estar.(</w:t>
            </w:r>
            <w:r w:rsidR="00BE60E5">
              <w:rPr>
                <w:rFonts w:eastAsia="Calibri Light"/>
              </w:rPr>
              <w:t>Artigo</w:t>
            </w:r>
            <w:r>
              <w:rPr>
                <w:rFonts w:eastAsia="Calibri Light"/>
              </w:rPr>
              <w:t xml:space="preserve"> 13.º, n.º 3)</w:t>
            </w:r>
          </w:p>
          <w:p w:rsidRPr="005E2D3C" w:rsidR="4CCB09DA" w:rsidP="00F95DCA" w:rsidRDefault="4CCB09DA" w14:paraId="3BE00F8A" w14:textId="5E726730">
            <w:pPr>
              <w:rPr>
                <w:rFonts w:eastAsia="Calibri Light"/>
              </w:rPr>
            </w:pPr>
            <w:r>
              <w:rPr>
                <w:rFonts w:eastAsia="Calibri Light"/>
              </w:rPr>
              <w:t xml:space="preserve">Artigo 83.º - As fêmeas prenhes, bem como as ninhadas em período de aleitamento, não podem ser mantidas </w:t>
            </w:r>
            <w:r>
              <w:rPr>
                <w:rFonts w:eastAsia="Calibri Light"/>
              </w:rPr>
              <w:t xml:space="preserve">nos locais de venda.  </w:t>
            </w: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Pr="005E2D3C" w:rsidR="4CCB09DA" w:rsidP="00F95DCA" w:rsidRDefault="51D219D2" w14:paraId="097C4E54" w14:textId="481BDF93">
            <w:pPr>
              <w:rPr>
                <w:rFonts w:eastAsia="Calibri Light"/>
              </w:rPr>
            </w:pPr>
            <w:r>
              <w:rPr>
                <w:rFonts w:eastAsia="Calibri Light"/>
              </w:rPr>
              <w:t>Não regulado especificamente</w:t>
            </w:r>
          </w:p>
          <w:p w:rsidRPr="005E2D3C" w:rsidR="4CCB09DA" w:rsidP="00F95DCA" w:rsidRDefault="4CCB09DA" w14:paraId="2D4B19C0" w14:textId="1F5E9862">
            <w:pPr>
              <w:rPr>
                <w:rFonts w:eastAsia="Calibri Light"/>
              </w:rPr>
            </w:pPr>
            <w:r>
              <w:rPr>
                <w:rFonts w:eastAsia="Calibri Light"/>
              </w:rPr>
              <w:t>3 - As fêmeas em período de incubação, de gestação ou com crias devem ser alojadas de forma a assegurarem a sua função reprodutiva natural em situação de bem-estar (</w:t>
            </w:r>
            <w:r w:rsidR="00BE60E5">
              <w:rPr>
                <w:rFonts w:eastAsia="Calibri Light"/>
              </w:rPr>
              <w:t>Artigo</w:t>
            </w:r>
            <w:r>
              <w:rPr>
                <w:rFonts w:eastAsia="Calibri Light"/>
              </w:rPr>
              <w:t>º 47.º, n.º 3)</w:t>
            </w:r>
          </w:p>
          <w:p w:rsidRPr="005E2D3C" w:rsidR="4CCB09DA" w:rsidP="00F95DCA" w:rsidRDefault="4CCB09DA" w14:paraId="0B0817BF" w14:textId="6C03002C">
            <w:pPr>
              <w:rPr>
                <w:rFonts w:eastAsia="Calibri Light"/>
              </w:rPr>
            </w:pPr>
            <w:r>
              <w:rPr>
                <w:rFonts w:eastAsia="Calibri Light"/>
              </w:rPr>
              <w:t xml:space="preserve">Artigo 76.º- As fêmeas prenhes, bem como as ninhadas em período de </w:t>
            </w:r>
            <w:r>
              <w:rPr>
                <w:rFonts w:eastAsia="Calibri Light"/>
              </w:rPr>
              <w:t>aleitamento, não podem ser mantidas nos locais de venda.</w:t>
            </w:r>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Pr="005E2D3C" w:rsidR="4CCB09DA" w:rsidP="00F95DCA" w:rsidRDefault="4CCB09DA" w14:paraId="23978379" w14:textId="42C61736">
            <w:pPr>
              <w:rPr>
                <w:rFonts w:eastAsia="Calibri Light"/>
              </w:rPr>
            </w:pPr>
            <w:r>
              <w:rPr>
                <w:rFonts w:eastAsia="Calibri Light"/>
              </w:rPr>
              <w:t>Regulamento + qq um</w:t>
            </w:r>
          </w:p>
        </w:tc>
      </w:tr>
    </w:tbl>
    <w:p w:rsidRPr="005E2D3C" w:rsidR="4CCB09DA" w:rsidP="00F95DCA" w:rsidRDefault="4CCB09DA" w14:paraId="00B7DDCE" w14:textId="3ACFB7E6"/>
    <w:p w:rsidRPr="005E2D3C" w:rsidR="005101CF" w:rsidP="00F95DCA" w:rsidRDefault="00A626AB" w14:paraId="0E585E25" w14:textId="77777777">
      <w:r>
        <w:t xml:space="preserve"> </w:t>
      </w:r>
    </w:p>
    <w:p w:rsidRPr="005E2D3C" w:rsidR="005101CF" w:rsidP="00F95DCA" w:rsidRDefault="6F6E9877" w14:paraId="782AA99D" w14:textId="705CD674">
      <w:bookmarkStart w:name="_Toc223954523" w:id="701"/>
      <w:r>
        <w:t xml:space="preserve">ANEXO II </w:t>
      </w:r>
    </w:p>
    <w:p w:rsidRPr="005E2D3C" w:rsidR="005101CF" w:rsidP="00F95DCA" w:rsidRDefault="3C9A7B91" w14:paraId="0E079653" w14:textId="79927BAD">
      <w:r>
        <w:t xml:space="preserve"> Dimensões mínimas para o alojamento de cães e gatos</w:t>
      </w:r>
      <w:bookmarkEnd w:id="701"/>
      <w:r>
        <w:t xml:space="preserve"> </w:t>
      </w:r>
    </w:p>
    <w:p w:rsidRPr="005E2D3C" w:rsidR="005101CF" w:rsidP="00F95DCA" w:rsidRDefault="6F6E9877" w14:paraId="541EA958" w14:textId="349C07FE">
      <w:r>
        <w:t>(n.º 8 do artigo )</w:t>
      </w:r>
    </w:p>
    <w:p w:rsidRPr="005E2D3C" w:rsidR="005101CF" w:rsidP="00F95DCA" w:rsidRDefault="5BF3B7D7" w14:paraId="375381D7" w14:textId="77777777">
      <w:pPr>
        <w:rPr>
          <w:strike w:val="1"/>
        </w:rPr>
      </w:pPr>
      <w:commentRangeStart w:id="702"/>
      <w:commentRangeStart w:id="1157961209"/>
      <w:r w:rsidRPr="292E8E6C" w:rsidR="76F7EDD0">
        <w:rPr>
          <w:strike w:val="1"/>
        </w:rPr>
        <w:t xml:space="preserve">Alojamento de gatos em lojas de venda </w:t>
      </w:r>
      <w:commentRangeEnd w:id="702"/>
      <w:r>
        <w:rPr>
          <w:rStyle w:val="CommentReference"/>
        </w:rPr>
        <w:commentReference w:id="702"/>
      </w:r>
      <w:commentRangeEnd w:id="1157961209"/>
      <w:r>
        <w:rPr>
          <w:rStyle w:val="CommentReference"/>
        </w:rPr>
        <w:commentReference w:id="1157961209"/>
      </w:r>
    </w:p>
    <w:p w:rsidRPr="005E2D3C" w:rsidR="005101CF" w:rsidP="00F95DCA" w:rsidRDefault="00A626AB" w14:paraId="19A8EC06" w14:textId="77777777">
      <w:r>
        <w:t xml:space="preserve"> </w:t>
      </w:r>
    </w:p>
    <w:tbl>
      <w:tblPr>
        <w:tblStyle w:val="TableGrid"/>
        <w:tblW w:w="7370" w:type="dxa"/>
        <w:tblInd w:w="704" w:type="dxa"/>
        <w:tblCellMar>
          <w:top w:w="53" w:type="dxa"/>
          <w:left w:w="115" w:type="dxa"/>
          <w:right w:w="115" w:type="dxa"/>
        </w:tblCellMar>
        <w:tblLook w:val="04A0" w:firstRow="1" w:lastRow="0" w:firstColumn="1" w:lastColumn="0" w:noHBand="0" w:noVBand="1"/>
      </w:tblPr>
      <w:tblGrid>
        <w:gridCol w:w="2101"/>
        <w:gridCol w:w="2881"/>
        <w:gridCol w:w="2388"/>
      </w:tblGrid>
      <w:tr w:rsidRPr="005E2D3C" w:rsidR="005101CF" w:rsidTr="292E8E6C" w14:paraId="1021FC58" w14:textId="77777777">
        <w:trPr>
          <w:trHeight w:val="1060"/>
          <w:del w:author="Maria Cristina Tavares Briosa" w:date="2026-07-07T16:27:04.95Z" w16du:dateUtc="2026-07-07T16:27:04.95Z" w:id="566809327"/>
        </w:trPr>
        <w:tc>
          <w:tcPr>
            <w:tcW w:w="21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007370A2" w14:textId="77777777">
            <w:del w:author="Maria Cristina Tavares Briosa" w:date="2026-07-07T16:27:11.629Z" w16du:dateUtc="2026-07-07T16:27:11.629Z" w:id="220800543">
              <w:r w:rsidDel="6F5E8D5D">
                <w:delText>Peso do gato (quilogramas)</w:delText>
              </w:r>
            </w:del>
            <w:r w:rsidR="6F5E8D5D">
              <w:rPr/>
              <w:t xml:space="preserve"> </w:t>
            </w:r>
          </w:p>
        </w:tc>
        <w:tc>
          <w:tcPr>
            <w:tcW w:w="2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67B4B125" w14:textId="77777777">
            <w:del w:author="Maria Cristina Tavares Briosa" w:date="2026-07-07T16:27:17.521Z" w16du:dateUtc="2026-07-07T16:27:17.521Z" w:id="552511751">
              <w:r w:rsidDel="6F5E8D5D">
                <w:delText xml:space="preserve">Superfície de base (centímetros quadrados) </w:delText>
              </w:r>
            </w:del>
          </w:p>
        </w:tc>
        <w:tc>
          <w:tcPr>
            <w:tcW w:w="23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19FCBE6C" w14:textId="77777777">
            <w:del w:author="Maria Cristina Tavares Briosa" w:date="2026-07-07T16:27:21.073Z" w16du:dateUtc="2026-07-07T16:27:21.073Z" w:id="1555250328">
              <w:r w:rsidDel="6F5E8D5D">
                <w:delText xml:space="preserve">Altura (metros) </w:delText>
              </w:r>
            </w:del>
          </w:p>
        </w:tc>
      </w:tr>
      <w:tr w:rsidRPr="005E2D3C" w:rsidR="005101CF" w:rsidTr="292E8E6C" w14:paraId="17395047" w14:textId="77777777">
        <w:trPr>
          <w:trHeight w:val="1586"/>
          <w:del w:author="Maria Cristina Tavares Briosa" w:date="2026-07-07T16:27:04.951Z" w16du:dateUtc="2026-07-07T16:27:04.951Z" w:id="844208908"/>
        </w:trPr>
        <w:tc>
          <w:tcPr>
            <w:tcW w:w="21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02DA7DE9" w14:textId="77777777">
            <w:pPr>
              <w:rPr>
                <w:del w:author="Maria Cristina Tavares Briosa" w:date="2026-07-07T16:27:25.753Z" w16du:dateUtc="2026-07-07T16:27:25.753Z" w:id="541679183"/>
              </w:rPr>
            </w:pPr>
            <w:del w:author="Maria Cristina Tavares Briosa" w:date="2026-07-07T16:27:25.753Z" w16du:dateUtc="2026-07-07T16:27:25.753Z" w:id="910524815">
              <w:r w:rsidDel="6F5E8D5D">
                <w:delText>Até 3</w:delText>
              </w:r>
            </w:del>
          </w:p>
          <w:p w:rsidRPr="005E2D3C" w:rsidR="005101CF" w:rsidP="00F95DCA" w:rsidRDefault="00A626AB" w14:paraId="131D0121" w14:textId="77777777">
            <w:pPr>
              <w:rPr>
                <w:del w:author="Maria Cristina Tavares Briosa" w:date="2026-07-07T16:27:25.752Z" w16du:dateUtc="2026-07-07T16:27:25.752Z" w:id="1630487848"/>
              </w:rPr>
            </w:pPr>
            <w:del w:author="Maria Cristina Tavares Briosa" w:date="2026-07-07T16:27:25.752Z" w16du:dateUtc="2026-07-07T16:27:25.752Z" w:id="460963992">
              <w:r w:rsidDel="6F5E8D5D">
                <w:delText xml:space="preserve">De 3 a 4 </w:delText>
              </w:r>
            </w:del>
          </w:p>
          <w:p w:rsidRPr="005E2D3C" w:rsidR="005101CF" w:rsidP="00F95DCA" w:rsidRDefault="00A626AB" w14:paraId="5AC10C48" w14:textId="77777777">
            <w:del w:author="Maria Cristina Tavares Briosa" w:date="2026-07-07T16:27:25.752Z" w16du:dateUtc="2026-07-07T16:27:25.752Z" w:id="824525951">
              <w:r w:rsidDel="6F5E8D5D">
                <w:delText xml:space="preserve">Mais de 4 </w:delText>
              </w:r>
            </w:del>
          </w:p>
        </w:tc>
        <w:tc>
          <w:tcPr>
            <w:tcW w:w="2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3B0106F7" w14:textId="77777777">
            <w:pPr>
              <w:rPr>
                <w:del w:author="Maria Cristina Tavares Briosa" w:date="2026-07-07T16:27:25.752Z" w16du:dateUtc="2026-07-07T16:27:25.752Z" w:id="627325534"/>
              </w:rPr>
            </w:pPr>
            <w:del w:author="Maria Cristina Tavares Briosa" w:date="2026-07-07T16:27:25.752Z" w16du:dateUtc="2026-07-07T16:27:25.752Z" w:id="949271179">
              <w:r w:rsidDel="6F5E8D5D">
                <w:delText>3000</w:delText>
              </w:r>
            </w:del>
          </w:p>
          <w:p w:rsidRPr="005E2D3C" w:rsidR="005101CF" w:rsidP="00F95DCA" w:rsidRDefault="00A626AB" w14:paraId="3174FF48" w14:textId="77777777">
            <w:pPr>
              <w:rPr>
                <w:del w:author="Maria Cristina Tavares Briosa" w:date="2026-07-07T16:27:25.752Z" w16du:dateUtc="2026-07-07T16:27:25.752Z" w:id="1264493598"/>
              </w:rPr>
            </w:pPr>
            <w:del w:author="Maria Cristina Tavares Briosa" w:date="2026-07-07T16:27:25.752Z" w16du:dateUtc="2026-07-07T16:27:25.752Z" w:id="1026061074">
              <w:r w:rsidDel="6F5E8D5D">
                <w:delText xml:space="preserve">4000 </w:delText>
              </w:r>
            </w:del>
          </w:p>
          <w:p w:rsidRPr="005E2D3C" w:rsidR="005101CF" w:rsidP="00F95DCA" w:rsidRDefault="00A626AB" w14:paraId="707246EB" w14:textId="77777777">
            <w:del w:author="Maria Cristina Tavares Briosa" w:date="2026-07-07T16:27:25.752Z" w16du:dateUtc="2026-07-07T16:27:25.752Z" w:id="1764000875">
              <w:r w:rsidDel="6F5E8D5D">
                <w:delText xml:space="preserve">6000 </w:delText>
              </w:r>
            </w:del>
          </w:p>
        </w:tc>
        <w:tc>
          <w:tcPr>
            <w:tcW w:w="23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6B179670" w14:textId="77777777">
            <w:pPr>
              <w:rPr>
                <w:del w:author="Maria Cristina Tavares Briosa" w:date="2026-07-07T16:27:29.352Z" w16du:dateUtc="2026-07-07T16:27:29.352Z" w:id="619424462"/>
              </w:rPr>
            </w:pPr>
            <w:del w:author="Maria Cristina Tavares Briosa" w:date="2026-07-07T16:27:29.352Z" w16du:dateUtc="2026-07-07T16:27:29.352Z" w:id="761621601">
              <w:r w:rsidDel="6F5E8D5D">
                <w:delText xml:space="preserve">1 </w:delText>
              </w:r>
            </w:del>
          </w:p>
          <w:p w:rsidRPr="005E2D3C" w:rsidR="005101CF" w:rsidP="00F95DCA" w:rsidRDefault="00A626AB" w14:paraId="02F32447" w14:textId="77777777">
            <w:pPr>
              <w:rPr>
                <w:del w:author="Maria Cristina Tavares Briosa" w:date="2026-07-07T16:27:29.352Z" w16du:dateUtc="2026-07-07T16:27:29.352Z" w:id="1353370129"/>
              </w:rPr>
            </w:pPr>
            <w:del w:author="Maria Cristina Tavares Briosa" w:date="2026-07-07T16:27:29.352Z" w16du:dateUtc="2026-07-07T16:27:29.352Z" w:id="868752058">
              <w:r w:rsidDel="6F5E8D5D">
                <w:delText xml:space="preserve">1 </w:delText>
              </w:r>
            </w:del>
          </w:p>
          <w:p w:rsidRPr="005E2D3C" w:rsidR="005101CF" w:rsidP="00F95DCA" w:rsidRDefault="00A626AB" w14:paraId="44C36653" w14:textId="77777777">
            <w:del w:author="Maria Cristina Tavares Briosa" w:date="2026-07-07T16:27:29.352Z" w16du:dateUtc="2026-07-07T16:27:29.352Z" w:id="1012219638">
              <w:r w:rsidDel="6F5E8D5D">
                <w:delText xml:space="preserve">1 </w:delText>
              </w:r>
            </w:del>
          </w:p>
        </w:tc>
      </w:tr>
    </w:tbl>
    <w:p w:rsidRPr="005E2D3C" w:rsidR="005101CF" w:rsidP="00F95DCA" w:rsidRDefault="00A626AB" w14:paraId="0CC98146" w14:textId="77777777">
      <w:pPr>
        <w:rPr>
          <w:del w:author="Maria Cristina Tavares Briosa" w:date="2026-07-07T16:27:04.95Z" w16du:dateUtc="2026-07-07T16:27:04.95Z" w:id="1896048412"/>
        </w:rPr>
      </w:pPr>
      <w:del w:author="Maria Cristina Tavares Briosa" w:date="2026-07-07T16:27:04.95Z" w16du:dateUtc="2026-07-07T16:27:04.95Z" w:id="466801966">
        <w:r w:rsidDel="6F5E8D5D">
          <w:delText xml:space="preserve"> </w:delText>
        </w:r>
      </w:del>
    </w:p>
    <w:p w:rsidRPr="005E2D3C" w:rsidR="005101CF" w:rsidP="00F95DCA" w:rsidRDefault="00A626AB" w14:paraId="297106DD" w14:textId="77777777">
      <w:del w:author="Maria Cristina Tavares Briosa" w:date="2026-07-07T16:27:07.397Z" w16du:dateUtc="2026-07-07T16:27:07.397Z" w:id="1789027781">
        <w:r w:rsidDel="6F5E8D5D">
          <w:delText>A</w:delText>
        </w:r>
      </w:del>
      <w:r w:rsidR="6F5E8D5D">
        <w:rPr/>
        <w:t xml:space="preserve">lojamentos de gatos  </w:t>
      </w:r>
    </w:p>
    <w:tbl>
      <w:tblPr>
        <w:tblStyle w:val="TableGrid"/>
        <w:tblW w:w="7370" w:type="dxa"/>
        <w:tblInd w:w="709" w:type="dxa"/>
        <w:tblCellMar>
          <w:top w:w="54" w:type="dxa"/>
          <w:left w:w="102" w:type="dxa"/>
          <w:right w:w="43" w:type="dxa"/>
        </w:tblCellMar>
        <w:tblLook w:val="04A0" w:firstRow="1" w:lastRow="0" w:firstColumn="1" w:lastColumn="0" w:noHBand="0" w:noVBand="1"/>
      </w:tblPr>
      <w:tblGrid>
        <w:gridCol w:w="1987"/>
        <w:gridCol w:w="2692"/>
        <w:gridCol w:w="2691"/>
      </w:tblGrid>
      <w:tr w:rsidRPr="005E2D3C" w:rsidR="005101CF" w:rsidTr="292E8E6C" w14:paraId="7E5FA5A8" w14:textId="77777777">
        <w:trPr>
          <w:trHeight w:val="1585"/>
        </w:trPr>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70211B1B" w14:textId="77777777">
            <w:r>
              <w:t xml:space="preserve">Peso do gato (quilogramas) </w:t>
            </w:r>
          </w:p>
        </w:tc>
        <w:tc>
          <w:tcPr>
            <w:tcW w:w="26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4119DE4F" w14:textId="77777777">
            <w:r>
              <w:t xml:space="preserve">Superfície mínima do chão da gaiola para o gato </w:t>
            </w:r>
          </w:p>
          <w:p w:rsidRPr="005E2D3C" w:rsidR="005101CF" w:rsidP="00F95DCA" w:rsidRDefault="00A626AB" w14:paraId="18724E26" w14:textId="77777777">
            <w:r>
              <w:t xml:space="preserve">(centímetros quadrados) </w:t>
            </w:r>
          </w:p>
        </w:tc>
        <w:tc>
          <w:tcPr>
            <w:tcW w:w="26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742CCC49" w14:textId="77777777">
            <w:pPr>
              <w:rPr>
                <w:del w:author="Maria Cristina Tavares Briosa" w:date="2026-07-07T16:26:00.927Z" w16du:dateUtc="2026-07-07T16:26:00.927Z" w:id="1555243049"/>
              </w:rPr>
            </w:pPr>
            <w:r w:rsidR="6F5E8D5D">
              <w:rPr/>
              <w:t xml:space="preserve">Altura </w:t>
            </w:r>
            <w:r w:rsidR="6F5E8D5D">
              <w:rPr/>
              <w:t xml:space="preserve">mínima  </w:t>
            </w:r>
            <w:del w:author="Maria Cristina Tavares Briosa" w:date="2026-07-07T16:26:00.928Z" w16du:dateUtc="2026-07-07T16:26:00.928Z" w:id="26087564">
              <w:r w:rsidDel="6F5E8D5D">
                <w:delText>da</w:delText>
              </w:r>
              <w:r w:rsidDel="6F5E8D5D">
                <w:delText xml:space="preserve"> gaiola </w:delText>
              </w:r>
            </w:del>
          </w:p>
          <w:p w:rsidRPr="005E2D3C" w:rsidR="005101CF" w:rsidP="00F95DCA" w:rsidRDefault="00A626AB" w14:paraId="67109FA5" w14:textId="1819EA7A">
            <w:pPr>
              <w:rPr>
                <w:ins w:author="Maria Cristina Tavares Briosa" w:date="2026-07-07T16:26:39.708Z" w16du:dateUtc="2026-07-07T16:26:39.708Z" w:id="350006607"/>
              </w:rPr>
            </w:pPr>
            <w:ins w:author="Maria Cristina Tavares Briosa" w:date="2026-07-07T16:26:04.587Z" w16du:dateUtc="2026-07-07T16:26:04.587Z" w:id="479943962">
              <w:r w:rsidR="18B00AC8">
                <w:t>Do recinto</w:t>
              </w:r>
            </w:ins>
            <w:r w:rsidR="6F5E8D5D">
              <w:rPr/>
              <w:t>(centímetros)</w:t>
            </w:r>
          </w:p>
          <w:p w:rsidRPr="005E2D3C" w:rsidR="005101CF" w:rsidP="00F95DCA" w:rsidRDefault="00A626AB" w14:paraId="4BB8F44C" w14:textId="64F6A2B0">
            <w:pPr>
              <w:rPr>
                <w:ins w:author="Maria Cristina Tavares Briosa" w:date="2026-07-07T16:26:17.811Z" w16du:dateUtc="2026-07-07T16:26:17.811Z" w:id="734750596"/>
              </w:rPr>
            </w:pPr>
            <w:ins w:author="Maria Cristina Tavares Briosa" w:date="2026-07-07T16:26:53.162Z" w16du:dateUtc="2026-07-07T16:26:53.162Z" w:id="1846897935">
              <w:r w:rsidR="0B49643B">
                <w:t>( articular</w:t>
              </w:r>
              <w:r w:rsidR="0B49643B">
                <w:t xml:space="preserve"> com REG)</w:t>
              </w:r>
            </w:ins>
          </w:p>
          <w:p w:rsidRPr="005E2D3C" w:rsidR="005101CF" w:rsidP="00F95DCA" w:rsidRDefault="00A626AB" w14:paraId="75A60D78" w14:textId="5755D8E7">
            <w:r w:rsidR="6F5E8D5D">
              <w:rPr/>
              <w:t xml:space="preserve"> </w:t>
            </w:r>
          </w:p>
        </w:tc>
      </w:tr>
      <w:tr w:rsidRPr="005E2D3C" w:rsidR="005101CF" w:rsidTr="292E8E6C" w14:paraId="399E5BFC" w14:textId="77777777">
        <w:trPr>
          <w:trHeight w:val="2111"/>
        </w:trPr>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366321FB" w14:textId="77777777">
            <w:r>
              <w:t xml:space="preserve">0,5-1 </w:t>
            </w:r>
          </w:p>
          <w:p w:rsidRPr="005E2D3C" w:rsidR="005101CF" w:rsidP="00F95DCA" w:rsidRDefault="00A626AB" w14:paraId="141B6F15" w14:textId="77777777">
            <w:r>
              <w:t xml:space="preserve">1-3 </w:t>
            </w:r>
          </w:p>
          <w:p w:rsidRPr="005E2D3C" w:rsidR="005101CF" w:rsidP="00F95DCA" w:rsidRDefault="00A626AB" w14:paraId="7B812462" w14:textId="77777777">
            <w:r>
              <w:t xml:space="preserve">3-4 </w:t>
            </w:r>
          </w:p>
          <w:p w:rsidRPr="005E2D3C" w:rsidR="005101CF" w:rsidP="00F95DCA" w:rsidRDefault="00A626AB" w14:paraId="245DC6CE" w14:textId="77777777">
            <w:r>
              <w:t xml:space="preserve">4-5 </w:t>
            </w:r>
          </w:p>
        </w:tc>
        <w:tc>
          <w:tcPr>
            <w:tcW w:w="26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3CA08269" w14:textId="77777777">
            <w:r>
              <w:t>2000</w:t>
            </w:r>
          </w:p>
          <w:p w:rsidRPr="005E2D3C" w:rsidR="005101CF" w:rsidP="00F95DCA" w:rsidRDefault="00A626AB" w14:paraId="74B7CB1C" w14:textId="77777777">
            <w:r>
              <w:t xml:space="preserve">3000 </w:t>
            </w:r>
          </w:p>
          <w:p w:rsidRPr="005E2D3C" w:rsidR="005101CF" w:rsidP="00F95DCA" w:rsidRDefault="00A626AB" w14:paraId="49F7F0A0" w14:textId="77777777">
            <w:r>
              <w:t xml:space="preserve">4000 </w:t>
            </w:r>
          </w:p>
          <w:p w:rsidRPr="005E2D3C" w:rsidR="005101CF" w:rsidP="00F95DCA" w:rsidRDefault="00A626AB" w14:paraId="47D702EA" w14:textId="77777777">
            <w:r>
              <w:t xml:space="preserve">6000 </w:t>
            </w:r>
          </w:p>
        </w:tc>
        <w:tc>
          <w:tcPr>
            <w:tcW w:w="26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1E97AE37" w14:textId="77777777">
            <w:r>
              <w:t>50</w:t>
            </w:r>
          </w:p>
          <w:p w:rsidRPr="005E2D3C" w:rsidR="005101CF" w:rsidP="00F95DCA" w:rsidRDefault="00A626AB" w14:paraId="3C033A57" w14:textId="77777777">
            <w:r>
              <w:t xml:space="preserve">100 </w:t>
            </w:r>
          </w:p>
          <w:p w:rsidRPr="005E2D3C" w:rsidR="005101CF" w:rsidP="00F95DCA" w:rsidRDefault="00A626AB" w14:paraId="62E1E495" w14:textId="77777777">
            <w:r>
              <w:t xml:space="preserve">100 </w:t>
            </w:r>
          </w:p>
          <w:p w:rsidRPr="005E2D3C" w:rsidR="005101CF" w:rsidP="00F95DCA" w:rsidRDefault="00A626AB" w14:paraId="0F0B2530" w14:textId="77777777">
            <w:r>
              <w:t xml:space="preserve">100 </w:t>
            </w:r>
          </w:p>
        </w:tc>
      </w:tr>
    </w:tbl>
    <w:p w:rsidRPr="005E2D3C" w:rsidR="005101CF" w:rsidP="00F95DCA" w:rsidRDefault="00A626AB" w14:paraId="0B3B9935" w14:textId="77777777">
      <w:r>
        <w:t xml:space="preserve">Nota: Para o cálculo da superfície mínima do chão pode incluir-se a superfície dos tabuleiros de repouso.  </w:t>
      </w:r>
    </w:p>
    <w:p w:rsidRPr="005E2D3C" w:rsidR="005101CF" w:rsidP="00F95DCA" w:rsidRDefault="5BF3B7D7" w14:paraId="3370820F" w14:textId="78FAB175">
      <w:del w:author="Maria Cristina Tavares Briosa" w:date="2026-07-07T16:27:55.813Z" w16du:dateUtc="2026-07-07T16:27:55.813Z" w:id="1302049197">
        <w:r w:rsidDel="6F5E8D5D">
          <w:delText xml:space="preserve"> </w:delText>
        </w:r>
      </w:del>
      <w:r w:rsidR="76F7EDD0">
        <w:rPr/>
        <w:t xml:space="preserve">A superfície mínima do chão do </w:t>
      </w:r>
      <w:r w:rsidRPr="292E8E6C" w:rsidR="76F7EDD0">
        <w:rPr>
          <w:b w:val="1"/>
          <w:bCs w:val="1"/>
          <w:color w:val="FF0000"/>
        </w:rPr>
        <w:t xml:space="preserve">recinto </w:t>
      </w:r>
      <w:r w:rsidR="76F7EDD0">
        <w:rPr/>
        <w:t xml:space="preserve">para uma gata e respetiva ninhada deve ser de pelo menos 1 m2; </w:t>
      </w:r>
    </w:p>
    <w:p w:rsidRPr="005E2D3C" w:rsidR="005101CF" w:rsidP="00F95DCA" w:rsidRDefault="00A626AB" w14:paraId="7E3A589B" w14:textId="77777777">
      <w:r>
        <w:t xml:space="preserve">Alojamentos de cães: </w:t>
      </w:r>
    </w:p>
    <w:p w:rsidRPr="005E2D3C" w:rsidR="005101CF" w:rsidP="00F95DCA" w:rsidRDefault="00A626AB" w14:paraId="1F662660" w14:textId="77777777">
      <w:r>
        <w:t xml:space="preserve">Individualmente: </w:t>
      </w:r>
    </w:p>
    <w:tbl>
      <w:tblPr>
        <w:tblStyle w:val="TableGrid"/>
        <w:tblW w:w="7796" w:type="dxa"/>
        <w:tblInd w:w="851" w:type="dxa"/>
        <w:tblCellMar>
          <w:top w:w="53" w:type="dxa"/>
          <w:left w:w="161" w:type="dxa"/>
          <w:right w:w="103" w:type="dxa"/>
        </w:tblCellMar>
        <w:tblLook w:val="04A0" w:firstRow="1" w:lastRow="0" w:firstColumn="1" w:lastColumn="0" w:noHBand="0" w:noVBand="1"/>
      </w:tblPr>
      <w:tblGrid>
        <w:gridCol w:w="1701"/>
        <w:gridCol w:w="2106"/>
        <w:gridCol w:w="1913"/>
        <w:gridCol w:w="2076"/>
      </w:tblGrid>
      <w:tr w:rsidRPr="005E2D3C" w:rsidR="005101CF" w14:paraId="4A056CCF" w14:textId="77777777">
        <w:trPr>
          <w:trHeight w:val="1061"/>
        </w:trPr>
        <w:tc>
          <w:tcPr>
            <w:tcW w:w="1843"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2CDAF24A" w14:textId="77777777">
            <w:r>
              <w:t xml:space="preserve">Unidade de detenção </w:t>
            </w:r>
          </w:p>
        </w:tc>
        <w:tc>
          <w:tcPr>
            <w:tcW w:w="1984"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68DCA4F" w14:textId="77777777">
            <w:r>
              <w:t xml:space="preserve">Peso vivo (quilogramas) </w:t>
            </w:r>
          </w:p>
        </w:tc>
        <w:tc>
          <w:tcPr>
            <w:tcW w:w="212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8973933" w14:textId="77777777">
            <w:r>
              <w:t>Superfície de base (metros quadrados)</w:t>
            </w:r>
          </w:p>
        </w:tc>
        <w:tc>
          <w:tcPr>
            <w:tcW w:w="1842"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C7A4713" w14:textId="77777777">
            <w:r>
              <w:t xml:space="preserve">Altura (centímetros) </w:t>
            </w:r>
          </w:p>
        </w:tc>
      </w:tr>
      <w:tr w:rsidRPr="005E2D3C" w:rsidR="005101CF" w14:paraId="1BAAC774" w14:textId="77777777">
        <w:trPr>
          <w:trHeight w:val="3160"/>
        </w:trPr>
        <w:tc>
          <w:tcPr>
            <w:tcW w:w="1843"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4D2C10EC" w14:textId="77777777">
            <w:r>
              <w:t xml:space="preserve">Recinto fechado </w:t>
            </w:r>
          </w:p>
        </w:tc>
        <w:tc>
          <w:tcPr>
            <w:tcW w:w="1984"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2E9211C4" w14:textId="77777777">
            <w:r>
              <w:t>até 16</w:t>
            </w:r>
          </w:p>
          <w:p w:rsidRPr="005E2D3C" w:rsidR="005101CF" w:rsidP="00F95DCA" w:rsidRDefault="00A626AB" w14:paraId="34C0527D" w14:textId="77777777">
            <w:r>
              <w:t xml:space="preserve">16-20 </w:t>
            </w:r>
          </w:p>
          <w:p w:rsidRPr="005E2D3C" w:rsidR="005101CF" w:rsidP="00F95DCA" w:rsidRDefault="00A626AB" w14:paraId="5129476C" w14:textId="77777777">
            <w:r>
              <w:t xml:space="preserve">20-24 </w:t>
            </w:r>
          </w:p>
          <w:p w:rsidRPr="005E2D3C" w:rsidR="005101CF" w:rsidP="00F95DCA" w:rsidRDefault="00A626AB" w14:paraId="37A5D50C" w14:textId="77777777">
            <w:r>
              <w:t xml:space="preserve">24-28 </w:t>
            </w:r>
          </w:p>
          <w:p w:rsidRPr="005E2D3C" w:rsidR="005101CF" w:rsidP="00F95DCA" w:rsidRDefault="00A626AB" w14:paraId="6FEB0CE4" w14:textId="77777777">
            <w:r>
              <w:t xml:space="preserve">28-32 mais de 32 </w:t>
            </w:r>
          </w:p>
        </w:tc>
        <w:tc>
          <w:tcPr>
            <w:tcW w:w="212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275A775F" w14:textId="77777777">
            <w:r>
              <w:t>2,0</w:t>
            </w:r>
          </w:p>
          <w:p w:rsidRPr="005E2D3C" w:rsidR="005101CF" w:rsidP="00F95DCA" w:rsidRDefault="00A626AB" w14:paraId="54A24AC2" w14:textId="77777777">
            <w:r>
              <w:t xml:space="preserve">2,20 </w:t>
            </w:r>
          </w:p>
          <w:p w:rsidRPr="005E2D3C" w:rsidR="005101CF" w:rsidP="00F95DCA" w:rsidRDefault="00A626AB" w14:paraId="711AC6BF" w14:textId="77777777">
            <w:r>
              <w:t xml:space="preserve">3 </w:t>
            </w:r>
          </w:p>
          <w:p w:rsidRPr="005E2D3C" w:rsidR="005101CF" w:rsidP="00F95DCA" w:rsidRDefault="00A626AB" w14:paraId="2B477829" w14:textId="77777777">
            <w:r>
              <w:t xml:space="preserve">3,60 </w:t>
            </w:r>
          </w:p>
          <w:p w:rsidRPr="005E2D3C" w:rsidR="005101CF" w:rsidP="00F95DCA" w:rsidRDefault="00A626AB" w14:paraId="6FD99096" w14:textId="77777777">
            <w:r>
              <w:t xml:space="preserve">4 mais de 4,30 </w:t>
            </w:r>
          </w:p>
        </w:tc>
        <w:tc>
          <w:tcPr>
            <w:tcW w:w="1842"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88CC694" w14:textId="77777777">
            <w:r>
              <w:t xml:space="preserve">180 </w:t>
            </w:r>
          </w:p>
        </w:tc>
      </w:tr>
      <w:tr w:rsidRPr="005E2D3C" w:rsidR="005101CF" w14:paraId="5286D5F0" w14:textId="77777777">
        <w:trPr>
          <w:trHeight w:val="2111"/>
        </w:trPr>
        <w:tc>
          <w:tcPr>
            <w:tcW w:w="1843"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1B25CA6" w14:textId="77777777">
            <w:r>
              <w:t xml:space="preserve">Recinto fechado exterior </w:t>
            </w:r>
          </w:p>
        </w:tc>
        <w:tc>
          <w:tcPr>
            <w:tcW w:w="1984"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329905ED" w14:textId="77777777">
            <w:r>
              <w:t>até 24</w:t>
            </w:r>
          </w:p>
          <w:p w:rsidRPr="005E2D3C" w:rsidR="005101CF" w:rsidP="00F95DCA" w:rsidRDefault="00A626AB" w14:paraId="338522BA" w14:textId="77777777">
            <w:r>
              <w:t xml:space="preserve">24-28 </w:t>
            </w:r>
          </w:p>
          <w:p w:rsidRPr="005E2D3C" w:rsidR="005101CF" w:rsidP="00F95DCA" w:rsidRDefault="00A626AB" w14:paraId="15920AF2" w14:textId="77777777">
            <w:r>
              <w:t xml:space="preserve">28-32 mais de 32 </w:t>
            </w:r>
          </w:p>
        </w:tc>
        <w:tc>
          <w:tcPr>
            <w:tcW w:w="212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1EBAA36F" w14:textId="77777777">
            <w:r>
              <w:t>6</w:t>
            </w:r>
          </w:p>
          <w:p w:rsidRPr="005E2D3C" w:rsidR="005101CF" w:rsidP="00F95DCA" w:rsidRDefault="00A626AB" w14:paraId="791C91AB" w14:textId="77777777">
            <w:r>
              <w:t xml:space="preserve">7,20 </w:t>
            </w:r>
          </w:p>
          <w:p w:rsidRPr="005E2D3C" w:rsidR="005101CF" w:rsidP="00F95DCA" w:rsidRDefault="00A626AB" w14:paraId="580D3DBD" w14:textId="77777777">
            <w:r>
              <w:t xml:space="preserve">8 </w:t>
            </w:r>
          </w:p>
          <w:p w:rsidRPr="005E2D3C" w:rsidR="005101CF" w:rsidP="00F95DCA" w:rsidRDefault="00A626AB" w14:paraId="0F0655CD" w14:textId="77777777">
            <w:r>
              <w:t xml:space="preserve">8,60 </w:t>
            </w:r>
          </w:p>
        </w:tc>
        <w:tc>
          <w:tcPr>
            <w:tcW w:w="1842"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11660A9" w14:textId="77777777">
            <w:r>
              <w:t xml:space="preserve">180 </w:t>
            </w:r>
          </w:p>
        </w:tc>
      </w:tr>
    </w:tbl>
    <w:p w:rsidRPr="005E2D3C" w:rsidR="00CC7963" w:rsidP="00F95DCA" w:rsidRDefault="00CC7963" w14:paraId="2782F7D1" w14:textId="77777777"/>
    <w:p w:rsidRPr="005E2D3C" w:rsidR="005101CF" w:rsidP="00F95DCA" w:rsidRDefault="00A626AB" w14:paraId="19CA27EA" w14:textId="2E5C5704">
      <w:r>
        <w:t xml:space="preserve">Nota: A área recomendada para o alojamento de cães corresponde ao somatório do recinto fechado e recinto fechado exterior </w:t>
      </w:r>
    </w:p>
    <w:p w:rsidRPr="005E2D3C" w:rsidR="005101CF" w:rsidP="00F95DCA" w:rsidRDefault="00A626AB" w14:paraId="7B6A0522" w14:textId="77777777">
      <w:r>
        <w:t xml:space="preserve"> </w:t>
      </w:r>
    </w:p>
    <w:p w:rsidRPr="005E2D3C" w:rsidR="005101CF" w:rsidP="00F95DCA" w:rsidRDefault="00A626AB" w14:paraId="003CCF3D" w14:textId="77777777">
      <w:r>
        <w:t>Em grupo:</w:t>
      </w:r>
      <w:r>
        <w:rPr>
          <w:i/>
        </w:rPr>
        <w:t xml:space="preserve"> </w:t>
      </w:r>
    </w:p>
    <w:tbl>
      <w:tblPr>
        <w:tblStyle w:val="TableGrid"/>
        <w:tblW w:w="8080" w:type="dxa"/>
        <w:tblInd w:w="851" w:type="dxa"/>
        <w:tblCellMar>
          <w:top w:w="53" w:type="dxa"/>
          <w:left w:w="90" w:type="dxa"/>
          <w:right w:w="32" w:type="dxa"/>
        </w:tblCellMar>
        <w:tblLook w:val="04A0" w:firstRow="1" w:lastRow="0" w:firstColumn="1" w:lastColumn="0" w:noHBand="0" w:noVBand="1"/>
      </w:tblPr>
      <w:tblGrid>
        <w:gridCol w:w="1401"/>
        <w:gridCol w:w="1534"/>
        <w:gridCol w:w="1732"/>
        <w:gridCol w:w="1732"/>
        <w:gridCol w:w="1732"/>
      </w:tblGrid>
      <w:tr w:rsidRPr="005E2D3C" w:rsidR="005101CF" w14:paraId="66B78CDC" w14:textId="77777777">
        <w:trPr>
          <w:trHeight w:val="2680"/>
        </w:trPr>
        <w:tc>
          <w:tcPr>
            <w:tcW w:w="1276" w:type="dxa"/>
            <w:tcBorders>
              <w:top w:val="single" w:color="000000" w:sz="4" w:space="0"/>
              <w:left w:val="single" w:color="000000" w:sz="4" w:space="0"/>
              <w:bottom w:val="single" w:color="000000" w:sz="4" w:space="0"/>
              <w:right w:val="single" w:color="000000" w:sz="4" w:space="0"/>
            </w:tcBorders>
          </w:tcPr>
          <w:p w:rsidRPr="005E2D3C" w:rsidR="005101CF" w:rsidP="00F95DCA" w:rsidRDefault="00BE60E5" w14:paraId="37E6FA27" w14:textId="0B089E87">
            <w:r>
              <w:t>N.º</w:t>
            </w:r>
            <w:r w:rsidR="00A626AB">
              <w:t xml:space="preserve"> de animais </w:t>
            </w:r>
          </w:p>
        </w:tc>
        <w:tc>
          <w:tcPr>
            <w:tcW w:w="1702"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33177D57" w14:textId="77777777">
            <w:r>
              <w:t xml:space="preserve">Unidade de detenção </w:t>
            </w:r>
          </w:p>
          <w:p w:rsidRPr="005E2D3C" w:rsidR="005101CF" w:rsidP="00F95DCA" w:rsidRDefault="00A626AB" w14:paraId="27304C4C" w14:textId="77777777">
            <w:r>
              <w:t xml:space="preserve"> </w:t>
            </w:r>
          </w:p>
        </w:tc>
        <w:tc>
          <w:tcPr>
            <w:tcW w:w="1700"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2EBC359" w14:textId="77777777">
            <w:r>
              <w:t xml:space="preserve">Superfície de base para um </w:t>
            </w:r>
          </w:p>
          <w:p w:rsidRPr="005E2D3C" w:rsidR="005101CF" w:rsidP="00F95DCA" w:rsidRDefault="00A626AB" w14:paraId="29B1E89A" w14:textId="77777777">
            <w:r>
              <w:t xml:space="preserve">peso vivo até 16 </w:t>
            </w:r>
          </w:p>
          <w:p w:rsidRPr="005E2D3C" w:rsidR="005101CF" w:rsidP="00F95DCA" w:rsidRDefault="00A626AB" w14:paraId="2935296D" w14:textId="77777777">
            <w:r>
              <w:t xml:space="preserve">kg </w:t>
            </w:r>
          </w:p>
          <w:p w:rsidRPr="005E2D3C" w:rsidR="005101CF" w:rsidP="00F95DCA" w:rsidRDefault="00A626AB" w14:paraId="7782FE08" w14:textId="77777777">
            <w:r>
              <w:t xml:space="preserve">(metros quadrados) </w:t>
            </w:r>
          </w:p>
        </w:tc>
        <w:tc>
          <w:tcPr>
            <w:tcW w:w="1702"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77586506" w14:textId="77777777">
            <w:r>
              <w:t xml:space="preserve">Superfície de base para um </w:t>
            </w:r>
          </w:p>
          <w:p w:rsidRPr="005E2D3C" w:rsidR="005101CF" w:rsidP="00F95DCA" w:rsidRDefault="00A626AB" w14:paraId="15289B95" w14:textId="77777777">
            <w:r>
              <w:t xml:space="preserve">peso vivo de 16 a 28 kg </w:t>
            </w:r>
          </w:p>
          <w:p w:rsidRPr="005E2D3C" w:rsidR="005101CF" w:rsidP="00F95DCA" w:rsidRDefault="00A626AB" w14:paraId="51E5551B" w14:textId="77777777">
            <w:r>
              <w:t xml:space="preserve">(metros quadrados) </w:t>
            </w:r>
          </w:p>
        </w:tc>
        <w:tc>
          <w:tcPr>
            <w:tcW w:w="1700"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5FECC91" w14:textId="77777777">
            <w:r>
              <w:t xml:space="preserve">Superfície de base para um </w:t>
            </w:r>
          </w:p>
          <w:p w:rsidRPr="005E2D3C" w:rsidR="005101CF" w:rsidP="00F95DCA" w:rsidRDefault="00A626AB" w14:paraId="7AFAB5C2" w14:textId="77777777">
            <w:r>
              <w:t xml:space="preserve">peso vivo maior que 28 kg </w:t>
            </w:r>
          </w:p>
          <w:p w:rsidRPr="005E2D3C" w:rsidR="005101CF" w:rsidP="00F95DCA" w:rsidRDefault="00A626AB" w14:paraId="7F1BC092" w14:textId="77777777">
            <w:r>
              <w:t xml:space="preserve">(metros quadrados) </w:t>
            </w:r>
          </w:p>
        </w:tc>
      </w:tr>
      <w:tr w:rsidRPr="005E2D3C" w:rsidR="005101CF" w14:paraId="2586A5CB" w14:textId="77777777">
        <w:trPr>
          <w:trHeight w:val="3161"/>
        </w:trPr>
        <w:tc>
          <w:tcPr>
            <w:tcW w:w="127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2AA3BC73" w14:textId="77777777">
            <w:r>
              <w:t xml:space="preserve">2 </w:t>
            </w:r>
          </w:p>
          <w:p w:rsidRPr="005E2D3C" w:rsidR="005101CF" w:rsidP="00F95DCA" w:rsidRDefault="00A626AB" w14:paraId="66814A29" w14:textId="77777777">
            <w:r>
              <w:t xml:space="preserve">3 </w:t>
            </w:r>
          </w:p>
          <w:p w:rsidRPr="005E2D3C" w:rsidR="005101CF" w:rsidP="00F95DCA" w:rsidRDefault="00A626AB" w14:paraId="0907048E" w14:textId="77777777">
            <w:r>
              <w:t xml:space="preserve">4 </w:t>
            </w:r>
          </w:p>
          <w:p w:rsidRPr="005E2D3C" w:rsidR="005101CF" w:rsidP="00F95DCA" w:rsidRDefault="00A626AB" w14:paraId="6D466026" w14:textId="77777777">
            <w:r>
              <w:t xml:space="preserve">5 </w:t>
            </w:r>
          </w:p>
          <w:p w:rsidRPr="005E2D3C" w:rsidR="005101CF" w:rsidP="00F95DCA" w:rsidRDefault="00A626AB" w14:paraId="3FE38438" w14:textId="77777777">
            <w:r>
              <w:t xml:space="preserve">6 </w:t>
            </w:r>
          </w:p>
          <w:p w:rsidRPr="005E2D3C" w:rsidR="005101CF" w:rsidP="00F95DCA" w:rsidRDefault="00A626AB" w14:paraId="16544046" w14:textId="77777777">
            <w:r>
              <w:t xml:space="preserve">7 </w:t>
            </w:r>
          </w:p>
        </w:tc>
        <w:tc>
          <w:tcPr>
            <w:tcW w:w="1702"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39326E6F" w14:textId="77777777">
            <w:r>
              <w:t>Recinto fechado</w:t>
            </w:r>
          </w:p>
        </w:tc>
        <w:tc>
          <w:tcPr>
            <w:tcW w:w="1700"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5EC36A38" w14:textId="77777777">
            <w:r>
              <w:t>2,50</w:t>
            </w:r>
          </w:p>
          <w:p w:rsidRPr="005E2D3C" w:rsidR="005101CF" w:rsidP="00F95DCA" w:rsidRDefault="00A626AB" w14:paraId="09CED4A4" w14:textId="77777777">
            <w:r>
              <w:t xml:space="preserve">3,50 </w:t>
            </w:r>
          </w:p>
          <w:p w:rsidRPr="005E2D3C" w:rsidR="005101CF" w:rsidP="00F95DCA" w:rsidRDefault="00A626AB" w14:paraId="5EC05970" w14:textId="77777777">
            <w:r>
              <w:t xml:space="preserve">4 </w:t>
            </w:r>
          </w:p>
          <w:p w:rsidRPr="005E2D3C" w:rsidR="005101CF" w:rsidP="00F95DCA" w:rsidRDefault="00A626AB" w14:paraId="143410EE" w14:textId="77777777">
            <w:r>
              <w:t xml:space="preserve">4,70 </w:t>
            </w:r>
          </w:p>
          <w:p w:rsidRPr="005E2D3C" w:rsidR="005101CF" w:rsidP="00F95DCA" w:rsidRDefault="00A626AB" w14:paraId="2C7A3BE0" w14:textId="77777777">
            <w:r>
              <w:t xml:space="preserve">5,30 </w:t>
            </w:r>
          </w:p>
          <w:p w:rsidRPr="005E2D3C" w:rsidR="005101CF" w:rsidP="00F95DCA" w:rsidRDefault="00A626AB" w14:paraId="6857C9CD" w14:textId="77777777">
            <w:r>
              <w:t xml:space="preserve">5,90 </w:t>
            </w:r>
          </w:p>
        </w:tc>
        <w:tc>
          <w:tcPr>
            <w:tcW w:w="1702"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AE5BDFA" w14:textId="77777777">
            <w:r>
              <w:t xml:space="preserve">3,50 </w:t>
            </w:r>
          </w:p>
          <w:p w:rsidRPr="005E2D3C" w:rsidR="005101CF" w:rsidP="00F95DCA" w:rsidRDefault="00A626AB" w14:paraId="2AB5E701" w14:textId="77777777">
            <w:r>
              <w:t xml:space="preserve">4,60 </w:t>
            </w:r>
          </w:p>
          <w:p w:rsidRPr="005E2D3C" w:rsidR="005101CF" w:rsidP="00F95DCA" w:rsidRDefault="00A626AB" w14:paraId="1F6BDA45" w14:textId="77777777">
            <w:r>
              <w:t xml:space="preserve">5,60 </w:t>
            </w:r>
          </w:p>
          <w:p w:rsidRPr="005E2D3C" w:rsidR="005101CF" w:rsidP="00F95DCA" w:rsidRDefault="00A626AB" w14:paraId="07A158CB" w14:textId="77777777">
            <w:r>
              <w:t xml:space="preserve">6,50 </w:t>
            </w:r>
          </w:p>
        </w:tc>
        <w:tc>
          <w:tcPr>
            <w:tcW w:w="1700"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53D82169" w14:textId="77777777">
            <w:r>
              <w:t xml:space="preserve">6,40 </w:t>
            </w:r>
          </w:p>
        </w:tc>
      </w:tr>
      <w:tr w:rsidRPr="005E2D3C" w:rsidR="005101CF" w14:paraId="0BBC24DC" w14:textId="77777777">
        <w:trPr>
          <w:trHeight w:val="4735"/>
        </w:trPr>
        <w:tc>
          <w:tcPr>
            <w:tcW w:w="127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39931EC2" w14:textId="77777777">
            <w:r>
              <w:t xml:space="preserve">2 </w:t>
            </w:r>
          </w:p>
          <w:p w:rsidRPr="005E2D3C" w:rsidR="005101CF" w:rsidP="00F95DCA" w:rsidRDefault="00A626AB" w14:paraId="5C0FD34A" w14:textId="77777777">
            <w:r>
              <w:t xml:space="preserve">3 </w:t>
            </w:r>
          </w:p>
          <w:p w:rsidRPr="005E2D3C" w:rsidR="005101CF" w:rsidP="00F95DCA" w:rsidRDefault="00A626AB" w14:paraId="66299D6A" w14:textId="77777777">
            <w:r>
              <w:t xml:space="preserve">4 </w:t>
            </w:r>
          </w:p>
          <w:p w:rsidRPr="005E2D3C" w:rsidR="005101CF" w:rsidP="00F95DCA" w:rsidRDefault="00A626AB" w14:paraId="6588DC0C" w14:textId="77777777">
            <w:r>
              <w:t xml:space="preserve">5 </w:t>
            </w:r>
          </w:p>
          <w:p w:rsidRPr="005E2D3C" w:rsidR="005101CF" w:rsidP="00F95DCA" w:rsidRDefault="00A626AB" w14:paraId="4E6EB1D1" w14:textId="77777777">
            <w:r>
              <w:t xml:space="preserve">6 </w:t>
            </w:r>
          </w:p>
          <w:p w:rsidRPr="005E2D3C" w:rsidR="005101CF" w:rsidP="00F95DCA" w:rsidRDefault="00A626AB" w14:paraId="07A889A1" w14:textId="77777777">
            <w:r>
              <w:t xml:space="preserve">7 </w:t>
            </w:r>
          </w:p>
          <w:p w:rsidRPr="005E2D3C" w:rsidR="005101CF" w:rsidP="00F95DCA" w:rsidRDefault="00A626AB" w14:paraId="67B48BC6" w14:textId="77777777">
            <w:r>
              <w:t xml:space="preserve">8 </w:t>
            </w:r>
          </w:p>
          <w:p w:rsidRPr="005E2D3C" w:rsidR="005101CF" w:rsidP="00F95DCA" w:rsidRDefault="00A626AB" w14:paraId="1463242B" w14:textId="77777777">
            <w:r>
              <w:t xml:space="preserve">9 </w:t>
            </w:r>
          </w:p>
          <w:p w:rsidRPr="005E2D3C" w:rsidR="005101CF" w:rsidP="00F95DCA" w:rsidRDefault="00A626AB" w14:paraId="3A6F350D" w14:textId="77777777">
            <w:r>
              <w:t xml:space="preserve">10 </w:t>
            </w:r>
          </w:p>
        </w:tc>
        <w:tc>
          <w:tcPr>
            <w:tcW w:w="1702"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57530CBD" w14:textId="77777777">
            <w:r>
              <w:t xml:space="preserve">Recinto fechado exterior </w:t>
            </w:r>
          </w:p>
        </w:tc>
        <w:tc>
          <w:tcPr>
            <w:tcW w:w="1700"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281C8069" w14:textId="77777777">
            <w:r>
              <w:t>7,50</w:t>
            </w:r>
          </w:p>
          <w:p w:rsidRPr="005E2D3C" w:rsidR="005101CF" w:rsidP="00F95DCA" w:rsidRDefault="00A626AB" w14:paraId="6876F623" w14:textId="77777777">
            <w:r>
              <w:t xml:space="preserve">10 </w:t>
            </w:r>
          </w:p>
          <w:p w:rsidRPr="005E2D3C" w:rsidR="005101CF" w:rsidP="00F95DCA" w:rsidRDefault="00A626AB" w14:paraId="36CD8D2F" w14:textId="77777777">
            <w:r>
              <w:t xml:space="preserve">12 </w:t>
            </w:r>
          </w:p>
          <w:p w:rsidRPr="005E2D3C" w:rsidR="005101CF" w:rsidP="00F95DCA" w:rsidRDefault="00A626AB" w14:paraId="06AE1035" w14:textId="77777777">
            <w:r>
              <w:t xml:space="preserve">14 </w:t>
            </w:r>
          </w:p>
          <w:p w:rsidRPr="005E2D3C" w:rsidR="005101CF" w:rsidP="00F95DCA" w:rsidRDefault="00A626AB" w14:paraId="5EB06358" w14:textId="77777777">
            <w:r>
              <w:t xml:space="preserve">16 </w:t>
            </w:r>
          </w:p>
          <w:p w:rsidRPr="005E2D3C" w:rsidR="005101CF" w:rsidP="00F95DCA" w:rsidRDefault="00A626AB" w14:paraId="2FE0199C" w14:textId="77777777">
            <w:r>
              <w:t xml:space="preserve">17,50 </w:t>
            </w:r>
          </w:p>
          <w:p w:rsidRPr="005E2D3C" w:rsidR="005101CF" w:rsidP="00F95DCA" w:rsidRDefault="00A626AB" w14:paraId="43434C10" w14:textId="77777777">
            <w:r>
              <w:t xml:space="preserve">19,50 </w:t>
            </w:r>
          </w:p>
          <w:p w:rsidRPr="005E2D3C" w:rsidR="005101CF" w:rsidP="00F95DCA" w:rsidRDefault="00A626AB" w14:paraId="07C9EC37" w14:textId="77777777">
            <w:r>
              <w:t xml:space="preserve">21 </w:t>
            </w:r>
          </w:p>
          <w:p w:rsidRPr="005E2D3C" w:rsidR="005101CF" w:rsidP="00F95DCA" w:rsidRDefault="00A626AB" w14:paraId="6877AAC2" w14:textId="77777777">
            <w:r>
              <w:t xml:space="preserve">23 </w:t>
            </w:r>
          </w:p>
        </w:tc>
        <w:tc>
          <w:tcPr>
            <w:tcW w:w="1702"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51DEB7D5" w14:textId="77777777">
            <w:r>
              <w:t>10</w:t>
            </w:r>
          </w:p>
          <w:p w:rsidRPr="005E2D3C" w:rsidR="005101CF" w:rsidP="00F95DCA" w:rsidRDefault="00A626AB" w14:paraId="683F3AAC" w14:textId="77777777">
            <w:r>
              <w:t xml:space="preserve">13 </w:t>
            </w:r>
          </w:p>
          <w:p w:rsidRPr="005E2D3C" w:rsidR="005101CF" w:rsidP="00F95DCA" w:rsidRDefault="00A626AB" w14:paraId="5CBABF96" w14:textId="77777777">
            <w:r>
              <w:t xml:space="preserve">15 </w:t>
            </w:r>
          </w:p>
          <w:p w:rsidRPr="005E2D3C" w:rsidR="005101CF" w:rsidP="00F95DCA" w:rsidRDefault="00A626AB" w14:paraId="0354B4F0" w14:textId="77777777">
            <w:r>
              <w:t xml:space="preserve">18 </w:t>
            </w:r>
          </w:p>
          <w:p w:rsidRPr="005E2D3C" w:rsidR="005101CF" w:rsidP="00F95DCA" w:rsidRDefault="00A626AB" w14:paraId="63AE0DB0" w14:textId="77777777">
            <w:r>
              <w:t xml:space="preserve">20 </w:t>
            </w:r>
          </w:p>
          <w:p w:rsidRPr="005E2D3C" w:rsidR="005101CF" w:rsidP="00F95DCA" w:rsidRDefault="00A626AB" w14:paraId="2750031D" w14:textId="77777777">
            <w:r>
              <w:t xml:space="preserve">22 </w:t>
            </w:r>
          </w:p>
          <w:p w:rsidRPr="005E2D3C" w:rsidR="005101CF" w:rsidP="00F95DCA" w:rsidRDefault="00A626AB" w14:paraId="439448C6" w14:textId="77777777">
            <w:r>
              <w:t xml:space="preserve">24 </w:t>
            </w:r>
          </w:p>
          <w:p w:rsidRPr="005E2D3C" w:rsidR="005101CF" w:rsidP="00F95DCA" w:rsidRDefault="00A626AB" w14:paraId="2AB8BA95" w14:textId="77777777">
            <w:r>
              <w:t xml:space="preserve">26 </w:t>
            </w:r>
          </w:p>
          <w:p w:rsidRPr="005E2D3C" w:rsidR="005101CF" w:rsidP="00F95DCA" w:rsidRDefault="00A626AB" w14:paraId="0BDABA21" w14:textId="77777777">
            <w:r>
              <w:t xml:space="preserve">28 </w:t>
            </w:r>
          </w:p>
        </w:tc>
        <w:tc>
          <w:tcPr>
            <w:tcW w:w="1700"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12328DA" w14:textId="77777777">
            <w:r>
              <w:t xml:space="preserve">13 </w:t>
            </w:r>
          </w:p>
          <w:p w:rsidRPr="005E2D3C" w:rsidR="005101CF" w:rsidP="00F95DCA" w:rsidRDefault="00A626AB" w14:paraId="1CE31B20" w14:textId="77777777">
            <w:r>
              <w:t xml:space="preserve">17 </w:t>
            </w:r>
          </w:p>
          <w:p w:rsidRPr="005E2D3C" w:rsidR="005101CF" w:rsidP="00F95DCA" w:rsidRDefault="00A626AB" w14:paraId="4F944BA1" w14:textId="77777777">
            <w:r>
              <w:t xml:space="preserve">20 </w:t>
            </w:r>
          </w:p>
          <w:p w:rsidRPr="005E2D3C" w:rsidR="005101CF" w:rsidP="00F95DCA" w:rsidRDefault="00A626AB" w14:paraId="07263164" w14:textId="77777777">
            <w:r>
              <w:t xml:space="preserve">24 </w:t>
            </w:r>
          </w:p>
          <w:p w:rsidRPr="005E2D3C" w:rsidR="005101CF" w:rsidP="00F95DCA" w:rsidRDefault="00A626AB" w14:paraId="5F416AE5" w14:textId="77777777">
            <w:r>
              <w:t xml:space="preserve">27 </w:t>
            </w:r>
          </w:p>
          <w:p w:rsidRPr="005E2D3C" w:rsidR="005101CF" w:rsidP="00F95DCA" w:rsidRDefault="00A626AB" w14:paraId="6BAEBB6A" w14:textId="77777777">
            <w:r>
              <w:t xml:space="preserve">29 </w:t>
            </w:r>
          </w:p>
          <w:p w:rsidRPr="005E2D3C" w:rsidR="005101CF" w:rsidP="00F95DCA" w:rsidRDefault="00A626AB" w14:paraId="2958C4C0" w14:textId="77777777">
            <w:r>
              <w:t xml:space="preserve">32 </w:t>
            </w:r>
          </w:p>
          <w:p w:rsidRPr="005E2D3C" w:rsidR="005101CF" w:rsidP="00F95DCA" w:rsidRDefault="00A626AB" w14:paraId="4D80BB50" w14:textId="77777777">
            <w:r>
              <w:t xml:space="preserve">35 </w:t>
            </w:r>
          </w:p>
          <w:p w:rsidRPr="005E2D3C" w:rsidR="005101CF" w:rsidP="00F95DCA" w:rsidRDefault="00A626AB" w14:paraId="5E9EC36D" w14:textId="77777777">
            <w:r>
              <w:t xml:space="preserve">37 </w:t>
            </w:r>
          </w:p>
        </w:tc>
      </w:tr>
    </w:tbl>
    <w:p w:rsidRPr="005E2D3C" w:rsidR="005101CF" w:rsidP="00F95DCA" w:rsidRDefault="00A626AB" w14:paraId="4BDED3DA" w14:textId="77777777">
      <w:r>
        <w:t xml:space="preserve"> </w:t>
      </w:r>
    </w:p>
    <w:p w:rsidRPr="005E2D3C" w:rsidR="005101CF" w:rsidP="00F95DCA" w:rsidRDefault="00A626AB" w14:paraId="3E723A6C" w14:textId="3C804187">
      <w:r>
        <w:rPr>
          <w:rFonts w:eastAsia="Calibri"/>
        </w:rPr>
        <w:tab/>
      </w:r>
      <w:r>
        <w:rPr>
          <w:rFonts w:eastAsia="Cambria"/>
        </w:rPr>
        <w:tab/>
      </w:r>
      <w:r>
        <w:rPr>
          <w:rFonts w:eastAsia="Cambria"/>
        </w:rPr>
        <w:tab/>
      </w:r>
    </w:p>
    <w:p w:rsidRPr="005E2D3C" w:rsidR="005101CF" w:rsidP="00F95DCA" w:rsidRDefault="00A626AB" w14:paraId="3F380E1C" w14:textId="77777777">
      <w:r>
        <w:rPr>
          <w:rFonts w:eastAsia="Cambria"/>
        </w:rPr>
        <w:tab/>
      </w:r>
    </w:p>
    <w:p w:rsidRPr="005E2D3C" w:rsidR="005101CF" w:rsidP="00F95DCA" w:rsidRDefault="6F6E9877" w14:paraId="64822FF2" w14:textId="60EB6BD2">
      <w:r>
        <w:t xml:space="preserve">A superfície mínima do chão do recinto para uma cadela e respetiva ninhada deve estar compreendida entre 4 m2 e 6 m2; </w:t>
      </w:r>
    </w:p>
    <w:p w:rsidRPr="005E2D3C" w:rsidR="005101CF" w:rsidP="00F95DCA" w:rsidRDefault="00A626AB" w14:paraId="717646B4" w14:textId="77777777">
      <w:r>
        <w:t xml:space="preserve">Nota: A área recomendada para o alojamento de cães corresponde ao somatório do recinto fechado e recinto fechado exterior </w:t>
      </w:r>
    </w:p>
    <w:p w:rsidRPr="005E2D3C" w:rsidR="00AF5A8A" w:rsidP="00F95DCA" w:rsidRDefault="00AF5A8A" w14:paraId="6DC19C91" w14:textId="77777777"/>
    <w:p w:rsidRPr="005E2D3C" w:rsidR="00AF5A8A" w:rsidP="00F95DCA" w:rsidRDefault="00AF5A8A" w14:paraId="1C16BFD6" w14:textId="77777777"/>
    <w:p w:rsidRPr="005E2D3C" w:rsidR="00AF5A8A" w:rsidP="00F95DCA" w:rsidRDefault="00AF5A8A" w14:paraId="7D66B09E" w14:textId="77777777"/>
    <w:p w:rsidRPr="005E2D3C" w:rsidR="00AF5A8A" w:rsidP="00F95DCA" w:rsidRDefault="00AF5A8A" w14:paraId="0055BBDE" w14:textId="77777777"/>
    <w:p w:rsidRPr="005E2D3C" w:rsidR="00AF5A8A" w:rsidP="00F95DCA" w:rsidRDefault="00AF5A8A" w14:paraId="63520D02" w14:textId="77777777"/>
    <w:p w:rsidRPr="005E2D3C" w:rsidR="005101CF" w:rsidP="00F95DCA" w:rsidRDefault="5BF3B7D7" w14:paraId="618367E4" w14:textId="77777777">
      <w:pPr>
        <w:rPr>
          <w:strike/>
        </w:rPr>
      </w:pPr>
      <w:r>
        <w:rPr>
          <w:strike/>
        </w:rPr>
        <w:t xml:space="preserve">Alojamento de cães em locais de venda: </w:t>
      </w:r>
    </w:p>
    <w:p w:rsidRPr="005E2D3C" w:rsidR="00AF5A8A" w:rsidP="00F95DCA" w:rsidRDefault="00AF5A8A" w14:paraId="2E5666FE" w14:textId="77777777"/>
    <w:tbl>
      <w:tblPr>
        <w:tblStyle w:val="TableGrid"/>
        <w:tblW w:w="6946" w:type="dxa"/>
        <w:tblInd w:w="851" w:type="dxa"/>
        <w:tblCellMar>
          <w:top w:w="53" w:type="dxa"/>
          <w:left w:w="120" w:type="dxa"/>
          <w:right w:w="62" w:type="dxa"/>
        </w:tblCellMar>
        <w:tblLook w:val="04A0" w:firstRow="1" w:lastRow="0" w:firstColumn="1" w:lastColumn="0" w:noHBand="0" w:noVBand="1"/>
      </w:tblPr>
      <w:tblGrid>
        <w:gridCol w:w="2553"/>
        <w:gridCol w:w="2430"/>
        <w:gridCol w:w="1963"/>
      </w:tblGrid>
      <w:tr w:rsidRPr="005E2D3C" w:rsidR="005101CF" w:rsidTr="292E8E6C" w14:paraId="39726F22" w14:textId="77777777">
        <w:trPr>
          <w:trHeight w:val="1465"/>
        </w:trPr>
        <w:tc>
          <w:tcPr>
            <w:tcW w:w="25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09358374" w14:textId="77777777">
            <w:pPr>
              <w:rPr>
                <w:del w:author="Maria Cristina Tavares Briosa" w:date="2026-07-07T16:29:32.368Z" w16du:dateUtc="2026-07-07T16:29:32.368Z" w:id="364131915"/>
              </w:rPr>
            </w:pPr>
            <w:del w:author="Maria Cristina Tavares Briosa" w:date="2026-07-07T16:29:32.368Z" w16du:dateUtc="2026-07-07T16:29:32.368Z" w:id="852397829">
              <w:r w:rsidDel="6F5E8D5D">
                <w:delText xml:space="preserve">Tamanho do cão à altura </w:delText>
              </w:r>
            </w:del>
          </w:p>
          <w:p w:rsidRPr="005E2D3C" w:rsidR="005101CF" w:rsidP="00F95DCA" w:rsidRDefault="00A626AB" w14:paraId="6500A2A6" w14:textId="77777777">
            <w:pPr>
              <w:rPr>
                <w:del w:author="Maria Cristina Tavares Briosa" w:date="2026-07-07T16:29:32.368Z" w16du:dateUtc="2026-07-07T16:29:32.368Z" w:id="151133682"/>
              </w:rPr>
            </w:pPr>
            <w:del w:author="Maria Cristina Tavares Briosa" w:date="2026-07-07T16:29:32.368Z" w16du:dateUtc="2026-07-07T16:29:32.368Z" w:id="1394051082">
              <w:r w:rsidDel="6F5E8D5D">
                <w:delText xml:space="preserve">da espádua </w:delText>
              </w:r>
            </w:del>
          </w:p>
          <w:p w:rsidRPr="005E2D3C" w:rsidR="005101CF" w:rsidP="00F95DCA" w:rsidRDefault="00A626AB" w14:paraId="646CAC45" w14:textId="77777777">
            <w:del w:author="Maria Cristina Tavares Briosa" w:date="2026-07-07T16:29:32.368Z" w16du:dateUtc="2026-07-07T16:29:32.368Z" w:id="1784551940">
              <w:r w:rsidDel="6F5E8D5D">
                <w:delText xml:space="preserve">(centímetros) </w:delText>
              </w:r>
            </w:del>
          </w:p>
        </w:tc>
        <w:tc>
          <w:tcPr>
            <w:tcW w:w="2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5BF3B7D7" w14:paraId="3819B779" w14:textId="77777777">
            <w:pPr>
              <w:rPr>
                <w:del w:author="Maria Cristina Tavares Briosa" w:date="2026-07-07T16:29:36.254Z" w16du:dateUtc="2026-07-07T16:29:36.254Z" w:id="1750494135"/>
              </w:rPr>
            </w:pPr>
            <w:del w:author="Maria Cristina Tavares Briosa" w:date="2026-07-07T16:29:36.254Z" w16du:dateUtc="2026-07-07T16:29:36.254Z" w:id="1876898462">
              <w:r w:rsidDel="76F7EDD0">
                <w:delText xml:space="preserve">Superfície mínima do chão da </w:delText>
              </w:r>
              <w:r w:rsidRPr="292E8E6C" w:rsidDel="76F7EDD0">
                <w:rPr>
                  <w:strike w:val="1"/>
                </w:rPr>
                <w:delText xml:space="preserve">gaiola </w:delText>
              </w:r>
              <w:r w:rsidDel="76F7EDD0">
                <w:delText xml:space="preserve">por cão </w:delText>
              </w:r>
            </w:del>
          </w:p>
          <w:p w:rsidRPr="005E2D3C" w:rsidR="005101CF" w:rsidP="00F95DCA" w:rsidRDefault="00A626AB" w14:paraId="4DA05FB8" w14:textId="77777777">
            <w:del w:author="Maria Cristina Tavares Briosa" w:date="2026-07-07T16:29:36.253Z" w16du:dateUtc="2026-07-07T16:29:36.253Z" w:id="397444240">
              <w:r w:rsidDel="6F5E8D5D">
                <w:delText>(metros quadrados</w:delText>
              </w:r>
            </w:del>
            <w:r w:rsidR="6F5E8D5D">
              <w:rPr/>
              <w:t xml:space="preserve">) </w:t>
            </w:r>
          </w:p>
        </w:tc>
        <w:tc>
          <w:tcPr>
            <w:tcW w:w="19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1C84E99E" w14:textId="77777777">
            <w:pPr>
              <w:rPr>
                <w:del w:author="Maria Cristina Tavares Briosa" w:date="2026-07-07T16:29:40.448Z" w16du:dateUtc="2026-07-07T16:29:40.448Z" w:id="212583060"/>
              </w:rPr>
            </w:pPr>
            <w:del w:author="Maria Cristina Tavares Briosa" w:date="2026-07-07T16:29:40.448Z" w16du:dateUtc="2026-07-07T16:29:40.448Z" w:id="1659025547">
              <w:r w:rsidDel="6F5E8D5D">
                <w:delText xml:space="preserve">Altura mínima da gaiola </w:delText>
              </w:r>
            </w:del>
          </w:p>
          <w:p w:rsidRPr="005E2D3C" w:rsidR="005101CF" w:rsidP="00F95DCA" w:rsidRDefault="00A626AB" w14:paraId="320308B9" w14:textId="77777777">
            <w:del w:author="Maria Cristina Tavares Briosa" w:date="2026-07-07T16:29:40.448Z" w16du:dateUtc="2026-07-07T16:29:40.448Z" w:id="2072456100">
              <w:r w:rsidDel="6F5E8D5D">
                <w:delText xml:space="preserve">(centímetros) </w:delText>
              </w:r>
            </w:del>
          </w:p>
        </w:tc>
      </w:tr>
      <w:tr w:rsidRPr="005E2D3C" w:rsidR="005101CF" w:rsidTr="292E8E6C" w14:paraId="4A618BE8" w14:textId="77777777">
        <w:trPr>
          <w:trHeight w:val="1585"/>
        </w:trPr>
        <w:tc>
          <w:tcPr>
            <w:tcW w:w="25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761E4197" w14:textId="77777777">
            <w:pPr>
              <w:rPr>
                <w:del w:author="Maria Cristina Tavares Briosa" w:date="2026-07-07T16:29:43.902Z" w16du:dateUtc="2026-07-07T16:29:43.902Z" w:id="644219762"/>
              </w:rPr>
            </w:pPr>
            <w:del w:author="Maria Cristina Tavares Briosa" w:date="2026-07-07T16:29:43.902Z" w16du:dateUtc="2026-07-07T16:29:43.902Z" w:id="436456226">
              <w:r w:rsidDel="6F5E8D5D">
                <w:delText xml:space="preserve">30 </w:delText>
              </w:r>
            </w:del>
          </w:p>
          <w:p w:rsidRPr="005E2D3C" w:rsidR="005101CF" w:rsidP="00F95DCA" w:rsidRDefault="00A626AB" w14:paraId="01C740AF" w14:textId="77777777">
            <w:pPr>
              <w:rPr>
                <w:del w:author="Maria Cristina Tavares Briosa" w:date="2026-07-07T16:29:43.902Z" w16du:dateUtc="2026-07-07T16:29:43.902Z" w:id="1108353419"/>
              </w:rPr>
            </w:pPr>
            <w:del w:author="Maria Cristina Tavares Briosa" w:date="2026-07-07T16:29:43.902Z" w16du:dateUtc="2026-07-07T16:29:43.902Z" w:id="501715978">
              <w:r w:rsidDel="6F5E8D5D">
                <w:delText xml:space="preserve">40 </w:delText>
              </w:r>
            </w:del>
          </w:p>
          <w:p w:rsidRPr="005E2D3C" w:rsidR="005101CF" w:rsidP="00F95DCA" w:rsidRDefault="00A626AB" w14:paraId="540932BE" w14:textId="77777777">
            <w:del w:author="Maria Cristina Tavares Briosa" w:date="2026-07-07T16:29:43.902Z" w16du:dateUtc="2026-07-07T16:29:43.902Z" w:id="436663196">
              <w:r w:rsidDel="6F5E8D5D">
                <w:delText>70</w:delText>
              </w:r>
            </w:del>
            <w:r w:rsidR="6F5E8D5D">
              <w:rPr/>
              <w:t xml:space="preserve"> </w:t>
            </w:r>
          </w:p>
        </w:tc>
        <w:tc>
          <w:tcPr>
            <w:tcW w:w="2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7FEC9391" w14:textId="77777777">
            <w:pPr>
              <w:rPr>
                <w:del w:author="Maria Cristina Tavares Briosa" w:date="2026-07-07T16:29:49.616Z" w16du:dateUtc="2026-07-07T16:29:49.616Z" w:id="2042933390"/>
              </w:rPr>
            </w:pPr>
            <w:del w:author="Maria Cristina Tavares Briosa" w:date="2026-07-07T16:29:49.616Z" w16du:dateUtc="2026-07-07T16:29:49.616Z" w:id="763399954">
              <w:r w:rsidDel="6F5E8D5D">
                <w:delText>1</w:delText>
              </w:r>
            </w:del>
          </w:p>
          <w:p w:rsidRPr="005E2D3C" w:rsidR="005101CF" w:rsidP="00F95DCA" w:rsidRDefault="00A626AB" w14:paraId="31E60BC7" w14:textId="77777777">
            <w:pPr>
              <w:rPr>
                <w:del w:author="Maria Cristina Tavares Briosa" w:date="2026-07-07T16:29:49.616Z" w16du:dateUtc="2026-07-07T16:29:49.616Z" w:id="1339274676"/>
              </w:rPr>
            </w:pPr>
            <w:del w:author="Maria Cristina Tavares Briosa" w:date="2026-07-07T16:29:49.616Z" w16du:dateUtc="2026-07-07T16:29:49.616Z" w:id="1484265182">
              <w:r w:rsidDel="6F5E8D5D">
                <w:delText xml:space="preserve">1,25 </w:delText>
              </w:r>
            </w:del>
          </w:p>
          <w:p w:rsidRPr="005E2D3C" w:rsidR="005101CF" w:rsidP="00F95DCA" w:rsidRDefault="00A626AB" w14:paraId="615E8C8F" w14:textId="77777777">
            <w:del w:author="Maria Cristina Tavares Briosa" w:date="2026-07-07T16:29:49.615Z" w16du:dateUtc="2026-07-07T16:29:49.615Z" w:id="1257192512">
              <w:r w:rsidDel="6F5E8D5D">
                <w:delText xml:space="preserve">2 </w:delText>
              </w:r>
            </w:del>
          </w:p>
        </w:tc>
        <w:tc>
          <w:tcPr>
            <w:tcW w:w="19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03433DCB" w14:textId="77777777">
            <w:pPr>
              <w:rPr>
                <w:del w:author="Maria Cristina Tavares Briosa" w:date="2026-07-07T16:29:57.245Z" w16du:dateUtc="2026-07-07T16:29:57.245Z" w:id="172074294"/>
              </w:rPr>
            </w:pPr>
            <w:del w:author="Maria Cristina Tavares Briosa" w:date="2026-07-07T16:29:57.245Z" w16du:dateUtc="2026-07-07T16:29:57.245Z" w:id="216028565">
              <w:r w:rsidDel="6F5E8D5D">
                <w:delText xml:space="preserve">90 </w:delText>
              </w:r>
            </w:del>
          </w:p>
          <w:p w:rsidRPr="005E2D3C" w:rsidR="005101CF" w:rsidP="00F95DCA" w:rsidRDefault="00A626AB" w14:paraId="45A6412E" w14:textId="77777777">
            <w:pPr>
              <w:rPr>
                <w:del w:author="Maria Cristina Tavares Briosa" w:date="2026-07-07T16:29:57.245Z" w16du:dateUtc="2026-07-07T16:29:57.245Z" w:id="2058671874"/>
              </w:rPr>
            </w:pPr>
            <w:del w:author="Maria Cristina Tavares Briosa" w:date="2026-07-07T16:29:57.245Z" w16du:dateUtc="2026-07-07T16:29:57.245Z" w:id="941238597">
              <w:r w:rsidDel="6F5E8D5D">
                <w:delText xml:space="preserve">120 </w:delText>
              </w:r>
            </w:del>
          </w:p>
          <w:p w:rsidRPr="005E2D3C" w:rsidR="005101CF" w:rsidP="00F95DCA" w:rsidRDefault="00A626AB" w14:paraId="161F508A" w14:textId="77777777">
            <w:del w:author="Maria Cristina Tavares Briosa" w:date="2026-07-07T16:29:57.245Z" w16du:dateUtc="2026-07-07T16:29:57.245Z" w:id="1477785610">
              <w:r w:rsidDel="6F5E8D5D">
                <w:delText>160</w:delText>
              </w:r>
            </w:del>
            <w:r w:rsidR="6F5E8D5D">
              <w:rPr/>
              <w:t xml:space="preserve"> </w:t>
            </w:r>
          </w:p>
        </w:tc>
      </w:tr>
    </w:tbl>
    <w:p w:rsidRPr="005E2D3C" w:rsidR="00AF5A8A" w:rsidP="00F95DCA" w:rsidRDefault="00AF5A8A" w14:paraId="51255A0F" w14:textId="77777777"/>
    <w:p w:rsidRPr="005E2D3C" w:rsidR="005101CF" w:rsidP="00F95DCA" w:rsidRDefault="00A626AB" w14:paraId="1B4131F4" w14:textId="6F37C357">
      <w:r w:rsidR="6F5E8D5D">
        <w:rPr/>
        <w:t xml:space="preserve">Alojamento de cães em centros de recolha oficiais e </w:t>
      </w:r>
      <w:del w:author="Maria Cristina Tavares Briosa" w:date="2026-07-06T11:36:57.14Z" w16du:dateUtc="2026-07-06T11:36:57.14Z" w:id="1650762983">
        <w:r w:rsidDel="6F5E8D5D">
          <w:delText xml:space="preserve">alojamentos para hospedagem pertença de </w:delText>
        </w:r>
        <w:r w:rsidDel="6F5E8D5D">
          <w:delText>associações</w:delText>
        </w:r>
        <w:r w:rsidDel="6F5E8D5D">
          <w:delText xml:space="preserve"> de proteção</w:delText>
        </w:r>
      </w:del>
      <w:ins w:author="Maria Cristina Tavares Briosa" w:date="2026-07-06T11:36:59.882Z" w16du:dateUtc="2026-07-06T11:36:59.882Z" w:id="995266789">
        <w:r w:rsidR="74B498BF">
          <w:t xml:space="preserve"> abrig</w:t>
        </w:r>
      </w:ins>
      <w:ins w:author="Maria Cristina Tavares Briosa" w:date="2026-07-06T11:37:00.406Z" w16du:dateUtc="2026-07-06T11:37:00.406Z" w:id="886462665">
        <w:r w:rsidR="74B498BF">
          <w:t xml:space="preserve">os </w:t>
        </w:r>
      </w:ins>
      <w:r w:rsidR="6F5E8D5D">
        <w:rPr/>
        <w:t xml:space="preserve"> ou de </w:t>
      </w:r>
      <w:commentRangeStart w:id="157104716"/>
      <w:r w:rsidR="6F5E8D5D">
        <w:rPr/>
        <w:t xml:space="preserve">particulares </w:t>
      </w:r>
      <w:commentRangeEnd w:id="157104716"/>
      <w:r>
        <w:rPr>
          <w:rStyle w:val="CommentReference"/>
        </w:rPr>
        <w:commentReference w:id="157104716"/>
      </w:r>
    </w:p>
    <w:p w:rsidRPr="005E2D3C" w:rsidR="005101CF" w:rsidP="00F95DCA" w:rsidRDefault="00A626AB" w14:paraId="2F261BFB" w14:textId="77777777">
      <w:r>
        <w:rPr>
          <w:i/>
        </w:rPr>
        <w:t>g.1.)</w:t>
      </w:r>
      <w:r>
        <w:t xml:space="preserve"> Individualmente: </w:t>
      </w:r>
    </w:p>
    <w:tbl>
      <w:tblPr>
        <w:tblStyle w:val="TableGrid"/>
        <w:tblW w:w="6664" w:type="dxa"/>
        <w:tblInd w:w="1058" w:type="dxa"/>
        <w:tblCellMar>
          <w:top w:w="53" w:type="dxa"/>
          <w:left w:w="115" w:type="dxa"/>
          <w:right w:w="115" w:type="dxa"/>
        </w:tblCellMar>
        <w:tblLook w:val="04A0" w:firstRow="1" w:lastRow="0" w:firstColumn="1" w:lastColumn="0" w:noHBand="0" w:noVBand="1"/>
      </w:tblPr>
      <w:tblGrid>
        <w:gridCol w:w="2412"/>
        <w:gridCol w:w="1586"/>
        <w:gridCol w:w="2666"/>
      </w:tblGrid>
      <w:tr w:rsidRPr="005E2D3C" w:rsidR="005101CF" w:rsidTr="292E8E6C" w14:paraId="332556B2" w14:textId="77777777">
        <w:trPr>
          <w:trHeight w:val="1061"/>
        </w:trPr>
        <w:tc>
          <w:tcPr>
            <w:tcW w:w="241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640C4AD1" w14:textId="77777777">
            <w:r>
              <w:t xml:space="preserve">Unidade de detenção </w:t>
            </w:r>
          </w:p>
        </w:tc>
        <w:tc>
          <w:tcPr>
            <w:tcW w:w="15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469F1D93" w14:textId="77777777">
            <w:r>
              <w:t xml:space="preserve">Raças </w:t>
            </w:r>
          </w:p>
        </w:tc>
        <w:tc>
          <w:tcPr>
            <w:tcW w:w="26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613E6E96" w14:textId="77777777">
            <w:r>
              <w:t xml:space="preserve">Superfície de base (metros quadrados) </w:t>
            </w:r>
          </w:p>
        </w:tc>
      </w:tr>
      <w:tr w:rsidRPr="005E2D3C" w:rsidR="005101CF" w:rsidTr="292E8E6C" w14:paraId="3689F5B1" w14:textId="77777777">
        <w:trPr>
          <w:trHeight w:val="1060"/>
        </w:trPr>
        <w:tc>
          <w:tcPr>
            <w:tcW w:w="241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3A7BBB36" w14:textId="77777777">
            <w:r>
              <w:t xml:space="preserve"> </w:t>
            </w:r>
          </w:p>
          <w:p w:rsidRPr="005E2D3C" w:rsidR="005101CF" w:rsidP="00F95DCA" w:rsidRDefault="5BF3B7D7" w14:paraId="37C9EA93" w14:textId="77777777">
            <w:pPr>
              <w:rPr>
                <w:ins w:author="Maria Cristina Tavares Briosa" w:date="2026-07-06T11:37:48.851Z" w16du:dateUtc="2026-07-06T11:37:48.851Z" w:id="1918289456"/>
                <w:strike w:val="1"/>
              </w:rPr>
            </w:pPr>
            <w:r w:rsidRPr="292E8E6C" w:rsidR="76F7EDD0">
              <w:rPr>
                <w:strike w:val="1"/>
              </w:rPr>
              <w:t xml:space="preserve">Gaiola </w:t>
            </w:r>
          </w:p>
          <w:p w:rsidR="292E8E6C" w:rsidP="292E8E6C" w:rsidRDefault="292E8E6C" w14:paraId="4AE8B275" w14:textId="54A8390D">
            <w:pPr>
              <w:ind w:left="142" w:hanging="0"/>
              <w:rPr>
                <w:del w:author="Maria Cristina Tavares Briosa" w:date="2026-07-06T11:37:53.261Z" w16du:dateUtc="2026-07-06T11:37:53.261Z" w:id="919026246"/>
                <w:strike w:val="1"/>
              </w:rPr>
              <w:pPrChange w:author="Maria Cristina Tavares Briosa" w:date="2026-07-06T11:37:51.311Z">
                <w:pPr/>
              </w:pPrChange>
            </w:pPr>
          </w:p>
          <w:p w:rsidRPr="005E2D3C" w:rsidR="005101CF" w:rsidP="00F95DCA" w:rsidRDefault="00A626AB" w14:paraId="5838C8B7" w14:textId="10D30F8C">
            <w:ins w:author="Maria Cristina Tavares Briosa" w:date="2026-07-06T11:37:56.776Z" w16du:dateUtc="2026-07-06T11:37:56.776Z" w:id="1963392655">
              <w:r w:rsidR="4F8BBC4A">
                <w:t>Recinto</w:t>
              </w:r>
            </w:ins>
            <w:r w:rsidR="6F5E8D5D">
              <w:rPr/>
              <w:t xml:space="preserve"> </w:t>
            </w:r>
            <w:ins w:author="Maria Cristina Tavares Briosa" w:date="2026-07-07T16:32:52.689Z" w16du:dateUtc="2026-07-07T16:32:52.689Z" w:id="1287347052">
              <w:r w:rsidR="1E464C22">
                <w:t>( ver</w:t>
              </w:r>
              <w:r w:rsidR="1E464C22">
                <w:t xml:space="preserve"> que designação podemos usar para estes recintos)</w:t>
              </w:r>
            </w:ins>
          </w:p>
        </w:tc>
        <w:tc>
          <w:tcPr>
            <w:tcW w:w="15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157900FB" w14:textId="77777777">
            <w:r>
              <w:t xml:space="preserve">Grandes </w:t>
            </w:r>
          </w:p>
        </w:tc>
        <w:tc>
          <w:tcPr>
            <w:tcW w:w="26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5E275142" w14:textId="77777777">
            <w:r>
              <w:t>2,23</w:t>
            </w:r>
          </w:p>
          <w:p w:rsidRPr="005E2D3C" w:rsidR="005101CF" w:rsidP="00F95DCA" w:rsidRDefault="00A626AB" w14:paraId="25653409" w14:textId="77777777">
            <w:r>
              <w:t xml:space="preserve">(ou 1,22 m x 1,83 m) </w:t>
            </w:r>
          </w:p>
        </w:tc>
      </w:tr>
      <w:tr w:rsidRPr="005E2D3C" w:rsidR="005101CF" w:rsidTr="292E8E6C" w14:paraId="730B59A7" w14:textId="77777777">
        <w:trPr>
          <w:trHeight w:val="1060"/>
        </w:trPr>
        <w:tc>
          <w:tcPr>
            <w:tcW w:w="0" w:type="auto"/>
            <w:vMerge/>
            <w:tcMar/>
          </w:tcPr>
          <w:p w:rsidRPr="005E2D3C" w:rsidR="005101CF" w:rsidP="00F95DCA" w:rsidRDefault="005101CF" w14:paraId="65A35885" w14:textId="77777777"/>
        </w:tc>
        <w:tc>
          <w:tcPr>
            <w:tcW w:w="15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4687E29F" w14:textId="77777777">
            <w:r>
              <w:t xml:space="preserve">Médias </w:t>
            </w:r>
          </w:p>
        </w:tc>
        <w:tc>
          <w:tcPr>
            <w:tcW w:w="26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660DD4B6" w14:textId="77777777">
            <w:r>
              <w:t>1,86</w:t>
            </w:r>
          </w:p>
          <w:p w:rsidRPr="005E2D3C" w:rsidR="005101CF" w:rsidP="00F95DCA" w:rsidRDefault="00A626AB" w14:paraId="3BA639FC" w14:textId="77777777">
            <w:r>
              <w:t xml:space="preserve">(ou 1,22 m x 1,52 m) </w:t>
            </w:r>
          </w:p>
        </w:tc>
      </w:tr>
      <w:tr w:rsidRPr="005E2D3C" w:rsidR="005101CF" w:rsidTr="292E8E6C" w14:paraId="43AD98C9" w14:textId="77777777">
        <w:trPr>
          <w:trHeight w:val="1061"/>
        </w:trPr>
        <w:tc>
          <w:tcPr>
            <w:tcW w:w="0" w:type="auto"/>
            <w:vMerge/>
            <w:tcMar/>
          </w:tcPr>
          <w:p w:rsidRPr="005E2D3C" w:rsidR="005101CF" w:rsidP="00F95DCA" w:rsidRDefault="005101CF" w14:paraId="157B4518" w14:textId="77777777"/>
        </w:tc>
        <w:tc>
          <w:tcPr>
            <w:tcW w:w="15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35167313" w14:textId="77777777">
            <w:r>
              <w:t xml:space="preserve">Pequenas </w:t>
            </w:r>
          </w:p>
        </w:tc>
        <w:tc>
          <w:tcPr>
            <w:tcW w:w="26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39497313" w14:textId="77777777">
            <w:r>
              <w:t>1,11</w:t>
            </w:r>
          </w:p>
          <w:p w:rsidRPr="005E2D3C" w:rsidR="005101CF" w:rsidP="00F95DCA" w:rsidRDefault="00A626AB" w14:paraId="51D06B34" w14:textId="77777777">
            <w:r>
              <w:t xml:space="preserve">(ou 0,91m x 1,22m) </w:t>
            </w:r>
          </w:p>
        </w:tc>
      </w:tr>
    </w:tbl>
    <w:p w:rsidRPr="005E2D3C" w:rsidR="005101CF" w:rsidP="292E8E6C" w:rsidRDefault="00A626AB" w14:paraId="2D5FEF62" w14:textId="23D1BBD5">
      <w:pPr>
        <w:pStyle w:val="Normal"/>
      </w:pPr>
      <w:r w:rsidR="6F5E8D5D">
        <w:rPr/>
        <w:t xml:space="preserve">Nota: Os animais têm de ter, no mínimo, espaço suficiente para estarem de pé, deitados, para se virarem e </w:t>
      </w:r>
      <w:ins w:author="Maria Cristina Tavares Briosa" w:date="2026-07-07T16:38:59.801Z" w16du:dateUtc="2026-07-07T16:38:59.801Z" w:id="1210524444">
        <w:r w:rsidR="19A20DC5">
          <w:t xml:space="preserve">se </w:t>
        </w:r>
      </w:ins>
      <w:r w:rsidR="6F5E8D5D">
        <w:rPr/>
        <w:t xml:space="preserve">sentarem normalmente. </w:t>
      </w:r>
    </w:p>
    <w:p w:rsidRPr="005E2D3C" w:rsidR="005101CF" w:rsidP="00F95DCA" w:rsidRDefault="00A626AB" w14:paraId="546F3DCB" w14:textId="4F79B72C">
      <w:r w:rsidR="6F5E8D5D">
        <w:rPr/>
        <w:t xml:space="preserve">Os cães alojados em </w:t>
      </w:r>
      <w:del w:author="Maria Cristina Tavares Briosa" w:date="2026-07-07T16:33:03.661Z" w16du:dateUtc="2026-07-07T16:33:03.661Z" w:id="1444512537">
        <w:r w:rsidRPr="292E8E6C" w:rsidDel="6F5E8D5D">
          <w:rPr>
            <w:highlight w:val="yellow"/>
            <w:rPrChange w:author="Maria Cristina Tavares Briosa" w:date="2026-07-06T11:38:24.479Z" w16du:dateUtc="2026-07-06T11:38:24.479Z" w:id="1944335453"/>
          </w:rPr>
          <w:delText>gaiolas</w:delText>
        </w:r>
        <w:r w:rsidDel="6F5E8D5D">
          <w:delText xml:space="preserve"> </w:delText>
        </w:r>
      </w:del>
      <w:ins w:author="Maria Cristina Tavares Briosa" w:date="2026-07-07T16:33:28.092Z" w16du:dateUtc="2026-07-07T16:33:28.092Z" w:id="1790176667">
        <w:r w:rsidR="161358CD">
          <w:t xml:space="preserve">recintos interiores (?) </w:t>
        </w:r>
      </w:ins>
      <w:r w:rsidR="6F5E8D5D">
        <w:rPr/>
        <w:t xml:space="preserve">deverão ser exercitados em recintos </w:t>
      </w:r>
      <w:ins w:author="Maria Cristina Tavares Briosa" w:date="2026-07-07T16:34:46.435Z" w16du:dateUtc="2026-07-07T16:34:46.435Z" w:id="975334048">
        <w:r w:rsidR="1CFE77B4">
          <w:t xml:space="preserve">exteriores </w:t>
        </w:r>
      </w:ins>
      <w:r w:rsidR="6F5E8D5D">
        <w:rPr/>
        <w:t xml:space="preserve">de pelo menos 1,22 m x 3,04 m, duas vezes por dia, e caminharem à trela por um período mínimo de 20 minutos, duas vezes por dia. </w:t>
      </w:r>
    </w:p>
    <w:tbl>
      <w:tblPr>
        <w:tblStyle w:val="TableGrid"/>
        <w:tblW w:w="6804" w:type="dxa"/>
        <w:tblInd w:w="989" w:type="dxa"/>
        <w:tblCellMar>
          <w:top w:w="53" w:type="dxa"/>
          <w:left w:w="115" w:type="dxa"/>
          <w:right w:w="115" w:type="dxa"/>
        </w:tblCellMar>
        <w:tblLook w:val="04A0" w:firstRow="1" w:lastRow="0" w:firstColumn="1" w:lastColumn="0" w:noHBand="0" w:noVBand="1"/>
      </w:tblPr>
      <w:tblGrid>
        <w:gridCol w:w="2339"/>
        <w:gridCol w:w="2871"/>
        <w:gridCol w:w="1594"/>
      </w:tblGrid>
      <w:tr w:rsidRPr="005E2D3C" w:rsidR="005101CF" w:rsidTr="292E8E6C" w14:paraId="25182809" w14:textId="77777777">
        <w:trPr>
          <w:trHeight w:val="1060"/>
        </w:trPr>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4AA2819E" w14:textId="77777777">
            <w:r>
              <w:t xml:space="preserve">Unidade de detenção </w:t>
            </w:r>
          </w:p>
        </w:tc>
        <w:tc>
          <w:tcPr>
            <w:tcW w:w="2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57536150" w14:textId="77777777">
            <w:r>
              <w:t xml:space="preserve">Superfície de base (metros quadrados)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34C92EE0" w14:textId="77777777">
            <w:r>
              <w:t xml:space="preserve">Altura (metros) </w:t>
            </w:r>
          </w:p>
        </w:tc>
      </w:tr>
      <w:tr w:rsidRPr="005E2D3C" w:rsidR="005101CF" w:rsidTr="292E8E6C" w14:paraId="33D2E169" w14:textId="77777777">
        <w:trPr>
          <w:trHeight w:val="1061"/>
        </w:trPr>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2AC4A0E3" w14:textId="77777777">
            <w:r>
              <w:t xml:space="preserve">Recinto fechado </w:t>
            </w:r>
          </w:p>
        </w:tc>
        <w:tc>
          <w:tcPr>
            <w:tcW w:w="2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545CE01B" w14:textId="77777777">
            <w:r>
              <w:t>2,23</w:t>
            </w:r>
          </w:p>
          <w:p w:rsidRPr="005E2D3C" w:rsidR="005101CF" w:rsidP="00F95DCA" w:rsidRDefault="00A626AB" w14:paraId="0A0E5C21" w14:textId="77777777">
            <w:r>
              <w:t xml:space="preserve">(ou 1,22m x 1,83m)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63F11C2D" w14:textId="77777777">
            <w:r>
              <w:t xml:space="preserve">1,80 </w:t>
            </w:r>
          </w:p>
        </w:tc>
      </w:tr>
      <w:tr w:rsidRPr="005E2D3C" w:rsidR="005101CF" w:rsidTr="292E8E6C" w14:paraId="73FE82C4" w14:textId="77777777">
        <w:trPr>
          <w:trHeight w:val="1060"/>
        </w:trPr>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3C1E44AC" w14:textId="77777777">
            <w:r>
              <w:t xml:space="preserve">Recinto fechado exterior </w:t>
            </w:r>
          </w:p>
        </w:tc>
        <w:tc>
          <w:tcPr>
            <w:tcW w:w="2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703D57EB" w14:textId="77777777">
            <w:r>
              <w:t>2,98</w:t>
            </w:r>
          </w:p>
          <w:p w:rsidRPr="005E2D3C" w:rsidR="005101CF" w:rsidP="00F95DCA" w:rsidRDefault="00A626AB" w14:paraId="7C62BF9D" w14:textId="77777777">
            <w:r>
              <w:t xml:space="preserve">(ou 1,22m x 2,44m)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E2D3C" w:rsidR="005101CF" w:rsidP="00F95DCA" w:rsidRDefault="00A626AB" w14:paraId="735DE3F1" w14:textId="77777777">
            <w:r>
              <w:t xml:space="preserve">1,80 </w:t>
            </w:r>
          </w:p>
        </w:tc>
      </w:tr>
    </w:tbl>
    <w:p w:rsidRPr="005E2D3C" w:rsidR="4F74B76E" w:rsidP="292E8E6C" w:rsidRDefault="4F74B76E" w14:paraId="654DC325" w14:textId="5CE7D72E">
      <w:pPr>
        <w:pStyle w:val="Normal"/>
        <w:rPr>
          <w:del w:author="Maria Cristina Tavares Briosa" w:date="2026-07-07T16:37:31.247Z" w16du:dateUtc="2026-07-07T16:37:31.247Z" w:id="1698235980"/>
        </w:rPr>
      </w:pPr>
      <w:ins w:author="Maria Cristina Tavares Briosa" w:date="2026-07-07T16:37:50.074Z" w16du:dateUtc="2026-07-07T16:37:50.074Z" w:id="1468380136">
        <w:r w:rsidR="5B61FAC9">
          <w:t xml:space="preserve">Nota: A área recomendada para o alojamento de cães corresponde ao somatório do recinto fechado e recinto fechado </w:t>
        </w:r>
        <w:r w:rsidR="5B61FAC9">
          <w:t>exterior</w:t>
        </w:r>
      </w:ins>
    </w:p>
    <w:p w:rsidRPr="005E2D3C" w:rsidR="005101CF" w:rsidP="00F95DCA" w:rsidRDefault="1655F49A" w14:paraId="05EBA0E7" w14:textId="44612BEC">
      <w:pPr>
        <w:rPr>
          <w:del w:author="Maria Cristina Tavares Briosa" w:date="2026-07-07T16:38:04.141Z" w16du:dateUtc="2026-07-07T16:38:04.141Z" w:id="1399983538"/>
        </w:rPr>
      </w:pPr>
      <w:del w:author="Maria Cristina Tavares Briosa" w:date="2026-07-07T16:38:04.141Z" w16du:dateUtc="2026-07-07T16:38:04.141Z" w:id="1697827849">
        <w:r w:rsidDel="3C5F38C4">
          <w:delText>so</w:delText>
        </w:r>
      </w:del>
    </w:p>
    <w:p w:rsidRPr="005E2D3C" w:rsidR="005101CF" w:rsidP="00F95DCA" w:rsidRDefault="5BF3B7D7" w14:paraId="3B886F99" w14:textId="77777777">
      <w:pPr>
        <w:rPr>
          <w:i/>
          <w:iCs/>
          <w:highlight w:val="yellow"/>
        </w:rPr>
      </w:pPr>
      <w:r>
        <w:rPr>
          <w:i/>
          <w:iCs/>
          <w:highlight w:val="yellow"/>
        </w:rPr>
        <w:t xml:space="preserve">g.2.) </w:t>
      </w:r>
      <w:r>
        <w:rPr>
          <w:highlight w:val="yellow"/>
        </w:rPr>
        <w:t>Em grupo</w:t>
      </w:r>
      <w:r>
        <w:rPr>
          <w:i/>
          <w:iCs/>
        </w:rPr>
        <w:t xml:space="preserve">  </w:t>
      </w:r>
    </w:p>
    <w:p w:rsidRPr="005E2D3C" w:rsidR="005101CF" w:rsidP="00F95DCA" w:rsidRDefault="5BF3B7D7" w14:paraId="7C2E0477" w14:textId="77777777">
      <w:pPr>
        <w:rPr>
          <w:highlight w:val="yellow"/>
        </w:rPr>
      </w:pPr>
      <w:r>
        <w:rPr>
          <w:highlight w:val="yellow"/>
        </w:rPr>
        <w:t>Os animais têm que ter, no mínimo, espaço suficiente para estarem de pé, deitados, para se virarem e sentarem normalmente;</w:t>
      </w:r>
      <w:r>
        <w:t xml:space="preserve"> </w:t>
      </w:r>
    </w:p>
    <w:p w:rsidRPr="005E2D3C" w:rsidR="5BF3B7D7" w:rsidP="00F95DCA" w:rsidRDefault="5BF3B7D7" w14:paraId="393E14C9" w14:textId="3AF53503">
      <w:pPr>
        <w:rPr>
          <w:highlight w:val="yellow"/>
        </w:rPr>
      </w:pPr>
      <w:r w:rsidRPr="292E8E6C" w:rsidR="76F7EDD0">
        <w:rPr>
          <w:highlight w:val="yellow"/>
        </w:rPr>
        <w:t xml:space="preserve">Num canil, cada animal deverá dispor de uma superfície de base de, pelo menos, 1,22 m x 1,22 m; </w:t>
      </w:r>
      <w:r w:rsidRPr="292E8E6C" w:rsidR="76F7EDD0">
        <w:rPr>
          <w:highlight w:val="yellow"/>
        </w:rPr>
        <w:t>= 1,49 m2, pode ser atualizado pelo menos para o que é atualmente financiado nos Apoios, 1,7 m2</w:t>
      </w:r>
    </w:p>
    <w:p w:rsidRPr="005E2D3C" w:rsidR="005101CF" w:rsidP="00F95DCA" w:rsidRDefault="5BF3B7D7" w14:paraId="7B85D5C7" w14:textId="77777777">
      <w:pPr>
        <w:rPr>
          <w:highlight w:val="yellow"/>
        </w:rPr>
      </w:pPr>
      <w:r>
        <w:rPr>
          <w:highlight w:val="yellow"/>
        </w:rPr>
        <w:t>Um recinto com as dimensões 1,50 m x 3 m não poderá alojar mais de dois cães de raça média ou grande, ou três cães de raça pequena.</w:t>
      </w:r>
      <w:r>
        <w:t xml:space="preserve"> </w:t>
      </w:r>
    </w:p>
    <w:p w:rsidRPr="005E2D3C" w:rsidR="4F74B76E" w:rsidP="00F95DCA" w:rsidRDefault="4F74B76E" w14:paraId="7A14302A" w14:textId="475458BF">
      <w:pPr>
        <w:rPr>
          <w:highlight w:val="yellow"/>
        </w:rPr>
      </w:pPr>
    </w:p>
    <w:p w:rsidRPr="005E2D3C" w:rsidR="4F74B76E" w:rsidP="00F95DCA" w:rsidRDefault="4F74B76E" w14:paraId="25B3675F" w14:textId="78F170C6"/>
    <w:p w:rsidRPr="005E2D3C" w:rsidR="005101CF" w:rsidP="00F95DCA" w:rsidRDefault="00A626AB" w14:paraId="5867342B" w14:textId="77777777">
      <w:r>
        <w:t xml:space="preserve"> </w:t>
      </w:r>
      <w:r>
        <w:tab/>
      </w:r>
      <w:r>
        <w:t xml:space="preserve"> </w:t>
      </w:r>
    </w:p>
    <w:p w:rsidRPr="005E2D3C" w:rsidR="008452C1" w:rsidP="00F95DCA" w:rsidRDefault="1D69B9E3" w14:paraId="05BBB9FB" w14:textId="49CCD6F9">
      <w:pPr>
        <w:rPr>
          <w:rFonts w:eastAsia="Calibri"/>
        </w:rPr>
      </w:pPr>
      <w:r>
        <w:rPr>
          <w:rFonts w:eastAsia="Calibri"/>
          <w:b/>
          <w:bCs/>
        </w:rPr>
        <w:t>Transcrição do Anexo I, n.º 2 – Regulamento Europeu</w:t>
      </w:r>
    </w:p>
    <w:p w:rsidRPr="005E2D3C" w:rsidR="008452C1" w:rsidP="00F95DCA" w:rsidRDefault="1D69B9E3" w14:paraId="4F5492C2" w14:textId="4CBE9F9A">
      <w:pPr>
        <w:rPr>
          <w:rFonts w:eastAsia="Segoe UI"/>
          <w:i/>
          <w:iCs/>
          <w:color w:val="333333"/>
        </w:rPr>
      </w:pPr>
      <w:r>
        <w:rPr>
          <w:rFonts w:eastAsia="Segoe UI"/>
          <w:i/>
          <w:iCs/>
          <w:color w:val="333333"/>
        </w:rPr>
        <w:t>2. Alojamento</w:t>
      </w:r>
    </w:p>
    <w:p w:rsidRPr="005E2D3C" w:rsidR="008452C1" w:rsidP="00F95DCA" w:rsidRDefault="1D69B9E3" w14:paraId="7A0E56E1" w14:textId="6D844419">
      <w:pPr>
        <w:rPr>
          <w:rFonts w:eastAsia="Segoe UI"/>
          <w:i/>
          <w:iCs/>
          <w:color w:val="333333"/>
        </w:rPr>
      </w:pPr>
      <w:r>
        <w:rPr>
          <w:rFonts w:eastAsia="Segoe UI"/>
          <w:i/>
          <w:iCs/>
          <w:color w:val="333333"/>
        </w:rPr>
        <w:t>2.1 Temperatura</w:t>
      </w:r>
    </w:p>
    <w:p w:rsidRPr="005E2D3C" w:rsidR="008452C1" w:rsidP="00F95DCA" w:rsidRDefault="1D69B9E3" w14:paraId="3DA709A8" w14:textId="388EBF73">
      <w:pPr>
        <w:rPr>
          <w:rFonts w:eastAsia="Segoe UI"/>
          <w:i/>
          <w:iCs/>
          <w:color w:val="333333"/>
        </w:rPr>
      </w:pPr>
      <w:r>
        <w:rPr>
          <w:rFonts w:eastAsia="Segoe UI"/>
          <w:i/>
          <w:iCs/>
          <w:color w:val="333333"/>
        </w:rPr>
        <w:t>Em estabelecimentos de criação, a temperatura deve ser mantida dentro de uma gama de:</w:t>
      </w:r>
    </w:p>
    <w:p w:rsidRPr="005E2D3C" w:rsidR="008452C1" w:rsidP="00F95DCA" w:rsidRDefault="1D69B9E3" w14:paraId="255F21F0" w14:textId="4BDB28F8">
      <w:pPr>
        <w:rPr>
          <w:rFonts w:eastAsia="Segoe UI"/>
          <w:i/>
          <w:iCs/>
          <w:color w:val="333333"/>
        </w:rPr>
      </w:pPr>
      <w:r>
        <w:rPr>
          <w:rFonts w:eastAsia="Segoe UI"/>
          <w:i/>
          <w:iCs/>
          <w:color w:val="333333"/>
        </w:rPr>
        <w:t>— 22 a 28°C em áreas de parto de cães durante os primeiros 10 dias de vida dos filhotes;</w:t>
      </w:r>
    </w:p>
    <w:p w:rsidRPr="005E2D3C" w:rsidR="008452C1" w:rsidP="00F95DCA" w:rsidRDefault="1D69B9E3" w14:paraId="0756A1F4" w14:textId="471A3B5A">
      <w:pPr>
        <w:rPr>
          <w:rFonts w:eastAsia="Segoe UI"/>
          <w:i/>
          <w:iCs/>
          <w:color w:val="333333"/>
        </w:rPr>
      </w:pPr>
      <w:r>
        <w:rPr>
          <w:rFonts w:eastAsia="Segoe UI"/>
          <w:i/>
          <w:iCs/>
          <w:color w:val="333333"/>
        </w:rPr>
        <w:t>— 18 a 27°C em áreas de parto de gatos durante os primeiros 21 dias de vida dos gatinhos.</w:t>
      </w:r>
    </w:p>
    <w:p w:rsidRPr="005E2D3C" w:rsidR="008452C1" w:rsidP="00F95DCA" w:rsidRDefault="1D69B9E3" w14:paraId="40F463E5" w14:textId="72486921">
      <w:pPr>
        <w:rPr>
          <w:rFonts w:eastAsia="Segoe UI"/>
          <w:i/>
          <w:iCs/>
          <w:color w:val="333333"/>
        </w:rPr>
      </w:pPr>
      <w:r>
        <w:rPr>
          <w:rFonts w:eastAsia="Segoe UI"/>
          <w:i/>
          <w:iCs/>
          <w:color w:val="333333"/>
        </w:rPr>
        <w:t>2.2 Iluminação</w:t>
      </w:r>
    </w:p>
    <w:p w:rsidRPr="005E2D3C" w:rsidR="008452C1" w:rsidP="00F95DCA" w:rsidRDefault="1D69B9E3" w14:paraId="5E86854D" w14:textId="4730C759">
      <w:pPr>
        <w:rPr>
          <w:rFonts w:eastAsia="Segoe UI"/>
          <w:i/>
          <w:iCs/>
          <w:color w:val="333333"/>
        </w:rPr>
      </w:pPr>
      <w:r>
        <w:rPr>
          <w:rFonts w:eastAsia="Segoe UI"/>
          <w:i/>
          <w:iCs/>
          <w:color w:val="333333"/>
        </w:rPr>
        <w:t>Cães e gatos devem ser expostos a luz durante pelo menos 7 horas por dia. A luz artificial deve ser de espectro amplo ou espectro completo com uma frequência de pelo menos 80 Hz.</w:t>
      </w:r>
    </w:p>
    <w:p w:rsidRPr="005E2D3C" w:rsidR="008452C1" w:rsidP="00F95DCA" w:rsidRDefault="1D69B9E3" w14:paraId="389D80D6" w14:textId="73800F4E">
      <w:pPr>
        <w:rPr>
          <w:rFonts w:eastAsia="Segoe UI"/>
          <w:i/>
          <w:iCs/>
          <w:color w:val="333333"/>
        </w:rPr>
      </w:pPr>
      <w:r>
        <w:rPr>
          <w:rFonts w:eastAsia="Segoe UI"/>
          <w:i/>
          <w:iCs/>
          <w:color w:val="333333"/>
        </w:rPr>
        <w:t>Cães e gatos devem ter a possibilidade de estar sem luzes artificiais durante pelo menos 8 horas por dia.</w:t>
      </w:r>
    </w:p>
    <w:p w:rsidRPr="005E2D3C" w:rsidR="008452C1" w:rsidP="00F95DCA" w:rsidRDefault="1D69B9E3" w14:paraId="03141B07" w14:textId="30C5C3F4">
      <w:pPr>
        <w:rPr>
          <w:rFonts w:eastAsia="Segoe UI"/>
          <w:i/>
          <w:iCs/>
          <w:color w:val="333333"/>
        </w:rPr>
      </w:pPr>
      <w:r>
        <w:rPr>
          <w:rFonts w:eastAsia="Segoe UI"/>
          <w:i/>
          <w:iCs/>
          <w:color w:val="333333"/>
        </w:rPr>
        <w:t>2.3 Espaço adequado</w:t>
      </w:r>
    </w:p>
    <w:p w:rsidRPr="005E2D3C" w:rsidR="008452C1" w:rsidP="00F95DCA" w:rsidRDefault="1D69B9E3" w14:paraId="742E1837" w14:textId="5C0661C9">
      <w:pPr>
        <w:rPr>
          <w:rFonts w:eastAsia="Segoe UI"/>
          <w:i/>
          <w:iCs/>
          <w:color w:val="333333"/>
        </w:rPr>
      </w:pPr>
      <w:r>
        <w:rPr>
          <w:rFonts w:eastAsia="Segoe UI"/>
          <w:i/>
          <w:iCs/>
          <w:color w:val="333333"/>
        </w:rPr>
        <w:t>2.3.1 As áreas de parto devem ser concebidas de modo a permitir que a progenitora se afaste da sua prole.</w:t>
      </w:r>
    </w:p>
    <w:p w:rsidRPr="005E2D3C" w:rsidR="008452C1" w:rsidP="00F95DCA" w:rsidRDefault="1D69B9E3" w14:paraId="327C5C65" w14:textId="38724D83">
      <w:pPr>
        <w:rPr>
          <w:rFonts w:eastAsia="Segoe UI"/>
          <w:i/>
          <w:iCs/>
          <w:color w:val="333333"/>
        </w:rPr>
      </w:pPr>
      <w:r>
        <w:rPr>
          <w:rFonts w:eastAsia="Segoe UI"/>
          <w:i/>
          <w:iCs/>
          <w:color w:val="333333"/>
        </w:rPr>
        <w:t>2.3.2 No caso dos estabelecimentos de criação e de venda, aplicam-se as seguintes superfícies mínimas para cães e gatos, as quais devem ser calculadas com base na área total permanentemente acessível aos cães ou gatos.</w:t>
      </w:r>
    </w:p>
    <w:p w:rsidRPr="005E2D3C" w:rsidR="008452C1" w:rsidP="00F95DCA" w:rsidRDefault="1D69B9E3" w14:paraId="6E745343" w14:textId="20465005">
      <w:pPr>
        <w:rPr>
          <w:rFonts w:eastAsia="Segoe UI"/>
          <w:i/>
          <w:iCs/>
          <w:color w:val="333333"/>
        </w:rPr>
      </w:pPr>
      <w:r>
        <w:rPr>
          <w:rFonts w:eastAsia="Segoe UI"/>
          <w:i/>
          <w:iCs/>
          <w:color w:val="333333"/>
        </w:rPr>
        <w:t>2.3.3</w:t>
      </w:r>
    </w:p>
    <w:p w:rsidRPr="005E2D3C" w:rsidR="008452C1" w:rsidP="00F95DCA" w:rsidRDefault="1D69B9E3" w14:paraId="05F55892" w14:textId="77634A81">
      <w:pPr>
        <w:rPr>
          <w:rFonts w:eastAsia="Segoe UI"/>
          <w:i/>
          <w:iCs/>
          <w:color w:val="333333"/>
        </w:rPr>
      </w:pPr>
      <w:r>
        <w:rPr>
          <w:rFonts w:eastAsia="Segoe UI"/>
          <w:i/>
          <w:iCs/>
          <w:color w:val="333333"/>
        </w:rPr>
        <w:t>Espaço para cães com ou sem crias</w:t>
      </w:r>
    </w:p>
    <w:p w:rsidRPr="005E2D3C" w:rsidR="008452C1" w:rsidP="00F95DCA" w:rsidRDefault="1D69B9E3" w14:paraId="1A0C1713" w14:textId="3CE84C53">
      <w:pPr>
        <w:rPr>
          <w:rFonts w:eastAsia="Segoe UI"/>
          <w:i/>
          <w:iCs/>
          <w:color w:val="333333"/>
        </w:rPr>
      </w:pPr>
      <w:r>
        <w:rPr>
          <w:rFonts w:eastAsia="Segoe UI"/>
          <w:i/>
          <w:iCs/>
          <w:color w:val="333333"/>
        </w:rPr>
        <w:t>Altura do var (cm):</w:t>
      </w:r>
    </w:p>
    <w:p w:rsidRPr="005E2D3C" w:rsidR="008452C1" w:rsidP="00F95DCA" w:rsidRDefault="1D69B9E3" w14:paraId="6B8718B2" w14:textId="79373D29">
      <w:pPr>
        <w:rPr>
          <w:rFonts w:eastAsia="Segoe UI"/>
          <w:i/>
          <w:iCs/>
          <w:color w:val="333333"/>
        </w:rPr>
      </w:pPr>
      <w:r>
        <w:rPr>
          <w:rFonts w:eastAsia="Segoe UI"/>
          <w:i/>
          <w:iCs/>
          <w:color w:val="333333"/>
        </w:rPr>
        <w:t>&lt; 30 → Área mínima: 4 m², Altura: 200 cm</w:t>
      </w:r>
    </w:p>
    <w:p w:rsidRPr="005E2D3C" w:rsidR="008452C1" w:rsidP="00F95DCA" w:rsidRDefault="1D69B9E3" w14:paraId="0673FA23" w14:textId="371EB00C">
      <w:pPr>
        <w:rPr>
          <w:rFonts w:eastAsia="Segoe UI"/>
          <w:i/>
          <w:iCs/>
          <w:color w:val="333333"/>
        </w:rPr>
      </w:pPr>
      <w:r>
        <w:rPr>
          <w:rFonts w:eastAsia="Segoe UI"/>
          <w:i/>
          <w:iCs/>
          <w:color w:val="333333"/>
        </w:rPr>
        <w:t>30-40 → 5 m², 200 cm</w:t>
      </w:r>
    </w:p>
    <w:p w:rsidRPr="005E2D3C" w:rsidR="008452C1" w:rsidP="00F95DCA" w:rsidRDefault="1D69B9E3" w14:paraId="21EBA208" w14:textId="334AE6C9">
      <w:pPr>
        <w:rPr>
          <w:rFonts w:eastAsia="Segoe UI"/>
          <w:i/>
          <w:iCs/>
          <w:color w:val="333333"/>
        </w:rPr>
      </w:pPr>
      <w:r>
        <w:rPr>
          <w:rFonts w:eastAsia="Segoe UI"/>
          <w:i/>
          <w:iCs/>
          <w:color w:val="333333"/>
        </w:rPr>
        <w:t>40-60 → 8 m², 200 cm</w:t>
      </w:r>
    </w:p>
    <w:p w:rsidRPr="005E2D3C" w:rsidR="008452C1" w:rsidP="00F95DCA" w:rsidRDefault="1D69B9E3" w14:paraId="4A3F613B" w14:textId="41E09C81">
      <w:pPr>
        <w:rPr>
          <w:rFonts w:eastAsia="Segoe UI"/>
          <w:i/>
          <w:iCs/>
          <w:color w:val="333333"/>
        </w:rPr>
      </w:pPr>
      <w:r>
        <w:rPr>
          <w:rFonts w:eastAsia="Segoe UI"/>
          <w:i/>
          <w:iCs/>
          <w:color w:val="333333"/>
        </w:rPr>
        <w:t>60-70 → 10 m², 200 cm</w:t>
      </w:r>
    </w:p>
    <w:p w:rsidRPr="005E2D3C" w:rsidR="008452C1" w:rsidP="00F95DCA" w:rsidRDefault="1D69B9E3" w14:paraId="29B8D695" w14:textId="123EA1EA">
      <w:pPr>
        <w:rPr>
          <w:rFonts w:eastAsia="Segoe UI"/>
          <w:i/>
          <w:iCs/>
          <w:color w:val="333333"/>
        </w:rPr>
      </w:pPr>
      <w:r>
        <w:rPr>
          <w:rFonts w:eastAsia="Segoe UI"/>
          <w:i/>
          <w:iCs/>
          <w:color w:val="333333"/>
        </w:rPr>
        <w:t>&gt;70 → 10 m², 200 cm</w:t>
      </w:r>
    </w:p>
    <w:p w:rsidRPr="005E2D3C" w:rsidR="008452C1" w:rsidP="00F95DCA" w:rsidRDefault="1D69B9E3" w14:paraId="17473535" w14:textId="59E814C6">
      <w:pPr>
        <w:rPr>
          <w:rFonts w:eastAsia="Segoe UI"/>
          <w:i/>
          <w:iCs/>
          <w:color w:val="333333"/>
        </w:rPr>
      </w:pPr>
      <w:r>
        <w:rPr>
          <w:rFonts w:eastAsia="Segoe UI"/>
          <w:i/>
          <w:iCs/>
          <w:color w:val="333333"/>
        </w:rPr>
        <w:t>Cada cão adicional: 3/3.5/4/5/6 m² respetivamente.</w:t>
      </w:r>
    </w:p>
    <w:p w:rsidRPr="005E2D3C" w:rsidR="008452C1" w:rsidP="00F95DCA" w:rsidRDefault="1D69B9E3" w14:paraId="7274EAE4" w14:textId="55AD1772">
      <w:pPr>
        <w:rPr>
          <w:rFonts w:eastAsia="Segoe UI"/>
          <w:i/>
          <w:iCs/>
          <w:color w:val="333333"/>
        </w:rPr>
      </w:pPr>
      <w:r>
        <w:rPr>
          <w:rFonts w:eastAsia="Segoe UI"/>
          <w:i/>
          <w:iCs/>
          <w:color w:val="333333"/>
        </w:rPr>
        <w:t>Espaço para gatos com ou sem crias</w:t>
      </w:r>
    </w:p>
    <w:p w:rsidRPr="005E2D3C" w:rsidR="008452C1" w:rsidP="00F95DCA" w:rsidRDefault="1D69B9E3" w14:paraId="3B4F000F" w14:textId="5A00A39B">
      <w:pPr>
        <w:rPr>
          <w:rFonts w:eastAsia="Segoe UI"/>
          <w:i/>
          <w:iCs/>
          <w:color w:val="333333"/>
        </w:rPr>
      </w:pPr>
      <w:r>
        <w:rPr>
          <w:rFonts w:eastAsia="Segoe UI"/>
          <w:i/>
          <w:iCs/>
          <w:color w:val="333333"/>
        </w:rPr>
        <w:t>Um gato: 3 m² solo, 200 cm altura</w:t>
      </w:r>
    </w:p>
    <w:p w:rsidRPr="005E2D3C" w:rsidR="008452C1" w:rsidP="00F95DCA" w:rsidRDefault="1D69B9E3" w14:paraId="32D929F2" w14:textId="7EBC2F2C">
      <w:pPr>
        <w:rPr>
          <w:rFonts w:eastAsia="Segoe UI"/>
          <w:i/>
          <w:iCs/>
          <w:color w:val="333333"/>
        </w:rPr>
      </w:pPr>
      <w:r>
        <w:rPr>
          <w:rFonts w:eastAsia="Segoe UI"/>
          <w:i/>
          <w:iCs/>
          <w:color w:val="333333"/>
        </w:rPr>
        <w:t>Cada adicional: 2 m².</w:t>
      </w:r>
    </w:p>
    <w:p w:rsidRPr="005E2D3C" w:rsidR="008452C1" w:rsidP="00F95DCA" w:rsidRDefault="1D69B9E3" w14:paraId="38EFFE89" w14:textId="33A6CAFA">
      <w:pPr>
        <w:rPr>
          <w:rFonts w:eastAsia="Segoe UI"/>
          <w:i/>
          <w:iCs/>
          <w:color w:val="333333"/>
        </w:rPr>
      </w:pPr>
      <w:r>
        <w:rPr>
          <w:rFonts w:eastAsia="Segoe UI"/>
          <w:i/>
          <w:iCs/>
          <w:color w:val="333333"/>
        </w:rPr>
        <w:t>* No caso de cães de raça pura, as alturas do var podem ser calculadas com base no cercado individual; mantêm-se apenas as colunas para área de superfície mínima para a altura.</w:t>
      </w:r>
    </w:p>
    <w:p w:rsidRPr="005E2D3C" w:rsidR="008452C1" w:rsidP="00F95DCA" w:rsidRDefault="1D69B9E3" w14:paraId="53595C09" w14:textId="66E655AB">
      <w:pPr>
        <w:rPr>
          <w:rFonts w:eastAsia="Segoe UI"/>
          <w:i/>
          <w:iCs/>
          <w:color w:val="333333"/>
        </w:rPr>
      </w:pPr>
      <w:r>
        <w:rPr>
          <w:rFonts w:eastAsia="Segoe UI"/>
          <w:i/>
          <w:iCs/>
          <w:color w:val="333333"/>
        </w:rPr>
        <w:t>** A superfície com enriquecimento para gatos não é incluída na área mínima do solo.</w:t>
      </w:r>
    </w:p>
    <w:p w:rsidRPr="005E2D3C" w:rsidR="008452C1" w:rsidP="00F95DCA" w:rsidRDefault="008452C1" w14:paraId="161AD57B" w14:textId="061F55D0">
      <w:pPr>
        <w:rPr>
          <w:rFonts w:eastAsia="Calibri"/>
        </w:rPr>
      </w:pPr>
    </w:p>
    <w:p w:rsidRPr="005E2D3C" w:rsidR="008452C1" w:rsidP="00F95DCA" w:rsidRDefault="008452C1" w14:paraId="2947D300" w14:textId="77777777">
      <w:pPr>
        <w:rPr>
          <w:rFonts w:eastAsia="Calibri"/>
        </w:rPr>
      </w:pPr>
    </w:p>
    <w:p w:rsidRPr="005E2D3C" w:rsidR="008452C1" w:rsidP="00F95DCA" w:rsidRDefault="008452C1" w14:paraId="3159AAE3" w14:textId="77777777">
      <w:pPr>
        <w:rPr>
          <w:rFonts w:eastAsia="Calibri"/>
        </w:rPr>
      </w:pPr>
    </w:p>
    <w:p w:rsidRPr="005E2D3C" w:rsidR="008452C1" w:rsidP="00F95DCA" w:rsidRDefault="008452C1" w14:paraId="350A83E4" w14:textId="77777777">
      <w:pPr>
        <w:rPr>
          <w:rFonts w:eastAsia="Calibri"/>
        </w:rPr>
      </w:pPr>
    </w:p>
    <w:p w:rsidRPr="005E2D3C" w:rsidR="008452C1" w:rsidP="00F95DCA" w:rsidRDefault="008452C1" w14:paraId="1B8E3800" w14:textId="77777777">
      <w:pPr>
        <w:rPr>
          <w:rFonts w:eastAsia="Calibri"/>
        </w:rPr>
      </w:pPr>
    </w:p>
    <w:p w:rsidRPr="005E2D3C" w:rsidR="008452C1" w:rsidP="00F95DCA" w:rsidRDefault="008452C1" w14:paraId="3F43EB78" w14:textId="77777777">
      <w:pPr>
        <w:rPr>
          <w:rFonts w:eastAsia="Calibri"/>
        </w:rPr>
      </w:pPr>
    </w:p>
    <w:p w:rsidRPr="005E2D3C" w:rsidR="008452C1" w:rsidP="00F95DCA" w:rsidRDefault="008452C1" w14:paraId="2FC40C5C" w14:textId="77777777">
      <w:pPr>
        <w:rPr>
          <w:rFonts w:eastAsia="Calibri"/>
        </w:rPr>
      </w:pPr>
    </w:p>
    <w:p w:rsidRPr="005E2D3C" w:rsidR="008452C1" w:rsidP="00F95DCA" w:rsidRDefault="008452C1" w14:paraId="15D72C05" w14:textId="77777777">
      <w:pPr>
        <w:rPr>
          <w:rFonts w:eastAsia="Calibri"/>
        </w:rPr>
      </w:pPr>
    </w:p>
    <w:p w:rsidRPr="005E2D3C" w:rsidR="008452C1" w:rsidP="00F95DCA" w:rsidRDefault="008452C1" w14:paraId="459C8959" w14:textId="77777777">
      <w:pPr>
        <w:rPr>
          <w:rFonts w:eastAsia="Calibri"/>
        </w:rPr>
      </w:pPr>
    </w:p>
    <w:p w:rsidRPr="005E2D3C" w:rsidR="008452C1" w:rsidP="00F95DCA" w:rsidRDefault="008452C1" w14:paraId="44568697" w14:textId="77777777">
      <w:pPr>
        <w:rPr>
          <w:rFonts w:eastAsia="Calibri"/>
        </w:rPr>
      </w:pPr>
    </w:p>
    <w:p w:rsidRPr="005E2D3C" w:rsidR="008452C1" w:rsidP="00F95DCA" w:rsidRDefault="008452C1" w14:paraId="3F1DB9AA" w14:textId="77777777">
      <w:pPr>
        <w:rPr>
          <w:rFonts w:eastAsia="Calibri"/>
        </w:rPr>
      </w:pPr>
    </w:p>
    <w:p w:rsidRPr="005E2D3C" w:rsidR="008452C1" w:rsidP="00F95DCA" w:rsidRDefault="008452C1" w14:paraId="2C33CAF3" w14:textId="77777777">
      <w:pPr>
        <w:rPr>
          <w:rFonts w:eastAsia="Calibri"/>
        </w:rPr>
      </w:pPr>
    </w:p>
    <w:p w:rsidRPr="005E2D3C" w:rsidR="008452C1" w:rsidP="00F95DCA" w:rsidRDefault="008452C1" w14:paraId="70C9B65D" w14:textId="77777777">
      <w:pPr>
        <w:rPr>
          <w:rFonts w:eastAsia="Calibri"/>
        </w:rPr>
      </w:pPr>
    </w:p>
    <w:p w:rsidRPr="005E2D3C" w:rsidR="008452C1" w:rsidP="00F95DCA" w:rsidRDefault="008452C1" w14:paraId="35C944F4" w14:textId="77777777">
      <w:pPr>
        <w:rPr>
          <w:rFonts w:eastAsia="Calibri"/>
        </w:rPr>
      </w:pPr>
    </w:p>
    <w:p w:rsidRPr="005E2D3C" w:rsidR="008452C1" w:rsidP="00F95DCA" w:rsidRDefault="008452C1" w14:paraId="5E5719E2" w14:textId="77777777">
      <w:pPr>
        <w:rPr>
          <w:rFonts w:eastAsia="Calibri"/>
        </w:rPr>
      </w:pPr>
    </w:p>
    <w:p w:rsidRPr="005E2D3C" w:rsidR="008452C1" w:rsidP="00F95DCA" w:rsidRDefault="008452C1" w14:paraId="725E9D62" w14:textId="77777777">
      <w:pPr>
        <w:rPr>
          <w:rFonts w:eastAsia="Calibri"/>
        </w:rPr>
      </w:pPr>
    </w:p>
    <w:p w:rsidRPr="005E2D3C" w:rsidR="008452C1" w:rsidP="00F95DCA" w:rsidRDefault="008452C1" w14:paraId="567E0A01" w14:textId="77777777">
      <w:pPr>
        <w:rPr>
          <w:rFonts w:eastAsia="Calibri"/>
        </w:rPr>
      </w:pPr>
    </w:p>
    <w:p w:rsidRPr="005E2D3C" w:rsidR="008452C1" w:rsidP="00F95DCA" w:rsidRDefault="008452C1" w14:paraId="480EA31B" w14:textId="77777777">
      <w:pPr>
        <w:rPr>
          <w:rFonts w:eastAsia="Calibri"/>
        </w:rPr>
      </w:pPr>
    </w:p>
    <w:p w:rsidRPr="005E2D3C" w:rsidR="008452C1" w:rsidP="00F95DCA" w:rsidRDefault="008452C1" w14:paraId="7374A2F2" w14:textId="77777777">
      <w:pPr>
        <w:rPr>
          <w:rFonts w:eastAsia="Calibri"/>
        </w:rPr>
      </w:pPr>
    </w:p>
    <w:p w:rsidRPr="005E2D3C" w:rsidR="008452C1" w:rsidP="00F95DCA" w:rsidRDefault="008452C1" w14:paraId="6995D52A" w14:textId="77777777">
      <w:pPr>
        <w:rPr>
          <w:rFonts w:eastAsia="Calibri"/>
        </w:rPr>
      </w:pPr>
    </w:p>
    <w:p w:rsidRPr="005E2D3C" w:rsidR="00D36507" w:rsidP="00F95DCA" w:rsidRDefault="00D36507" w14:paraId="6D5481AB" w14:textId="77777777">
      <w:r>
        <w:t>Projeto para circulação e agendamento</w:t>
      </w:r>
    </w:p>
    <w:p w:rsidRPr="005E2D3C" w:rsidR="005101CF" w:rsidP="00F95DCA" w:rsidRDefault="00A626AB" w14:paraId="49A23FBD" w14:textId="4BF0BB76">
      <w:r>
        <w:t xml:space="preserve">Diploma: </w:t>
      </w:r>
    </w:p>
    <w:p w:rsidRPr="005E2D3C" w:rsidR="005101CF" w:rsidP="00F95DCA" w:rsidRDefault="00A626AB" w14:paraId="70740109" w14:textId="77777777">
      <w:r>
        <w:t xml:space="preserve">Forma de acto: </w:t>
      </w:r>
    </w:p>
    <w:p w:rsidRPr="005E2D3C" w:rsidR="005101CF" w:rsidP="00F95DCA" w:rsidRDefault="00A626AB" w14:paraId="2D58AC22" w14:textId="77777777">
      <w:r>
        <w:t xml:space="preserve">Decreto-Lei  </w:t>
      </w:r>
    </w:p>
    <w:p w:rsidRPr="005E2D3C" w:rsidR="005101CF" w:rsidP="00F95DCA" w:rsidRDefault="00A626AB" w14:paraId="3DD0638D" w14:textId="77777777">
      <w:r>
        <w:t xml:space="preserve">Gabinete Responsável: </w:t>
      </w:r>
    </w:p>
    <w:p w:rsidRPr="005E2D3C" w:rsidR="005101CF" w:rsidP="00F95DCA" w:rsidRDefault="00A626AB" w14:paraId="7E87F1D5" w14:textId="77777777">
      <w:r>
        <w:t xml:space="preserve">Gabinete da Ministra da Agricultura, do Mar, do Ambiente e do Ordenamento do Território </w:t>
      </w:r>
    </w:p>
    <w:p w:rsidRPr="005E2D3C" w:rsidR="005101CF" w:rsidP="00F95DCA" w:rsidRDefault="00A626AB" w14:paraId="405581DF" w14:textId="77777777">
      <w:r>
        <w:t xml:space="preserve">Sumário a publicar em Diário da República: </w:t>
      </w:r>
    </w:p>
    <w:p w:rsidRPr="005E2D3C" w:rsidR="005101CF" w:rsidP="00F95DCA" w:rsidRDefault="00A626AB" w14:paraId="2B642DD7" w14:textId="77777777">
      <w:r>
        <w:t xml:space="preserve">Estabelece as normas complementares da Convenção Europeia para a proteção dos Animais de Companhia, aprovada pelo Decreto n.º 13/93, de 13 de abril, designadamente no que respeita às boas práticas de manutenção dos animais, regulando a reprodução, a criação, a detenção, maneiro e o comércio de animais de companhia, bem como o controlo sanitário dos animais de companhia. </w:t>
      </w:r>
    </w:p>
    <w:p w:rsidRPr="005E2D3C" w:rsidR="005101CF" w:rsidP="00F95DCA" w:rsidRDefault="00A626AB" w14:paraId="3D3F652D" w14:textId="77777777">
      <w:r>
        <w:t xml:space="preserve"> </w:t>
      </w:r>
    </w:p>
    <w:p w:rsidRPr="005E2D3C" w:rsidR="005101CF" w:rsidP="00F95DCA" w:rsidRDefault="00A626AB" w14:paraId="4419418B" w14:textId="77777777">
      <w:r>
        <w:t xml:space="preserve">Impacto legislativo: </w:t>
      </w:r>
    </w:p>
    <w:p w:rsidRPr="005E2D3C" w:rsidR="005101CF" w:rsidP="00F95DCA" w:rsidRDefault="00A626AB" w14:paraId="17F4554E" w14:textId="77777777">
      <w:r>
        <w:t xml:space="preserve">Audições obrigatórias </w:t>
      </w:r>
    </w:p>
    <w:tbl>
      <w:tblPr>
        <w:tblStyle w:val="TableGrid"/>
        <w:tblpPr w:vertAnchor="text" w:tblpX="2812" w:tblpY="32"/>
        <w:tblOverlap w:val="never"/>
        <w:tblW w:w="1231" w:type="dxa"/>
        <w:tblInd w:w="0" w:type="dxa"/>
        <w:tblCellMar>
          <w:top w:w="54" w:type="dxa"/>
          <w:left w:w="108" w:type="dxa"/>
          <w:right w:w="115" w:type="dxa"/>
        </w:tblCellMar>
        <w:tblLook w:val="04A0" w:firstRow="1" w:lastRow="0" w:firstColumn="1" w:lastColumn="0" w:noHBand="0" w:noVBand="1"/>
      </w:tblPr>
      <w:tblGrid>
        <w:gridCol w:w="1231"/>
      </w:tblGrid>
      <w:tr w:rsidRPr="005E2D3C" w:rsidR="005101CF" w14:paraId="2E0134DB" w14:textId="77777777">
        <w:trPr>
          <w:trHeight w:val="535"/>
        </w:trPr>
        <w:tc>
          <w:tcPr>
            <w:tcW w:w="1231"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137942B7" w14:textId="77777777">
            <w:r>
              <w:t>Sim: x</w:t>
            </w:r>
          </w:p>
        </w:tc>
      </w:tr>
      <w:tr w:rsidRPr="005E2D3C" w:rsidR="005101CF" w14:paraId="10654DFD" w14:textId="77777777">
        <w:trPr>
          <w:trHeight w:val="535"/>
        </w:trPr>
        <w:tc>
          <w:tcPr>
            <w:tcW w:w="1231"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7F558F3F" w14:textId="77777777">
            <w:r>
              <w:t xml:space="preserve">Não: </w:t>
            </w:r>
          </w:p>
        </w:tc>
      </w:tr>
    </w:tbl>
    <w:p w:rsidRPr="005E2D3C" w:rsidR="005101CF" w:rsidP="00F95DCA" w:rsidRDefault="00A626AB" w14:paraId="196D9E2E" w14:textId="77777777">
      <w:r>
        <w:rPr>
          <w:rFonts w:eastAsia="Calibri"/>
        </w:rPr>
        <w:tab/>
      </w:r>
      <w:r>
        <w:t xml:space="preserve">  </w:t>
      </w:r>
      <w:r>
        <w:tab/>
      </w:r>
      <w:r>
        <w:t xml:space="preserve">Executadas:    </w:t>
      </w:r>
    </w:p>
    <w:p w:rsidRPr="005E2D3C" w:rsidR="005101CF" w:rsidP="00F95DCA" w:rsidRDefault="00A626AB" w14:paraId="6A8F0F70" w14:textId="741995C2">
      <w:r>
        <w:t xml:space="preserve">  </w:t>
      </w:r>
    </w:p>
    <w:p w:rsidRPr="005E2D3C" w:rsidR="005101CF" w:rsidP="00F95DCA" w:rsidRDefault="00A626AB" w14:paraId="0D503CDE" w14:textId="77777777">
      <w:r>
        <w:t xml:space="preserve">Quais:   </w:t>
      </w:r>
    </w:p>
    <w:tbl>
      <w:tblPr>
        <w:tblStyle w:val="TableGrid"/>
        <w:tblW w:w="7897" w:type="dxa"/>
        <w:tblInd w:w="851" w:type="dxa"/>
        <w:tblCellMar>
          <w:top w:w="21" w:type="dxa"/>
          <w:right w:w="12" w:type="dxa"/>
        </w:tblCellMar>
        <w:tblLook w:val="04A0" w:firstRow="1" w:lastRow="0" w:firstColumn="1" w:lastColumn="0" w:noHBand="0" w:noVBand="1"/>
      </w:tblPr>
      <w:tblGrid>
        <w:gridCol w:w="709"/>
        <w:gridCol w:w="7188"/>
      </w:tblGrid>
      <w:tr w:rsidRPr="005E2D3C" w:rsidR="005101CF" w14:paraId="7F5499B0"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5A3BC9D1" w14:textId="77777777">
            <w:r>
              <w:t>1.</w:t>
            </w:r>
          </w:p>
        </w:tc>
        <w:tc>
          <w:tcPr>
            <w:tcW w:w="718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42BA4778" w14:textId="77777777">
            <w:r>
              <w:rPr>
                <w:rFonts w:eastAsia="Arial"/>
              </w:rPr>
              <w:t xml:space="preserve"> </w:t>
            </w:r>
            <w:r>
              <w:t xml:space="preserve"> Associação Nacional de Municípios</w:t>
            </w:r>
          </w:p>
        </w:tc>
      </w:tr>
      <w:tr w:rsidRPr="005E2D3C" w:rsidR="005101CF" w14:paraId="36D3E398"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B98DFA2" w14:textId="77777777">
            <w:r>
              <w:t>2.</w:t>
            </w:r>
          </w:p>
        </w:tc>
        <w:tc>
          <w:tcPr>
            <w:tcW w:w="718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2C83CDD" w14:textId="77777777">
            <w:r>
              <w:rPr>
                <w:rFonts w:eastAsia="Arial"/>
              </w:rPr>
              <w:t xml:space="preserve"> </w:t>
            </w:r>
            <w:r>
              <w:t xml:space="preserve"> Órgãos de governo próprios das Regiões Autónomas</w:t>
            </w:r>
          </w:p>
        </w:tc>
      </w:tr>
      <w:tr w:rsidRPr="005E2D3C" w:rsidR="005101CF" w14:paraId="691CA576"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79CF1AFA" w14:textId="77777777">
            <w:r>
              <w:t>3.</w:t>
            </w:r>
          </w:p>
        </w:tc>
        <w:tc>
          <w:tcPr>
            <w:tcW w:w="718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194AE414" w14:textId="77777777">
            <w:r>
              <w:rPr>
                <w:rFonts w:eastAsia="Arial"/>
              </w:rPr>
              <w:t xml:space="preserve"> </w:t>
            </w:r>
            <w:r>
              <w:t>Associação Nacional de Freguesias</w:t>
            </w:r>
          </w:p>
        </w:tc>
      </w:tr>
      <w:tr w:rsidRPr="005E2D3C" w:rsidR="005101CF" w14:paraId="6BD2C071"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B0483AD" w14:textId="77777777">
            <w:r>
              <w:t>4.</w:t>
            </w:r>
          </w:p>
        </w:tc>
        <w:tc>
          <w:tcPr>
            <w:tcW w:w="718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473C353A" w14:textId="77777777">
            <w:r>
              <w:rPr>
                <w:rFonts w:eastAsia="Arial"/>
              </w:rPr>
              <w:t xml:space="preserve"> </w:t>
            </w:r>
            <w:r>
              <w:t xml:space="preserve"> </w:t>
            </w:r>
          </w:p>
        </w:tc>
      </w:tr>
      <w:tr w:rsidRPr="005E2D3C" w:rsidR="005101CF" w14:paraId="250B3000"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F2DAF1B" w14:textId="77777777">
            <w:r>
              <w:t>5.</w:t>
            </w:r>
          </w:p>
        </w:tc>
        <w:tc>
          <w:tcPr>
            <w:tcW w:w="718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6A3629E" w14:textId="77777777">
            <w:r>
              <w:rPr>
                <w:rFonts w:eastAsia="Arial"/>
              </w:rPr>
              <w:t xml:space="preserve"> </w:t>
            </w:r>
            <w:r>
              <w:t xml:space="preserve"> </w:t>
            </w:r>
          </w:p>
        </w:tc>
      </w:tr>
    </w:tbl>
    <w:p w:rsidRPr="005E2D3C" w:rsidR="005101CF" w:rsidP="00F95DCA" w:rsidRDefault="00A626AB" w14:paraId="393D395B" w14:textId="77777777">
      <w:r>
        <w:t xml:space="preserve">(Acrescentar, se necessário). </w:t>
      </w:r>
    </w:p>
    <w:p w:rsidRPr="005E2D3C" w:rsidR="005101CF" w:rsidP="00F95DCA" w:rsidRDefault="00A626AB" w14:paraId="7CCE2B3A" w14:textId="77777777">
      <w:r>
        <w:t xml:space="preserve"> </w:t>
      </w:r>
    </w:p>
    <w:p w:rsidRPr="005E2D3C" w:rsidR="005101CF" w:rsidP="00F95DCA" w:rsidRDefault="00A626AB" w14:paraId="0C5D41BD" w14:textId="77777777">
      <w:r>
        <w:t xml:space="preserve">Audições facultativas </w:t>
      </w:r>
    </w:p>
    <w:p w:rsidRPr="005E2D3C" w:rsidR="005101CF" w:rsidP="00F95DCA" w:rsidRDefault="00A626AB" w14:paraId="70AFB843" w14:textId="77777777">
      <w:r>
        <w:rPr>
          <w:rFonts w:eastAsia="Calibri"/>
        </w:rPr>
        <w:tab/>
      </w:r>
      <w:r>
        <w:t xml:space="preserve"> </w:t>
      </w:r>
      <w:r>
        <w:tab/>
      </w:r>
      <w:r>
        <w:t xml:space="preserve"> </w:t>
      </w:r>
      <w:r>
        <w:tab/>
      </w:r>
      <w:r>
        <w:t xml:space="preserve">Executadas:    </w:t>
      </w:r>
    </w:p>
    <w:tbl>
      <w:tblPr>
        <w:tblStyle w:val="TableGrid"/>
        <w:tblW w:w="1231" w:type="dxa"/>
        <w:tblInd w:w="2812" w:type="dxa"/>
        <w:tblCellMar>
          <w:top w:w="54" w:type="dxa"/>
          <w:left w:w="108" w:type="dxa"/>
          <w:right w:w="115" w:type="dxa"/>
        </w:tblCellMar>
        <w:tblLook w:val="04A0" w:firstRow="1" w:lastRow="0" w:firstColumn="1" w:lastColumn="0" w:noHBand="0" w:noVBand="1"/>
      </w:tblPr>
      <w:tblGrid>
        <w:gridCol w:w="1231"/>
      </w:tblGrid>
      <w:tr w:rsidRPr="005E2D3C" w:rsidR="005101CF" w14:paraId="5ADA1F85" w14:textId="77777777">
        <w:trPr>
          <w:trHeight w:val="535"/>
        </w:trPr>
        <w:tc>
          <w:tcPr>
            <w:tcW w:w="1231"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203CE2EB" w14:textId="77777777">
            <w:r>
              <w:t xml:space="preserve">Sim: </w:t>
            </w:r>
          </w:p>
        </w:tc>
      </w:tr>
      <w:tr w:rsidRPr="005E2D3C" w:rsidR="005101CF" w14:paraId="5568D154" w14:textId="77777777">
        <w:trPr>
          <w:trHeight w:val="535"/>
        </w:trPr>
        <w:tc>
          <w:tcPr>
            <w:tcW w:w="1231"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7CF81C76" w14:textId="77777777">
            <w:r>
              <w:t>Não: x</w:t>
            </w:r>
          </w:p>
        </w:tc>
      </w:tr>
    </w:tbl>
    <w:p w:rsidRPr="005E2D3C" w:rsidR="005101CF" w:rsidP="00F95DCA" w:rsidRDefault="00A626AB" w14:paraId="31336419" w14:textId="77777777">
      <w:r>
        <w:t xml:space="preserve"> </w:t>
      </w:r>
    </w:p>
    <w:p w:rsidRPr="005E2D3C" w:rsidR="005101CF" w:rsidP="00F95DCA" w:rsidRDefault="00A626AB" w14:paraId="1B93F218" w14:textId="77777777">
      <w:r>
        <w:t xml:space="preserve">Quais:   </w:t>
      </w:r>
    </w:p>
    <w:tbl>
      <w:tblPr>
        <w:tblStyle w:val="TableGrid"/>
        <w:tblW w:w="8180" w:type="dxa"/>
        <w:tblInd w:w="851" w:type="dxa"/>
        <w:tblCellMar>
          <w:top w:w="39" w:type="dxa"/>
          <w:left w:w="115" w:type="dxa"/>
          <w:right w:w="41" w:type="dxa"/>
        </w:tblCellMar>
        <w:tblLook w:val="04A0" w:firstRow="1" w:lastRow="0" w:firstColumn="1" w:lastColumn="0" w:noHBand="0" w:noVBand="1"/>
      </w:tblPr>
      <w:tblGrid>
        <w:gridCol w:w="992"/>
        <w:gridCol w:w="7188"/>
      </w:tblGrid>
      <w:tr w:rsidRPr="005E2D3C" w:rsidR="005101CF" w14:paraId="2B3EDA34" w14:textId="77777777">
        <w:trPr>
          <w:trHeight w:val="535"/>
        </w:trPr>
        <w:tc>
          <w:tcPr>
            <w:tcW w:w="992"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15BB427C" w14:textId="77777777">
            <w:r>
              <w:t>6.</w:t>
            </w:r>
            <w:r>
              <w:rPr>
                <w:rFonts w:eastAsia="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Pr="005E2D3C" w:rsidR="005101CF" w:rsidP="00F95DCA" w:rsidRDefault="005101CF" w14:paraId="4BF258A0" w14:textId="77777777"/>
        </w:tc>
      </w:tr>
      <w:tr w:rsidRPr="005E2D3C" w:rsidR="005101CF" w14:paraId="60F8B5F3" w14:textId="77777777">
        <w:trPr>
          <w:trHeight w:val="535"/>
        </w:trPr>
        <w:tc>
          <w:tcPr>
            <w:tcW w:w="992"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2545BBD5" w14:textId="77777777">
            <w:r>
              <w:t>7.</w:t>
            </w:r>
            <w:r>
              <w:rPr>
                <w:rFonts w:eastAsia="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Pr="005E2D3C" w:rsidR="005101CF" w:rsidP="00F95DCA" w:rsidRDefault="005101CF" w14:paraId="7F43A408" w14:textId="77777777"/>
        </w:tc>
      </w:tr>
      <w:tr w:rsidRPr="005E2D3C" w:rsidR="005101CF" w14:paraId="6BF4147E" w14:textId="77777777">
        <w:trPr>
          <w:trHeight w:val="534"/>
        </w:trPr>
        <w:tc>
          <w:tcPr>
            <w:tcW w:w="992"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40690C9C" w14:textId="77777777">
            <w:r>
              <w:t>8.</w:t>
            </w:r>
            <w:r>
              <w:rPr>
                <w:rFonts w:eastAsia="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Pr="005E2D3C" w:rsidR="005101CF" w:rsidP="00F95DCA" w:rsidRDefault="005101CF" w14:paraId="191594A4" w14:textId="77777777"/>
        </w:tc>
      </w:tr>
      <w:tr w:rsidRPr="005E2D3C" w:rsidR="005101CF" w14:paraId="7EADDC6B" w14:textId="77777777">
        <w:trPr>
          <w:trHeight w:val="535"/>
        </w:trPr>
        <w:tc>
          <w:tcPr>
            <w:tcW w:w="992"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DC31977" w14:textId="77777777">
            <w:r>
              <w:t>9.</w:t>
            </w:r>
            <w:r>
              <w:rPr>
                <w:rFonts w:eastAsia="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Pr="005E2D3C" w:rsidR="005101CF" w:rsidP="00F95DCA" w:rsidRDefault="005101CF" w14:paraId="10B4AF18" w14:textId="77777777"/>
        </w:tc>
      </w:tr>
      <w:tr w:rsidRPr="005E2D3C" w:rsidR="005101CF" w14:paraId="7A22F004" w14:textId="77777777">
        <w:trPr>
          <w:trHeight w:val="535"/>
        </w:trPr>
        <w:tc>
          <w:tcPr>
            <w:tcW w:w="992"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EEDF79E" w14:textId="77777777">
            <w:r>
              <w:t>10.</w:t>
            </w:r>
            <w:r>
              <w:rPr>
                <w:rFonts w:eastAsia="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Pr="005E2D3C" w:rsidR="005101CF" w:rsidP="00F95DCA" w:rsidRDefault="005101CF" w14:paraId="3A416741" w14:textId="77777777"/>
        </w:tc>
      </w:tr>
    </w:tbl>
    <w:p w:rsidRPr="005E2D3C" w:rsidR="005101CF" w:rsidP="00F95DCA" w:rsidRDefault="00A626AB" w14:paraId="295ECDA1" w14:textId="77777777">
      <w:r>
        <w:t xml:space="preserve">(Acrescentar, se necessário). </w:t>
      </w:r>
    </w:p>
    <w:p w:rsidRPr="005E2D3C" w:rsidR="005101CF" w:rsidP="00F95DCA" w:rsidRDefault="00A626AB" w14:paraId="35035CDA" w14:textId="77777777">
      <w:r>
        <w:t xml:space="preserve"> </w:t>
      </w:r>
    </w:p>
    <w:p w:rsidRPr="005E2D3C" w:rsidR="005101CF" w:rsidP="00F95DCA" w:rsidRDefault="00A626AB" w14:paraId="76D706A0" w14:textId="7004D320">
      <w:r>
        <w:rPr>
          <w:rFonts w:eastAsia="Cambria"/>
        </w:rPr>
        <w:tab/>
      </w:r>
    </w:p>
    <w:p w:rsidRPr="005E2D3C" w:rsidR="005101CF" w:rsidP="00F95DCA" w:rsidRDefault="00BE60E5" w14:paraId="32261F69" w14:textId="64B659FD">
      <w:r>
        <w:t>N.º</w:t>
      </w:r>
      <w:r w:rsidR="00A626AB">
        <w:t xml:space="preserve"> de procedimentos administrativos: o projecto mantém, cria ou reduz procedimentos administrativos?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Pr="005E2D3C" w:rsidR="005101CF" w14:paraId="45305D43"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7B8FDF93" w14:textId="77777777">
            <w:r>
              <w:t xml:space="preserve">Mantém:  x </w:t>
            </w:r>
          </w:p>
        </w:tc>
        <w:tc>
          <w:tcPr>
            <w:tcW w:w="3998" w:type="dxa"/>
            <w:tcBorders>
              <w:top w:val="single" w:color="000000" w:sz="4" w:space="0"/>
              <w:left w:val="single" w:color="000000" w:sz="4" w:space="0"/>
              <w:bottom w:val="single" w:color="000000" w:sz="4" w:space="0"/>
              <w:right w:val="single" w:color="000000" w:sz="4" w:space="0"/>
            </w:tcBorders>
          </w:tcPr>
          <w:p w:rsidRPr="005E2D3C" w:rsidR="005101CF" w:rsidP="00F95DCA" w:rsidRDefault="005101CF" w14:paraId="598101D6" w14:textId="77777777"/>
        </w:tc>
      </w:tr>
      <w:tr w:rsidRPr="005E2D3C" w:rsidR="005101CF" w14:paraId="45E8868C"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B76AA1B" w14:textId="77777777">
            <w:r>
              <w:t xml:space="preserve">Cria: </w:t>
            </w:r>
          </w:p>
        </w:tc>
        <w:tc>
          <w:tcPr>
            <w:tcW w:w="399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4268B4AF" w14:textId="77777777">
            <w:r>
              <w:t>Quantos:</w:t>
            </w:r>
          </w:p>
        </w:tc>
      </w:tr>
      <w:tr w:rsidRPr="005E2D3C" w:rsidR="005101CF" w14:paraId="4F97A9A1"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47E950F" w14:textId="77777777">
            <w:r>
              <w:t xml:space="preserve">Reduz:  </w:t>
            </w:r>
          </w:p>
        </w:tc>
        <w:tc>
          <w:tcPr>
            <w:tcW w:w="399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7291F05" w14:textId="77777777">
            <w:r>
              <w:t>Quantos:</w:t>
            </w:r>
          </w:p>
        </w:tc>
      </w:tr>
    </w:tbl>
    <w:p w:rsidRPr="005E2D3C" w:rsidR="005101CF" w:rsidP="00F95DCA" w:rsidRDefault="00A626AB" w14:paraId="085362C7" w14:textId="77777777">
      <w:r>
        <w:t xml:space="preserve"> </w:t>
      </w:r>
    </w:p>
    <w:p w:rsidRPr="005E2D3C" w:rsidR="005101CF" w:rsidP="00F95DCA" w:rsidRDefault="00BE60E5" w14:paraId="0201253E" w14:textId="42A71A8C">
      <w:r>
        <w:t>N.º</w:t>
      </w:r>
      <w:r w:rsidR="350E168B">
        <w:t xml:space="preserve"> de artigo 5de prestação de informação: o projecto cria, mantém ou reduz obrigações de prestação de informação por privados ao Estado (assinalar a opção aplicável)?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Pr="005E2D3C" w:rsidR="005101CF" w14:paraId="1D26B840"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0FE70CD" w14:textId="77777777">
            <w:r>
              <w:t xml:space="preserve">Mantém:  x </w:t>
            </w:r>
          </w:p>
        </w:tc>
        <w:tc>
          <w:tcPr>
            <w:tcW w:w="3998" w:type="dxa"/>
            <w:tcBorders>
              <w:top w:val="single" w:color="000000" w:sz="4" w:space="0"/>
              <w:left w:val="single" w:color="000000" w:sz="4" w:space="0"/>
              <w:bottom w:val="single" w:color="000000" w:sz="4" w:space="0"/>
              <w:right w:val="single" w:color="000000" w:sz="4" w:space="0"/>
            </w:tcBorders>
          </w:tcPr>
          <w:p w:rsidRPr="005E2D3C" w:rsidR="005101CF" w:rsidP="00F95DCA" w:rsidRDefault="005101CF" w14:paraId="3C3A2192" w14:textId="77777777"/>
        </w:tc>
      </w:tr>
      <w:tr w:rsidRPr="005E2D3C" w:rsidR="005101CF" w14:paraId="6D8FE9F1"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71772A4A" w14:textId="77777777">
            <w:r>
              <w:t xml:space="preserve">Cria: </w:t>
            </w:r>
          </w:p>
        </w:tc>
        <w:tc>
          <w:tcPr>
            <w:tcW w:w="399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39E5E2F" w14:textId="77777777">
            <w:r>
              <w:t>Quantos:</w:t>
            </w:r>
          </w:p>
        </w:tc>
      </w:tr>
      <w:tr w:rsidRPr="005E2D3C" w:rsidR="005101CF" w14:paraId="4E3E28B2"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450EBD95" w14:textId="77777777">
            <w:r>
              <w:t xml:space="preserve">Reduz:  </w:t>
            </w:r>
          </w:p>
        </w:tc>
        <w:tc>
          <w:tcPr>
            <w:tcW w:w="399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18BE0DB" w14:textId="77777777">
            <w:r>
              <w:t>Quantos:</w:t>
            </w:r>
          </w:p>
        </w:tc>
      </w:tr>
    </w:tbl>
    <w:p w:rsidRPr="005E2D3C" w:rsidR="005101CF" w:rsidP="00F95DCA" w:rsidRDefault="00A626AB" w14:paraId="41AC0729" w14:textId="77777777">
      <w:r>
        <w:t xml:space="preserve"> </w:t>
      </w:r>
    </w:p>
    <w:p w:rsidRPr="005E2D3C" w:rsidR="005101CF" w:rsidP="00F95DCA" w:rsidRDefault="00A626AB" w14:paraId="7F9B8935" w14:textId="1FB24C52">
      <w:r>
        <w:t xml:space="preserve">Taxas: o projecto cria, mantém ou reduz o </w:t>
      </w:r>
      <w:r w:rsidR="00BE60E5">
        <w:t>n.º</w:t>
      </w:r>
      <w:r>
        <w:t xml:space="preserve"> de taxas existente?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Pr="005E2D3C" w:rsidR="005101CF" w14:paraId="16B27ABA"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CEBA3E1" w14:textId="77777777">
            <w:r>
              <w:t xml:space="preserve">Mantém:  x </w:t>
            </w:r>
          </w:p>
        </w:tc>
        <w:tc>
          <w:tcPr>
            <w:tcW w:w="3998" w:type="dxa"/>
            <w:tcBorders>
              <w:top w:val="single" w:color="000000" w:sz="4" w:space="0"/>
              <w:left w:val="single" w:color="000000" w:sz="4" w:space="0"/>
              <w:bottom w:val="single" w:color="000000" w:sz="4" w:space="0"/>
              <w:right w:val="single" w:color="000000" w:sz="4" w:space="0"/>
            </w:tcBorders>
          </w:tcPr>
          <w:p w:rsidRPr="005E2D3C" w:rsidR="005101CF" w:rsidP="00F95DCA" w:rsidRDefault="005101CF" w14:paraId="46FA9853" w14:textId="77777777"/>
        </w:tc>
      </w:tr>
      <w:tr w:rsidRPr="005E2D3C" w:rsidR="005101CF" w14:paraId="09A7D1E5"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581AEB7D" w14:textId="77777777">
            <w:r>
              <w:t xml:space="preserve">Cria: </w:t>
            </w:r>
          </w:p>
        </w:tc>
        <w:tc>
          <w:tcPr>
            <w:tcW w:w="399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1BC903E9" w14:textId="77777777">
            <w:r>
              <w:t>Quantos:</w:t>
            </w:r>
          </w:p>
        </w:tc>
      </w:tr>
      <w:tr w:rsidRPr="005E2D3C" w:rsidR="005101CF" w14:paraId="3AF94B12"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62C0647" w14:textId="77777777">
            <w:r>
              <w:t xml:space="preserve">Reduz:  </w:t>
            </w:r>
          </w:p>
        </w:tc>
        <w:tc>
          <w:tcPr>
            <w:tcW w:w="399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1F97B3A" w14:textId="77777777">
            <w:r>
              <w:t>Quantos:</w:t>
            </w:r>
          </w:p>
        </w:tc>
      </w:tr>
    </w:tbl>
    <w:p w:rsidRPr="005E2D3C" w:rsidR="005101CF" w:rsidP="00F95DCA" w:rsidRDefault="00A626AB" w14:paraId="08C1B3B4" w14:textId="77777777">
      <w:r>
        <w:t xml:space="preserve"> </w:t>
      </w:r>
    </w:p>
    <w:p w:rsidRPr="005E2D3C" w:rsidR="005101CF" w:rsidP="00F95DCA" w:rsidRDefault="00A626AB" w14:paraId="0A17C2C8" w14:textId="77777777">
      <w:r>
        <w:t xml:space="preserve">Receita pública: o projecto mantém, aumenta ou reduz receita pública?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4005"/>
        <w:gridCol w:w="3989"/>
      </w:tblGrid>
      <w:tr w:rsidRPr="005E2D3C" w:rsidR="005101CF" w14:paraId="45758749"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4C982396" w14:textId="77777777">
            <w:r>
              <w:t xml:space="preserve">Mantém:  x </w:t>
            </w:r>
          </w:p>
        </w:tc>
        <w:tc>
          <w:tcPr>
            <w:tcW w:w="3989" w:type="dxa"/>
            <w:tcBorders>
              <w:top w:val="single" w:color="000000" w:sz="4" w:space="0"/>
              <w:left w:val="single" w:color="000000" w:sz="4" w:space="0"/>
              <w:bottom w:val="single" w:color="000000" w:sz="4" w:space="0"/>
              <w:right w:val="single" w:color="000000" w:sz="4" w:space="0"/>
            </w:tcBorders>
          </w:tcPr>
          <w:p w:rsidRPr="005E2D3C" w:rsidR="005101CF" w:rsidP="00F95DCA" w:rsidRDefault="005101CF" w14:paraId="0399FC6D" w14:textId="77777777"/>
        </w:tc>
      </w:tr>
      <w:tr w:rsidRPr="005E2D3C" w:rsidR="005101CF" w14:paraId="71BF57A9"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48D3E35F" w14:textId="77777777">
            <w:r>
              <w:t xml:space="preserve">Aumenta </w:t>
            </w:r>
          </w:p>
        </w:tc>
        <w:tc>
          <w:tcPr>
            <w:tcW w:w="3989"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3C683EA" w14:textId="77777777">
            <w:r>
              <w:t>Referir quanto:</w:t>
            </w:r>
          </w:p>
        </w:tc>
      </w:tr>
      <w:tr w:rsidRPr="005E2D3C" w:rsidR="005101CF" w14:paraId="1D65CA8E"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5492DC50" w14:textId="77777777">
            <w:r>
              <w:t xml:space="preserve">Reduz:  </w:t>
            </w:r>
          </w:p>
        </w:tc>
        <w:tc>
          <w:tcPr>
            <w:tcW w:w="3989"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211AD4E3" w14:textId="77777777">
            <w:r>
              <w:t>Referir quanto:</w:t>
            </w:r>
          </w:p>
        </w:tc>
      </w:tr>
    </w:tbl>
    <w:p w:rsidRPr="005E2D3C" w:rsidR="005101CF" w:rsidP="00F95DCA" w:rsidRDefault="00A626AB" w14:paraId="65186501" w14:textId="65196F29">
      <w:r>
        <w:rPr>
          <w:rFonts w:eastAsia="Calibri"/>
        </w:rPr>
        <w:tab/>
      </w:r>
      <w:r>
        <w:rPr>
          <w:rFonts w:eastAsia="Cambria"/>
        </w:rPr>
        <w:tab/>
      </w:r>
    </w:p>
    <w:p w:rsidRPr="005E2D3C" w:rsidR="005101CF" w:rsidP="00F95DCA" w:rsidRDefault="00A626AB" w14:paraId="73E7B2C6" w14:textId="77777777">
      <w:r>
        <w:rPr>
          <w:rFonts w:eastAsia="Cambria"/>
        </w:rPr>
        <w:tab/>
      </w:r>
    </w:p>
    <w:p w:rsidRPr="005E2D3C" w:rsidR="005101CF" w:rsidP="00F95DCA" w:rsidRDefault="00A626AB" w14:paraId="1AC246D9" w14:textId="77777777">
      <w:r>
        <w:t xml:space="preserve">Despesa pública: o projecto mantém, aumenta ou reduz a despesa pública?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4005"/>
        <w:gridCol w:w="3989"/>
      </w:tblGrid>
      <w:tr w:rsidRPr="005E2D3C" w:rsidR="005101CF" w14:paraId="12BFFACB"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2A24C27C" w14:textId="77777777">
            <w:r>
              <w:t xml:space="preserve">Mantém:  x </w:t>
            </w:r>
          </w:p>
        </w:tc>
        <w:tc>
          <w:tcPr>
            <w:tcW w:w="3989" w:type="dxa"/>
            <w:tcBorders>
              <w:top w:val="single" w:color="000000" w:sz="4" w:space="0"/>
              <w:left w:val="single" w:color="000000" w:sz="4" w:space="0"/>
              <w:bottom w:val="single" w:color="000000" w:sz="4" w:space="0"/>
              <w:right w:val="single" w:color="000000" w:sz="4" w:space="0"/>
            </w:tcBorders>
          </w:tcPr>
          <w:p w:rsidRPr="005E2D3C" w:rsidR="005101CF" w:rsidP="00F95DCA" w:rsidRDefault="005101CF" w14:paraId="5F45C5BE" w14:textId="77777777"/>
        </w:tc>
      </w:tr>
      <w:tr w:rsidRPr="005E2D3C" w:rsidR="005101CF" w14:paraId="3A5034F7"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A04FF62" w14:textId="77777777">
            <w:r>
              <w:t xml:space="preserve">Aumenta </w:t>
            </w:r>
          </w:p>
        </w:tc>
        <w:tc>
          <w:tcPr>
            <w:tcW w:w="3989"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5CC630EF" w14:textId="77777777">
            <w:r>
              <w:t>Referir quanto:</w:t>
            </w:r>
          </w:p>
        </w:tc>
      </w:tr>
      <w:tr w:rsidRPr="005E2D3C" w:rsidR="005101CF" w14:paraId="06528818"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320CB00A" w14:textId="77777777">
            <w:r>
              <w:t xml:space="preserve">Reduz:  </w:t>
            </w:r>
          </w:p>
        </w:tc>
        <w:tc>
          <w:tcPr>
            <w:tcW w:w="3989"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2BCA2DFA" w14:textId="77777777">
            <w:r>
              <w:t>Referir quanto:</w:t>
            </w:r>
          </w:p>
        </w:tc>
      </w:tr>
    </w:tbl>
    <w:p w:rsidRPr="005E2D3C" w:rsidR="005101CF" w:rsidP="00F95DCA" w:rsidRDefault="00A626AB" w14:paraId="273BC402" w14:textId="77777777">
      <w:r>
        <w:t xml:space="preserve"> </w:t>
      </w:r>
    </w:p>
    <w:p w:rsidRPr="005E2D3C" w:rsidR="005101CF" w:rsidP="00F95DCA" w:rsidRDefault="00A626AB" w14:paraId="3ADB388C" w14:textId="77777777">
      <w:r>
        <w:t xml:space="preserve">Recursos humanos: o projecto implica manutenção, aumento ou redução de recursos humanos?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3997"/>
        <w:gridCol w:w="3997"/>
      </w:tblGrid>
      <w:tr w:rsidRPr="005E2D3C" w:rsidR="005101CF" w14:paraId="73640C60" w14:textId="77777777">
        <w:trPr>
          <w:trHeight w:val="535"/>
        </w:trPr>
        <w:tc>
          <w:tcPr>
            <w:tcW w:w="3997"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7153911" w14:textId="77777777">
            <w:r>
              <w:t xml:space="preserve">Mantém:  x </w:t>
            </w:r>
          </w:p>
        </w:tc>
        <w:tc>
          <w:tcPr>
            <w:tcW w:w="3997" w:type="dxa"/>
            <w:tcBorders>
              <w:top w:val="single" w:color="000000" w:sz="4" w:space="0"/>
              <w:left w:val="single" w:color="000000" w:sz="4" w:space="0"/>
              <w:bottom w:val="single" w:color="000000" w:sz="4" w:space="0"/>
              <w:right w:val="single" w:color="000000" w:sz="4" w:space="0"/>
            </w:tcBorders>
          </w:tcPr>
          <w:p w:rsidRPr="005E2D3C" w:rsidR="005101CF" w:rsidP="00F95DCA" w:rsidRDefault="005101CF" w14:paraId="543AEB5C" w14:textId="77777777"/>
        </w:tc>
      </w:tr>
      <w:tr w:rsidRPr="005E2D3C" w:rsidR="005101CF" w14:paraId="775FCA26" w14:textId="77777777">
        <w:trPr>
          <w:trHeight w:val="535"/>
        </w:trPr>
        <w:tc>
          <w:tcPr>
            <w:tcW w:w="3997"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03BA48D" w14:textId="77777777">
            <w:r>
              <w:t xml:space="preserve">Aumenta </w:t>
            </w:r>
          </w:p>
        </w:tc>
        <w:tc>
          <w:tcPr>
            <w:tcW w:w="3997"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B24A1CB" w14:textId="77777777">
            <w:r>
              <w:t>Quantos:</w:t>
            </w:r>
          </w:p>
        </w:tc>
      </w:tr>
      <w:tr w:rsidRPr="005E2D3C" w:rsidR="005101CF" w14:paraId="31D1BCE2" w14:textId="77777777">
        <w:trPr>
          <w:trHeight w:val="535"/>
        </w:trPr>
        <w:tc>
          <w:tcPr>
            <w:tcW w:w="3997"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30DB191A" w14:textId="77777777">
            <w:r>
              <w:t xml:space="preserve">Reduz:  </w:t>
            </w:r>
          </w:p>
        </w:tc>
        <w:tc>
          <w:tcPr>
            <w:tcW w:w="3997"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05ED9AD" w14:textId="77777777">
            <w:r>
              <w:t>Quantos:</w:t>
            </w:r>
          </w:p>
        </w:tc>
      </w:tr>
    </w:tbl>
    <w:p w:rsidRPr="005E2D3C" w:rsidR="005101CF" w:rsidP="00F95DCA" w:rsidRDefault="00A626AB" w14:paraId="5647E751" w14:textId="77777777">
      <w:r>
        <w:t xml:space="preserve"> </w:t>
      </w:r>
    </w:p>
    <w:p w:rsidRPr="005E2D3C" w:rsidR="005101CF" w:rsidP="00F95DCA" w:rsidRDefault="00A626AB" w14:paraId="1F81F7A1" w14:textId="77777777">
      <w:r>
        <w:t xml:space="preserve">Ponderação na óptica das políticas de família e de natalidade </w:t>
      </w:r>
    </w:p>
    <w:tbl>
      <w:tblPr>
        <w:tblStyle w:val="TableGrid"/>
        <w:tblW w:w="7994" w:type="dxa"/>
        <w:tblInd w:w="754" w:type="dxa"/>
        <w:tblCellMar>
          <w:top w:w="53" w:type="dxa"/>
          <w:left w:w="108" w:type="dxa"/>
          <w:right w:w="115" w:type="dxa"/>
        </w:tblCellMar>
        <w:tblLook w:val="04A0" w:firstRow="1" w:lastRow="0" w:firstColumn="1" w:lastColumn="0" w:noHBand="0" w:noVBand="1"/>
      </w:tblPr>
      <w:tblGrid>
        <w:gridCol w:w="1230"/>
        <w:gridCol w:w="6764"/>
      </w:tblGrid>
      <w:tr w:rsidRPr="005E2D3C" w:rsidR="005101CF" w14:paraId="35541E7F"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58058FDD" w14:textId="77777777">
            <w:r>
              <w:t xml:space="preserve">Sim:  </w:t>
            </w:r>
          </w:p>
        </w:tc>
        <w:tc>
          <w:tcPr>
            <w:tcW w:w="6764"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86CE9D9" w14:textId="77777777">
            <w:r>
              <w:t xml:space="preserve">Qual: </w:t>
            </w:r>
          </w:p>
        </w:tc>
      </w:tr>
      <w:tr w:rsidRPr="005E2D3C" w:rsidR="005101CF" w14:paraId="372BD6A0"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7722C0DB" w14:textId="77777777">
            <w:r>
              <w:t xml:space="preserve">Não </w:t>
            </w:r>
          </w:p>
        </w:tc>
        <w:tc>
          <w:tcPr>
            <w:tcW w:w="6764"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B4D7FC8" w14:textId="77777777">
            <w:r>
              <w:t xml:space="preserve">Não aplicável </w:t>
            </w:r>
          </w:p>
        </w:tc>
      </w:tr>
    </w:tbl>
    <w:p w:rsidRPr="005E2D3C" w:rsidR="005101CF" w:rsidP="00F95DCA" w:rsidRDefault="00A626AB" w14:paraId="27D59018" w14:textId="77777777">
      <w:r>
        <w:t xml:space="preserve"> </w:t>
      </w:r>
    </w:p>
    <w:p w:rsidRPr="005E2D3C" w:rsidR="005101CF" w:rsidP="00F95DCA" w:rsidRDefault="00A626AB" w14:paraId="4705A5A3" w14:textId="77777777">
      <w:r>
        <w:t xml:space="preserve">8.b  Implicações com igualdade de género </w:t>
      </w:r>
    </w:p>
    <w:tbl>
      <w:tblPr>
        <w:tblStyle w:val="TableGrid"/>
        <w:tblW w:w="7994" w:type="dxa"/>
        <w:tblInd w:w="754" w:type="dxa"/>
        <w:tblCellMar>
          <w:top w:w="53" w:type="dxa"/>
          <w:left w:w="108" w:type="dxa"/>
          <w:right w:w="115" w:type="dxa"/>
        </w:tblCellMar>
        <w:tblLook w:val="04A0" w:firstRow="1" w:lastRow="0" w:firstColumn="1" w:lastColumn="0" w:noHBand="0" w:noVBand="1"/>
      </w:tblPr>
      <w:tblGrid>
        <w:gridCol w:w="1230"/>
        <w:gridCol w:w="6764"/>
      </w:tblGrid>
      <w:tr w:rsidRPr="005E2D3C" w:rsidR="005101CF" w14:paraId="5015D220"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3EB02B8B" w14:textId="77777777">
            <w:r>
              <w:t xml:space="preserve">Sim:  </w:t>
            </w:r>
          </w:p>
        </w:tc>
        <w:tc>
          <w:tcPr>
            <w:tcW w:w="6764"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783385C" w14:textId="77777777">
            <w:r>
              <w:t xml:space="preserve">Qual: </w:t>
            </w:r>
          </w:p>
        </w:tc>
      </w:tr>
      <w:tr w:rsidRPr="005E2D3C" w:rsidR="005101CF" w14:paraId="3C787C97"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702AF202" w14:textId="77777777">
            <w:r>
              <w:t xml:space="preserve">Não </w:t>
            </w:r>
          </w:p>
        </w:tc>
        <w:tc>
          <w:tcPr>
            <w:tcW w:w="6764"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3A933582" w14:textId="77777777">
            <w:r>
              <w:t xml:space="preserve">Não aplicável </w:t>
            </w:r>
          </w:p>
        </w:tc>
      </w:tr>
    </w:tbl>
    <w:p w:rsidRPr="005E2D3C" w:rsidR="005101CF" w:rsidP="00F95DCA" w:rsidRDefault="00A626AB" w14:paraId="755087D1" w14:textId="77777777">
      <w:r>
        <w:t xml:space="preserve"> </w:t>
      </w:r>
    </w:p>
    <w:p w:rsidRPr="005E2D3C" w:rsidR="005101CF" w:rsidP="00F95DCA" w:rsidRDefault="00A626AB" w14:paraId="2D774A66" w14:textId="77777777">
      <w:r>
        <w:t xml:space="preserve">Proceder à avaliação sucessiva do impacto </w:t>
      </w:r>
    </w:p>
    <w:p w:rsidRPr="005E2D3C" w:rsidR="005101CF" w:rsidP="00F95DCA" w:rsidRDefault="00A626AB" w14:paraId="546DED11" w14:textId="77777777">
      <w:r>
        <w:t xml:space="preserve">Sim: </w:t>
      </w:r>
    </w:p>
    <w:p w:rsidRPr="005E2D3C" w:rsidR="005101CF" w:rsidP="00F95DCA" w:rsidRDefault="00A626AB" w14:paraId="7E36EC71" w14:textId="6C9DEC65">
      <w:r>
        <w:t xml:space="preserve">Não: X </w:t>
      </w:r>
      <w:r>
        <w:rPr>
          <w:rFonts w:eastAsia="Cambria"/>
        </w:rPr>
        <w:tab/>
      </w:r>
      <w:r>
        <w:rPr>
          <w:rFonts w:eastAsia="Cambria"/>
        </w:rPr>
        <w:tab/>
      </w:r>
    </w:p>
    <w:p w:rsidRPr="005E2D3C" w:rsidR="005101CF" w:rsidP="00F95DCA" w:rsidRDefault="00A626AB" w14:paraId="1C199B98" w14:textId="77777777">
      <w:r>
        <w:rPr>
          <w:rFonts w:eastAsia="Cambria"/>
        </w:rPr>
        <w:tab/>
      </w:r>
    </w:p>
    <w:p w:rsidRPr="005E2D3C" w:rsidR="005101CF" w:rsidP="00F95DCA" w:rsidRDefault="00A626AB" w14:paraId="1D72E977" w14:textId="77777777">
      <w:r>
        <w:t xml:space="preserve">Outros </w:t>
      </w:r>
    </w:p>
    <w:p w:rsidRPr="005E2D3C" w:rsidR="005101CF" w:rsidP="00F95DCA" w:rsidRDefault="00A626AB" w14:paraId="5C734C80" w14:textId="77777777">
      <w:r>
        <w:t xml:space="preserve">Legislação a alterar </w:t>
      </w:r>
    </w:p>
    <w:p w:rsidRPr="005E2D3C" w:rsidR="005101CF" w:rsidP="00F95DCA" w:rsidRDefault="00A626AB" w14:paraId="4E4AB546" w14:textId="77777777">
      <w:r>
        <w:t xml:space="preserve">Quanto:   </w:t>
      </w:r>
    </w:p>
    <w:tbl>
      <w:tblPr>
        <w:tblStyle w:val="TableGrid"/>
        <w:tblW w:w="7897" w:type="dxa"/>
        <w:tblInd w:w="851" w:type="dxa"/>
        <w:tblCellMar>
          <w:top w:w="21" w:type="dxa"/>
          <w:right w:w="12" w:type="dxa"/>
        </w:tblCellMar>
        <w:tblLook w:val="04A0" w:firstRow="1" w:lastRow="0" w:firstColumn="1" w:lastColumn="0" w:noHBand="0" w:noVBand="1"/>
      </w:tblPr>
      <w:tblGrid>
        <w:gridCol w:w="709"/>
        <w:gridCol w:w="7188"/>
      </w:tblGrid>
      <w:tr w:rsidRPr="005E2D3C" w:rsidR="005101CF" w14:paraId="1F1A3720"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2319120D" w14:textId="77777777">
            <w:r>
              <w:t>1.</w:t>
            </w:r>
          </w:p>
        </w:tc>
        <w:tc>
          <w:tcPr>
            <w:tcW w:w="718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13D64B7A" w14:textId="77777777">
            <w:r>
              <w:rPr>
                <w:rFonts w:eastAsia="Arial"/>
              </w:rPr>
              <w:t xml:space="preserve"> </w:t>
            </w:r>
            <w:r>
              <w:t xml:space="preserve"> </w:t>
            </w:r>
          </w:p>
        </w:tc>
      </w:tr>
      <w:tr w:rsidRPr="005E2D3C" w:rsidR="005101CF" w14:paraId="542867A6"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4BC19C1E" w14:textId="77777777">
            <w:r>
              <w:t>2.</w:t>
            </w:r>
          </w:p>
        </w:tc>
        <w:tc>
          <w:tcPr>
            <w:tcW w:w="718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5D8F0E67" w14:textId="77777777">
            <w:r>
              <w:rPr>
                <w:rFonts w:eastAsia="Arial"/>
              </w:rPr>
              <w:t xml:space="preserve"> </w:t>
            </w:r>
            <w:r>
              <w:t xml:space="preserve"> </w:t>
            </w:r>
          </w:p>
        </w:tc>
      </w:tr>
      <w:tr w:rsidRPr="005E2D3C" w:rsidR="005101CF" w14:paraId="122BBE9A"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2D1D2A2A" w14:textId="77777777">
            <w:r>
              <w:t>3.</w:t>
            </w:r>
          </w:p>
        </w:tc>
        <w:tc>
          <w:tcPr>
            <w:tcW w:w="718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52E76573" w14:textId="77777777">
            <w:r>
              <w:rPr>
                <w:rFonts w:eastAsia="Arial"/>
              </w:rPr>
              <w:t xml:space="preserve"> </w:t>
            </w:r>
            <w:r>
              <w:t xml:space="preserve"> </w:t>
            </w:r>
          </w:p>
        </w:tc>
      </w:tr>
    </w:tbl>
    <w:p w:rsidRPr="005E2D3C" w:rsidR="005101CF" w:rsidP="00F95DCA" w:rsidRDefault="00A626AB" w14:paraId="333BDAE9" w14:textId="77777777">
      <w:r>
        <w:t xml:space="preserve">(Acrescentar, se necessário). </w:t>
      </w:r>
    </w:p>
    <w:p w:rsidRPr="005E2D3C" w:rsidR="005101CF" w:rsidP="00F95DCA" w:rsidRDefault="00A626AB" w14:paraId="1A49E2A1" w14:textId="77777777">
      <w:r>
        <w:t xml:space="preserve"> </w:t>
      </w:r>
    </w:p>
    <w:p w:rsidRPr="005E2D3C" w:rsidR="005101CF" w:rsidP="00F95DCA" w:rsidRDefault="00A626AB" w14:paraId="1F8806FE" w14:textId="77777777">
      <w:r>
        <w:t xml:space="preserve">Legislação a revogar </w:t>
      </w:r>
    </w:p>
    <w:p w:rsidRPr="005E2D3C" w:rsidR="005101CF" w:rsidP="00F95DCA" w:rsidRDefault="00A626AB" w14:paraId="40810335" w14:textId="77777777">
      <w:r>
        <w:t xml:space="preserve">Quanto:   </w:t>
      </w:r>
    </w:p>
    <w:tbl>
      <w:tblPr>
        <w:tblStyle w:val="TableGrid"/>
        <w:tblW w:w="7897" w:type="dxa"/>
        <w:tblInd w:w="851" w:type="dxa"/>
        <w:tblCellMar>
          <w:top w:w="53" w:type="dxa"/>
          <w:left w:w="107" w:type="dxa"/>
          <w:right w:w="47" w:type="dxa"/>
        </w:tblCellMar>
        <w:tblLook w:val="04A0" w:firstRow="1" w:lastRow="0" w:firstColumn="1" w:lastColumn="0" w:noHBand="0" w:noVBand="1"/>
      </w:tblPr>
      <w:tblGrid>
        <w:gridCol w:w="806"/>
        <w:gridCol w:w="7091"/>
      </w:tblGrid>
      <w:tr w:rsidRPr="005E2D3C" w:rsidR="005101CF" w14:paraId="4B41F16C" w14:textId="77777777">
        <w:trPr>
          <w:trHeight w:val="2155"/>
        </w:trPr>
        <w:tc>
          <w:tcPr>
            <w:tcW w:w="80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3064E64A" w14:textId="77777777">
            <w:r>
              <w:t xml:space="preserve">1. </w:t>
            </w:r>
          </w:p>
        </w:tc>
        <w:tc>
          <w:tcPr>
            <w:tcW w:w="7091"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29E37D26" w14:textId="77777777">
            <w:r>
              <w:t xml:space="preserve">Decreto-Lei n.º 276/2001, de 17 de outubro, com a redação dadaalterado pelos Decreto-Lei n.ºs 315/2003, de 17 de dezembro, 265/2007, de 24 de julho, 255/2009, de 24 de setembro e 260/2012, de 12 de dezembro, bem como pela Lei n.º </w:t>
            </w:r>
          </w:p>
          <w:p w:rsidRPr="005E2D3C" w:rsidR="005101CF" w:rsidP="00F95DCA" w:rsidRDefault="00A626AB" w14:paraId="1744F399" w14:textId="77777777">
            <w:r>
              <w:t xml:space="preserve">49/2007, de 31 de agosto;   </w:t>
            </w:r>
          </w:p>
        </w:tc>
      </w:tr>
      <w:tr w:rsidRPr="005E2D3C" w:rsidR="005101CF" w14:paraId="4369F512" w14:textId="77777777">
        <w:trPr>
          <w:trHeight w:val="940"/>
        </w:trPr>
        <w:tc>
          <w:tcPr>
            <w:tcW w:w="80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3BD7A8F5" w14:textId="77777777">
            <w:r>
              <w:t xml:space="preserve">2. </w:t>
            </w:r>
          </w:p>
        </w:tc>
        <w:tc>
          <w:tcPr>
            <w:tcW w:w="7091"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5B7987FC" w14:textId="77777777">
            <w:r>
              <w:t xml:space="preserve">O Decreto-Lei n.º 313/2003, de 17 de dezembro, alterado pela Lei n.º </w:t>
            </w:r>
          </w:p>
          <w:p w:rsidRPr="005E2D3C" w:rsidR="005101CF" w:rsidP="00F95DCA" w:rsidRDefault="00A626AB" w14:paraId="6062A53D" w14:textId="77777777">
            <w:r>
              <w:t xml:space="preserve">49/2007, de 31 de agosto </w:t>
            </w:r>
          </w:p>
        </w:tc>
      </w:tr>
      <w:tr w:rsidRPr="005E2D3C" w:rsidR="005101CF" w14:paraId="721C4706" w14:textId="77777777">
        <w:trPr>
          <w:trHeight w:val="535"/>
        </w:trPr>
        <w:tc>
          <w:tcPr>
            <w:tcW w:w="80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52EB7A32" w14:textId="77777777">
            <w:r>
              <w:t xml:space="preserve">3. </w:t>
            </w:r>
          </w:p>
        </w:tc>
        <w:tc>
          <w:tcPr>
            <w:tcW w:w="7091"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2EBBB505" w14:textId="77777777">
            <w:r>
              <w:t>Decreto-Lei n.º 314/2003, de 17 de dezembro</w:t>
            </w:r>
          </w:p>
        </w:tc>
      </w:tr>
      <w:tr w:rsidRPr="005E2D3C" w:rsidR="005101CF" w14:paraId="6FEC2BC1" w14:textId="77777777">
        <w:trPr>
          <w:trHeight w:val="535"/>
        </w:trPr>
        <w:tc>
          <w:tcPr>
            <w:tcW w:w="806"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41DD9296" w14:textId="77777777">
            <w:r>
              <w:t xml:space="preserve">4. </w:t>
            </w:r>
          </w:p>
        </w:tc>
        <w:tc>
          <w:tcPr>
            <w:tcW w:w="7091" w:type="dxa"/>
            <w:tcBorders>
              <w:top w:val="single" w:color="000000" w:sz="4" w:space="0"/>
              <w:left w:val="single" w:color="000000" w:sz="4" w:space="0"/>
              <w:bottom w:val="single" w:color="000000" w:sz="4" w:space="0"/>
              <w:right w:val="single" w:color="000000" w:sz="4" w:space="0"/>
            </w:tcBorders>
          </w:tcPr>
          <w:p w:rsidRPr="005E2D3C" w:rsidR="005101CF" w:rsidP="00F95DCA" w:rsidRDefault="0052508A" w14:paraId="6C4D636D" w14:textId="1626A901">
            <w:r>
              <w:t>Portaria</w:t>
            </w:r>
            <w:r w:rsidR="00A626AB">
              <w:t xml:space="preserve"> n.º 421/2004, de 24 de abril</w:t>
            </w:r>
          </w:p>
        </w:tc>
      </w:tr>
    </w:tbl>
    <w:p w:rsidRPr="005E2D3C" w:rsidR="005101CF" w:rsidP="00F95DCA" w:rsidRDefault="00A626AB" w14:paraId="52577F54" w14:textId="77777777">
      <w:r>
        <w:t xml:space="preserve">(Acrescentar, se necessário). </w:t>
      </w:r>
    </w:p>
    <w:p w:rsidRPr="005E2D3C" w:rsidR="005101CF" w:rsidP="00F95DCA" w:rsidRDefault="00A626AB" w14:paraId="6EEEE9A0" w14:textId="00E396BE">
      <w:r>
        <w:t xml:space="preserve"> </w:t>
      </w:r>
      <w:r>
        <w:rPr>
          <w:rFonts w:eastAsia="Cambria"/>
        </w:rPr>
        <w:tab/>
      </w:r>
    </w:p>
    <w:p w:rsidRPr="005E2D3C" w:rsidR="005101CF" w:rsidP="00F95DCA" w:rsidRDefault="00A626AB" w14:paraId="5E8599C8" w14:textId="77777777">
      <w:r>
        <w:t xml:space="preserve">Transposição de acto normativo da UE  </w:t>
      </w:r>
    </w:p>
    <w:p w:rsidRPr="005E2D3C" w:rsidR="005101CF" w:rsidP="00F95DCA" w:rsidRDefault="00A626AB" w14:paraId="466974D5" w14:textId="77777777">
      <w:r>
        <w:rPr>
          <w:rFonts w:eastAsia="Calibri"/>
        </w:rPr>
        <w:tab/>
      </w:r>
      <w:r>
        <w:t xml:space="preserve">  </w:t>
      </w:r>
      <w:r>
        <w:tab/>
      </w:r>
      <w:r>
        <w:t xml:space="preserve"> </w:t>
      </w:r>
      <w:r>
        <w:tab/>
      </w:r>
      <w:r>
        <w:t xml:space="preserve">Quanto:    </w:t>
      </w:r>
    </w:p>
    <w:tbl>
      <w:tblPr>
        <w:tblStyle w:val="TableGrid"/>
        <w:tblW w:w="7994" w:type="dxa"/>
        <w:tblInd w:w="754" w:type="dxa"/>
        <w:tblCellMar>
          <w:top w:w="54" w:type="dxa"/>
          <w:left w:w="108" w:type="dxa"/>
          <w:right w:w="115" w:type="dxa"/>
        </w:tblCellMar>
        <w:tblLook w:val="04A0" w:firstRow="1" w:lastRow="0" w:firstColumn="1" w:lastColumn="0" w:noHBand="0" w:noVBand="1"/>
      </w:tblPr>
      <w:tblGrid>
        <w:gridCol w:w="1230"/>
        <w:gridCol w:w="6764"/>
      </w:tblGrid>
      <w:tr w:rsidRPr="005E2D3C" w:rsidR="005101CF" w14:paraId="1BD43D2D"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56B3EDCA" w14:textId="77777777">
            <w:r>
              <w:t xml:space="preserve">Sim:  </w:t>
            </w:r>
          </w:p>
        </w:tc>
        <w:tc>
          <w:tcPr>
            <w:tcW w:w="6764"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4FB63320" w14:textId="77777777">
            <w:r>
              <w:t xml:space="preserve">Qual: </w:t>
            </w:r>
          </w:p>
        </w:tc>
      </w:tr>
      <w:tr w:rsidRPr="005E2D3C" w:rsidR="005101CF" w14:paraId="3D9DEF24"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383BA610" w14:textId="77777777">
            <w:r>
              <w:t xml:space="preserve">Não </w:t>
            </w:r>
          </w:p>
        </w:tc>
        <w:tc>
          <w:tcPr>
            <w:tcW w:w="6764"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35E8EEC" w14:textId="77777777">
            <w:r>
              <w:t xml:space="preserve">x </w:t>
            </w:r>
          </w:p>
        </w:tc>
      </w:tr>
    </w:tbl>
    <w:p w:rsidRPr="005E2D3C" w:rsidR="005101CF" w:rsidP="00F95DCA" w:rsidRDefault="00A626AB" w14:paraId="6EEC1822" w14:textId="77777777">
      <w:r>
        <w:t xml:space="preserve"> </w:t>
      </w:r>
    </w:p>
    <w:p w:rsidRPr="005E2D3C" w:rsidR="005101CF" w:rsidP="00F95DCA" w:rsidRDefault="00A626AB" w14:paraId="7266CB4E" w14:textId="77777777">
      <w:r>
        <w:t xml:space="preserve">Aprova convenção Internacional </w:t>
      </w:r>
    </w:p>
    <w:tbl>
      <w:tblPr>
        <w:tblStyle w:val="TableGrid"/>
        <w:tblW w:w="7994" w:type="dxa"/>
        <w:tblInd w:w="754" w:type="dxa"/>
        <w:tblCellMar>
          <w:top w:w="54" w:type="dxa"/>
          <w:left w:w="108" w:type="dxa"/>
          <w:right w:w="115" w:type="dxa"/>
        </w:tblCellMar>
        <w:tblLook w:val="04A0" w:firstRow="1" w:lastRow="0" w:firstColumn="1" w:lastColumn="0" w:noHBand="0" w:noVBand="1"/>
      </w:tblPr>
      <w:tblGrid>
        <w:gridCol w:w="1230"/>
        <w:gridCol w:w="6764"/>
      </w:tblGrid>
      <w:tr w:rsidRPr="005E2D3C" w:rsidR="005101CF" w14:paraId="79939A03"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C927262" w14:textId="77777777">
            <w:r>
              <w:t xml:space="preserve">Sim:  </w:t>
            </w:r>
          </w:p>
        </w:tc>
        <w:tc>
          <w:tcPr>
            <w:tcW w:w="6764"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493B0DF7" w14:textId="77777777">
            <w:r>
              <w:t xml:space="preserve">Qual: </w:t>
            </w:r>
          </w:p>
        </w:tc>
      </w:tr>
      <w:tr w:rsidRPr="005E2D3C" w:rsidR="005101CF" w14:paraId="0DBDA5C8"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2E886AC3" w14:textId="77777777">
            <w:r>
              <w:t xml:space="preserve">Não </w:t>
            </w:r>
          </w:p>
        </w:tc>
        <w:tc>
          <w:tcPr>
            <w:tcW w:w="6764"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4274967A" w14:textId="77777777">
            <w:r>
              <w:t xml:space="preserve">x </w:t>
            </w:r>
          </w:p>
        </w:tc>
      </w:tr>
    </w:tbl>
    <w:p w:rsidRPr="005E2D3C" w:rsidR="005101CF" w:rsidP="00F95DCA" w:rsidRDefault="00A626AB" w14:paraId="3F8DACDE" w14:textId="77777777">
      <w:r>
        <w:t xml:space="preserve"> </w:t>
      </w:r>
    </w:p>
    <w:p w:rsidRPr="005E2D3C" w:rsidR="005101CF" w:rsidP="00F95DCA" w:rsidRDefault="00A626AB" w14:paraId="392D97DE" w14:textId="77777777">
      <w:r>
        <w:t xml:space="preserve">Regulamentos: </w:t>
      </w:r>
    </w:p>
    <w:tbl>
      <w:tblPr>
        <w:tblStyle w:val="TableGrid"/>
        <w:tblW w:w="7897" w:type="dxa"/>
        <w:tblInd w:w="851" w:type="dxa"/>
        <w:tblCellMar>
          <w:top w:w="36" w:type="dxa"/>
          <w:left w:w="107" w:type="dxa"/>
          <w:right w:w="10" w:type="dxa"/>
        </w:tblCellMar>
        <w:tblLook w:val="04A0" w:firstRow="1" w:lastRow="0" w:firstColumn="1" w:lastColumn="0" w:noHBand="0" w:noVBand="1"/>
      </w:tblPr>
      <w:tblGrid>
        <w:gridCol w:w="709"/>
        <w:gridCol w:w="7188"/>
      </w:tblGrid>
      <w:tr w:rsidRPr="005E2D3C" w:rsidR="005101CF" w14:paraId="59E7690C" w14:textId="77777777">
        <w:trPr>
          <w:trHeight w:val="2111"/>
        </w:trPr>
        <w:tc>
          <w:tcPr>
            <w:tcW w:w="709"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2527E39C" w14:textId="77777777">
            <w:r>
              <w:t>1.</w:t>
            </w:r>
            <w:r>
              <w:rPr>
                <w:rFonts w:eastAsia="Arial"/>
              </w:rPr>
              <w:t xml:space="preserve"> </w:t>
            </w:r>
          </w:p>
        </w:tc>
        <w:tc>
          <w:tcPr>
            <w:tcW w:w="718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0653A7D9" w14:textId="77777777">
            <w:r>
              <w:t xml:space="preserve">Sumário:  </w:t>
            </w:r>
          </w:p>
          <w:p w:rsidRPr="005E2D3C" w:rsidR="005101CF" w:rsidP="00F95DCA" w:rsidRDefault="00A626AB" w14:paraId="525AF0F2" w14:textId="77777777">
            <w:r>
              <w:t xml:space="preserve">Entidade competente:  </w:t>
            </w:r>
          </w:p>
          <w:p w:rsidRPr="005E2D3C" w:rsidR="005101CF" w:rsidP="00F95DCA" w:rsidRDefault="00A626AB" w14:paraId="05DA47D6" w14:textId="77777777">
            <w:r>
              <w:t xml:space="preserve">Forma:  </w:t>
            </w:r>
          </w:p>
          <w:p w:rsidRPr="005E2D3C" w:rsidR="005101CF" w:rsidP="00F95DCA" w:rsidRDefault="00A626AB" w14:paraId="2202A101" w14:textId="77777777">
            <w:r>
              <w:t xml:space="preserve">Prazo: </w:t>
            </w:r>
          </w:p>
        </w:tc>
      </w:tr>
      <w:tr w:rsidRPr="005E2D3C" w:rsidR="005101CF" w14:paraId="305E98C7" w14:textId="77777777">
        <w:trPr>
          <w:trHeight w:val="2110"/>
        </w:trPr>
        <w:tc>
          <w:tcPr>
            <w:tcW w:w="709"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1DB5C85B" w14:textId="77777777">
            <w:r>
              <w:t>2.</w:t>
            </w:r>
            <w:r>
              <w:rPr>
                <w:rFonts w:eastAsia="Arial"/>
              </w:rPr>
              <w:t xml:space="preserve"> </w:t>
            </w:r>
          </w:p>
        </w:tc>
        <w:tc>
          <w:tcPr>
            <w:tcW w:w="7188" w:type="dxa"/>
            <w:tcBorders>
              <w:top w:val="single" w:color="000000" w:sz="4" w:space="0"/>
              <w:left w:val="single" w:color="000000" w:sz="4" w:space="0"/>
              <w:bottom w:val="single" w:color="000000" w:sz="4" w:space="0"/>
              <w:right w:val="single" w:color="000000" w:sz="4" w:space="0"/>
            </w:tcBorders>
          </w:tcPr>
          <w:p w:rsidRPr="005E2D3C" w:rsidR="005101CF" w:rsidP="00F95DCA" w:rsidRDefault="00A626AB" w14:paraId="61D3FA1D" w14:textId="77777777">
            <w:r>
              <w:t xml:space="preserve">Sumário: </w:t>
            </w:r>
          </w:p>
          <w:p w:rsidRPr="005E2D3C" w:rsidR="005101CF" w:rsidP="00F95DCA" w:rsidRDefault="00A626AB" w14:paraId="1C2F0713" w14:textId="77777777">
            <w:r>
              <w:t xml:space="preserve">Entidade competente: </w:t>
            </w:r>
          </w:p>
          <w:p w:rsidRPr="005E2D3C" w:rsidR="005101CF" w:rsidP="00F95DCA" w:rsidRDefault="00A626AB" w14:paraId="532F23E4" w14:textId="77777777">
            <w:r>
              <w:t xml:space="preserve">Forma: </w:t>
            </w:r>
          </w:p>
          <w:p w:rsidRPr="005E2D3C" w:rsidR="005101CF" w:rsidP="00F95DCA" w:rsidRDefault="00A626AB" w14:paraId="5280C050" w14:textId="77777777">
            <w:r>
              <w:t xml:space="preserve">Prazo: </w:t>
            </w:r>
          </w:p>
        </w:tc>
      </w:tr>
    </w:tbl>
    <w:p w:rsidRPr="005E2D3C" w:rsidR="005101CF" w:rsidP="00F95DCA" w:rsidRDefault="00A626AB" w14:paraId="3817CA5C" w14:textId="77777777">
      <w:r>
        <w:t xml:space="preserve">(Acrescentar, se necessário). </w:t>
      </w:r>
    </w:p>
    <w:p w:rsidRPr="005E2D3C" w:rsidR="005101CF" w:rsidP="00F95DCA" w:rsidRDefault="00A626AB" w14:paraId="3EB538AA" w14:textId="4D9C0885">
      <w:r>
        <w:t xml:space="preserve"> </w:t>
      </w:r>
      <w:r>
        <w:rPr>
          <w:rFonts w:eastAsia="Cambria"/>
        </w:rPr>
        <w:tab/>
      </w:r>
    </w:p>
    <w:p w:rsidRPr="005E2D3C" w:rsidR="005101CF" w:rsidP="00F95DCA" w:rsidRDefault="00A626AB" w14:paraId="494BBA6F" w14:textId="77777777">
      <w:r>
        <w:t>15.</w:t>
      </w:r>
      <w:r>
        <w:rPr>
          <w:rFonts w:eastAsia="Arial"/>
        </w:rPr>
        <w:t xml:space="preserve"> </w:t>
      </w:r>
      <w:r>
        <w:t xml:space="preserve">Proposta de nota para a comunicação social </w:t>
      </w:r>
    </w:p>
    <w:p w:rsidRPr="005E2D3C" w:rsidR="005101CF" w:rsidP="00F95DCA" w:rsidRDefault="00A626AB" w14:paraId="793C04A5" w14:textId="77777777">
      <w:r>
        <w:t xml:space="preserve">O governo aprovou um diploma que estabelece as normas a que obedece a detenção, a identificação, o registo, o licenciamento e a comercialização, bem como o controlo sanitário dos animais de companhia, fixando as normas complementares da Convenção Europeia para a proteção dos Animais de Companhia, aprovada pelo Decreto n.º 13/93, de 13 de abril. </w:t>
      </w:r>
    </w:p>
    <w:p w:rsidRPr="005E2D3C" w:rsidR="005101CF" w:rsidP="00F95DCA" w:rsidRDefault="22998B98" w14:paraId="0E8B235B" w14:textId="77777777">
      <w:r>
        <w:t xml:space="preserve"> </w:t>
      </w:r>
    </w:p>
    <w:p w:rsidRPr="005E2D3C" w:rsidR="7F7CCA47" w:rsidP="00F95DCA" w:rsidRDefault="7F7CCA47" w14:paraId="4E11F974" w14:textId="74D54FBF"/>
    <w:p w:rsidRPr="005E2D3C" w:rsidR="07ED153D" w:rsidP="00F95DCA" w:rsidRDefault="07ED153D" w14:paraId="1370903D" w14:textId="081011BE">
      <w:pPr>
        <w:rPr>
          <w:color w:val="FF0000"/>
        </w:rPr>
      </w:pPr>
      <w:r>
        <w:rPr>
          <w:color w:val="FF0000"/>
        </w:rPr>
        <w:t>SUBSECÇÃO III – ALTERAR localização no documento!</w:t>
      </w:r>
      <w:commentRangeStart w:id="703"/>
      <w:commentRangeEnd w:id="703"/>
      <w:r w:rsidRPr="005E2D3C" w:rsidR="002251E2">
        <w:rPr>
          <w:rStyle w:val="Refdecomentrio"/>
          <w:color w:val="FF0000"/>
          <w:sz w:val="24"/>
          <w:szCs w:val="24"/>
        </w:rPr>
        <w:commentReference w:id="703"/>
      </w:r>
    </w:p>
    <w:p w:rsidRPr="005E2D3C" w:rsidR="07ED153D" w:rsidP="00F95DCA" w:rsidRDefault="07ED153D" w14:paraId="35B5C88E" w14:textId="55AD88FF">
      <w:r>
        <w:t xml:space="preserve">Outros controlos </w:t>
      </w:r>
    </w:p>
    <w:p w:rsidRPr="005E2D3C" w:rsidR="7F7CCA47" w:rsidP="00F95DCA" w:rsidRDefault="7F7CCA47" w14:paraId="7157790F" w14:textId="77777777"/>
    <w:p w:rsidRPr="005E2D3C" w:rsidR="07ED153D" w:rsidP="00F95DCA" w:rsidRDefault="07ED153D" w14:paraId="71D1CB6C" w14:textId="77777777">
      <w:r>
        <w:t>Artigo 142.º</w:t>
      </w:r>
    </w:p>
    <w:p w:rsidRPr="005E2D3C" w:rsidR="07ED153D" w:rsidP="00F95DCA" w:rsidRDefault="07ED153D" w14:paraId="6308CFA3" w14:textId="152B996A">
      <w:r>
        <w:t xml:space="preserve">Exames médico-veterinários, laboratoriais ou outros </w:t>
      </w:r>
    </w:p>
    <w:p w:rsidRPr="005E2D3C" w:rsidR="07ED153D" w:rsidP="00F95DCA" w:rsidRDefault="07ED153D" w14:paraId="2C3AC685" w14:textId="77777777">
      <w:r>
        <w:t xml:space="preserve">A DGAV pode, sempre que entender necessário, determinar a realização de quaisquer exames médico-veterinários, laboratoriais ou outros, para verificar se foi administrada a </w:t>
      </w:r>
      <w:r>
        <w:t xml:space="preserve">um animal de companhia qualquer substância, tratamento ou procedimento que vise aumentar ou diminuir o nível natural das capacidades fisiológicas e etológicas desse animal, nas seguintes situações: </w:t>
      </w:r>
    </w:p>
    <w:p w:rsidRPr="005E2D3C" w:rsidR="07ED153D" w:rsidP="00F95DCA" w:rsidRDefault="07ED153D" w14:paraId="197B2D8A" w14:textId="77777777">
      <w:r>
        <w:t xml:space="preserve">No decurso de competições; </w:t>
      </w:r>
    </w:p>
    <w:p w:rsidRPr="005E2D3C" w:rsidR="07ED153D" w:rsidP="00F95DCA" w:rsidRDefault="07ED153D" w14:paraId="5FD73A4F" w14:textId="6EE1ECA3">
      <w:r>
        <w:t>Em qualquer momento, quando constitua risco para o bem-estar do animal.</w:t>
      </w:r>
    </w:p>
    <w:p w:rsidRPr="005E2D3C" w:rsidR="7F7CCA47" w:rsidP="00F95DCA" w:rsidRDefault="7F7CCA47" w14:paraId="39AB4961" w14:textId="62AF9FA8"/>
    <w:p w:rsidRPr="005E2D3C" w:rsidR="7F7CCA47" w:rsidP="00F95DCA" w:rsidRDefault="7F7CCA47" w14:paraId="3B1BB911" w14:textId="4A1B8B96"/>
    <w:sectPr w:rsidRPr="005E2D3C" w:rsidR="7F7CCA47" w:rsidSect="005E68AA">
      <w:footerReference w:type="default" r:id="rId19"/>
      <w:pgSz w:w="11904" w:h="16840" w:orient="portrait"/>
      <w:pgMar w:top="1713" w:right="1555" w:bottom="1443" w:left="1560" w:header="709" w:footer="709" w:gutter="0"/>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GS" w:author="Gui Jorge Machado Sarmento" w:date="2026-06-30T02:06:00Z" w:id="24">
    <w:p w:rsidR="0024310E" w:rsidP="0024310E" w:rsidRDefault="0024310E" w14:paraId="5AF3E2F2" w14:textId="77777777">
      <w:pPr>
        <w:pStyle w:val="Textodecomentrio"/>
        <w:ind w:left="0" w:firstLine="0"/>
        <w:jc w:val="left"/>
      </w:pPr>
      <w:r>
        <w:rPr>
          <w:rStyle w:val="Refdecomentrio"/>
        </w:rPr>
        <w:annotationRef/>
      </w:r>
      <w:r>
        <w:t>Nova proposta de texto - a rever</w:t>
      </w:r>
    </w:p>
  </w:comment>
  <w:comment w:initials="GS" w:author="Gui Jorge Machado Sarmento" w:date="2026-06-27T21:52:00Z" w:id="34">
    <w:p w:rsidR="00885E45" w:rsidRDefault="005D7EEC" w14:paraId="27F4CC43" w14:textId="77777777">
      <w:r>
        <w:rPr>
          <w:rStyle w:val="CommentReference"/>
        </w:rPr>
        <w:annotationRef/>
      </w:r>
      <w:r>
        <w:rPr>
          <w:sz w:val="20"/>
          <w:szCs w:val="20"/>
        </w:rPr>
        <w:t>Integra o conteúdo do duplicado «Animais de companhia» (eliminado): o n.º 2 distingue as espécies da Parte A e da Parte B do Anexo I do Regulamento (UE) 2016/429; o n.º 7 prevê o poder de a DGAV restringir ou condicionar a detenção ou circulação por razões sanitárias.</w:t>
      </w:r>
    </w:p>
  </w:comment>
  <w:comment w:initials="GS" w:author="Gui Jorge Machado Sarmento" w:date="2026-04-20T23:18:00Z" w:id="38">
    <w:p w:rsidR="00324D81" w:rsidP="00324D81" w:rsidRDefault="00324D81" w14:paraId="19D74710" w14:textId="77777777">
      <w:pPr>
        <w:pStyle w:val="Textodecomentrio"/>
        <w:ind w:left="0" w:firstLine="0"/>
        <w:jc w:val="left"/>
      </w:pPr>
      <w:r>
        <w:rPr>
          <w:rStyle w:val="Refdecomentrio"/>
        </w:rPr>
        <w:annotationRef/>
      </w:r>
      <w:r>
        <w:t>Organização das definições.</w:t>
      </w:r>
    </w:p>
  </w:comment>
  <w:comment w:initials="MB" w:author="Maria Cristina Tavares Briosa" w:date="2026-05-28T11:03:00Z" w:id="39">
    <w:p w:rsidR="000B4DF1" w:rsidRDefault="0035170A" w14:paraId="07BE9094" w14:textId="70B7787F">
      <w:pPr>
        <w:pStyle w:val="CommentText"/>
      </w:pPr>
      <w:r>
        <w:rPr>
          <w:rStyle w:val="CommentReference"/>
        </w:rPr>
        <w:annotationRef/>
      </w:r>
      <w:r w:rsidRPr="30E2EF15">
        <w:t>Definição a ponderar   - gaiolas só para espécies diferentes de cão e gato , para estes só para transporte/ contentores</w:t>
      </w:r>
    </w:p>
  </w:comment>
  <w:comment w:initials="GS" w:author="Gui Jorge Machado Sarmento" w:date="2026-06-27T21:55:00Z" w:id="40">
    <w:p w:rsidR="00885E45" w:rsidRDefault="005D7EEC" w14:paraId="6B3C0F46" w14:textId="77777777">
      <w:r>
        <w:rPr>
          <w:rStyle w:val="CommentReference"/>
        </w:rPr>
        <w:annotationRef/>
      </w:r>
      <w:r>
        <w:rPr>
          <w:sz w:val="20"/>
          <w:szCs w:val="20"/>
        </w:rPr>
        <w:t>Repõe-se a definição de «cão de caça»: o grupo tinha-a rasurado, mas o termo é usado no articulado (licença de cão de caça, classificação funcional, estabelecimentos de caça), pelo que a definição é necessária. Sujeito alinhado com «titular».</w:t>
      </w:r>
    </w:p>
  </w:comment>
  <w:comment w:initials="GS" w:author="Gui Jorge Machado Sarmento" w:date="2026-06-27T09:46:00Z" w:id="41">
    <w:p w:rsidR="00885E45" w:rsidRDefault="005D7EEC" w14:paraId="09FEB8B9" w14:textId="77777777">
      <w:r>
        <w:rPr>
          <w:rStyle w:val="CommentReference"/>
        </w:rPr>
        <w:annotationRef/>
      </w:r>
      <w:r>
        <w:rPr>
          <w:sz w:val="20"/>
          <w:szCs w:val="20"/>
        </w:rPr>
        <w:t>Repõe-se e amplia-se a definição. A redação anterior limitava a cedência à «colocação no mercado a título gratuito com vista à adoção», mas «cedência» é usada no articulado em sentido amplo — cedência de cães perigosos, cedência a entidades, interdição de cedência a menores e a secção «Cedência de animais» (arts. 92.º e 93.º). Passa a abranger qualquer transmissão gratuita da propriedade, da guarda ou da responsabilidade sobre o animal, distinguindo-se de «colocação no mercado», que abrange o oneroso e o gratuito e a publicidade.</w:t>
      </w:r>
    </w:p>
  </w:comment>
  <w:comment w:initials="GS" w:author="Gui Jorge Machado Sarmento" w:date="2026-06-27T14:07:00Z" w:id="42">
    <w:p w:rsidR="00885E45" w:rsidRDefault="005D7EEC" w14:paraId="50E44565" w14:textId="77777777">
      <w:r>
        <w:rPr>
          <w:rStyle w:val="CommentReference"/>
        </w:rPr>
        <w:annotationRef/>
      </w:r>
      <w:r>
        <w:rPr>
          <w:sz w:val="20"/>
          <w:szCs w:val="20"/>
        </w:rPr>
        <w:t>Corrige-se a redação truncada e fixa-se aqui, pela primeira vez, a distinção titular/detentor introduzida pelo novo regulamento europeu: o «titular» é o proprietário registado na base de dados oficial; o «detentor» é quem tem o animal à sua guarda (possuidor precário, artigo 1253.º do Código Civil). As ocorrências seguintes no diploma seguem esta distinção.</w:t>
      </w:r>
    </w:p>
  </w:comment>
  <w:comment w:initials="GS" w:author="Gui Jorge Machado Sarmento" w:date="2026-06-27T14:09:00Z" w:id="43">
    <w:p w:rsidR="00EF5D47" w:rsidP="00EF5D47" w:rsidRDefault="005D7EEC" w14:paraId="1A560AB7" w14:textId="77777777">
      <w:pPr>
        <w:pStyle w:val="Textodecomentrio"/>
        <w:ind w:left="0" w:firstLine="0"/>
        <w:jc w:val="left"/>
      </w:pPr>
      <w:r>
        <w:rPr>
          <w:rStyle w:val="CommentReference"/>
        </w:rPr>
        <w:annotationRef/>
      </w:r>
      <w:r w:rsidR="00EF5D47">
        <w:t>estende-se o conceito de «estabelecimento», para efeitos deste decreto-lei, de modo a abranger também os estabelecimentos de manutenção — como o articulado já o usa —, sem prejuízo do conceito do Regulamento (UE). Elimina-se a nota de trabalho. Distinção fixada aqui pela primeira vez.</w:t>
      </w:r>
    </w:p>
  </w:comment>
  <w:comment w:initials="MB" w:author="Maria Cristina Tavares Briosa" w:date="1900-01-01T00:00:00Z" w:id="44">
    <w:p w:rsidR="000B4DF1" w:rsidRDefault="0035170A" w14:paraId="0AD1F40B" w14:textId="77E3853B">
      <w:pPr>
        <w:pStyle w:val="CommentText"/>
      </w:pPr>
      <w:r>
        <w:rPr>
          <w:rStyle w:val="CommentReference"/>
        </w:rPr>
        <w:annotationRef/>
      </w:r>
      <w:r w:rsidRPr="06CBE2D0">
        <w:t xml:space="preserve">à luz da proibição que queremos impor, no que se refere à venda de cães e gatos em lojas, temos de reformular esta definição </w:t>
      </w:r>
    </w:p>
    <w:p w:rsidR="000B4DF1" w:rsidRDefault="0035170A" w14:paraId="5104716F" w14:textId="5C486788">
      <w:pPr>
        <w:pStyle w:val="CommentText"/>
      </w:pPr>
      <w:r w:rsidRPr="61835C6C">
        <w:t xml:space="preserve">~Proposta : ,,, </w:t>
      </w:r>
      <w:r w:rsidRPr="20BBB6ED">
        <w:rPr>
          <w:highlight w:val="yellow"/>
        </w:rPr>
        <w:t>onde os animais , com exceção de cães ou de gatos</w:t>
      </w:r>
      <w:r w:rsidRPr="6626A7BD">
        <w:t xml:space="preserve"> -----</w:t>
      </w:r>
    </w:p>
  </w:comment>
  <w:comment w:initials="SS" w:author="Susana Margarida Gonçalves Silva Santos" w:date="2026-06-05T16:10:00Z" w:id="45">
    <w:p w:rsidR="000B4DF1" w:rsidRDefault="0035170A" w14:paraId="1B97FAD0" w14:textId="0257243F">
      <w:pPr>
        <w:pStyle w:val="CommentText"/>
      </w:pPr>
      <w:r>
        <w:rPr>
          <w:rStyle w:val="CommentReference"/>
        </w:rPr>
        <w:annotationRef/>
      </w:r>
      <w:r w:rsidRPr="3159FC39">
        <w:t>NOTIFICAR COMISSÃO</w:t>
      </w:r>
    </w:p>
  </w:comment>
  <w:comment w:initials="GS" w:author="Gui Jorge Machado Sarmento" w:date="2026-06-27T14:09:00Z" w:id="46">
    <w:p w:rsidR="00885E45" w:rsidRDefault="005D7EEC" w14:paraId="0568536C" w14:textId="77777777">
      <w:r>
        <w:rPr>
          <w:rStyle w:val="CommentReference"/>
        </w:rPr>
        <w:annotationRef/>
      </w:r>
      <w:r>
        <w:rPr>
          <w:sz w:val="20"/>
          <w:szCs w:val="20"/>
        </w:rPr>
        <w:t>Completa-se a definição da categoria nacional «estabelecimento de manutenção» (alojamento temporário sem transferência de propriedade: hotéis, treino, creches, ATL, cães de caça) e separa-se a definição de «Esterilização», que estava fundida no mesmo parágrafo.</w:t>
      </w:r>
    </w:p>
  </w:comment>
  <w:comment w:initials="GS" w:author="Gui Jorge Machado Sarmento" w:date="2026-06-27T21:31:00Z" w:id="47">
    <w:p w:rsidR="00885E45" w:rsidRDefault="005D7EEC" w14:paraId="13AADA3E" w14:textId="77777777">
      <w:r>
        <w:rPr>
          <w:rStyle w:val="CommentReference"/>
        </w:rPr>
        <w:annotationRef/>
      </w:r>
      <w:r>
        <w:rPr>
          <w:sz w:val="20"/>
          <w:szCs w:val="20"/>
        </w:rPr>
        <w:t>Adita-se a definição de «furão», espécie nuclear a par de «cão» e «gato» e usada no artigo 2.º (entrada de furões), à semelhança das definições daquelas espécies.</w:t>
      </w:r>
    </w:p>
  </w:comment>
  <w:comment w:initials="GS" w:author="Gui Jorge Machado Sarmento" w:date="2026-06-27T21:31:00Z" w:id="48">
    <w:p w:rsidR="00885E45" w:rsidRDefault="005D7EEC" w14:paraId="3A75BCB8" w14:textId="77777777">
      <w:r>
        <w:rPr>
          <w:rStyle w:val="CommentReference"/>
        </w:rPr>
        <w:annotationRef/>
      </w:r>
      <w:r>
        <w:rPr>
          <w:sz w:val="20"/>
          <w:szCs w:val="20"/>
        </w:rPr>
        <w:t>Retira-se a menção ao «operador»: o historial clínico é convocado também fora do contexto dos operadores (deveres do detentor, venda por particulares, cedência, CRO). O limite «de que disponha ou tenha conhecimento» passa para a norma operativa que impõe a entrega, não para a definição.</w:t>
      </w:r>
    </w:p>
  </w:comment>
  <w:comment w:initials="GS" w:author="Gui Jorge Machado Sarmento" w:date="2026-06-27T21:31:00Z" w:id="49">
    <w:p w:rsidR="00885E45" w:rsidRDefault="005D7EEC" w14:paraId="24AC2F7C" w14:textId="77777777">
      <w:r>
        <w:rPr>
          <w:rStyle w:val="CommentReference"/>
        </w:rPr>
        <w:annotationRef/>
      </w:r>
      <w:r>
        <w:rPr>
          <w:sz w:val="20"/>
          <w:szCs w:val="20"/>
        </w:rPr>
        <w:t>Completa-se a definição (paralela a «abrigo», para colocação no mercado) e separa-se «Leitor», que estava fundida no mesmo parágrafo.</w:t>
      </w:r>
    </w:p>
  </w:comment>
  <w:comment w:initials="GS" w:author="Gui Jorge Machado Sarmento" w:date="2026-06-27T21:40:00Z" w:id="50">
    <w:p w:rsidR="00885E45" w:rsidRDefault="005D7EEC" w14:paraId="116FD4DC" w14:textId="77777777">
      <w:r>
        <w:rPr>
          <w:rStyle w:val="CommentReference"/>
        </w:rPr>
        <w:annotationRef/>
      </w:r>
      <w:r>
        <w:rPr>
          <w:sz w:val="20"/>
          <w:szCs w:val="20"/>
        </w:rPr>
        <w:t>Completa-se a definição, eliminando o «XXX?», e formata-se com a sigla MVM. Ancorada no Decreto-Lei n.º 116/98, de 5 de maio.</w:t>
      </w:r>
    </w:p>
  </w:comment>
  <w:comment w:initials="GS" w:author="Gui Jorge Machado Sarmento" w:date="2026-04-20T22:42:00Z" w:id="51">
    <w:p w:rsidR="00FF79A7" w:rsidP="00FF79A7" w:rsidRDefault="00FF79A7" w14:paraId="77A61B45" w14:textId="77777777">
      <w:pPr>
        <w:pStyle w:val="Textodecomentrio"/>
        <w:ind w:left="0" w:firstLine="0"/>
        <w:jc w:val="left"/>
      </w:pPr>
      <w:r>
        <w:rPr>
          <w:rStyle w:val="Refdecomentrio"/>
        </w:rPr>
        <w:annotationRef/>
      </w:r>
      <w:r>
        <w:t xml:space="preserve">Regulamento (UE) 2022/2065 do Parlamento Europeu e do Conselho, de 19 de outubro de 2022, relativo a um mercado único para os serviços digitais e que altera a Diretiva 2000/31/CE (JO L 277 de 27.10.2022, p. 1, ELI: </w:t>
      </w:r>
      <w:hyperlink w:history="1" r:id="rId1">
        <w:r w:rsidRPr="00421C5E">
          <w:rPr>
            <w:rStyle w:val="Hiperligao"/>
          </w:rPr>
          <w:t>http://data.europa.eu/eli/reg/2022/2065/oj</w:t>
        </w:r>
      </w:hyperlink>
      <w:r>
        <w:t>).</w:t>
      </w:r>
    </w:p>
  </w:comment>
  <w:comment w:initials="GS" w:author="Gui Jorge Machado Sarmento" w:date="2026-06-27T21:40:00Z" w:id="52">
    <w:p w:rsidR="00885E45" w:rsidRDefault="005D7EEC" w14:paraId="1855FAFD" w14:textId="77777777">
      <w:r>
        <w:rPr>
          <w:rStyle w:val="CommentReference"/>
        </w:rPr>
        <w:annotationRef/>
      </w:r>
      <w:r>
        <w:rPr>
          <w:sz w:val="20"/>
          <w:szCs w:val="20"/>
        </w:rPr>
        <w:t>Adita-se a definição de «Programa CED», convocada pelas definições de «entidade promotora» e «entidade responsável» mas até aqui não definida.</w:t>
      </w:r>
    </w:p>
  </w:comment>
  <w:comment w:initials="SS" w:author="Susana Margarida Gonçalves Silva Santos" w:date="2026-04-16T09:51:00Z" w:id="53">
    <w:p w:rsidR="00D93055" w:rsidRDefault="00D93055" w14:paraId="13C9FC00" w14:textId="2089D74E">
      <w:pPr>
        <w:pStyle w:val="CommentText"/>
      </w:pPr>
      <w:r>
        <w:rPr>
          <w:rStyle w:val="CommentReference"/>
        </w:rPr>
        <w:annotationRef/>
      </w:r>
      <w:r w:rsidRPr="4E477CF5">
        <w:t>RECURSOS GENÉTICOS</w:t>
      </w:r>
    </w:p>
  </w:comment>
  <w:comment w:initials="GS" w:author="Gui Jorge Machado Sarmento" w:date="2026-06-27T21:40:00Z" w:id="54">
    <w:p w:rsidR="00885E45" w:rsidRDefault="005D7EEC" w14:paraId="20B3B43D" w14:textId="77777777">
      <w:r>
        <w:rPr>
          <w:rStyle w:val="CommentReference"/>
        </w:rPr>
        <w:annotationRef/>
      </w:r>
      <w:r>
        <w:rPr>
          <w:sz w:val="20"/>
          <w:szCs w:val="20"/>
        </w:rPr>
        <w:t>«Titular» — contraponto de «detentor» (v. definição de «Detentor»): é o proprietário do animal registado na base de dados oficial. Nos animais sob responsabilidade de estabelecimento, figura como titular o operador.</w:t>
      </w:r>
    </w:p>
  </w:comment>
  <w:comment w:initials="GS" w:author="Gui Jorge Machado Sarmento" w:date="2026-04-20T23:35:00Z" w:id="58">
    <w:p w:rsidR="00CD34D3" w:rsidP="00172FB2" w:rsidRDefault="00CD34D3" w14:paraId="580DAE55" w14:textId="77777777">
      <w:pPr>
        <w:pStyle w:val="Textodecomentrio"/>
        <w:ind w:left="0" w:firstLine="0"/>
        <w:jc w:val="left"/>
      </w:pPr>
      <w:r>
        <w:rPr>
          <w:rStyle w:val="Refdecomentrio"/>
        </w:rPr>
        <w:annotationRef/>
      </w:r>
      <w:r>
        <w:t>Revisão do texto e nova proposta de redação.</w:t>
      </w:r>
    </w:p>
  </w:comment>
  <w:comment w:initials="SS" w:author="Susana Margarida Gonçalves Silva Santos" w:date="2026-06-03T11:18:00Z" w:id="59">
    <w:p w:rsidR="00CD34D3" w:rsidRDefault="00CD34D3" w14:paraId="1FE5E5BF" w14:textId="77777777">
      <w:pPr>
        <w:pStyle w:val="CommentText"/>
      </w:pPr>
      <w:r>
        <w:rPr>
          <w:rStyle w:val="CommentReference"/>
        </w:rPr>
        <w:annotationRef/>
      </w:r>
      <w:r w:rsidRPr="5FB16F0E">
        <w:t>Acautelar a possibilidade de haver alterações na Lista, para acrescentar ou para eliminar novas espécies.</w:t>
      </w:r>
    </w:p>
  </w:comment>
  <w:comment w:initials="MB" w:author="Maria Cristina Tavares Briosa" w:date="2026-06-02T15:17:00Z" w:id="57">
    <w:p w:rsidR="00CD34D3" w:rsidP="00CD34D3" w:rsidRDefault="00CD34D3" w14:paraId="51AB9552" w14:textId="77777777">
      <w:pPr>
        <w:pStyle w:val="CommentText"/>
      </w:pPr>
      <w:r>
        <w:rPr>
          <w:rStyle w:val="CommentReference"/>
        </w:rPr>
        <w:annotationRef/>
      </w:r>
      <w:r w:rsidRPr="1995C4B9">
        <w:t>norma a prever neste diploma ou na portaria que publique a lista???</w:t>
      </w:r>
    </w:p>
    <w:p w:rsidR="00CD34D3" w:rsidP="00CD34D3" w:rsidRDefault="00CD34D3" w14:paraId="3E8C48D3" w14:textId="77777777">
      <w:pPr>
        <w:pStyle w:val="CommentText"/>
      </w:pPr>
      <w:r w:rsidRPr="6DF67D68">
        <w:t xml:space="preserve">Lista dinâmica, pode ser alterada </w:t>
      </w:r>
    </w:p>
  </w:comment>
  <w:comment w:initials="RV" w:author="Rui André Vidal" w:date="2026-06-14T23:16:00Z" w:id="71">
    <w:p w:rsidR="000B4DF1" w:rsidRDefault="0035170A" w14:paraId="69016B30" w14:textId="1A8919A2">
      <w:pPr>
        <w:pStyle w:val="CommentText"/>
      </w:pPr>
      <w:r>
        <w:rPr>
          <w:rStyle w:val="CommentReference"/>
        </w:rPr>
        <w:annotationRef/>
      </w:r>
      <w:r w:rsidRPr="4692C17E">
        <w:t>Passar para Capítulo dos Operadores/Estabelecimentos</w:t>
      </w:r>
    </w:p>
  </w:comment>
  <w:comment w:initials="GS" w:author="Gui Jorge Machado Sarmento" w:date="2026-06-28T13:54:00Z" w:id="74">
    <w:p w:rsidR="00885E45" w:rsidRDefault="005D7EEC" w14:paraId="2D47C24E" w14:textId="77777777">
      <w:r>
        <w:rPr>
          <w:rStyle w:val="CommentReference"/>
        </w:rPr>
        <w:annotationRef/>
      </w:r>
      <w:r>
        <w:rPr>
          <w:sz w:val="20"/>
          <w:szCs w:val="20"/>
        </w:rPr>
        <w:t>Desdobramento do anterior artigo 6.º (Proibições Gerais), conforme decisão de revisão e regras de legística (RCM n.º 105/2025 — um objeto por artigo, epígrafes distintas). Este artigo recolhe a matéria de violência e crueldade da Versão B. Primeira ocorrência do desdobramento. A ressalva do n.º 3 articula com o crime de maus tratos do artigo 387.º do Código Penal (em vigor; o Acórdão do TC n.º 70/2024, do Plenário, não declarou a sua inconstitucionalidade). O abandono (artigo 388.º do CP) é tratado no artigo próprio «Proibição de abandono».</w:t>
      </w:r>
    </w:p>
  </w:comment>
  <w:comment w:initials="GS" w:author="Gui Jorge Machado Sarmento" w:date="2026-06-28T13:54:00Z" w:id="75">
    <w:p w:rsidR="00885E45" w:rsidRDefault="005D7EEC" w14:paraId="18416C05" w14:textId="77777777">
      <w:r>
        <w:rPr>
          <w:rStyle w:val="CommentReference"/>
        </w:rPr>
        <w:annotationRef/>
      </w:r>
      <w:r>
        <w:rPr>
          <w:sz w:val="20"/>
          <w:szCs w:val="20"/>
        </w:rPr>
        <w:t>Separação face às práticas de maneio: a agressão por manuseamento (pontapear, bater, arrastar, lançar, apertar) e o uso de equipamentos de maneio, contenção ou treino NÃO constam deste artigo — foram remetidos para o artigo «Práticas de maneio e contenção proibidas», para evitar duplicação do mesmo facto em dois tipos contraordenacionais. Aqui fica apenas a agressão direta e gratuita.</w:t>
      </w:r>
    </w:p>
  </w:comment>
  <w:comment w:initials="GS" w:author="Gui Jorge Machado Sarmento" w:date="2026-06-28T14:07:00Z" w:id="78">
    <w:p w:rsidR="00885E45" w:rsidRDefault="005D7EEC" w14:paraId="4AF964B5" w14:textId="77777777">
      <w:r>
        <w:rPr>
          <w:rStyle w:val="CommentReference"/>
        </w:rPr>
        <w:annotationRef/>
      </w:r>
      <w:r>
        <w:rPr>
          <w:sz w:val="20"/>
          <w:szCs w:val="20"/>
        </w:rPr>
        <w:t>Segundo desdobramento do antigo artigo 6.º. A lista de práticas de manuseamento e equipamentos provém do futuro regulamento da UE relativo ao bem-estar dos cães e gatos e à sua rastreabilidade (2023/0447(COD)), adotado pelo Parlamento em 28/04/2026 e pelo Conselho em 22/05/2026, a publicar no JOUE como Regulamento (UE) 2026/… — o número e a referência exata do artigo serão fixados aquando da publicação. Corrigida a remissão da isenção dos cães de serviço, que no original remetia indevidamente para a alínea a) (atar partes do corpo): passa a referir a alínea g) (coleiras de treino com estimulação elétrica), que é a prática efetivamente em causa no treino destes cães. O termo «gatos adultos» na alínea h) depende do conceito de «adulto» por espécie, alerta técnico ainda por fixar com a equipa.</w:t>
      </w:r>
    </w:p>
  </w:comment>
  <w:comment w:initials="GS" w:author="Gui Jorge Machado Sarmento" w:date="2026-06-28T20:19:00Z" w:id="79">
    <w:p w:rsidR="00EF5D47" w:rsidP="00EF5D47" w:rsidRDefault="00EF5D47" w14:paraId="5712EAAD" w14:textId="77777777">
      <w:pPr>
        <w:pStyle w:val="Textodecomentrio"/>
        <w:ind w:left="0" w:firstLine="0"/>
        <w:jc w:val="left"/>
      </w:pPr>
      <w:r>
        <w:rPr>
          <w:rStyle w:val="Refdecomentrio"/>
        </w:rPr>
        <w:annotationRef/>
      </w:r>
      <w:r>
        <w:t>Dúvida sobre esta redação: "Podem ser concedidas" ou "são concedidas"?</w:t>
      </w:r>
    </w:p>
  </w:comment>
  <w:comment w:initials="GS" w:author="Gui Jorge Machado Sarmento" w:date="2026-06-28T14:52:00Z" w:id="80">
    <w:p w:rsidR="00885E45" w:rsidRDefault="005D7EEC" w14:paraId="12383B87" w14:textId="77777777">
      <w:r>
        <w:rPr>
          <w:rStyle w:val="CommentReference"/>
        </w:rPr>
        <w:annotationRef/>
      </w:r>
      <w:r>
        <w:rPr>
          <w:sz w:val="20"/>
          <w:szCs w:val="20"/>
        </w:rPr>
        <w:t>Exceções a fechar pela DSBEA (decisão técnica de bem-estar). Cães de serviço: coleiras de picos [al. e)] e de estimulação elétrica [al. g)] admitidas apenas em treino; exceções mínimas; maus-tratos nunca admitidos. Cão de proteção de gado: coleira de proteção (picos voltados para fora, anti-predador) no exercício da função. Enquadramento jurídico (DAJA): o Regulamento (UE) 2026/… (art. 18.º, n.º 5) só prevê isenção, de todo o n.º 5, para cães militares/policiais/aduaneiros; para o cão de proteção de gado não há isenção expressa, pelo que a coleira de proteção só é admissível se não constituir prática que cause dor ou sofrimento ao animal (chapéu do art. 18.º, n.º 5) — qualificação técnica que cabe à DSBEA. Cão de proteção de gado: Decreto-Lei n.º 54/2016, de 25 de agosto, na redação do Decreto-Lei n.º 64/2025, de 10 de abril (não pode estar de trela ou usar açaime no exercício da função). — DAJA, Gui Sarmento</w:t>
      </w:r>
    </w:p>
  </w:comment>
  <w:comment w:initials="GS" w:author="Gui Jorge Machado Sarmento" w:date="2026-06-28T17:14:00Z" w:id="83">
    <w:p w:rsidR="00885E45" w:rsidRDefault="005D7EEC" w14:paraId="22898B06" w14:textId="77777777">
      <w:r>
        <w:rPr>
          <w:rStyle w:val="CommentReference"/>
        </w:rPr>
        <w:annotationRef/>
      </w:r>
      <w:r>
        <w:rPr>
          <w:sz w:val="20"/>
          <w:szCs w:val="20"/>
        </w:rPr>
        <w:t>Proibição autónoma em enunciado único; recolhe a cláusula do antigo art. 6.º. A definição de «abandono» mantém-se no art. 3.º. A ressalva articula com o art. 388.º do Código Penal (redação da Lei n.º 39/2020), em vigor — não inconstitucionalidade afirmada pelos Acórdãos do TC n.º 478/2024, 479/2024 e 480/2024. Numeração 7.º-A/7.º-B provisória até à renumeração geral.</w:t>
      </w:r>
    </w:p>
  </w:comment>
  <w:comment w:initials="GS" w:author="Gui Jorge Machado Sarmento" w:date="2026-06-28T17:14:00Z" w:id="86">
    <w:p w:rsidR="00885E45" w:rsidRDefault="005D7EEC" w14:paraId="401625A8" w14:textId="77777777">
      <w:r>
        <w:rPr>
          <w:rStyle w:val="CommentReference"/>
        </w:rPr>
        <w:annotationRef/>
      </w:r>
      <w:r>
        <w:rPr>
          <w:sz w:val="20"/>
          <w:szCs w:val="20"/>
        </w:rPr>
        <w:t>Recolhe os n.ºs 2 a 5 do antigo art. 6.º. O n.º 2 funde a transmissão fora de locais autorizados (via pública) com a venda não sedentária, ancorada no Decreto-Lei n.º 10/2015, de 16 de janeiro (que revogou a Lei n.º 27/2013). Fica para fecho técnico da DSBEA o tratamento das ações de adoção promovidas por associações zófilas/CRO.</w:t>
      </w:r>
    </w:p>
  </w:comment>
  <w:comment w:initials="RV" w:author="Rui André Vidal" w:date="2026-04-14T08:33:00Z" w:id="89">
    <w:p w:rsidR="00387091" w:rsidRDefault="0093750D" w14:paraId="0F31DC42" w14:textId="74BC4F9F">
      <w:r>
        <w:rPr>
          <w:rStyle w:val="CommentReference"/>
        </w:rPr>
        <w:annotationRef/>
      </w:r>
      <w:r w:rsidRPr="178F14DD">
        <w:t>Estenderia a qualquer animal de companhia</w:t>
      </w:r>
    </w:p>
  </w:comment>
  <w:comment w:initials="RV" w:author="Rui André Vidal" w:date="2026-04-14T08:25:00Z" w:id="90">
    <w:p w:rsidR="00387091" w:rsidRDefault="0093750D" w14:paraId="4EEC486E" w14:textId="0219EF86">
      <w:r>
        <w:rPr>
          <w:rStyle w:val="CommentReference"/>
        </w:rPr>
        <w:annotationRef/>
      </w:r>
      <w:r w:rsidRPr="5E2E2345">
        <w:t>detentores?</w:t>
      </w:r>
    </w:p>
  </w:comment>
  <w:comment w:initials="RV" w:author="Rui André Vidal" w:date="2026-04-14T08:29:00Z" w:id="91">
    <w:p w:rsidR="00387091" w:rsidRDefault="0093750D" w14:paraId="5BAD2A2E" w14:textId="0379F595">
      <w:pPr>
        <w:pStyle w:val="CommentText"/>
      </w:pPr>
      <w:r>
        <w:rPr>
          <w:rStyle w:val="CommentReference"/>
        </w:rPr>
        <w:annotationRef/>
      </w:r>
      <w:r w:rsidRPr="7FD514A3">
        <w:t>Sugeria incluir aqui apenas o n.º 1.1 e reservar as restantes disposições para o art.º das estratégias de reprodução, ou noutra opção, para disposições relativas a alojamentos de criação</w:t>
      </w:r>
    </w:p>
    <w:p w:rsidR="00387091" w:rsidRDefault="0093750D" w14:paraId="410E14B7" w14:textId="614E4E45">
      <w:r w:rsidRPr="18682EBE">
        <w:t>Anexo I - 1.          Alimentação e abeberamento</w:t>
      </w:r>
    </w:p>
    <w:p w:rsidR="00387091" w:rsidRDefault="0093750D" w14:paraId="4C477117" w14:textId="2DFBD6BF">
      <w:r w:rsidRPr="152E61C3">
        <w:t>1.1.       Os cães e gatos devem ser alimentados, pelo menos, duas vezes por dia. Os cachorros e gatinhos devem ser alimentados com maior frequência.</w:t>
      </w:r>
    </w:p>
    <w:p w:rsidR="00387091" w:rsidRDefault="0093750D" w14:paraId="2A2952FC" w14:textId="1C9B01F5">
      <w:r w:rsidRPr="6E60594A">
        <w:t>No entanto, estes requisitos não se aplicam a cães de guarda de gado mantidos em estabelecimentos de criação enquanto estes cães são usados para fins de guarda ou de treino.</w:t>
      </w:r>
    </w:p>
    <w:p w:rsidR="00387091" w:rsidRDefault="0093750D" w14:paraId="0070995E" w14:textId="0122E1F7">
      <w:r w:rsidRPr="1F66546A">
        <w:t>1.2.       Cada cachorro ou gatinho deve ser alimentado com colostro durante, pelo menos, os dois primeiros dias de vida. Posteriormente, deve ser alimentado com leite da respetiva mãe ou de uma cadela ou gata em lactação. Se tal não for possível, em razão de a mãe estar doente ou de, por outro motivo, não poder alimentar a sua cria ou de não poder fornecer leite suficiente, o cachorro ou gatinho deve ser alimentado com um substituto do leite concebido para cachorros e gatinhos. A frequência dessa alimentação deve respeitar as indicações do fabricante ou de um médico veterinário.</w:t>
      </w:r>
    </w:p>
    <w:p w:rsidR="00387091" w:rsidRDefault="0093750D" w14:paraId="7BECA552" w14:textId="1994EDFD">
      <w:r w:rsidRPr="796D29D8">
        <w:t>1.3.       Todos os cachorros e gatinhos não desmamados devem ser alimentados com uma quantidade de leite, de substituto do leite ou de uma combinação destes que seja suficiente para aumentar constantemente o peso corporal.</w:t>
      </w:r>
    </w:p>
    <w:p w:rsidR="00387091" w:rsidRDefault="0093750D" w14:paraId="0EB6D691" w14:textId="763BBB92">
      <w:r w:rsidRPr="74D9FFFC">
        <w:t>1.4.       O desmame deve ser efetuado com a introdução gradual de alimentos sólidos, durante um período não inferior a sete dias, e não pode ser concluído antes das seis semanas de idade, tanto para os cachorros como para os gatinhos.</w:t>
      </w:r>
    </w:p>
    <w:p w:rsidR="00387091" w:rsidRDefault="00387091" w14:paraId="253CFC1B" w14:textId="0E7E1647"/>
  </w:comment>
  <w:comment w:initials="SS" w:author="Susana Margarida Gonçalves Silva Santos" w:date="2026-06-08T16:00:00Z" w:id="92">
    <w:p w:rsidR="000B4DF1" w:rsidRDefault="0035170A" w14:paraId="3F2AF17F" w14:textId="09C7E2FE">
      <w:pPr>
        <w:pStyle w:val="CommentText"/>
      </w:pPr>
      <w:r>
        <w:rPr>
          <w:rStyle w:val="CommentReference"/>
        </w:rPr>
        <w:annotationRef/>
      </w:r>
      <w:r w:rsidRPr="7CACC17D">
        <w:t>Remeter a exceção aplicada aos Cães de Guarda de Gado, para o Regulamento? DAJA.</w:t>
      </w:r>
    </w:p>
  </w:comment>
  <w:comment w:initials="RV" w:author="Rui André Vidal" w:date="2026-04-14T08:25:00Z" w:id="93">
    <w:p w:rsidR="00954CFD" w:rsidRDefault="00954CFD" w14:paraId="7DB8D0ED" w14:textId="77777777">
      <w:r>
        <w:rPr>
          <w:rStyle w:val="CommentReference"/>
        </w:rPr>
        <w:annotationRef/>
      </w:r>
      <w:r w:rsidRPr="5E2E2345">
        <w:t>detentores?</w:t>
      </w:r>
    </w:p>
  </w:comment>
  <w:comment w:initials="RV" w:author="Rui André Vidal" w:date="2026-04-14T08:35:00Z" w:id="94">
    <w:p w:rsidR="00387091" w:rsidRDefault="0093750D" w14:paraId="4F8044AF" w14:textId="31674494">
      <w:r>
        <w:rPr>
          <w:rStyle w:val="CommentReference"/>
        </w:rPr>
        <w:annotationRef/>
      </w:r>
      <w:r w:rsidRPr="0985F03E">
        <w:t>acrescentar: "no caso dos cães e gatos?" ou "quando aplicável"? (neste último caso corre-se risco de desvirtuar a intenção do regulamento, penso)</w:t>
      </w:r>
    </w:p>
  </w:comment>
  <w:comment w:initials="RV" w:author="Rui André Vidal" w:date="2026-04-14T08:25:00Z" w:id="96">
    <w:p w:rsidR="005042E4" w:rsidRDefault="005042E4" w14:paraId="1162BA57" w14:textId="77777777">
      <w:r>
        <w:rPr>
          <w:rStyle w:val="CommentReference"/>
        </w:rPr>
        <w:annotationRef/>
      </w:r>
      <w:r w:rsidRPr="5E2E2345">
        <w:t>detentores?</w:t>
      </w:r>
    </w:p>
  </w:comment>
  <w:comment w:initials="RV" w:author="Rui André Vidal" w:date="2026-06-14T23:18:00Z" w:id="95">
    <w:p w:rsidR="000B4DF1" w:rsidRDefault="0035170A" w14:paraId="53874F49" w14:textId="251A0C20">
      <w:pPr>
        <w:pStyle w:val="CommentText"/>
      </w:pPr>
      <w:r>
        <w:rPr>
          <w:rStyle w:val="CommentReference"/>
        </w:rPr>
        <w:annotationRef/>
      </w:r>
      <w:r w:rsidRPr="531548BB">
        <w:t>N.ºs 3 a 7 passaria para Capítulo dos estabelecimentos, em artigo sobre condições de alimentação</w:t>
      </w:r>
    </w:p>
  </w:comment>
  <w:comment w:initials="MB" w:author="Maria Cristina Tavares Briosa" w:date="2026-06-02T17:16:00Z" w:id="97">
    <w:p w:rsidR="000B4DF1" w:rsidRDefault="0035170A" w14:paraId="10F7FEA1" w14:textId="1C93DCBD">
      <w:pPr>
        <w:pStyle w:val="CommentText"/>
      </w:pPr>
      <w:r>
        <w:rPr>
          <w:rStyle w:val="CommentReference"/>
        </w:rPr>
        <w:annotationRef/>
      </w:r>
      <w:r w:rsidRPr="2EF3985A">
        <w:t>colocar nos registos ou em nº pp dos estabelecimentos</w:t>
      </w:r>
    </w:p>
  </w:comment>
  <w:comment w:initials="SS" w:author="Susana Margarida Gonçalves Silva Santos" w:date="2026-06-08T17:34:00Z" w:id="101">
    <w:p w:rsidR="000B4DF1" w:rsidRDefault="0035170A" w14:paraId="1F86C5A4" w14:textId="645A9A02">
      <w:pPr>
        <w:pStyle w:val="CommentText"/>
      </w:pPr>
      <w:r>
        <w:rPr>
          <w:rStyle w:val="CommentReference"/>
        </w:rPr>
        <w:annotationRef/>
      </w:r>
      <w:r w:rsidRPr="0ED1C053">
        <w:t>Rui Vidal - Rever-</w:t>
      </w:r>
    </w:p>
  </w:comment>
  <w:comment w:initials="RV" w:author="Rui André Vidal" w:date="2026-05-25T15:38:00Z" w:id="103">
    <w:p w:rsidR="000B4DF1" w:rsidRDefault="0035170A" w14:paraId="0DB89C16" w14:textId="223F1A34">
      <w:pPr>
        <w:pStyle w:val="CommentText"/>
      </w:pPr>
      <w:r>
        <w:rPr>
          <w:rStyle w:val="CommentReference"/>
        </w:rPr>
        <w:annotationRef/>
      </w:r>
      <w:r w:rsidRPr="098D00A5">
        <w:t>Articular com o disposto nos princípios gerias</w:t>
      </w:r>
    </w:p>
  </w:comment>
  <w:comment w:initials="SS" w:author="Susana Margarida Gonçalves Silva Santos" w:date="2026-06-08T17:34:00Z" w:id="104">
    <w:p w:rsidR="000B4DF1" w:rsidRDefault="0035170A" w14:paraId="2AFB7315" w14:textId="1AC8A2FD">
      <w:pPr>
        <w:pStyle w:val="CommentText"/>
      </w:pPr>
      <w:r>
        <w:rPr>
          <w:rStyle w:val="CommentReference"/>
        </w:rPr>
        <w:annotationRef/>
      </w:r>
      <w:r w:rsidRPr="07F049B3">
        <w:t>Rui Vidal - Rever-</w:t>
      </w:r>
    </w:p>
  </w:comment>
  <w:comment w:initials="RV" w:author="Rui André Vidal" w:date="2026-06-12T08:49:00Z" w:id="107">
    <w:p w:rsidR="000B4DF1" w:rsidRDefault="0035170A" w14:paraId="15246F95" w14:textId="2A44826A">
      <w:pPr>
        <w:pStyle w:val="CommentText"/>
      </w:pPr>
      <w:r>
        <w:rPr>
          <w:rStyle w:val="CommentReference"/>
        </w:rPr>
        <w:annotationRef/>
      </w:r>
      <w:r w:rsidRPr="54E4E9B0">
        <w:t>1.1 do Anexo I do REG, previsto pelo artigo da Alimentação do REG</w:t>
      </w:r>
    </w:p>
    <w:p w:rsidR="000B4DF1" w:rsidRDefault="000B4DF1" w14:paraId="13BDE31B" w14:textId="0A1A7F2E">
      <w:pPr>
        <w:pStyle w:val="CommentText"/>
      </w:pPr>
    </w:p>
  </w:comment>
  <w:comment w:initials="RV" w:author="Rui André Vidal" w:date="2026-06-14T23:20:00Z" w:id="116">
    <w:p w:rsidR="000B4DF1" w:rsidRDefault="0035170A" w14:paraId="6AA8E3D0" w14:textId="6ADE3D53">
      <w:pPr>
        <w:pStyle w:val="CommentText"/>
      </w:pPr>
      <w:r>
        <w:rPr>
          <w:rStyle w:val="CommentReference"/>
        </w:rPr>
        <w:annotationRef/>
      </w:r>
      <w:r w:rsidRPr="302428B0">
        <w:t>Tendo em conta que a reprodução só deve acontecer em estabelecimentos, deverá seguir para Capítulo de estabelecimentos</w:t>
      </w:r>
    </w:p>
  </w:comment>
  <w:comment w:initials="RV" w:author="Rui André Vidal" w:date="2026-03-25T19:32:00Z" w:id="119">
    <w:p w:rsidR="00FC060F" w:rsidRDefault="00FC060F" w14:paraId="26100691" w14:textId="371575E9">
      <w:r>
        <w:annotationRef/>
      </w:r>
      <w:r w:rsidRPr="30AD77BD">
        <w:t>Passaria operadores a detentores. Estas disposições precedem as dos Estabelecimentos/Alojamentos e idealmente deveriam abranger detentores não-operadors</w:t>
      </w:r>
    </w:p>
    <w:p w:rsidR="00FC060F" w:rsidRDefault="00FC060F" w14:paraId="22EA2D64" w14:textId="116D1706"/>
  </w:comment>
  <w:comment w:initials="RV" w:author="Rui André Vidal" w:date="1900-01-01T00:00:00Z" w:id="118">
    <w:p w:rsidR="00387091" w:rsidRDefault="0093750D" w14:paraId="4226248E" w14:textId="54FAF4A0">
      <w:pPr>
        <w:pStyle w:val="CommentText"/>
      </w:pPr>
      <w:r>
        <w:rPr>
          <w:rStyle w:val="CommentReference"/>
        </w:rPr>
        <w:annotationRef/>
      </w:r>
      <w:r w:rsidRPr="2A38AF10">
        <w:t>Regulamento Art. 8(1)</w:t>
      </w:r>
      <w:r w:rsidRPr="2945781B">
        <w:rPr>
          <w:b/>
          <w:bCs/>
        </w:rPr>
        <w:t xml:space="preserve"> - </w:t>
      </w:r>
      <w:r w:rsidRPr="41795098">
        <w:t>Aplicável desde 1 julho 2036</w:t>
      </w:r>
    </w:p>
    <w:p w:rsidR="00387091" w:rsidRDefault="00387091" w14:paraId="585A8DEF" w14:textId="545E9D9A"/>
    <w:p w:rsidR="00387091" w:rsidRDefault="0093750D" w14:paraId="355B06DD" w14:textId="7E801136">
      <w:r w:rsidRPr="273F837B">
        <w:t>Terá definição por acto delegado quanto às características de genótipo a que esta disposição se refere, conforme previsto pelo 8(3.ºA):</w:t>
      </w:r>
    </w:p>
    <w:p w:rsidR="00387091" w:rsidRDefault="00387091" w14:paraId="456002AC" w14:textId="2C4849F3"/>
    <w:p w:rsidR="00387091" w:rsidRDefault="0093750D" w14:paraId="153B814F" w14:textId="212839EC">
      <w:pPr>
        <w:pStyle w:val="CommentText"/>
      </w:pPr>
      <w:r w:rsidRPr="0FA2D677">
        <w:t>8 (3)</w:t>
      </w:r>
      <w:r w:rsidRPr="2087B61B">
        <w:rPr>
          <w:i/>
          <w:iCs/>
        </w:rPr>
        <w:t>.  A Comissão tem competência para adotar atos delegados em conformidade com o artigo 28.º que complementem este Regulamento, definindo:</w:t>
      </w:r>
    </w:p>
    <w:p w:rsidR="00387091" w:rsidRDefault="0093750D" w14:paraId="486FD051" w14:textId="44585148">
      <w:r w:rsidRPr="4C1DA6DA">
        <w:rPr>
          <w:i/>
          <w:iCs/>
        </w:rPr>
        <w:t>a) características dos genótipos a que se refere o n.º 1 que devem ser excluídos da reprodução, e os métodos para a sua avaliação e requisitos de manutenção de registos</w:t>
      </w:r>
    </w:p>
  </w:comment>
  <w:comment w:initials="RV" w:author="Rui André Vidal" w:date="2026-03-25T20:03:00Z" w:id="120">
    <w:p w:rsidR="00FC060F" w:rsidRDefault="00FC060F" w14:paraId="29AB32B4" w14:textId="60224638">
      <w:r>
        <w:annotationRef/>
      </w:r>
      <w:r w:rsidRPr="40EA24EA">
        <w:t>Regulamento Art. 8(2)</w:t>
      </w:r>
      <w:r w:rsidRPr="57760559">
        <w:rPr>
          <w:b/>
          <w:bCs/>
        </w:rPr>
        <w:t xml:space="preserve"> - </w:t>
      </w:r>
      <w:r w:rsidRPr="42008B70">
        <w:t>Aplicável desde 1 julho 2030</w:t>
      </w:r>
    </w:p>
    <w:p w:rsidR="00FC060F" w:rsidRDefault="00FC060F" w14:paraId="6B1DC43E" w14:textId="59923BE0"/>
    <w:p w:rsidR="00FC060F" w:rsidRDefault="00FC060F" w14:paraId="516E7CBC" w14:textId="732A8009">
      <w:r w:rsidRPr="26F4AB15">
        <w:t>Opinião: deverá ser estendido a qualquer animal (coelhos, hamsters, aves, peixes etc)</w:t>
      </w:r>
    </w:p>
    <w:p w:rsidR="00FC060F" w:rsidRDefault="00FC060F" w14:paraId="3EE262A6" w14:textId="317CE04D"/>
    <w:p w:rsidR="00FC060F" w:rsidRDefault="00FC060F" w14:paraId="17BDC0DD" w14:textId="1D2BE2DA">
      <w:r w:rsidRPr="5962428E">
        <w:t>Terá definição por acto delegado quanto às características de genótipo a que esta disposição se refere, conforme previsto pelo 8(3.ºb) - "3</w:t>
      </w:r>
      <w:r w:rsidRPr="41FF4834">
        <w:rPr>
          <w:i/>
          <w:iCs/>
        </w:rPr>
        <w:t>.  A Comissão tem competência para adotar atos delegados em conformidade com o artigo 28.º que complementem este Regulamento, definindo:</w:t>
      </w:r>
    </w:p>
    <w:p w:rsidR="00FC060F" w:rsidRDefault="00FC060F" w14:paraId="3B8F2CAB" w14:textId="6DDB9B0A">
      <w:r w:rsidRPr="6CF5C489">
        <w:t xml:space="preserve">(b) </w:t>
      </w:r>
      <w:r w:rsidRPr="5FEE8BDA">
        <w:rPr>
          <w:i/>
          <w:iCs/>
        </w:rPr>
        <w:t>características de conformação excessivas a que se refere o n.º 2 do presente artigo que devem ser excluídos da reprodução, os métodos para a sua avaliação e requisitos de manutenção de registos.</w:t>
      </w:r>
    </w:p>
    <w:p w:rsidR="00FC060F" w:rsidRDefault="00FC060F" w14:paraId="3157CD68" w14:textId="1EB525B0"/>
  </w:comment>
  <w:comment w:initials="RV" w:author="Rui André Vidal" w:date="2026-03-25T18:45:00Z" w:id="121">
    <w:p w:rsidR="00FC060F" w:rsidRDefault="00FC060F" w14:paraId="2B9882B1" w14:textId="4C4F0C89">
      <w:r>
        <w:annotationRef/>
      </w:r>
      <w:r w:rsidRPr="4F5D216C">
        <w:t>Rever se se mantem esta intenção</w:t>
      </w:r>
    </w:p>
  </w:comment>
  <w:comment w:initials="RV" w:author="Rui André Vidal" w:date="2026-04-07T09:54:00Z" w:id="123">
    <w:p w:rsidR="00387091" w:rsidRDefault="0093750D" w14:paraId="4F5D4A05" w14:textId="521549A8">
      <w:r>
        <w:rPr>
          <w:rStyle w:val="CommentReference"/>
        </w:rPr>
        <w:annotationRef/>
      </w:r>
      <w:r w:rsidRPr="1CABB6D4">
        <w:t>Art. 16 do Regulamento</w:t>
      </w:r>
    </w:p>
  </w:comment>
  <w:comment w:initials="SS" w:author="Susana Margarida Gonçalves Silva Santos" w:date="2026-04-07T10:45:00Z" w:id="122">
    <w:p w:rsidR="00387091" w:rsidRDefault="0093750D" w14:paraId="5AEA6214" w14:textId="7E13654E">
      <w:r>
        <w:rPr>
          <w:rStyle w:val="CommentReference"/>
        </w:rPr>
        <w:annotationRef/>
      </w:r>
      <w:r w:rsidRPr="0A61599F">
        <w:t>ANEXO I</w:t>
      </w:r>
    </w:p>
  </w:comment>
  <w:comment w:initials="SS" w:author="Susana Margarida Gonçalves Silva Santos" w:date="2026-04-20T10:55:00Z" w:id="124">
    <w:p w:rsidR="000B4DF1" w:rsidRDefault="0035170A" w14:paraId="29F99E9D" w14:textId="0381B680">
      <w:pPr>
        <w:pStyle w:val="CommentText"/>
      </w:pPr>
      <w:r>
        <w:rPr>
          <w:rStyle w:val="CommentReference"/>
        </w:rPr>
        <w:annotationRef/>
      </w:r>
      <w:r w:rsidRPr="6CA72C8E">
        <w:t>Em derrogação do primeiro parágrafo, as exigências em matéria de socialização não se aplicam a cães de guarda de gado detidos em estabelecimentos de criação quando esses cães forem usados para fins de guarda ou de treino, ou a cães de pastoreio durante a transumância sazonal. </w:t>
      </w:r>
    </w:p>
  </w:comment>
  <w:comment w:initials="SS" w:author="Susana Margarida Gonçalves Silva Santos" w:date="2026-04-20T17:27:00Z" w:id="127">
    <w:p w:rsidR="00D93055" w:rsidRDefault="00D93055" w14:paraId="4EBC79D4" w14:textId="4E30D77C">
      <w:pPr>
        <w:pStyle w:val="CommentText"/>
      </w:pPr>
      <w:r>
        <w:rPr>
          <w:rStyle w:val="CommentReference"/>
        </w:rPr>
        <w:annotationRef/>
      </w:r>
      <w:r w:rsidRPr="622D2AF9">
        <w:t>Verificar redação - art. 15º, nº 3</w:t>
      </w:r>
    </w:p>
  </w:comment>
  <w:comment w:initials="SS" w:author="Susana Margarida Gonçalves Silva Santos" w:date="2026-04-20T17:27:00Z" w:id="128">
    <w:p w:rsidR="00D93055" w:rsidRDefault="00D93055" w14:paraId="3505F1CF" w14:textId="1B0CC864">
      <w:pPr>
        <w:pStyle w:val="CommentText"/>
      </w:pPr>
      <w:r>
        <w:rPr>
          <w:rStyle w:val="CommentReference"/>
        </w:rPr>
        <w:annotationRef/>
      </w:r>
      <w:r w:rsidRPr="2F9CAC9A">
        <w:t>3. Os operadores não podem manter os cães ou os gatos em contentores. </w:t>
      </w:r>
    </w:p>
    <w:p w:rsidR="00D93055" w:rsidRDefault="00D93055" w14:paraId="595978C6" w14:textId="2326154B">
      <w:pPr>
        <w:pStyle w:val="CommentText"/>
      </w:pPr>
      <w:r w:rsidRPr="718DF79A">
        <w:t>Os contentores podem, no entanto, ser utilizados para o isolamento de curta duração de determinados cães ou gatos, durante a participação em espetáculos de beleza, exposições e concursos, para cachorros ou gatinhos com capacidade de termorregulação reduzida e para cachorros ou gatinhos acompanhados das respetivas mães, desde que, para os cães ou gatos em causa, o stress seja minimizado e o sofrimento evitado, e que os animais sejam capazes de se levantarem, virarem e deitarem numa posição natural. </w:t>
      </w:r>
    </w:p>
    <w:p w:rsidR="00D93055" w:rsidRDefault="00D93055" w14:paraId="5082F6D5" w14:textId="6A5F43D6">
      <w:pPr>
        <w:pStyle w:val="CommentText"/>
      </w:pPr>
    </w:p>
  </w:comment>
  <w:comment w:initials="MC" w:author="Maria Jorge Caldeira Carvalho Antunes Correia" w:date="2026-06-08T11:55:00Z" w:id="129">
    <w:p w:rsidR="000B4DF1" w:rsidRDefault="0035170A" w14:paraId="239EED35" w14:textId="64181C3B">
      <w:pPr>
        <w:pStyle w:val="CommentText"/>
      </w:pPr>
      <w:r>
        <w:rPr>
          <w:rStyle w:val="CommentReference"/>
        </w:rPr>
        <w:annotationRef/>
      </w:r>
      <w:r w:rsidRPr="381E7EF8">
        <w:t>Artigo- condições para manutenção de cães e gatos</w:t>
      </w:r>
    </w:p>
  </w:comment>
  <w:comment w:initials="SS" w:author="Susana Margarida Gonçalves Silva Santos" w:date="2026-04-20T17:39:00Z" w:id="130">
    <w:p w:rsidR="00D93055" w:rsidRDefault="00D93055" w14:paraId="00056A82" w14:textId="3BDDA9A3">
      <w:pPr>
        <w:pStyle w:val="CommentText"/>
      </w:pPr>
      <w:r>
        <w:rPr>
          <w:rStyle w:val="CommentReference"/>
        </w:rPr>
        <w:annotationRef/>
      </w:r>
      <w:r w:rsidRPr="213C9CE0">
        <w:t>Exceção. Restrição PT - COMUNICAR.</w:t>
      </w:r>
    </w:p>
  </w:comment>
  <w:comment w:initials="RV" w:author="Rui André Vidal" w:date="2026-06-14T23:31:00Z" w:id="131">
    <w:p w:rsidR="000B4DF1" w:rsidRDefault="0035170A" w14:paraId="45959217" w14:textId="47AFD2E1">
      <w:pPr>
        <w:pStyle w:val="CommentText"/>
      </w:pPr>
      <w:r>
        <w:rPr>
          <w:rStyle w:val="CommentReference"/>
        </w:rPr>
        <w:annotationRef/>
      </w:r>
      <w:r w:rsidRPr="3362A477">
        <w:t>Proposta a considerar se a intenção for adaptar a outras realidades. mas deveria garantir-se que se consegue prevenir abuso.</w:t>
      </w:r>
    </w:p>
  </w:comment>
  <w:comment w:initials="RV" w:author="Rui André Vidal" w:date="2026-06-12T07:40:00Z" w:id="132">
    <w:p w:rsidR="000B4DF1" w:rsidRDefault="0035170A" w14:paraId="4C94750C" w14:textId="57513210">
      <w:pPr>
        <w:pStyle w:val="CommentText"/>
      </w:pPr>
      <w:r>
        <w:rPr>
          <w:rStyle w:val="CommentReference"/>
        </w:rPr>
        <w:annotationRef/>
      </w:r>
      <w:r w:rsidRPr="5E93D1CE">
        <w:t>prever ainda janela temporal para uma proibição do acorrentamento  global</w:t>
      </w:r>
    </w:p>
  </w:comment>
  <w:comment w:initials="MC" w:author="Maria Jorge Caldeira Carvalho Antunes Correia" w:date="2026-06-08T12:19:00Z" w:id="142">
    <w:p w:rsidR="000B4DF1" w:rsidRDefault="0035170A" w14:paraId="76342E3A" w14:textId="2A3EC53E">
      <w:pPr>
        <w:pStyle w:val="CommentText"/>
      </w:pPr>
      <w:r>
        <w:rPr>
          <w:rStyle w:val="CommentReference"/>
        </w:rPr>
        <w:annotationRef/>
      </w:r>
      <w:r w:rsidRPr="3513137E">
        <w:t>capacidade da detenção particular</w:t>
      </w:r>
    </w:p>
  </w:comment>
  <w:comment w:initials="SS" w:author="Susana Margarida Gonçalves Silva Santos" w:date="2026-06-08T16:40:00Z" w:id="154">
    <w:p w:rsidR="000B4DF1" w:rsidRDefault="0035170A" w14:paraId="56D675A9" w14:textId="4E800BD7">
      <w:pPr>
        <w:pStyle w:val="CommentText"/>
      </w:pPr>
      <w:r>
        <w:rPr>
          <w:rStyle w:val="CommentReference"/>
        </w:rPr>
        <w:annotationRef/>
      </w:r>
      <w:r w:rsidRPr="0C8B5A3F">
        <w:t>Queremos dizer para todos os estabelecimentos.</w:t>
      </w:r>
    </w:p>
  </w:comment>
  <w:comment w:initials="RV" w:author="Rui André Vidal" w:date="2026-04-14T02:21:00Z" w:id="158">
    <w:p w:rsidR="000B4DF1" w:rsidRDefault="0035170A" w14:paraId="33CBA968" w14:textId="32E3AE55">
      <w:pPr>
        <w:pStyle w:val="CommentText"/>
      </w:pPr>
      <w:r>
        <w:rPr>
          <w:rStyle w:val="CommentReference"/>
        </w:rPr>
        <w:annotationRef/>
      </w:r>
      <w:r w:rsidRPr="20712449">
        <w:rPr>
          <w:b/>
          <w:bCs/>
        </w:rPr>
        <w:t>detentores</w:t>
      </w:r>
    </w:p>
  </w:comment>
  <w:comment w:initials="MB" w:author="Maria Cristina Tavares Briosa" w:date="2026-06-02T17:21:00Z" w:id="159">
    <w:p w:rsidR="000B4DF1" w:rsidRDefault="0035170A" w14:paraId="057A4180" w14:textId="3D4F0810">
      <w:pPr>
        <w:pStyle w:val="CommentText"/>
      </w:pPr>
      <w:r>
        <w:rPr>
          <w:rStyle w:val="CommentReference"/>
        </w:rPr>
        <w:annotationRef/>
      </w:r>
      <w:r w:rsidRPr="6BB1BC4C">
        <w:t>penso que estas disposições são específicas para operadores e não para outros detentores, a epígrafe podia ser " Condições gerais dos estabelecimentos"</w:t>
      </w:r>
    </w:p>
  </w:comment>
  <w:comment w:initials="MB" w:author="Maria Cristina Tavares Briosa" w:date="2026-06-02T17:26:00Z" w:id="160">
    <w:p w:rsidR="000B4DF1" w:rsidRDefault="0035170A" w14:paraId="68FDA496" w14:textId="4FE0A39B">
      <w:pPr>
        <w:pStyle w:val="CommentText"/>
      </w:pPr>
      <w:r>
        <w:rPr>
          <w:rStyle w:val="CommentReference"/>
        </w:rPr>
        <w:annotationRef/>
      </w:r>
      <w:r w:rsidRPr="417E990B">
        <w:t>passar para condições de manutenção de cães e gatos ( eliminar venda)</w:t>
      </w:r>
    </w:p>
  </w:comment>
  <w:comment w:initials="GS" w:author="Gui Jorge Machado Sarmento" w:date="2026-06-28T20:56:00Z" w:id="161">
    <w:p w:rsidR="001D1E19" w:rsidP="001D1E19" w:rsidRDefault="001D1E19" w14:paraId="0AD764E8" w14:textId="77777777">
      <w:pPr>
        <w:pStyle w:val="Textodecomentrio"/>
        <w:ind w:left="0" w:firstLine="0"/>
        <w:jc w:val="left"/>
      </w:pPr>
      <w:r>
        <w:rPr>
          <w:rStyle w:val="Refdecomentrio"/>
        </w:rPr>
        <w:annotationRef/>
      </w:r>
      <w:r>
        <w:t>É necessário perceber qual o enquadramento desta redação</w:t>
      </w:r>
    </w:p>
  </w:comment>
  <w:comment w:initials="MB" w:author="Maria Cristina Tavares Briosa" w:date="2026-03-26T02:17:00Z" w:id="170">
    <w:p w:rsidR="000B4DF1" w:rsidRDefault="0035170A" w14:paraId="549EB8E0" w14:textId="2C4680CF">
      <w:pPr>
        <w:pStyle w:val="CommentText"/>
      </w:pPr>
      <w:r>
        <w:rPr>
          <w:rStyle w:val="CommentReference"/>
        </w:rPr>
        <w:annotationRef/>
      </w:r>
      <w:r w:rsidRPr="05D3C023">
        <w:t>Artigo 12.º </w:t>
      </w:r>
    </w:p>
    <w:p w:rsidR="000B4DF1" w:rsidRDefault="0035170A" w14:paraId="5549833B" w14:textId="4E63D04D">
      <w:pPr>
        <w:pStyle w:val="CommentText"/>
      </w:pPr>
      <w:r w:rsidRPr="6479686A">
        <w:t>Competências dos tratadores de animais em matéria de bem‑estar dos animais </w:t>
      </w:r>
    </w:p>
    <w:p w:rsidR="000B4DF1" w:rsidRDefault="000B4DF1" w14:paraId="4FD0D320" w14:textId="63600639">
      <w:pPr>
        <w:pStyle w:val="CommentText"/>
      </w:pPr>
    </w:p>
    <w:p w:rsidR="000B4DF1" w:rsidRDefault="0035170A" w14:paraId="63B0116B" w14:textId="701181B0">
      <w:pPr>
        <w:pStyle w:val="CommentText"/>
      </w:pPr>
      <w:r w:rsidRPr="30E7E5D8">
        <w:t>Tal como referido hoje na reunião, basta remeter esta disposição para o REG comunitário. Em qq caso, este assunto não tem relação com o treino.</w:t>
      </w:r>
    </w:p>
    <w:p w:rsidR="000B4DF1" w:rsidRDefault="000B4DF1" w14:paraId="1DF7385A" w14:textId="0EA9212C">
      <w:pPr>
        <w:pStyle w:val="CommentText"/>
      </w:pPr>
    </w:p>
    <w:p w:rsidR="000B4DF1" w:rsidRDefault="0035170A" w14:paraId="78C62905" w14:textId="75FDD7CD">
      <w:pPr>
        <w:pStyle w:val="CommentText"/>
      </w:pPr>
      <w:r w:rsidRPr="54F8355A">
        <w:t>Talvez devamos manter neste código algumas disposições mais genéricas , remetendo para o REG , ou referir aquelas que queremos ver mais restritivas?</w:t>
      </w:r>
    </w:p>
  </w:comment>
  <w:comment w:initials="RV" w:author="Rui André Vidal" w:date="2026-04-09T18:54:00Z" w:id="171">
    <w:p w:rsidR="000B4DF1" w:rsidRDefault="0035170A" w14:paraId="6B35D2A8" w14:textId="5434C347">
      <w:pPr>
        <w:pStyle w:val="CommentText"/>
      </w:pPr>
      <w:r>
        <w:rPr>
          <w:rStyle w:val="CommentReference"/>
        </w:rPr>
        <w:annotationRef/>
      </w:r>
      <w:r w:rsidRPr="25EC11E7">
        <w:t>Concordo com a remissão. No que respeita à relação com o assunto, já foi corrigido, este será o local indicado no Código, ou seja, as competências dos tratadores são tratadas nas condições gerais dos estabelecimentos.</w:t>
      </w:r>
    </w:p>
  </w:comment>
  <w:comment w:initials="SS" w:author="Susana Margarida Gonçalves Silva Santos" w:date="2026-04-16T04:59:00Z" w:id="174">
    <w:p w:rsidR="000B4DF1" w:rsidRDefault="0035170A" w14:paraId="08669492" w14:textId="7D705FA4">
      <w:pPr>
        <w:pStyle w:val="CommentText"/>
      </w:pPr>
      <w:r>
        <w:rPr>
          <w:rStyle w:val="CommentReference"/>
        </w:rPr>
        <w:annotationRef/>
      </w:r>
      <w:r w:rsidRPr="495EC659">
        <w:t>DAJA</w:t>
      </w:r>
    </w:p>
  </w:comment>
  <w:comment w:initials="GS" w:author="Gui Jorge Machado Sarmento" w:date="2026-06-28T20:56:00Z" w:id="175">
    <w:p w:rsidR="00F72F47" w:rsidP="00F72F47" w:rsidRDefault="001D1E19" w14:paraId="4D93877E" w14:textId="77777777">
      <w:pPr>
        <w:pStyle w:val="Textodecomentrio"/>
        <w:ind w:left="0" w:firstLine="0"/>
        <w:jc w:val="left"/>
      </w:pPr>
      <w:r>
        <w:rPr>
          <w:rStyle w:val="Refdecomentrio"/>
        </w:rPr>
        <w:annotationRef/>
      </w:r>
      <w:r w:rsidR="00F72F47">
        <w:t xml:space="preserve">É necessário definir o conteúdo do programa de formação como nos perigosos. - Portaria n.º 317/2015 de 30 de setembro </w:t>
      </w:r>
    </w:p>
  </w:comment>
  <w:comment w:initials="GS" w:author="Gui Jorge Machado Sarmento" w:date="2026-06-28T23:55:00Z" w:id="179">
    <w:p w:rsidR="00C151F2" w:rsidP="00C151F2" w:rsidRDefault="00C151F2" w14:paraId="235873B7" w14:textId="77777777">
      <w:pPr>
        <w:pStyle w:val="Textodecomentrio"/>
        <w:ind w:left="0" w:firstLine="0"/>
        <w:jc w:val="left"/>
      </w:pPr>
      <w:r>
        <w:rPr>
          <w:rStyle w:val="Refdecomentrio"/>
        </w:rPr>
        <w:annotationRef/>
      </w:r>
      <w:r>
        <w:t xml:space="preserve">Periodicidade a confirmar com a versão consolidada do regulamento. A proposta da Comissão admitia periodicidade assente em análise de risco </w:t>
      </w:r>
      <w:r>
        <w:rPr>
          <w:i/>
          <w:iCs/>
        </w:rPr>
        <w:t>ou</w:t>
      </w:r>
      <w:r>
        <w:t xml:space="preserve"> anual por opção nacional; fixou-se aqui a anual com ressalva de risco, mas a redação final do regulamento pode impor solução diversa. Decisão técnica da DSBEA. </w:t>
      </w:r>
    </w:p>
  </w:comment>
  <w:comment w:initials="GS" w:author="Gui Jorge Machado Sarmento" w:date="2026-06-28T23:56:00Z" w:id="180">
    <w:p w:rsidR="00C64676" w:rsidP="00C64676" w:rsidRDefault="00C64676" w14:paraId="7A826E88" w14:textId="77777777">
      <w:pPr>
        <w:pStyle w:val="Textodecomentrio"/>
        <w:ind w:left="0" w:firstLine="0"/>
        <w:jc w:val="left"/>
      </w:pPr>
      <w:r>
        <w:rPr>
          <w:rStyle w:val="Refdecomentrio"/>
        </w:rPr>
        <w:annotationRef/>
      </w:r>
      <w:r>
        <w:t xml:space="preserve">Dúvidas na possibilidade desta redação: parece resultar do Reg. Que a visita seja </w:t>
      </w:r>
      <w:r>
        <w:rPr>
          <w:i/>
          <w:iCs/>
        </w:rPr>
        <w:t>não anunciada</w:t>
      </w:r>
      <w:r>
        <w:t xml:space="preserve"> por </w:t>
      </w:r>
      <w:r>
        <w:rPr>
          <w:i/>
          <w:iCs/>
        </w:rPr>
        <w:t>veterinário oficial</w:t>
      </w:r>
      <w:r>
        <w:t xml:space="preserve">. Se essa solução prevalecer no texto final, o n.º 5 é incompatível: a visita de aconselhamento não pode ser feita pelo médico-veterinário responsável pelo estabelecimento, por falta de independência. </w:t>
      </w:r>
    </w:p>
  </w:comment>
  <w:comment w:initials="RV" w:author="Rui André Vidal" w:date="2026-05-25T15:54:00Z" w:id="193">
    <w:p w:rsidR="000B4DF1" w:rsidRDefault="0035170A" w14:paraId="3DEE72AC" w14:textId="6F1C0355">
      <w:pPr>
        <w:pStyle w:val="CommentText"/>
      </w:pPr>
      <w:r>
        <w:rPr>
          <w:rStyle w:val="CommentReference"/>
        </w:rPr>
        <w:annotationRef/>
      </w:r>
      <w:r w:rsidRPr="67D0AEF2">
        <w:t>uma zona própria</w:t>
      </w:r>
    </w:p>
  </w:comment>
  <w:comment w:initials="RV" w:author="Rui André Vidal" w:date="2026-05-25T16:21:00Z" w:id="194">
    <w:p w:rsidR="000B4DF1" w:rsidRDefault="0035170A" w14:paraId="100EBFFD" w14:textId="3BFB4EA6">
      <w:pPr>
        <w:pStyle w:val="CommentText"/>
      </w:pPr>
      <w:r>
        <w:rPr>
          <w:rStyle w:val="CommentReference"/>
        </w:rPr>
        <w:annotationRef/>
      </w:r>
      <w:r w:rsidRPr="49FCE8BF">
        <w:t>Em princípio haverá um capítulo de estabelecimentos de caça</w:t>
      </w:r>
    </w:p>
  </w:comment>
  <w:comment w:initials="RV" w:author="Rui André Vidal" w:date="2026-05-25T16:30:00Z" w:id="196">
    <w:p w:rsidR="000B4DF1" w:rsidRDefault="0035170A" w14:paraId="69D5CEB5" w14:textId="15521214">
      <w:pPr>
        <w:pStyle w:val="CommentText"/>
      </w:pPr>
      <w:r>
        <w:rPr>
          <w:rStyle w:val="CommentReference"/>
        </w:rPr>
        <w:annotationRef/>
      </w:r>
      <w:r w:rsidRPr="498839DF">
        <w:t>E os  centros de treino de cães com alojamento? ATL/Creche?</w:t>
      </w:r>
    </w:p>
  </w:comment>
  <w:comment w:initials="GS" w:author="Gui Jorge Machado Sarmento" w:date="2026-06-29T00:06:00Z" w:id="195">
    <w:p w:rsidR="00440490" w:rsidP="00440490" w:rsidRDefault="00440490" w14:paraId="1BCD8311" w14:textId="77777777">
      <w:pPr>
        <w:pStyle w:val="Textodecomentrio"/>
        <w:ind w:left="0" w:firstLine="0"/>
        <w:jc w:val="left"/>
      </w:pPr>
      <w:r>
        <w:rPr>
          <w:rStyle w:val="Refdecomentrio"/>
        </w:rPr>
        <w:annotationRef/>
      </w:r>
      <w:r>
        <w:t>Dúvida se deve ser incluída a figura dos hotéis, com repercussão direta no âmbito da MCP.</w:t>
      </w:r>
    </w:p>
  </w:comment>
  <w:comment w:initials="RV" w:author="Rui André Vidal" w:date="2026-05-25T16:31:00Z" w:id="197">
    <w:p w:rsidR="000B4DF1" w:rsidRDefault="0035170A" w14:paraId="0F1F29DD" w14:textId="76065B80">
      <w:pPr>
        <w:pStyle w:val="CommentText"/>
      </w:pPr>
      <w:r>
        <w:rPr>
          <w:rStyle w:val="CommentReference"/>
        </w:rPr>
        <w:annotationRef/>
      </w:r>
      <w:r w:rsidRPr="406A51D8">
        <w:t>rever se está previsto nos princípios gerais</w:t>
      </w:r>
    </w:p>
  </w:comment>
  <w:comment w:initials="SS" w:author="Susana Margarida Gonçalves Silva Santos" w:date="2026-04-16T11:59:00Z" w:id="200">
    <w:p w:rsidR="00D93055" w:rsidRDefault="00D93055" w14:paraId="50BD63F6" w14:textId="6EEE15CF">
      <w:pPr>
        <w:pStyle w:val="CommentText"/>
      </w:pPr>
      <w:r>
        <w:rPr>
          <w:rStyle w:val="CommentReference"/>
        </w:rPr>
        <w:annotationRef/>
      </w:r>
      <w:r w:rsidRPr="3BA77A13">
        <w:t>DAJA</w:t>
      </w:r>
    </w:p>
  </w:comment>
  <w:comment w:initials="RV" w:author="Rui André Vidal" w:date="2026-05-14T12:11:00Z" w:id="202">
    <w:p w:rsidR="000B4DF1" w:rsidRDefault="0035170A" w14:paraId="315C215B" w14:textId="5CEAA112">
      <w:pPr>
        <w:pStyle w:val="CommentText"/>
      </w:pPr>
      <w:r>
        <w:rPr>
          <w:rStyle w:val="CommentReference"/>
        </w:rPr>
        <w:annotationRef/>
      </w:r>
      <w:r w:rsidRPr="3C28BF6F">
        <w:t>Foi retirada a menção do registo em nome do criador nas lojas de venda com base na assunção de que a proibição de venda em lojas será aprovada</w:t>
      </w:r>
    </w:p>
  </w:comment>
  <w:comment w:initials="RV" w:author="Rui André Vidal" w:date="2026-05-07T14:42:00Z" w:id="203">
    <w:p w:rsidR="000B4DF1" w:rsidRDefault="0035170A" w14:paraId="48ADA873" w14:textId="50298569">
      <w:pPr>
        <w:pStyle w:val="CommentText"/>
      </w:pPr>
      <w:r>
        <w:rPr>
          <w:rStyle w:val="CommentReference"/>
        </w:rPr>
        <w:annotationRef/>
      </w:r>
      <w:r w:rsidRPr="47C97BB0">
        <w:t>Verificar se se poderá criar um manual de procedimentos para estas situações</w:t>
      </w:r>
    </w:p>
  </w:comment>
  <w:comment w:initials="GS" w:author="Gui Jorge Machado Sarmento" w:date="2026-06-29T00:29:00Z" w:id="229">
    <w:p w:rsidR="005E6782" w:rsidP="005E6782" w:rsidRDefault="005E6782" w14:paraId="48BABACC" w14:textId="77777777">
      <w:pPr>
        <w:pStyle w:val="Textodecomentrio"/>
        <w:ind w:left="0" w:firstLine="0"/>
        <w:jc w:val="left"/>
      </w:pPr>
      <w:r>
        <w:rPr>
          <w:rStyle w:val="Refdecomentrio"/>
        </w:rPr>
        <w:annotationRef/>
      </w:r>
      <w:r>
        <w:t>Nova proposta de redação.</w:t>
      </w:r>
    </w:p>
  </w:comment>
  <w:comment w:initials="GS" w:author="Gui Jorge Machado Sarmento" w:date="2026-06-29T00:59:00Z" w:id="236">
    <w:p w:rsidR="00191B54" w:rsidP="00191B54" w:rsidRDefault="00191B54" w14:paraId="0D9C8397" w14:textId="77777777">
      <w:pPr>
        <w:pStyle w:val="Textodecomentrio"/>
        <w:ind w:left="0" w:firstLine="0"/>
        <w:jc w:val="left"/>
      </w:pPr>
      <w:r>
        <w:rPr>
          <w:rStyle w:val="Refdecomentrio"/>
        </w:rPr>
        <w:annotationRef/>
      </w:r>
      <w:r>
        <w:t>Nova proposta de redação, incluindo a sugestão de renovação periódica obrigatória.</w:t>
      </w:r>
    </w:p>
  </w:comment>
  <w:comment w:initials="GS" w:author="Gui Jorge Machado Sarmento" w:date="2026-06-29T00:56:00Z" w:id="238">
    <w:p w:rsidR="00930C40" w:rsidP="00930C40" w:rsidRDefault="00930C40" w14:paraId="0E6EA928" w14:textId="77777777">
      <w:pPr>
        <w:pStyle w:val="Textodecomentrio"/>
        <w:ind w:left="0" w:firstLine="0"/>
        <w:jc w:val="left"/>
      </w:pPr>
      <w:r>
        <w:rPr>
          <w:rStyle w:val="Refdecomentrio"/>
        </w:rPr>
        <w:annotationRef/>
      </w:r>
      <w:r>
        <w:t>Ponderar inclusão de "hotéis".</w:t>
      </w:r>
    </w:p>
  </w:comment>
  <w:comment w:initials="GS" w:author="Gui Jorge Machado Sarmento" w:date="2026-06-29T01:18:00Z" w:id="239">
    <w:p w:rsidR="001369ED" w:rsidP="001369ED" w:rsidRDefault="001369ED" w14:paraId="27E57EDC" w14:textId="77777777">
      <w:pPr>
        <w:pStyle w:val="Textodecomentrio"/>
        <w:ind w:left="0" w:firstLine="0"/>
        <w:jc w:val="left"/>
      </w:pPr>
      <w:r>
        <w:rPr>
          <w:rStyle w:val="Refdecomentrio"/>
        </w:rPr>
        <w:annotationRef/>
      </w:r>
      <w:r>
        <w:t>Inovação, no sentido de garantir a legalidade do exercício da atividade junto das Câmaras Municipais.</w:t>
      </w:r>
    </w:p>
  </w:comment>
  <w:comment w:initials="GS" w:author="Gui Jorge Machado Sarmento" w:date="2026-06-29T00:37:00Z" w:id="242">
    <w:p w:rsidR="0048619C" w:rsidP="0048619C" w:rsidRDefault="0048619C" w14:paraId="57F97CC0" w14:textId="77777777">
      <w:pPr>
        <w:pStyle w:val="Textodecomentrio"/>
        <w:ind w:left="0" w:firstLine="0"/>
        <w:jc w:val="left"/>
      </w:pPr>
      <w:r>
        <w:rPr>
          <w:rStyle w:val="Refdecomentrio"/>
        </w:rPr>
        <w:annotationRef/>
      </w:r>
      <w:r>
        <w:t>Nova proposta de redação. Retirada menção à Lei n.º 9/2009, de 4 de março</w:t>
      </w:r>
    </w:p>
  </w:comment>
  <w:comment w:initials="GS" w:author="Gui Jorge Machado Sarmento" w:date="2026-06-29T01:13:00Z" w:id="244">
    <w:p w:rsidR="00A77A60" w:rsidP="00A77A60" w:rsidRDefault="00A77A60" w14:paraId="74546165" w14:textId="77777777">
      <w:pPr>
        <w:pStyle w:val="Textodecomentrio"/>
        <w:ind w:left="0" w:firstLine="0"/>
        <w:jc w:val="left"/>
      </w:pPr>
      <w:r>
        <w:rPr>
          <w:rStyle w:val="Refdecomentrio"/>
        </w:rPr>
        <w:annotationRef/>
      </w:r>
      <w:r>
        <w:t>Nova proposta de redação de acordo com o formulário em vigor.</w:t>
      </w:r>
    </w:p>
  </w:comment>
  <w:comment w:initials="GS" w:author="Gui Jorge Machado Sarmento" w:date="2026-06-29T01:32:00Z" w:id="248">
    <w:p w:rsidR="007E4FF7" w:rsidP="007E4FF7" w:rsidRDefault="007E4FF7" w14:paraId="4430E0AB" w14:textId="77777777">
      <w:pPr>
        <w:pStyle w:val="Textodecomentrio"/>
        <w:ind w:left="0" w:firstLine="0"/>
        <w:jc w:val="left"/>
      </w:pPr>
      <w:r>
        <w:rPr>
          <w:rStyle w:val="Refdecomentrio"/>
        </w:rPr>
        <w:annotationRef/>
      </w:r>
      <w:r>
        <w:t>Nova proposta de redação.</w:t>
      </w:r>
    </w:p>
  </w:comment>
  <w:comment w:initials="GS" w:author="Gui Jorge Machado Sarmento" w:date="2026-06-29T01:34:00Z" w:id="252">
    <w:p w:rsidR="00445EFA" w:rsidP="00445EFA" w:rsidRDefault="00445EFA" w14:paraId="4F10FDDA" w14:textId="77777777">
      <w:pPr>
        <w:pStyle w:val="Textodecomentrio"/>
        <w:ind w:left="0" w:firstLine="0"/>
        <w:jc w:val="left"/>
      </w:pPr>
      <w:r>
        <w:rPr>
          <w:rStyle w:val="Refdecomentrio"/>
        </w:rPr>
        <w:annotationRef/>
      </w:r>
      <w:r>
        <w:t>Rever e ponderar o controlo à distância.</w:t>
      </w:r>
    </w:p>
  </w:comment>
  <w:comment w:initials="GS" w:author="Gui Jorge Machado Sarmento" w:date="2026-06-29T01:42:00Z" w:id="257">
    <w:p w:rsidR="006B70D2" w:rsidP="006B70D2" w:rsidRDefault="006B70D2" w14:paraId="108B1D40" w14:textId="77777777">
      <w:pPr>
        <w:pStyle w:val="Textodecomentrio"/>
        <w:ind w:left="0" w:firstLine="0"/>
        <w:jc w:val="left"/>
      </w:pPr>
      <w:r>
        <w:rPr>
          <w:rStyle w:val="Refdecomentrio"/>
        </w:rPr>
        <w:annotationRef/>
      </w:r>
      <w:r>
        <w:t xml:space="preserve">Mantida a publicitação no balcão único (art. 6.º do DL n.º 92/2010, de 26 de julho) e no sítio da DGAV. Confirmar os termos atuais de funcionamento do balcão único e a referência ao diploma. </w:t>
      </w:r>
    </w:p>
  </w:comment>
  <w:comment w:initials="GS" w:author="Gui Jorge Machado Sarmento" w:date="2026-06-29T01:42:00Z" w:id="258">
    <w:p w:rsidR="00C0363E" w:rsidP="00C0363E" w:rsidRDefault="00C0363E" w14:paraId="2D73891D" w14:textId="77777777">
      <w:pPr>
        <w:pStyle w:val="Textodecomentrio"/>
        <w:ind w:left="0" w:firstLine="0"/>
        <w:jc w:val="left"/>
      </w:pPr>
      <w:r>
        <w:rPr>
          <w:rStyle w:val="Refdecomentrio"/>
        </w:rPr>
        <w:annotationRef/>
      </w:r>
      <w:r>
        <w:t>O conteúdo da lista (alíneas a) a e)) corresponde ao art. 10.º, n.º 3, do Regulamento e respeita aos estabelecimentos aprovados, incluindo os de criação.</w:t>
      </w:r>
    </w:p>
  </w:comment>
  <w:comment w:initials="RV" w:author="Rui André Vidal" w:date="2026-05-26T17:13:00Z" w:id="265">
    <w:p w:rsidR="000B4DF1" w:rsidRDefault="0035170A" w14:paraId="22C4675F" w14:textId="786BB545">
      <w:pPr>
        <w:pStyle w:val="CommentText"/>
      </w:pPr>
      <w:r>
        <w:rPr>
          <w:rStyle w:val="CommentReference"/>
        </w:rPr>
        <w:annotationRef/>
      </w:r>
      <w:r w:rsidRPr="4ECA2675">
        <w:t>vem do Regulamento, alínea b) do n.2 do art.º 10.º</w:t>
      </w:r>
    </w:p>
  </w:comment>
  <w:comment w:initials="SS" w:author="Susana Margarida Gonçalves Silva Santos" w:date="2026-04-21T10:20:00Z" w:id="313">
    <w:p w:rsidR="00823F3B" w:rsidRDefault="0035170A" w14:paraId="50FF4711" w14:textId="766EFB7D">
      <w:pPr>
        <w:pStyle w:val="CommentText"/>
      </w:pPr>
      <w:r>
        <w:rPr>
          <w:rStyle w:val="CommentReference"/>
        </w:rPr>
        <w:annotationRef/>
      </w:r>
      <w:r w:rsidRPr="541AA615">
        <w:t>Registar no SIAC. Impressão do documento, em qualquer altura.</w:t>
      </w:r>
    </w:p>
  </w:comment>
  <w:comment w:initials="SS" w:author="Susana Margarida Gonçalves Silva Santos" w:date="2026-04-21T10:32:00Z" w:id="314">
    <w:p w:rsidR="00823F3B" w:rsidRDefault="0035170A" w14:paraId="712E65A5" w14:textId="53A339AE">
      <w:pPr>
        <w:pStyle w:val="CommentText"/>
      </w:pPr>
      <w:r>
        <w:rPr>
          <w:rStyle w:val="CommentReference"/>
        </w:rPr>
        <w:annotationRef/>
      </w:r>
      <w:r w:rsidRPr="0A55CAE0">
        <w:t>Colocar nas obrigações dos operadores.</w:t>
      </w:r>
    </w:p>
  </w:comment>
  <w:comment w:initials="SS" w:author="Susana Margarida Gonçalves Silva Santos" w:date="2026-03-26T10:19:00Z" w:id="321">
    <w:p w:rsidR="00FC060F" w:rsidRDefault="00FC060F" w14:paraId="1A4000BE" w14:textId="7E2EC119">
      <w:r>
        <w:annotationRef/>
      </w:r>
      <w:r w:rsidRPr="6434B88C">
        <w:t>Bases de dados para gestão das populações de animais de companhia. Controlo, gestão,...</w:t>
      </w:r>
    </w:p>
  </w:comment>
  <w:comment w:initials="MC" w:author="Maria Rosário Silva Lemos Cidadão" w:date="2026-03-25T16:33:00Z" w:id="325">
    <w:p w:rsidR="00FC060F" w:rsidRDefault="00FC060F" w14:paraId="6333773B" w14:textId="6964ADB8">
      <w:r>
        <w:annotationRef/>
      </w:r>
      <w:r w:rsidRPr="4B03DD89">
        <w:t>No REGBEAC colocavam a identificação individual do progenitor materno.- Considerar por ligação ao CPC ou CPF.  A ESTUDAR</w:t>
      </w:r>
    </w:p>
  </w:comment>
  <w:comment w:initials="SS" w:author="Susana Margarida Gonçalves Silva Santos" w:date="2026-03-26T10:08:00Z" w:id="326">
    <w:p w:rsidR="00FC060F" w:rsidRDefault="00FC060F" w14:paraId="5B4E9E37" w14:textId="11373CFD">
      <w:r>
        <w:annotationRef/>
      </w:r>
      <w:r w:rsidRPr="09719641">
        <w:t>Falar com Recursos Genéticos.</w:t>
      </w:r>
    </w:p>
  </w:comment>
  <w:comment w:initials="MC" w:author="Maria Rosário Silva Lemos Cidadão" w:date="2026-03-25T16:35:00Z" w:id="327">
    <w:p w:rsidR="00FC060F" w:rsidRDefault="00FC060F" w14:paraId="31ACDDF2" w14:textId="1C662B50">
      <w:r>
        <w:annotationRef/>
      </w:r>
      <w:r w:rsidRPr="4088446E">
        <w:t>Artigo 23.º do REG BE</w:t>
      </w:r>
    </w:p>
  </w:comment>
  <w:comment w:initials="RV" w:author="Rui André Vidal" w:date="2026-05-07T11:42:00Z" w:id="329">
    <w:p w:rsidR="000B4DF1" w:rsidRDefault="0035170A" w14:paraId="4860960F" w14:textId="6A6D5D97">
      <w:pPr>
        <w:pStyle w:val="CommentText"/>
      </w:pPr>
      <w:r>
        <w:rPr>
          <w:rStyle w:val="CommentReference"/>
        </w:rPr>
        <w:annotationRef/>
      </w:r>
      <w:r w:rsidRPr="40232F4E">
        <w:t>Origina do último parágrafo do n.º 3 do Art.º 21.º do Regulamento. Faz referência ao sistema de verificação que terá implementação posterior.</w:t>
      </w:r>
    </w:p>
  </w:comment>
  <w:comment w:initials="MC" w:author="Maria Rosário Silva Lemos Cidadão" w:date="2026-03-25T15:37:00Z" w:id="337">
    <w:p w:rsidR="00FC060F" w:rsidRDefault="00FC060F" w14:paraId="4B8D7BF3" w14:textId="751E824A">
      <w:r>
        <w:annotationRef/>
      </w:r>
      <w:r w:rsidRPr="53D6AD2F">
        <w:t>Estamos mais restritivos que no REG BE. que nos animais de operador é de 6 meses</w:t>
      </w:r>
    </w:p>
  </w:comment>
  <w:comment w:initials="SS" w:author="Susana Margarida Gonçalves Silva Santos" w:date="2026-03-26T11:04:00Z" w:id="338">
    <w:p w:rsidR="00FC060F" w:rsidRDefault="00FC060F" w14:paraId="7F9FA677" w14:textId="4C7CFAEC">
      <w:r>
        <w:annotationRef/>
      </w:r>
      <w:r w:rsidRPr="00315CD1">
        <w:t>COMUNICAR À COMISSÃO!</w:t>
      </w:r>
    </w:p>
  </w:comment>
  <w:comment w:initials="MC" w:author="Maria Rosário Silva Lemos Cidadão" w:date="2026-06-05T09:47:00Z" w:id="339">
    <w:p w:rsidR="000B4DF1" w:rsidRDefault="0035170A" w14:paraId="6512CF32" w14:textId="6610E3B8">
      <w:pPr>
        <w:pStyle w:val="CommentText"/>
      </w:pPr>
      <w:r>
        <w:rPr>
          <w:rStyle w:val="CommentReference"/>
        </w:rPr>
        <w:annotationRef/>
      </w:r>
      <w:r w:rsidRPr="190BB4B2">
        <w:t>AVES - psittacideos</w:t>
      </w:r>
    </w:p>
  </w:comment>
  <w:comment w:initials="MC" w:author="Maria Rosário Silva Lemos Cidadão" w:date="2026-06-05T10:38:00Z" w:id="350">
    <w:p w:rsidR="000B4DF1" w:rsidRDefault="0035170A" w14:paraId="0CFAE0AB" w14:textId="78C99323">
      <w:pPr>
        <w:pStyle w:val="CommentText"/>
      </w:pPr>
      <w:r>
        <w:rPr>
          <w:rStyle w:val="CommentReference"/>
        </w:rPr>
        <w:annotationRef/>
      </w:r>
      <w:r w:rsidRPr="2E4B7C2F">
        <w:t>Á DAJA para ver se podemos colocar esta obrigação, se a empresa só comercializar transponder com AIM para equideos</w:t>
      </w:r>
    </w:p>
  </w:comment>
  <w:comment w:initials="GS" w:author="Gui Jorge Machado Sarmento" w:date="2026-06-29T15:34:00Z" w:id="353">
    <w:p w:rsidR="00D32463" w:rsidP="00D32463" w:rsidRDefault="00D32463" w14:paraId="46D97462" w14:textId="77777777">
      <w:pPr>
        <w:pStyle w:val="Textodecomentrio"/>
        <w:ind w:left="0" w:firstLine="0"/>
        <w:jc w:val="left"/>
      </w:pPr>
      <w:r>
        <w:rPr>
          <w:rStyle w:val="Refdecomentrio"/>
        </w:rPr>
        <w:annotationRef/>
      </w:r>
      <w:r>
        <w:t>Proposta de redação.</w:t>
      </w:r>
    </w:p>
  </w:comment>
  <w:comment w:initials="MC" w:author="Maria Rosário Silva Lemos Cidadão" w:date="1900-01-01T00:00:00Z" w:id="357">
    <w:p w:rsidR="000B4DF1" w:rsidRDefault="0035170A" w14:paraId="2BA26EFB" w14:textId="7E0B2C4D">
      <w:pPr>
        <w:pStyle w:val="CommentText"/>
      </w:pPr>
      <w:r>
        <w:rPr>
          <w:rStyle w:val="CommentReference"/>
        </w:rPr>
        <w:annotationRef/>
      </w:r>
      <w:r w:rsidRPr="621826FC">
        <w:t>REG BE Artigo 26.º</w:t>
      </w:r>
    </w:p>
    <w:p w:rsidR="000B4DF1" w:rsidRDefault="0035170A" w14:paraId="1310E4A3" w14:textId="364149A3">
      <w:pPr>
        <w:pStyle w:val="CommentText"/>
      </w:pPr>
      <w:r w:rsidRPr="2619CF04">
        <w:t>IMPORTAÇÃO</w:t>
      </w:r>
    </w:p>
    <w:p w:rsidR="000B4DF1" w:rsidRDefault="0035170A" w14:paraId="2F49EC97" w14:textId="7B2435E6">
      <w:pPr>
        <w:pStyle w:val="CommentText"/>
      </w:pPr>
      <w:r w:rsidRPr="09339C2A">
        <w:t xml:space="preserve"> Para colocação no mercado - Aplicação 5 anos </w:t>
      </w:r>
    </w:p>
    <w:p w:rsidR="000B4DF1" w:rsidRDefault="0035170A" w14:paraId="3FC9386B" w14:textId="5B2D6B3A">
      <w:pPr>
        <w:pStyle w:val="CommentText"/>
      </w:pPr>
      <w:r w:rsidRPr="1396F231">
        <w:t>Não Comercial - Aplicação 10 anos</w:t>
      </w:r>
    </w:p>
    <w:p w:rsidR="000B4DF1" w:rsidRDefault="000B4DF1" w14:paraId="0239B69C" w14:textId="1D9ABD9B">
      <w:pPr>
        <w:pStyle w:val="CommentText"/>
      </w:pPr>
    </w:p>
  </w:comment>
  <w:comment w:initials="MC" w:author="Maria Rosário Silva Lemos Cidadão" w:date="2026-06-11T08:18:00Z" w:id="358">
    <w:p w:rsidR="000B4DF1" w:rsidRDefault="0035170A" w14:paraId="101F9CDC" w14:textId="4107DAFB">
      <w:pPr>
        <w:pStyle w:val="CommentText"/>
      </w:pPr>
      <w:r>
        <w:rPr>
          <w:rStyle w:val="CommentReference"/>
        </w:rPr>
        <w:annotationRef/>
      </w:r>
      <w:r w:rsidRPr="50F3E368">
        <w:t>Mais restritivo que o REG para vindo de países terceiros, que considera 6 meses em vez de 120 dias</w:t>
      </w:r>
    </w:p>
  </w:comment>
  <w:comment w:initials="MC" w:author="Maria Rosário Silva Lemos Cidadão" w:date="2026-06-11T14:44:00Z" w:id="359">
    <w:p w:rsidR="000B4DF1" w:rsidRDefault="0035170A" w14:paraId="11BBB06D" w14:textId="5B6FD034">
      <w:pPr>
        <w:pStyle w:val="CommentText"/>
      </w:pPr>
      <w:r>
        <w:rPr>
          <w:rStyle w:val="CommentReference"/>
        </w:rPr>
        <w:annotationRef/>
      </w:r>
      <w:r w:rsidRPr="51AEAA07">
        <w:t>disposição mais restritiva que o REG BE</w:t>
      </w:r>
    </w:p>
  </w:comment>
  <w:comment w:initials="MC" w:author="Maria Rosário Silva Lemos Cidadão" w:date="2026-06-05T11:36:00Z" w:id="360">
    <w:p w:rsidR="000B4DF1" w:rsidRDefault="0035170A" w14:paraId="0A1914BF" w14:textId="7DE9EC48">
      <w:pPr>
        <w:pStyle w:val="CommentText"/>
      </w:pPr>
      <w:r>
        <w:rPr>
          <w:rStyle w:val="CommentReference"/>
        </w:rPr>
        <w:annotationRef/>
      </w:r>
      <w:r w:rsidRPr="16746E1F">
        <w:t>TEM DE SER discutido este prazo (dias/semanas)  e conjugar com os artigos 75º e 76º na altual versão.</w:t>
      </w:r>
    </w:p>
    <w:p w:rsidR="000B4DF1" w:rsidRDefault="0035170A" w14:paraId="265A3F81" w14:textId="5860FD71">
      <w:pPr>
        <w:pStyle w:val="CommentText"/>
      </w:pPr>
      <w:r w:rsidRPr="5BFB07E5">
        <w:t>REVER os artigos</w:t>
      </w:r>
    </w:p>
  </w:comment>
  <w:comment w:initials="MC" w:author="Maria Rosário Silva Lemos Cidadão" w:date="2026-06-05T12:20:00Z" w:id="367">
    <w:p w:rsidR="000B4DF1" w:rsidRDefault="0035170A" w14:paraId="2368E9E2" w14:textId="2A12C07F">
      <w:pPr>
        <w:pStyle w:val="CommentText"/>
      </w:pPr>
      <w:r>
        <w:rPr>
          <w:rStyle w:val="CommentReference"/>
        </w:rPr>
        <w:annotationRef/>
      </w:r>
      <w:r w:rsidRPr="485D719E">
        <w:t>Não havia esta obrigação no DL 82/2019.</w:t>
      </w:r>
    </w:p>
    <w:p w:rsidR="000B4DF1" w:rsidRDefault="0035170A" w14:paraId="30DA5464" w14:textId="6E381FA7">
      <w:pPr>
        <w:pStyle w:val="CommentText"/>
      </w:pPr>
      <w:r w:rsidRPr="55975741">
        <w:t>Pode se de difícil aplicabilidade.</w:t>
      </w:r>
    </w:p>
    <w:p w:rsidR="000B4DF1" w:rsidRDefault="0035170A" w14:paraId="6A23A39B" w14:textId="5EC1287B">
      <w:pPr>
        <w:pStyle w:val="CommentText"/>
      </w:pPr>
      <w:r w:rsidRPr="40C4359B">
        <w:t>Hipoteses</w:t>
      </w:r>
    </w:p>
    <w:p w:rsidR="000B4DF1" w:rsidRDefault="0035170A" w14:paraId="6F0547C7" w14:textId="269E961A">
      <w:pPr>
        <w:pStyle w:val="CommentText"/>
      </w:pPr>
      <w:r w:rsidRPr="0DC10134">
        <w:t>Colocar obrigação de declaração para os operadores, não CRO.</w:t>
      </w:r>
    </w:p>
    <w:p w:rsidR="000B4DF1" w:rsidRDefault="0035170A" w14:paraId="0BFA86C8" w14:textId="3C5EF6B9">
      <w:pPr>
        <w:pStyle w:val="CommentText"/>
      </w:pPr>
      <w:r w:rsidRPr="77123F2C">
        <w:t>Ser isenta a obrigação de declaração se a morte for averbada por MV</w:t>
      </w:r>
    </w:p>
    <w:p w:rsidR="000B4DF1" w:rsidRDefault="0035170A" w14:paraId="22B6F62C" w14:textId="090BC50F">
      <w:pPr>
        <w:pStyle w:val="CommentText"/>
      </w:pPr>
      <w:r w:rsidRPr="0CFA8E24">
        <w:t>Este ponto a melhorar</w:t>
      </w:r>
    </w:p>
  </w:comment>
  <w:comment w:initials="MC" w:author="Maria Rosário Silva Lemos Cidadão" w:date="2026-06-05T07:51:00Z" w:id="368">
    <w:p w:rsidR="000B4DF1" w:rsidRDefault="0035170A" w14:paraId="112AD59B" w14:textId="77759B40">
      <w:pPr>
        <w:pStyle w:val="CommentText"/>
      </w:pPr>
      <w:r>
        <w:rPr>
          <w:rStyle w:val="CommentReference"/>
        </w:rPr>
        <w:annotationRef/>
      </w:r>
      <w:r w:rsidRPr="3922F79D">
        <w:t>OMV quer 72 horas</w:t>
      </w:r>
    </w:p>
  </w:comment>
  <w:comment w:initials="RV" w:author="Rui André Vidal" w:date="2026-06-11T09:05:00Z" w:id="383">
    <w:p w:rsidR="000B4DF1" w:rsidRDefault="0035170A" w14:paraId="77B30291" w14:textId="0DF1335F">
      <w:pPr>
        <w:pStyle w:val="CommentText"/>
      </w:pPr>
      <w:r>
        <w:rPr>
          <w:rStyle w:val="CommentReference"/>
        </w:rPr>
        <w:annotationRef/>
      </w:r>
      <w:r w:rsidRPr="39A85960">
        <w:t>Residência? Titulares &lt; 18 anos</w:t>
      </w:r>
    </w:p>
  </w:comment>
  <w:comment w:initials="RV" w:author="Rui André Vidal" w:date="2026-06-12T12:15:00Z" w:id="384">
    <w:p w:rsidR="000B4DF1" w:rsidRDefault="0035170A" w14:paraId="050BFB54" w14:textId="63F49FBF">
      <w:pPr>
        <w:pStyle w:val="CommentText"/>
      </w:pPr>
      <w:r>
        <w:rPr>
          <w:rStyle w:val="CommentReference"/>
        </w:rPr>
        <w:annotationRef/>
      </w:r>
      <w:r w:rsidRPr="06772950">
        <w:t>DAJA</w:t>
      </w:r>
    </w:p>
  </w:comment>
  <w:comment w:initials="RV" w:author="Rui André Vidal" w:date="2026-06-12T13:01:00Z" w:id="385">
    <w:p w:rsidR="000B4DF1" w:rsidRDefault="0035170A" w14:paraId="47A22777" w14:textId="3D455C62">
      <w:pPr>
        <w:pStyle w:val="CommentText"/>
      </w:pPr>
      <w:r>
        <w:rPr>
          <w:rStyle w:val="CommentReference"/>
        </w:rPr>
        <w:annotationRef/>
      </w:r>
      <w:r w:rsidRPr="7B2647D9">
        <w:t>Refletir se há documentação a pedir para esta classificação</w:t>
      </w:r>
    </w:p>
  </w:comment>
  <w:comment w:initials="RV" w:author="Rui André Vidal" w:date="2026-06-12T16:15:00Z" w:id="388">
    <w:p w:rsidR="000B4DF1" w:rsidRDefault="0035170A" w14:paraId="254331C8" w14:textId="07A27D6B">
      <w:pPr>
        <w:pStyle w:val="CommentText"/>
      </w:pPr>
      <w:r>
        <w:rPr>
          <w:rStyle w:val="CommentReference"/>
        </w:rPr>
        <w:annotationRef/>
      </w:r>
      <w:r w:rsidRPr="5C8708CB">
        <w:t>DAJA - Remeter para Portaria</w:t>
      </w:r>
    </w:p>
  </w:comment>
  <w:comment w:initials="SS" w:author="Susana Margarida Gonçalves Silva Santos" w:date="2026-04-21T11:15:00Z" w:id="429">
    <w:p w:rsidR="00823F3B" w:rsidRDefault="0035170A" w14:paraId="4C593345" w14:textId="473137A4">
      <w:pPr>
        <w:pStyle w:val="CommentText"/>
      </w:pPr>
      <w:r>
        <w:rPr>
          <w:rStyle w:val="CommentReference"/>
        </w:rPr>
        <w:annotationRef/>
      </w:r>
      <w:r w:rsidRPr="6E829045">
        <w:t>Prever os dados a disponibilizar pelos Municípios. prever sanções para os Municípios que não informam a DGAV.</w:t>
      </w:r>
    </w:p>
  </w:comment>
  <w:comment w:initials="MB" w:author="Maria Cristina Tavares Briosa" w:date="1900-01-01T00:00:00Z" w:id="438">
    <w:p w:rsidR="00823F3B" w:rsidRDefault="0035170A" w14:paraId="0A76B6E4" w14:textId="70EDFF3E">
      <w:pPr>
        <w:pStyle w:val="CommentText"/>
      </w:pPr>
      <w:r>
        <w:rPr>
          <w:rStyle w:val="CommentReference"/>
        </w:rPr>
        <w:annotationRef/>
      </w:r>
      <w:r w:rsidRPr="59B7F3DC">
        <w:t xml:space="preserve">A Lei 27 diz podem </w:t>
      </w:r>
    </w:p>
  </w:comment>
  <w:comment w:initials="MB" w:author="Maria Cristina Tavares Briosa" w:date="2026-03-18T17:12:00Z" w:id="437">
    <w:p w:rsidR="00FC060F" w:rsidRDefault="00FC060F" w14:paraId="5F3A76AF" w14:textId="2580EDDF">
      <w:r>
        <w:annotationRef/>
      </w:r>
      <w:r w:rsidRPr="209FB5C4">
        <w:t xml:space="preserve">acrescentar um nº : </w:t>
      </w:r>
    </w:p>
    <w:p w:rsidR="00FC060F" w:rsidRDefault="00FC060F" w14:paraId="6B3278E5" w14:textId="524A03E6">
      <w:r w:rsidRPr="4DD76533">
        <w:t>o programa a que se refere o presente artigo não é aplicável a cães</w:t>
      </w:r>
    </w:p>
  </w:comment>
  <w:comment w:initials="SS" w:author="Susana Margarida Gonçalves Silva Santos" w:date="2026-06-09T14:57:00Z" w:id="443">
    <w:p w:rsidR="000B4DF1" w:rsidRDefault="0035170A" w14:paraId="5DBD7D56" w14:textId="58A284ED">
      <w:pPr>
        <w:pStyle w:val="CommentText"/>
      </w:pPr>
      <w:r>
        <w:rPr>
          <w:rStyle w:val="CommentReference"/>
        </w:rPr>
        <w:annotationRef/>
      </w:r>
      <w:r w:rsidRPr="4E8547EF">
        <w:t>Colocar o ponto 3 nas Normas Transitórias.</w:t>
      </w:r>
    </w:p>
  </w:comment>
  <w:comment w:initials="SS" w:author="Susana Margarida Gonçalves Silva Santos" w:date="2026-06-09T16:34:00Z" w:id="447">
    <w:p w:rsidR="000B4DF1" w:rsidRDefault="0035170A" w14:paraId="6D6752A8" w14:textId="3A5FB3E5">
      <w:pPr>
        <w:pStyle w:val="CommentText"/>
      </w:pPr>
      <w:r>
        <w:rPr>
          <w:rStyle w:val="CommentReference"/>
        </w:rPr>
        <w:annotationRef/>
      </w:r>
      <w:r w:rsidRPr="7AAFE6A0">
        <w:t xml:space="preserve">Possibilidades de colmatar o problema - </w:t>
      </w:r>
      <w:r w:rsidRPr="6AAF6A51">
        <w:rPr>
          <w:b/>
          <w:bCs/>
        </w:rPr>
        <w:t>DAJA</w:t>
      </w:r>
      <w:r w:rsidRPr="4EB6537D">
        <w:t xml:space="preserve"> :</w:t>
      </w:r>
    </w:p>
    <w:p w:rsidR="000B4DF1" w:rsidRDefault="000B4DF1" w14:paraId="15936E3B" w14:textId="266A683B">
      <w:pPr>
        <w:pStyle w:val="CommentText"/>
      </w:pPr>
    </w:p>
    <w:p w:rsidR="000B4DF1" w:rsidRDefault="0035170A" w14:paraId="6CC3113E" w14:textId="41B5DA27">
      <w:pPr>
        <w:pStyle w:val="CommentText"/>
      </w:pPr>
      <w:r w:rsidRPr="2A14124D">
        <w:t>1. Prever majoração das taxas, por não cumprimento.</w:t>
      </w:r>
    </w:p>
    <w:p w:rsidR="000B4DF1" w:rsidRDefault="0035170A" w14:paraId="6A0D510D" w14:textId="18061A75">
      <w:pPr>
        <w:pStyle w:val="CommentText"/>
      </w:pPr>
      <w:r w:rsidRPr="3C4B4B7D">
        <w:t>2. Contraordenação, com possibilidade de apreensão do animal. PENAS ACESSÓRIAS.</w:t>
      </w:r>
    </w:p>
    <w:p w:rsidR="000B4DF1" w:rsidRDefault="000B4DF1" w14:paraId="0B38F070" w14:textId="4F4900D3">
      <w:pPr>
        <w:pStyle w:val="CommentText"/>
      </w:pPr>
    </w:p>
    <w:p w:rsidR="000B4DF1" w:rsidRDefault="000B4DF1" w14:paraId="1CB50B6A" w14:textId="650844C0">
      <w:pPr>
        <w:pStyle w:val="CommentText"/>
      </w:pPr>
    </w:p>
    <w:p w:rsidR="000B4DF1" w:rsidRDefault="000B4DF1" w14:paraId="078A73EE" w14:textId="12023296">
      <w:pPr>
        <w:pStyle w:val="CommentText"/>
      </w:pPr>
    </w:p>
    <w:p w:rsidR="000B4DF1" w:rsidRDefault="000B4DF1" w14:paraId="4C85A4BB" w14:textId="749C6C30">
      <w:pPr>
        <w:pStyle w:val="CommentText"/>
      </w:pPr>
    </w:p>
  </w:comment>
  <w:comment w:initials="RV" w:author="Rui André Vidal" w:date="2026-06-11T08:48:00Z" w:id="448">
    <w:p w:rsidR="000B4DF1" w:rsidRDefault="0035170A" w14:paraId="00C53ED3" w14:textId="4697A346">
      <w:pPr>
        <w:pStyle w:val="CommentText"/>
      </w:pPr>
      <w:r>
        <w:rPr>
          <w:rStyle w:val="CommentReference"/>
        </w:rPr>
        <w:annotationRef/>
      </w:r>
      <w:r w:rsidRPr="63BD1C7A">
        <w:t>Sugestão. Rever redação</w:t>
      </w:r>
    </w:p>
  </w:comment>
  <w:comment w:initials="SS" w:author="Susana Margarida Gonçalves Silva Santos" w:date="2026-04-23T11:18:00Z" w:id="449">
    <w:p w:rsidR="00823F3B" w:rsidRDefault="0035170A" w14:paraId="1FCFE449" w14:textId="7FF31066">
      <w:pPr>
        <w:pStyle w:val="CommentText"/>
      </w:pPr>
      <w:r>
        <w:rPr>
          <w:rStyle w:val="CommentReference"/>
        </w:rPr>
        <w:annotationRef/>
      </w:r>
      <w:r w:rsidRPr="3710F910">
        <w:t xml:space="preserve">Prever </w:t>
      </w:r>
      <w:r w:rsidRPr="0D294D59">
        <w:rPr>
          <w:b/>
          <w:bCs/>
        </w:rPr>
        <w:t>alerta no SIAC</w:t>
      </w:r>
      <w:r w:rsidRPr="720B7DF7">
        <w:t>, quando não houver cumprimento.</w:t>
      </w:r>
    </w:p>
  </w:comment>
  <w:comment w:initials="SS" w:author="Susana Margarida Gonçalves Silva Santos" w:date="2026-04-23T11:44:00Z" w:id="452">
    <w:p w:rsidR="00823F3B" w:rsidRDefault="0035170A" w14:paraId="4DAD424C" w14:textId="2D3332EC">
      <w:pPr>
        <w:pStyle w:val="CommentText"/>
      </w:pPr>
      <w:r>
        <w:rPr>
          <w:rStyle w:val="CommentReference"/>
        </w:rPr>
        <w:annotationRef/>
      </w:r>
      <w:r w:rsidRPr="6FD31F99">
        <w:t>CAMV - Ver definições.</w:t>
      </w:r>
    </w:p>
  </w:comment>
  <w:comment w:initials="MB" w:author="Maria Cristina Tavares Briosa" w:date="2026-03-18T10:49:00Z" w:id="460">
    <w:p w:rsidR="00FC060F" w:rsidRDefault="00FC060F" w14:paraId="58993FA8" w14:textId="4A0FF4B4">
      <w:r>
        <w:annotationRef/>
      </w:r>
      <w:r w:rsidRPr="262CC638">
        <w:t>Inserir disposição prevista no artº 2º da Lei º 27/2016: - "Deveres do Estado"</w:t>
      </w:r>
    </w:p>
    <w:p w:rsidR="00FC060F" w:rsidRDefault="00FC060F" w14:paraId="77CCE298" w14:textId="2E67FAB4"/>
    <w:p w:rsidR="00FC060F" w:rsidRDefault="00FC060F" w14:paraId="754BB2DF" w14:textId="180165E9">
      <w:r w:rsidRPr="65E3B2BF">
        <w:t>O Governo, em colaboração com as autarquias locais, promove a criação de uma rede de centros de recolha oficial de animais que deve responder às necessidades de construção e modernização destas estruturas, com vista á sua melhoria global, dando prioridade às instalações e meios mais degradados, obsoletos ou insuficientes</w:t>
      </w:r>
    </w:p>
    <w:p w:rsidR="00FC060F" w:rsidRDefault="00FC060F" w14:paraId="4DB4DEA7" w14:textId="3260261E"/>
    <w:p w:rsidR="00FC060F" w:rsidRDefault="00FC060F" w14:paraId="192DBD7A" w14:textId="3B1A87C4"/>
  </w:comment>
  <w:comment w:initials="MB" w:author="Maria Cristina Tavares Briosa" w:date="2026-03-18T03:49:00Z" w:id="462">
    <w:p w:rsidR="00823F3B" w:rsidRDefault="0035170A" w14:paraId="175DAC82" w14:textId="29416179">
      <w:pPr>
        <w:pStyle w:val="CommentText"/>
      </w:pPr>
      <w:r>
        <w:rPr>
          <w:rStyle w:val="CommentReference"/>
        </w:rPr>
        <w:annotationRef/>
      </w:r>
      <w:r w:rsidRPr="68795D9A">
        <w:t>Inserir disposição prevista no artº 2º da Lei º 27/2016: - "Deveres do Estado"</w:t>
      </w:r>
    </w:p>
    <w:p w:rsidR="00823F3B" w:rsidRDefault="00823F3B" w14:paraId="17CA73F5" w14:textId="2F0F54F2">
      <w:pPr>
        <w:pStyle w:val="CommentText"/>
      </w:pPr>
    </w:p>
    <w:p w:rsidR="00823F3B" w:rsidRDefault="0035170A" w14:paraId="76FBCDF6" w14:textId="6BCE3C96">
      <w:pPr>
        <w:pStyle w:val="CommentText"/>
      </w:pPr>
      <w:r w:rsidRPr="388C7EC2">
        <w:t>O Governo, em colaboração com as autarquias locais, promove a criação de uma rede de centros de recolha oficial de animais que deve responder às necessidades de construção e modernização destas estruturas, com vista á sua melhoria global, dando prioridade às instalações e meios mais degradados, obsoletos ou insuficientes</w:t>
      </w:r>
    </w:p>
    <w:p w:rsidR="00823F3B" w:rsidRDefault="00823F3B" w14:paraId="583CDB49" w14:textId="11A701C1">
      <w:pPr>
        <w:pStyle w:val="CommentText"/>
      </w:pPr>
    </w:p>
    <w:p w:rsidR="00823F3B" w:rsidRDefault="00823F3B" w14:paraId="175A17FC" w14:textId="07AA8E75">
      <w:pPr>
        <w:pStyle w:val="CommentText"/>
      </w:pPr>
    </w:p>
  </w:comment>
  <w:comment w:initials="SS" w:author="Susana Margarida Gonçalves Silva Santos" w:date="2026-04-23T12:33:00Z" w:id="464">
    <w:p w:rsidR="00823F3B" w:rsidRDefault="0035170A" w14:paraId="039225E3" w14:textId="6F6AF234">
      <w:pPr>
        <w:pStyle w:val="CommentText"/>
      </w:pPr>
      <w:r>
        <w:rPr>
          <w:rStyle w:val="CommentReference"/>
        </w:rPr>
        <w:annotationRef/>
      </w:r>
      <w:r w:rsidRPr="58568592">
        <w:t>DAJA - Dr. Gui.</w:t>
      </w:r>
    </w:p>
  </w:comment>
  <w:comment w:initials="SS" w:author="Susana Margarida Gonçalves Silva Santos" w:date="2026-04-23T12:47:00Z" w:id="469">
    <w:p w:rsidR="00823F3B" w:rsidRDefault="0035170A" w14:paraId="25E244DB" w14:textId="61DE60F9">
      <w:pPr>
        <w:pStyle w:val="CommentText"/>
      </w:pPr>
      <w:r>
        <w:rPr>
          <w:rStyle w:val="CommentReference"/>
        </w:rPr>
        <w:annotationRef/>
      </w:r>
      <w:r w:rsidRPr="22BB277E">
        <w:t>Estabelecer regras para os CRO Intermunicipais!</w:t>
      </w:r>
    </w:p>
  </w:comment>
  <w:comment w:initials="SS" w:author="Susana Margarida Gonçalves Silva Santos" w:date="2026-04-23T12:46:00Z" w:id="470">
    <w:p w:rsidR="00823F3B" w:rsidRDefault="0035170A" w14:paraId="102B7276" w14:textId="58773153">
      <w:pPr>
        <w:pStyle w:val="CommentText"/>
      </w:pPr>
      <w:r>
        <w:rPr>
          <w:rStyle w:val="CommentReference"/>
        </w:rPr>
        <w:annotationRef/>
      </w:r>
      <w:r w:rsidRPr="19925130">
        <w:t>Retirar (?)</w:t>
      </w:r>
    </w:p>
  </w:comment>
  <w:comment w:initials="SS" w:author="Susana Margarida Gonçalves Silva Santos" w:date="2026-04-28T10:28:00Z" w:id="471">
    <w:p w:rsidR="00823F3B" w:rsidRDefault="0035170A" w14:paraId="7126108A" w14:textId="5738AB9C">
      <w:pPr>
        <w:pStyle w:val="CommentText"/>
      </w:pPr>
      <w:r>
        <w:rPr>
          <w:rStyle w:val="CommentReference"/>
        </w:rPr>
        <w:annotationRef/>
      </w:r>
      <w:r w:rsidRPr="0A55AF25">
        <w:t>Dimensão da instalação - Colocar em Anexo..</w:t>
      </w:r>
    </w:p>
  </w:comment>
  <w:comment w:initials="SS" w:author="Susana Margarida Gonçalves Silva Santos" w:date="1900-01-01T00:00:00Z" w:id="472">
    <w:p w:rsidR="00823F3B" w:rsidRDefault="0035170A" w14:paraId="6B6C02B7" w14:textId="29AE2FBF">
      <w:pPr>
        <w:pStyle w:val="CommentText"/>
      </w:pPr>
      <w:r>
        <w:rPr>
          <w:rStyle w:val="CommentReference"/>
        </w:rPr>
        <w:annotationRef/>
      </w:r>
      <w:r w:rsidRPr="5F3C7F34">
        <w:t>A principal diferença entre direção técnica e gestão reside no foco da autoridade e na natureza das responsabilidades. Enquanto a direção técnica se concentra na qualidade, conformidade e execução especializada, a gestão foca na viabilidade, recursos e estratégia organizacional. - PREVER na revisão do DL 116/98.</w:t>
      </w:r>
    </w:p>
  </w:comment>
  <w:comment w:initials="MM" w:author="Maria Helena Menezes Maia" w:date="2026-04-01T19:05:00Z" w:id="473">
    <w:p w:rsidR="00387091" w:rsidRDefault="0093750D" w14:paraId="3F97C81D" w14:textId="252F7DF6">
      <w:r>
        <w:rPr>
          <w:rStyle w:val="CommentReference"/>
        </w:rPr>
        <w:annotationRef/>
      </w:r>
      <w:r w:rsidRPr="7E149DE5">
        <w:t>ver nº 5 do artigo 32</w:t>
      </w:r>
    </w:p>
  </w:comment>
  <w:comment w:initials="MB" w:author="Maria Cristina Tavares Briosa" w:date="2026-03-18T12:16:00Z" w:id="475">
    <w:p w:rsidR="00FC060F" w:rsidRDefault="00FC060F" w14:paraId="676003D3" w14:textId="31D79508">
      <w:r>
        <w:annotationRef/>
      </w:r>
      <w:r w:rsidRPr="08329AA7">
        <w:t>Inserir obrigatoriedade de divulgação de relatório anual de gestão do CRO ( Lei 27)</w:t>
      </w:r>
    </w:p>
  </w:comment>
  <w:comment w:initials="MB" w:author="Maria Cristina Tavares Briosa" w:date="2026-03-23T17:19:00Z" w:id="474">
    <w:p w:rsidR="00FC060F" w:rsidRDefault="00FC060F" w14:paraId="673B4445" w14:textId="2CA737F3">
      <w:r>
        <w:annotationRef/>
      </w:r>
      <w:r w:rsidRPr="5174332F">
        <w:t>Comparar este texto ( RGBEAC) com Lei 27</w:t>
      </w:r>
    </w:p>
  </w:comment>
  <w:comment w:initials="SS" w:author="Susana Margarida Gonçalves Silva Santos" w:date="2026-03-26T08:05:00Z" w:id="476">
    <w:p w:rsidR="00FC060F" w:rsidRDefault="00FC060F" w14:paraId="66C02F0A" w14:textId="68E35603">
      <w:r>
        <w:annotationRef/>
      </w:r>
      <w:r w:rsidRPr="254FAB74">
        <w:t>Distinção CRO e IAZ</w:t>
      </w:r>
    </w:p>
  </w:comment>
  <w:comment w:initials="RV" w:author="Rui André Vidal" w:date="2026-05-07T14:59:00Z" w:id="484">
    <w:p w:rsidR="000B4DF1" w:rsidRDefault="0035170A" w14:paraId="19F325BE" w14:textId="6D5CE86E">
      <w:pPr>
        <w:pStyle w:val="CommentText"/>
      </w:pPr>
      <w:r>
        <w:rPr>
          <w:rStyle w:val="CommentReference"/>
        </w:rPr>
        <w:annotationRef/>
      </w:r>
      <w:r w:rsidRPr="102CD423">
        <w:t>314/2003</w:t>
      </w:r>
    </w:p>
  </w:comment>
  <w:comment w:initials="MB" w:author="Maria Cristina Tavares Briosa" w:date="2026-03-18T10:54:00Z" w:id="491">
    <w:p w:rsidR="00FC060F" w:rsidRDefault="00FC060F" w14:paraId="468C83EB" w14:textId="252AA842">
      <w:r>
        <w:annotationRef/>
      </w:r>
      <w:r w:rsidRPr="2DB3EB56">
        <w:t>Acolhidos? É capturados e recolhidos</w:t>
      </w:r>
    </w:p>
  </w:comment>
  <w:comment w:initials="RV" w:author="Rui André Vidal" w:date="2026-06-05T11:35:00Z" w:id="494">
    <w:p w:rsidR="000B4DF1" w:rsidRDefault="0035170A" w14:paraId="2DB94B81" w14:textId="3F16A036">
      <w:pPr>
        <w:pStyle w:val="CommentText"/>
      </w:pPr>
      <w:r>
        <w:rPr>
          <w:rStyle w:val="CommentReference"/>
        </w:rPr>
        <w:annotationRef/>
      </w:r>
      <w:r w:rsidRPr="5ED375E7">
        <w:t>Rever o procedimento e respetivos prazos para as 3 situações: a) animal recolhido sem ID, b) animal recolhido com ID sem registo, e c) animal recolhido com ID e registo</w:t>
      </w:r>
    </w:p>
  </w:comment>
  <w:comment w:initials="SS" w:author="Susana Margarida Gonçalves Silva Santos" w:date="2026-06-09T17:41:00Z" w:id="496">
    <w:p w:rsidR="000B4DF1" w:rsidRDefault="0035170A" w14:paraId="5E79C587" w14:textId="32472C6F">
      <w:pPr>
        <w:pStyle w:val="CommentText"/>
      </w:pPr>
      <w:r>
        <w:rPr>
          <w:rStyle w:val="CommentReference"/>
        </w:rPr>
        <w:annotationRef/>
      </w:r>
      <w:r w:rsidRPr="30AA9610">
        <w:t>Colega Helena Maia.</w:t>
      </w:r>
    </w:p>
  </w:comment>
  <w:comment w:initials="MB" w:author="Maria Cristina Tavares Briosa" w:date="2026-03-18T11:07:00Z" w:id="497">
    <w:p w:rsidR="00FC060F" w:rsidRDefault="00FC060F" w14:paraId="72F69FA9" w14:textId="6C934442">
      <w:r>
        <w:annotationRef/>
      </w:r>
      <w:r w:rsidRPr="1BA01AE4">
        <w:t>1- findo o prazo de reclamação (previsto no nº 11) os animais podem, sob parecer obrigatório do médico veterinário ao serviço do município, ser cedidos gratuitamente pelas câmaras municipais ou centros de recolha oficial de animais, quer a pessoas individuais, quer a instituições zoofilas devidamente legalizadas e que provem possuir condições adequadas para o alojamento e maneio dos animais ( LEI 27)</w:t>
      </w:r>
    </w:p>
    <w:p w:rsidR="00FC060F" w:rsidRDefault="00FC060F" w14:paraId="4FF8AC9D" w14:textId="64207944"/>
  </w:comment>
  <w:comment w:initials="MB" w:author="Maria Cristina Tavares Briosa" w:date="2026-03-18T11:19:00Z" w:id="498">
    <w:p w:rsidR="00FC060F" w:rsidRDefault="00FC060F" w14:paraId="015CA0B2" w14:textId="2DA7C440">
      <w:r>
        <w:annotationRef/>
      </w:r>
      <w:r w:rsidRPr="6EAD1606">
        <w:t>incluir 1 artigo relativo a Occisão/eutanásia - o RGBEAC  tem essa proposta, já corrigida por nós - adaptar, incluindo Lei 27</w:t>
      </w:r>
    </w:p>
    <w:p w:rsidR="00FC060F" w:rsidRDefault="00FC060F" w14:paraId="5A006C30" w14:textId="4E2732D1"/>
  </w:comment>
  <w:comment w:initials="SS" w:author="Susana Margarida Gonçalves Silva Santos" w:date="2026-06-11T09:53:00Z" w:id="499">
    <w:p w:rsidR="000B4DF1" w:rsidRDefault="0035170A" w14:paraId="55DF6B31" w14:textId="56BB4BB1">
      <w:pPr>
        <w:pStyle w:val="CommentText"/>
      </w:pPr>
      <w:r>
        <w:rPr>
          <w:rStyle w:val="CommentReference"/>
        </w:rPr>
        <w:annotationRef/>
      </w:r>
      <w:r w:rsidRPr="488A2A73">
        <w:t>6 — A eutanásia pode ser realizada em centros de recolha</w:t>
      </w:r>
    </w:p>
    <w:p w:rsidR="000B4DF1" w:rsidRDefault="0035170A" w14:paraId="7C1E049C" w14:textId="2F9D53C5">
      <w:pPr>
        <w:pStyle w:val="CommentText"/>
      </w:pPr>
      <w:r w:rsidRPr="7D7EB46F">
        <w:t>oficial de animais ou centros de atendimento médico</w:t>
      </w:r>
    </w:p>
    <w:p w:rsidR="000B4DF1" w:rsidRDefault="0035170A" w14:paraId="00970E12" w14:textId="2F8C7CA8">
      <w:pPr>
        <w:pStyle w:val="CommentText"/>
      </w:pPr>
      <w:r w:rsidRPr="16BF247A">
        <w:t>veterinário, por médico veterinário, em casos comprovados</w:t>
      </w:r>
    </w:p>
    <w:p w:rsidR="000B4DF1" w:rsidRDefault="0035170A" w14:paraId="4EDC8203" w14:textId="70DD3C81">
      <w:pPr>
        <w:pStyle w:val="CommentText"/>
      </w:pPr>
      <w:r w:rsidRPr="42BFC03B">
        <w:t>de doença manifestamente incurável e quando se demonstre</w:t>
      </w:r>
    </w:p>
    <w:p w:rsidR="000B4DF1" w:rsidRDefault="0035170A" w14:paraId="3809F543" w14:textId="0DBA82E8">
      <w:pPr>
        <w:pStyle w:val="CommentText"/>
      </w:pPr>
      <w:r w:rsidRPr="2C5CEA92">
        <w:t>ser a via única e indispensável para eliminar a dor e o</w:t>
      </w:r>
    </w:p>
    <w:p w:rsidR="000B4DF1" w:rsidRDefault="0035170A" w14:paraId="34661E6D" w14:textId="60E40437">
      <w:pPr>
        <w:pStyle w:val="CommentText"/>
      </w:pPr>
      <w:r w:rsidRPr="37521B80">
        <w:t>sofrimento irrecuperável do animal.</w:t>
      </w:r>
    </w:p>
    <w:p w:rsidR="000B4DF1" w:rsidRDefault="0035170A" w14:paraId="03683D86" w14:textId="1D574257">
      <w:pPr>
        <w:pStyle w:val="CommentText"/>
      </w:pPr>
      <w:r w:rsidRPr="59430955">
        <w:t>7 — Em qualquer dos casos, abate, occisão ou eutanásia,</w:t>
      </w:r>
    </w:p>
    <w:p w:rsidR="000B4DF1" w:rsidRDefault="0035170A" w14:paraId="3DC79740" w14:textId="16E5EB38">
      <w:pPr>
        <w:pStyle w:val="CommentText"/>
      </w:pPr>
      <w:r w:rsidRPr="0F236F80">
        <w:t>a indução da morte ao animal deve ser efetuada através</w:t>
      </w:r>
    </w:p>
    <w:p w:rsidR="000B4DF1" w:rsidRDefault="0035170A" w14:paraId="1C841862" w14:textId="1032A8D8">
      <w:pPr>
        <w:pStyle w:val="CommentText"/>
      </w:pPr>
      <w:r w:rsidRPr="6132D5A2">
        <w:t>de métodos que garantam a ausência de dor e sofrimento,</w:t>
      </w:r>
    </w:p>
    <w:p w:rsidR="000B4DF1" w:rsidRDefault="0035170A" w14:paraId="6EA2AFB8" w14:textId="4B61F1CF">
      <w:pPr>
        <w:pStyle w:val="CommentText"/>
      </w:pPr>
      <w:r w:rsidRPr="4331E46F">
        <w:t>devendo a morte ser imediata, indolor e respeitando a</w:t>
      </w:r>
    </w:p>
    <w:p w:rsidR="000B4DF1" w:rsidRDefault="0035170A" w14:paraId="25F07294" w14:textId="72C11BD8">
      <w:pPr>
        <w:pStyle w:val="CommentText"/>
      </w:pPr>
      <w:r w:rsidRPr="64D299CC">
        <w:t>dignidade do animal.</w:t>
      </w:r>
    </w:p>
    <w:p w:rsidR="000B4DF1" w:rsidRDefault="0035170A" w14:paraId="2FD09DBF" w14:textId="43C87130">
      <w:pPr>
        <w:pStyle w:val="CommentText"/>
      </w:pPr>
      <w:r w:rsidRPr="5A032517">
        <w:t>8 — As boas práticas para a realização do abate, occisão</w:t>
      </w:r>
    </w:p>
    <w:p w:rsidR="000B4DF1" w:rsidRDefault="0035170A" w14:paraId="2FD3DFF7" w14:textId="409C68C5">
      <w:pPr>
        <w:pStyle w:val="CommentText"/>
      </w:pPr>
      <w:r w:rsidRPr="42B91C0E">
        <w:t>e eutanásia são divulgadas pela Direção -Geral de Alimentação</w:t>
      </w:r>
    </w:p>
    <w:p w:rsidR="000B4DF1" w:rsidRDefault="0035170A" w14:paraId="6C2C8719" w14:textId="560EAFBF">
      <w:pPr>
        <w:pStyle w:val="CommentText"/>
      </w:pPr>
      <w:r w:rsidRPr="1560F627">
        <w:t>e Veterinária e pela Ordem dos Médicos Veterinários.</w:t>
      </w:r>
    </w:p>
  </w:comment>
  <w:comment w:initials="RV" w:author="Rui André Vidal" w:date="2026-06-05T11:26:00Z" w:id="500">
    <w:p w:rsidR="000B4DF1" w:rsidRDefault="0035170A" w14:paraId="2BF1B031" w14:textId="3B09B9E3">
      <w:pPr>
        <w:pStyle w:val="CommentText"/>
      </w:pPr>
      <w:r>
        <w:rPr>
          <w:rStyle w:val="CommentReference"/>
        </w:rPr>
        <w:annotationRef/>
      </w:r>
      <w:r w:rsidRPr="2FAF429C">
        <w:t>occisão</w:t>
      </w:r>
    </w:p>
  </w:comment>
  <w:comment w:initials="SS" w:author="Susana Margarida Gonçalves Silva Santos" w:date="2026-04-28T12:32:00Z" w:id="504">
    <w:p w:rsidR="00823F3B" w:rsidRDefault="0035170A" w14:paraId="58537AB5" w14:textId="1744C9A4">
      <w:pPr>
        <w:pStyle w:val="CommentText"/>
      </w:pPr>
      <w:r>
        <w:rPr>
          <w:rStyle w:val="CommentReference"/>
        </w:rPr>
        <w:annotationRef/>
      </w:r>
      <w:r w:rsidRPr="39CFB926">
        <w:t>Colocação no mercado?</w:t>
      </w:r>
    </w:p>
  </w:comment>
  <w:comment w:initials="SS" w:author="Susana Margarida Gonçalves Silva Santos" w:date="2026-04-30T09:57:00Z" w:id="508">
    <w:p w:rsidR="00823F3B" w:rsidRDefault="0035170A" w14:paraId="76A1CE66" w14:textId="6DB6A237">
      <w:pPr>
        <w:pStyle w:val="CommentText"/>
      </w:pPr>
      <w:r>
        <w:rPr>
          <w:rStyle w:val="CommentReference"/>
        </w:rPr>
        <w:annotationRef/>
      </w:r>
      <w:r w:rsidRPr="29110F10">
        <w:t>Repetido - n.º 2 do artigo 75º - VERIFICAR</w:t>
      </w:r>
    </w:p>
  </w:comment>
  <w:comment w:initials="GS" w:author="Gui Jorge Machado Sarmento" w:date="2026-06-30T00:01:00Z" w:id="509">
    <w:p w:rsidR="006231F6" w:rsidP="006231F6" w:rsidRDefault="006231F6" w14:paraId="6BD21D0C" w14:textId="77777777">
      <w:pPr>
        <w:pStyle w:val="Textodecomentrio"/>
        <w:ind w:left="0" w:firstLine="0"/>
        <w:jc w:val="left"/>
      </w:pPr>
      <w:r>
        <w:rPr>
          <w:rStyle w:val="Refdecomentrio"/>
        </w:rPr>
        <w:annotationRef/>
      </w:r>
      <w:r>
        <w:t>Ponderar eventual redução das despesas ou suporte a 50% de modo a promover a adoção responsável.</w:t>
      </w:r>
    </w:p>
  </w:comment>
  <w:comment w:initials="RV" w:author="Rui André Vidal" w:date="2026-05-07T15:49:00Z" w:id="513">
    <w:p w:rsidR="000B4DF1" w:rsidRDefault="0035170A" w14:paraId="7C1042D9" w14:textId="0C98A135">
      <w:pPr>
        <w:pStyle w:val="CommentText"/>
      </w:pPr>
      <w:r>
        <w:rPr>
          <w:rStyle w:val="CommentReference"/>
        </w:rPr>
        <w:annotationRef/>
      </w:r>
      <w:r w:rsidRPr="4ED1F2CE">
        <w:t>E CRO? A definir quando se trabalhar o tema dos lares de acolhimento</w:t>
      </w:r>
    </w:p>
  </w:comment>
  <w:comment w:initials="SS" w:author="Susana Margarida Gonçalves Silva Santos" w:date="2026-04-30T11:30:00Z" w:id="528">
    <w:p w:rsidR="00823F3B" w:rsidRDefault="0035170A" w14:paraId="7C027A25" w14:textId="1FB73BD9">
      <w:pPr>
        <w:pStyle w:val="CommentText"/>
      </w:pPr>
      <w:r>
        <w:rPr>
          <w:rStyle w:val="CommentReference"/>
        </w:rPr>
        <w:annotationRef/>
      </w:r>
      <w:r w:rsidRPr="148CB0C7">
        <w:t>RESTRIÇÃO - Comunicar à Comissão!</w:t>
      </w:r>
    </w:p>
  </w:comment>
  <w:comment w:initials="SS" w:author="Susana Margarida Gonçalves Silva Santos" w:date="2026-06-11T12:05:00Z" w:id="529">
    <w:p w:rsidR="000B4DF1" w:rsidRDefault="0035170A" w14:paraId="258F0112" w14:textId="5823013D">
      <w:pPr>
        <w:pStyle w:val="CommentText"/>
      </w:pPr>
      <w:r>
        <w:rPr>
          <w:rStyle w:val="CommentReference"/>
        </w:rPr>
        <w:annotationRef/>
      </w:r>
      <w:r w:rsidRPr="4D3D701E">
        <w:t>Propomos que seja possível aceitar a participação, desde que justificada por declaração de médico veterinário.</w:t>
      </w:r>
    </w:p>
  </w:comment>
  <w:comment w:initials="RV" w:author="Rui André Vidal" w:date="2026-04-09T19:51:00Z" w:id="530">
    <w:p w:rsidR="00823F3B" w:rsidRDefault="0035170A" w14:paraId="7EACA096" w14:textId="63D3D7BD">
      <w:pPr>
        <w:pStyle w:val="CommentText"/>
      </w:pPr>
      <w:r>
        <w:rPr>
          <w:rStyle w:val="CommentReference"/>
        </w:rPr>
        <w:annotationRef/>
      </w:r>
      <w:r w:rsidRPr="0E16448F">
        <w:t>Do Regulamento, art. 19º, n.ºs 1 e 2.</w:t>
      </w:r>
    </w:p>
    <w:p w:rsidR="00823F3B" w:rsidRDefault="0035170A" w14:paraId="437D73E3" w14:textId="4D57211C">
      <w:pPr>
        <w:pStyle w:val="CommentText"/>
      </w:pPr>
      <w:r w:rsidRPr="35024B7D">
        <w:t xml:space="preserve">Propõe-se passar o ponto 2 como alínea do n.º seguinte </w:t>
      </w:r>
    </w:p>
    <w:p w:rsidR="00823F3B" w:rsidRDefault="0035170A" w14:paraId="29BA133D" w14:textId="77E7E1F4">
      <w:pPr>
        <w:pStyle w:val="CommentText"/>
      </w:pPr>
      <w:r w:rsidRPr="234F0542">
        <w:t xml:space="preserve">Essencialmente vem proibir conformações exctremas e mutilações. </w:t>
      </w:r>
    </w:p>
    <w:p w:rsidR="00823F3B" w:rsidRDefault="0035170A" w14:paraId="1F799B5A" w14:textId="5D2B90A6">
      <w:pPr>
        <w:pStyle w:val="CommentText"/>
      </w:pPr>
      <w:r w:rsidRPr="7CE2950A">
        <w:t>Atenção ao ponto 1 que refere apenas operadores de estabelecimentos de criação e venda, fará sentido restringir esta proibição a estes operadores?</w:t>
      </w:r>
    </w:p>
  </w:comment>
  <w:comment w:initials="SS" w:author="Susana Margarida Gonçalves Silva Santos" w:date="2026-05-12T11:28:00Z" w:id="536">
    <w:p w:rsidR="00BD4115" w:rsidRDefault="00BD4115" w14:paraId="45F33F4D" w14:textId="77777777">
      <w:pPr>
        <w:pStyle w:val="CommentText"/>
      </w:pPr>
      <w:r>
        <w:rPr>
          <w:rStyle w:val="CommentReference"/>
        </w:rPr>
        <w:annotationRef/>
      </w:r>
      <w:r w:rsidRPr="6C143588">
        <w:t>Confirmar - TRANSPORTE.</w:t>
      </w:r>
    </w:p>
  </w:comment>
  <w:comment w:initials="SS" w:author="Susana Margarida Gonçalves Silva Santos" w:date="2026-05-12T11:37:00Z" w:id="537">
    <w:p w:rsidR="00BD4115" w:rsidRDefault="00BD4115" w14:paraId="1FD04DEF" w14:textId="77777777">
      <w:pPr>
        <w:pStyle w:val="CommentText"/>
      </w:pPr>
      <w:r>
        <w:rPr>
          <w:rStyle w:val="CommentReference"/>
        </w:rPr>
        <w:annotationRef/>
      </w:r>
      <w:r w:rsidRPr="6619EEC2">
        <w:t>Animais sem sinais ou sintomas de doença</w:t>
      </w:r>
    </w:p>
  </w:comment>
  <w:comment w:initials="RV" w:author="Rui André Vidal" w:date="2026-05-07T11:30:00Z" w:id="542">
    <w:p w:rsidR="004A6B14" w:rsidRDefault="004A6B14" w14:paraId="3F567B09" w14:textId="77777777">
      <w:pPr>
        <w:pStyle w:val="CommentText"/>
      </w:pPr>
      <w:r>
        <w:rPr>
          <w:rStyle w:val="CommentReference"/>
        </w:rPr>
        <w:annotationRef/>
      </w:r>
      <w:r w:rsidRPr="24DAABCE">
        <w:t>Termo e referência a trabalhar com o SIAC</w:t>
      </w:r>
    </w:p>
  </w:comment>
  <w:comment w:initials="RV" w:author="Rui André Vidal" w:date="2026-05-07T11:33:00Z" w:id="541">
    <w:p w:rsidR="004A6B14" w:rsidRDefault="004A6B14" w14:paraId="1390B9A9" w14:textId="77777777">
      <w:pPr>
        <w:pStyle w:val="CommentText"/>
      </w:pPr>
      <w:r>
        <w:rPr>
          <w:rStyle w:val="CommentReference"/>
        </w:rPr>
        <w:annotationRef/>
      </w:r>
      <w:r w:rsidRPr="7F8F523D">
        <w:t>Foi incluído no n.1 deste artigo</w:t>
      </w:r>
    </w:p>
  </w:comment>
  <w:comment w:initials="RV" w:author="Rui André Vidal" w:date="2026-05-14T11:26:00Z" w:id="546">
    <w:p w:rsidR="000B4DF1" w:rsidRDefault="0035170A" w14:paraId="4209738C" w14:textId="7BEBC4D5">
      <w:pPr>
        <w:pStyle w:val="CommentText"/>
      </w:pPr>
      <w:r>
        <w:rPr>
          <w:rStyle w:val="CommentReference"/>
        </w:rPr>
        <w:annotationRef/>
      </w:r>
      <w:r w:rsidRPr="485EF76F">
        <w:t>Rever a que entidades se aplica, por quanto tempo, que requisitos se exigem e em que local do Código ficarão as disposições sobre este tema</w:t>
      </w:r>
    </w:p>
  </w:comment>
  <w:comment w:initials="SS" w:author="Susana Margarida Gonçalves Silva Santos" w:date="2026-03-26T10:13:00Z" w:id="562">
    <w:p w:rsidR="00FC060F" w:rsidRDefault="00FC060F" w14:paraId="5A190668" w14:textId="7CB2EC97">
      <w:r>
        <w:annotationRef/>
      </w:r>
      <w:r w:rsidRPr="69E0547F">
        <w:t>CPC e CPF</w:t>
      </w:r>
    </w:p>
  </w:comment>
  <w:comment w:initials="MB" w:author="Maria Cristina Tavares Briosa" w:date="2026-05-20T12:10:00Z" w:id="563">
    <w:p w:rsidR="000B4DF1" w:rsidRDefault="0035170A" w14:paraId="184BFD7A" w14:textId="16774394">
      <w:pPr>
        <w:pStyle w:val="CommentText"/>
      </w:pPr>
      <w:r>
        <w:rPr>
          <w:rStyle w:val="CommentReference"/>
        </w:rPr>
        <w:annotationRef/>
      </w:r>
      <w:r w:rsidRPr="32334702">
        <w:t>ou outros , que não o português</w:t>
      </w:r>
    </w:p>
  </w:comment>
  <w:comment w:initials="MB" w:author="Maria Cristina Tavares Briosa" w:date="2026-04-02T12:01:00Z" w:id="568">
    <w:p w:rsidR="00387091" w:rsidRDefault="0093750D" w14:paraId="49053ABD" w14:textId="598635B1">
      <w:r>
        <w:rPr>
          <w:rStyle w:val="CommentReference"/>
        </w:rPr>
        <w:annotationRef/>
      </w:r>
      <w:r w:rsidRPr="5270BE30">
        <w:t>Colocar na informação generalista e ligada à lista positiva</w:t>
      </w:r>
    </w:p>
  </w:comment>
  <w:comment w:initials="RV" w:author="Rui André Vidal" w:date="2026-05-19T09:46:00Z" w:id="569">
    <w:p w:rsidR="000B4DF1" w:rsidRDefault="0035170A" w14:paraId="155F61C7" w14:textId="0014E267">
      <w:pPr>
        <w:pStyle w:val="CommentText"/>
      </w:pPr>
      <w:r>
        <w:rPr>
          <w:rStyle w:val="CommentReference"/>
        </w:rPr>
        <w:annotationRef/>
      </w:r>
      <w:r w:rsidRPr="42B30939">
        <w:t>Confirmado em reunião de preparação, será implícito na redação do âmbito dos animais de companhia neste diploma.</w:t>
      </w:r>
    </w:p>
  </w:comment>
  <w:comment w:initials="MB" w:author="Maria Cristina Tavares Briosa" w:date="2026-05-20T12:33:00Z" w:id="571">
    <w:p w:rsidR="000B4DF1" w:rsidRDefault="0035170A" w14:paraId="7A9C0223" w14:textId="780948D7">
      <w:pPr>
        <w:pStyle w:val="CommentText"/>
      </w:pPr>
      <w:r>
        <w:rPr>
          <w:rStyle w:val="CommentReference"/>
        </w:rPr>
        <w:annotationRef/>
      </w:r>
      <w:r w:rsidRPr="37362847">
        <w:t>a epígrafe poderia ser licença de detenção</w:t>
      </w:r>
    </w:p>
  </w:comment>
  <w:comment w:initials="MB" w:author="Maria Cristina Tavares Briosa" w:date="2026-05-20T12:21:00Z" w:id="572">
    <w:p w:rsidR="000B4DF1" w:rsidRDefault="0035170A" w14:paraId="052B90C7" w14:textId="4AF8FF6D">
      <w:pPr>
        <w:pStyle w:val="CommentText"/>
      </w:pPr>
      <w:r>
        <w:rPr>
          <w:rStyle w:val="CommentReference"/>
        </w:rPr>
        <w:annotationRef/>
      </w:r>
      <w:r w:rsidRPr="35A6BBC2">
        <w:t>classificar o modelo? Será mais fácil a sua identificação pelos titulares</w:t>
      </w:r>
    </w:p>
  </w:comment>
  <w:comment w:initials="MB" w:author="Maria Cristina Tavares Briosa" w:date="2026-05-20T12:24:00Z" w:id="573">
    <w:p w:rsidR="000B4DF1" w:rsidRDefault="0035170A" w14:paraId="03E7A747" w14:textId="718138F8">
      <w:pPr>
        <w:pStyle w:val="CommentText"/>
      </w:pPr>
      <w:r>
        <w:rPr>
          <w:rStyle w:val="CommentReference"/>
        </w:rPr>
        <w:annotationRef/>
      </w:r>
      <w:r w:rsidRPr="2BBE4650">
        <w:t>estes não são os crimes contra animais de companhia? Sendo assim esta frase não se justifica, porque já está mais abaixo</w:t>
      </w:r>
    </w:p>
  </w:comment>
  <w:comment w:initials="MB" w:author="Maria Cristina Tavares Briosa" w:date="2026-03-17T19:12:00Z" w:id="584">
    <w:p w:rsidR="00FC060F" w:rsidRDefault="00FC060F" w14:paraId="22230FE4" w14:textId="700C13BE">
      <w:r>
        <w:annotationRef/>
      </w:r>
      <w:r w:rsidRPr="540D2CFC">
        <w:t>comentário anterior</w:t>
      </w:r>
    </w:p>
  </w:comment>
  <w:comment w:initials="MB" w:author="Maria Cristina Tavares Briosa" w:date="2026-04-06T16:32:00Z" w:id="589">
    <w:p w:rsidR="00387091" w:rsidRDefault="0093750D" w14:paraId="74CDDE04" w14:textId="37226879">
      <w:r>
        <w:rPr>
          <w:rStyle w:val="CommentReference"/>
        </w:rPr>
        <w:annotationRef/>
      </w:r>
      <w:r w:rsidRPr="1C273A95">
        <w:t>Esclarecer dúvidas antigas mordedura de cão pp ou p ( legislação pp)  ou cão de companhia ( violação artº 6º Dl 276)</w:t>
      </w:r>
    </w:p>
  </w:comment>
  <w:comment w:initials="GS" w:author="Gui Jorge Machado Sarmento" w:date="2026-06-30T00:50:00Z" w:id="595">
    <w:p w:rsidR="000F429F" w:rsidP="000F429F" w:rsidRDefault="000F429F" w14:paraId="0D53914F" w14:textId="77777777">
      <w:pPr>
        <w:pStyle w:val="Textodecomentrio"/>
        <w:ind w:left="0" w:firstLine="0"/>
        <w:jc w:val="left"/>
      </w:pPr>
      <w:r>
        <w:rPr>
          <w:rStyle w:val="Refdecomentrio"/>
        </w:rPr>
        <w:annotationRef/>
      </w:r>
      <w:r>
        <w:t>Proposta de redação como solicitado.</w:t>
      </w:r>
    </w:p>
  </w:comment>
  <w:comment w:initials="MB" w:author="Maria Cristina Tavares Briosa" w:date="2026-05-21T17:09:00Z" w:id="599">
    <w:p w:rsidR="000B4DF1" w:rsidRDefault="0035170A" w14:paraId="3C37A8AC" w14:textId="3400676E">
      <w:pPr>
        <w:pStyle w:val="CommentText"/>
      </w:pPr>
      <w:r>
        <w:rPr>
          <w:rStyle w:val="CommentReference"/>
        </w:rPr>
        <w:annotationRef/>
      </w:r>
      <w:r w:rsidRPr="339540D6">
        <w:t>ver com colegas do Grupo</w:t>
      </w:r>
    </w:p>
  </w:comment>
  <w:comment w:initials="RV" w:author="Rui André Vidal" w:date="2026-05-21T12:31:00Z" w:id="600">
    <w:p w:rsidR="000B4DF1" w:rsidRDefault="0035170A" w14:paraId="0DCF94D0" w14:textId="5EA1F07B">
      <w:pPr>
        <w:pStyle w:val="CommentText"/>
      </w:pPr>
      <w:r>
        <w:rPr>
          <w:rStyle w:val="CommentReference"/>
        </w:rPr>
        <w:annotationRef/>
      </w:r>
      <w:r w:rsidRPr="69345A53">
        <w:t>verificar que campos estão disponíveis no SIAC</w:t>
      </w:r>
    </w:p>
  </w:comment>
  <w:comment w:initials="RV" w:author="Rui André Vidal" w:date="2026-05-26T10:16:00Z" w:id="604">
    <w:p w:rsidR="000B4DF1" w:rsidRDefault="0035170A" w14:paraId="16AD9AB6" w14:textId="06FBD4EF">
      <w:pPr>
        <w:pStyle w:val="CommentText"/>
      </w:pPr>
      <w:r>
        <w:rPr>
          <w:rStyle w:val="CommentReference"/>
        </w:rPr>
        <w:annotationRef/>
      </w:r>
      <w:r w:rsidRPr="0E7AE055">
        <w:t>rever pelo jurídico se se mantem o é ou pode</w:t>
      </w:r>
    </w:p>
  </w:comment>
  <w:comment w:initials="RV" w:author="Rui André Vidal" w:date="2026-05-26T11:28:00Z" w:id="605">
    <w:p w:rsidR="000B4DF1" w:rsidRDefault="0035170A" w14:paraId="64211B5B" w14:textId="08BE94AB">
      <w:pPr>
        <w:pStyle w:val="CommentText"/>
      </w:pPr>
      <w:r>
        <w:rPr>
          <w:rStyle w:val="CommentReference"/>
        </w:rPr>
        <w:annotationRef/>
      </w:r>
      <w:r w:rsidRPr="64A4CDF8">
        <w:t>occisado?</w:t>
      </w:r>
    </w:p>
  </w:comment>
  <w:comment w:initials="MB" w:author="Maria Cristina Tavares Briosa" w:date="2026-05-20T12:14:00Z" w:id="610">
    <w:p w:rsidR="000B4DF1" w:rsidRDefault="0035170A" w14:paraId="049CD66A" w14:textId="6C9F98F8">
      <w:pPr>
        <w:pStyle w:val="CommentText"/>
      </w:pPr>
      <w:r>
        <w:rPr>
          <w:rStyle w:val="CommentReference"/>
        </w:rPr>
        <w:annotationRef/>
      </w:r>
      <w:r w:rsidRPr="2E8BF2E8">
        <w:t>esta informação deve estar em artigo específico de entrada de cães p ou pp no território nacional.</w:t>
      </w:r>
    </w:p>
    <w:p w:rsidR="000B4DF1" w:rsidRDefault="0035170A" w14:paraId="3FD3A237" w14:textId="7F269C5D">
      <w:pPr>
        <w:pStyle w:val="CommentText"/>
      </w:pPr>
      <w:r w:rsidRPr="0834876F">
        <w:t>Se for consensual, podemos incluir aqui um nº a informar que aos animais provenientes do estrangeiro são aplicáveis as normas do artigo ......</w:t>
      </w:r>
    </w:p>
  </w:comment>
  <w:comment w:initials="MB" w:author="Maria Cristina Tavares Briosa" w:date="2026-06-11T15:44:00Z" w:id="611">
    <w:p w:rsidR="000B4DF1" w:rsidRDefault="0035170A" w14:paraId="0C2E8C4B" w14:textId="4A40B120">
      <w:pPr>
        <w:pStyle w:val="CommentText"/>
      </w:pPr>
      <w:r>
        <w:rPr>
          <w:rStyle w:val="CommentReference"/>
        </w:rPr>
        <w:annotationRef/>
      </w:r>
      <w:r w:rsidRPr="2AF2DE35">
        <w:t>nº 3 do artigo 59+2</w:t>
      </w:r>
    </w:p>
  </w:comment>
  <w:comment w:initials="MB" w:author="Maria Cristina Tavares Briosa" w:date="2026-04-06T11:52:00Z" w:id="612">
    <w:p w:rsidR="00387091" w:rsidRDefault="0093750D" w14:paraId="6CA95074" w14:textId="6BB5426F">
      <w:pPr>
        <w:pStyle w:val="CommentText"/>
      </w:pPr>
      <w:r>
        <w:rPr>
          <w:rStyle w:val="CommentReference"/>
        </w:rPr>
        <w:annotationRef/>
      </w:r>
      <w:r w:rsidRPr="699D5EB7">
        <w:t>Ou em despacho? Queremos envolver o CPC neste procedimento e incluir a apresentação de:</w:t>
      </w:r>
    </w:p>
    <w:p w:rsidR="00387091" w:rsidRDefault="0093750D" w14:paraId="5D10D719" w14:textId="6CEB7A1F">
      <w:r w:rsidRPr="6DC03D4A">
        <w:t>TRACES, ou certificado sanitário, LO oficial, indicação do alojamento de destino e comprovativo de registos/licenças dos animais já existentes.</w:t>
      </w:r>
    </w:p>
    <w:p w:rsidR="00387091" w:rsidRDefault="00387091" w14:paraId="34289ECF" w14:textId="23FF0B7A"/>
  </w:comment>
  <w:comment w:initials="RV" w:author="Rui André Vidal" w:date="2026-05-28T14:51:00Z" w:id="615">
    <w:p w:rsidR="000B4DF1" w:rsidRDefault="0035170A" w14:paraId="41061A2E" w14:textId="3B156645">
      <w:pPr>
        <w:pStyle w:val="CommentText"/>
      </w:pPr>
      <w:r>
        <w:rPr>
          <w:rStyle w:val="CommentReference"/>
        </w:rPr>
        <w:annotationRef/>
      </w:r>
      <w:r w:rsidRPr="3809CEDD">
        <w:t>Verificar se se faz remissão para este número/artigo nas condições de suspensão/encerramento de estabelecimentos</w:t>
      </w:r>
    </w:p>
  </w:comment>
  <w:comment w:initials="MB" w:author="Maria Cristina Tavares Briosa" w:date="2026-04-06T11:56:00Z" w:id="618">
    <w:p w:rsidR="00387091" w:rsidRDefault="0093750D" w14:paraId="7DD28481" w14:textId="6D5DB774">
      <w:r>
        <w:rPr>
          <w:rStyle w:val="CommentReference"/>
        </w:rPr>
        <w:annotationRef/>
      </w:r>
      <w:r w:rsidRPr="1075BCEA">
        <w:t>ver com CPC/ GRG</w:t>
      </w:r>
    </w:p>
  </w:comment>
  <w:comment w:initials="MB" w:author="Maria Cristina Tavares Briosa" w:date="2026-04-06T12:01:00Z" w:id="619">
    <w:p w:rsidR="00387091" w:rsidRDefault="0093750D" w14:paraId="3AC7232D" w14:textId="68026AC0">
      <w:pPr>
        <w:pStyle w:val="CommentText"/>
      </w:pPr>
      <w:r>
        <w:rPr>
          <w:rStyle w:val="CommentReference"/>
        </w:rPr>
        <w:annotationRef/>
      </w:r>
      <w:r w:rsidRPr="4BC37246">
        <w:t>Ligação entre a base do CPC e o SIAC.</w:t>
      </w:r>
    </w:p>
    <w:p w:rsidR="00387091" w:rsidRDefault="0093750D" w14:paraId="5C3BACD9" w14:textId="258292B6">
      <w:r w:rsidRPr="55BFD5B3">
        <w:t>Colocar texto que penalize o CPC se registarem ninhadas de pp que não deem cumprimento a estas obrigações. ( Retirar a gestão do livro?)</w:t>
      </w:r>
    </w:p>
  </w:comment>
  <w:comment w:initials="MB" w:author="Maria Cristina Tavares Briosa" w:date="2026-04-06T14:45:00Z" w:id="636">
    <w:p w:rsidR="00387091" w:rsidRDefault="0093750D" w14:paraId="7C4DECE3" w14:textId="7A9325F2">
      <w:r>
        <w:rPr>
          <w:rStyle w:val="CommentReference"/>
        </w:rPr>
        <w:annotationRef/>
      </w:r>
      <w:r w:rsidRPr="74DC6B49">
        <w:t>Precisamos de manter prazo? Ver c/ GJ</w:t>
      </w:r>
    </w:p>
  </w:comment>
  <w:comment w:initials="MB" w:author="Maria Cristina Tavares Briosa" w:date="2026-05-28T12:42:00Z" w:id="639">
    <w:p w:rsidR="000B4DF1" w:rsidRDefault="0035170A" w14:paraId="08E7FC5C" w14:textId="4F4C730D">
      <w:pPr>
        <w:pStyle w:val="CommentText"/>
      </w:pPr>
      <w:r>
        <w:rPr>
          <w:rStyle w:val="CommentReference"/>
        </w:rPr>
        <w:annotationRef/>
      </w:r>
      <w:r w:rsidRPr="5EBB6B3D">
        <w:t>A entidade certificador está definida - são a GNR e PSP - portaria 317/2015</w:t>
      </w:r>
    </w:p>
  </w:comment>
  <w:comment w:initials="RV" w:author="Rui André Vidal" w:date="2026-05-28T16:16:00Z" w:id="642">
    <w:p w:rsidR="000B4DF1" w:rsidRDefault="0035170A" w14:paraId="459EC320" w14:textId="69DA1BED">
      <w:pPr>
        <w:pStyle w:val="CommentText"/>
      </w:pPr>
      <w:r>
        <w:rPr>
          <w:rStyle w:val="CommentReference"/>
        </w:rPr>
        <w:annotationRef/>
      </w:r>
      <w:r w:rsidRPr="7565995A">
        <w:t>A verificar pelo Jurídico por favor.</w:t>
      </w:r>
    </w:p>
  </w:comment>
  <w:comment w:initials="MB" w:author="Maria Cristina Tavares Briosa" w:date="2026-03-17T19:18:00Z" w:id="650">
    <w:p w:rsidR="00FC060F" w:rsidRDefault="00FC060F" w14:paraId="61C677D6" w14:textId="70AB9E7C">
      <w:r>
        <w:annotationRef/>
      </w:r>
      <w:r w:rsidRPr="43384921">
        <w:t>ADITAR AS DOS P E PP</w:t>
      </w:r>
    </w:p>
  </w:comment>
  <w:comment w:initials="MB" w:author="Maria Cristina Tavares Briosa" w:date="2026-04-06T14:56:00Z" w:id="656">
    <w:p w:rsidR="00387091" w:rsidRDefault="0093750D" w14:paraId="0B1BC9E6" w14:textId="7CF27C14">
      <w:r>
        <w:rPr>
          <w:rStyle w:val="CommentReference"/>
        </w:rPr>
        <w:annotationRef/>
      </w:r>
      <w:r w:rsidRPr="070F8A35">
        <w:t>redigir de acordo com o artº 6ª A do DL nº 64/2000</w:t>
      </w:r>
    </w:p>
  </w:comment>
  <w:comment w:initials="MB" w:author="Maria Cristina Tavares Briosa" w:date="2026-04-06T14:59:00Z" w:id="663">
    <w:p w:rsidR="00387091" w:rsidRDefault="0093750D" w14:paraId="558F77D8" w14:textId="2047FA81">
      <w:pPr>
        <w:pStyle w:val="CommentText"/>
      </w:pPr>
      <w:r>
        <w:rPr>
          <w:rStyle w:val="CommentReference"/>
        </w:rPr>
        <w:annotationRef/>
      </w:r>
      <w:r w:rsidRPr="1376CC4F">
        <w:t>Registo de ninhadas no LO, Esterilizações obrigatórias</w:t>
      </w:r>
    </w:p>
    <w:p w:rsidR="00387091" w:rsidRDefault="0093750D" w14:paraId="47B6EA49" w14:textId="783B6A0A">
      <w:r w:rsidRPr="152393B2">
        <w:t>VER REDAÇÃO PP</w:t>
      </w:r>
    </w:p>
  </w:comment>
  <w:comment w:initials="MB" w:author="Maria Cristina Tavares Briosa" w:date="2026-03-17T19:20:00Z" w:id="699">
    <w:p w:rsidR="00FC060F" w:rsidRDefault="00FC060F" w14:paraId="0974DB84" w14:textId="36935C0A">
      <w:r>
        <w:annotationRef/>
      </w:r>
      <w:r w:rsidRPr="1A239F84">
        <w:t>rever</w:t>
      </w:r>
    </w:p>
  </w:comment>
  <w:comment w:initials="SS" w:author="Susana Margarida Gonçalves Silva Santos" w:date="2026-04-07T11:21:00Z" w:id="700">
    <w:p w:rsidR="00387091" w:rsidRDefault="0093750D" w14:paraId="588ED7F3" w14:textId="30507F89">
      <w:r>
        <w:rPr>
          <w:rStyle w:val="CommentReference"/>
        </w:rPr>
        <w:annotationRef/>
      </w:r>
      <w:r w:rsidRPr="66F8C23A">
        <w:t>Norma - Rui Vidal</w:t>
      </w:r>
    </w:p>
  </w:comment>
  <w:comment w:initials="RV" w:author="Rui André Vidal" w:date="2026-05-29T12:10:00Z" w:id="702">
    <w:p w:rsidR="000B4DF1" w:rsidRDefault="0035170A" w14:paraId="3D9FD80C" w14:textId="7184B56A">
      <w:pPr>
        <w:pStyle w:val="CommentText"/>
      </w:pPr>
      <w:r>
        <w:rPr>
          <w:rStyle w:val="CommentReference"/>
        </w:rPr>
        <w:annotationRef/>
      </w:r>
      <w:r w:rsidRPr="1AD153F5">
        <w:t>em função de proposta para proibição de cães e gatos nas lojas</w:t>
      </w:r>
    </w:p>
  </w:comment>
  <w:comment w:initials="MM" w:author="Maria Helena Menezes Maia" w:date="1900-01-01T00:00:00Z" w:id="703">
    <w:p w:rsidR="00823F3B" w:rsidRDefault="0035170A" w14:paraId="39618687" w14:textId="12678E21">
      <w:pPr>
        <w:pStyle w:val="CommentText"/>
      </w:pPr>
      <w:r>
        <w:rPr>
          <w:rStyle w:val="CommentReference"/>
        </w:rPr>
        <w:annotationRef/>
      </w:r>
      <w:r w:rsidRPr="787EC06D">
        <w:t>Não entra na secção das zoonoses</w:t>
      </w:r>
    </w:p>
  </w:comment>
  <w:comment xmlns:w="http://schemas.openxmlformats.org/wordprocessingml/2006/main" w:initials="RV" w:author="Rui André Vidal" w:date="2026-06-30T10:32:53" w:id="2103045369">
    <w:p xmlns:w14="http://schemas.microsoft.com/office/word/2010/wordml" xmlns:w="http://schemas.openxmlformats.org/wordprocessingml/2006/main" w:rsidR="6B7D9694" w:rsidRDefault="73E48200" w14:paraId="756158FB" w14:textId="03833119">
      <w:pPr>
        <w:pStyle w:val="CommentText"/>
      </w:pPr>
      <w:r>
        <w:rPr>
          <w:rStyle w:val="CommentReference"/>
        </w:rPr>
        <w:annotationRef/>
      </w:r>
      <w:r w:rsidRPr="4A5395B5" w:rsidR="3E233937">
        <w:t>Colega Gui parece-nos que o Regulamento isenta a alínea a)</w:t>
      </w:r>
    </w:p>
  </w:comment>
  <w:comment xmlns:w="http://schemas.openxmlformats.org/wordprocessingml/2006/main" w:initials="RV" w:author="Rui André Vidal" w:date="2026-06-30T10:40:50" w:id="131169153">
    <w:p xmlns:w14="http://schemas.microsoft.com/office/word/2010/wordml" xmlns:w="http://schemas.openxmlformats.org/wordprocessingml/2006/main" w:rsidR="0D5E7491" w:rsidRDefault="07AA4146" w14:paraId="1A23A26C" w14:textId="1F48D7B1">
      <w:pPr>
        <w:pStyle w:val="CommentText"/>
      </w:pPr>
      <w:r>
        <w:rPr>
          <w:rStyle w:val="CommentReference"/>
        </w:rPr>
        <w:annotationRef/>
      </w:r>
      <w:r w:rsidRPr="0D233B0A" w:rsidR="325F679E">
        <w:t>A equipa vai procurar esclarecer se esta é uma isenção relevante a prever. Caso não seja, deverá ser eliminada.</w:t>
      </w:r>
    </w:p>
  </w:comment>
  <w:comment xmlns:w="http://schemas.openxmlformats.org/wordprocessingml/2006/main" w:initials="RV" w:author="Rui André Vidal" w:date="2026-06-30T10:43:56" w:id="144484347">
    <w:p xmlns:w14="http://schemas.microsoft.com/office/word/2010/wordml" xmlns:w="http://schemas.openxmlformats.org/wordprocessingml/2006/main" w:rsidR="63F94005" w:rsidRDefault="3B9F57EC" w14:paraId="2F2C587B" w14:textId="240C7519">
      <w:pPr>
        <w:pStyle w:val="CommentText"/>
      </w:pPr>
      <w:r>
        <w:rPr>
          <w:rStyle w:val="CommentReference"/>
        </w:rPr>
        <w:annotationRef/>
      </w:r>
      <w:r w:rsidRPr="152BAE60" w:rsidR="59EA2318">
        <w:t>Concordamos</w:t>
      </w:r>
    </w:p>
  </w:comment>
  <w:comment xmlns:w="http://schemas.openxmlformats.org/wordprocessingml/2006/main" w:initials="RV" w:author="Rui André Vidal" w:date="2026-06-30T11:26:41" w:id="1149004289">
    <w:p xmlns:w14="http://schemas.microsoft.com/office/word/2010/wordml" xmlns:w="http://schemas.openxmlformats.org/wordprocessingml/2006/main" w:rsidR="4AB47C9F" w:rsidRDefault="509B5DD5" w14:paraId="1B61ECDC" w14:textId="6C489E63">
      <w:pPr>
        <w:pStyle w:val="CommentText"/>
      </w:pPr>
      <w:r>
        <w:rPr>
          <w:rStyle w:val="CommentReference"/>
        </w:rPr>
        <w:annotationRef/>
      </w:r>
      <w:r w:rsidRPr="33376B28" w:rsidR="563CDF4B">
        <w:t>Vem do Regulamento inserido como alínea de obrigações de operadores de estabelecimentos de criação. Entendemos que o n.º anterior, extensivo a qualquer operador, é suficiente</w:t>
      </w:r>
    </w:p>
  </w:comment>
  <w:comment xmlns:w="http://schemas.openxmlformats.org/wordprocessingml/2006/main" w:initials="RV" w:author="Rui André Vidal" w:date="2026-06-30T11:34:39" w:id="2139394808">
    <w:p xmlns:w14="http://schemas.microsoft.com/office/word/2010/wordml" xmlns:w="http://schemas.openxmlformats.org/wordprocessingml/2006/main" w:rsidR="4CDE978C" w:rsidRDefault="2889C36A" w14:paraId="699BA452" w14:textId="6C1A4E91">
      <w:pPr>
        <w:pStyle w:val="CommentText"/>
      </w:pPr>
      <w:r>
        <w:rPr>
          <w:rStyle w:val="CommentReference"/>
        </w:rPr>
        <w:annotationRef/>
      </w:r>
      <w:r w:rsidRPr="59C1E2AE" w:rsidR="7C2DC9FE">
        <w:t>Teremos de esperar pelos atos de execução (sem prejuízo de articular com a DGADR)</w:t>
      </w:r>
    </w:p>
    <w:p xmlns:w14="http://schemas.microsoft.com/office/word/2010/wordml" xmlns:w="http://schemas.openxmlformats.org/wordprocessingml/2006/main" w:rsidR="794C3EAF" w:rsidRDefault="2FAC7532" w14:paraId="7E437DA1" w14:textId="489D77FE">
      <w:pPr>
        <w:pStyle w:val="CommentText"/>
      </w:pPr>
      <w:r w:rsidRPr="67D05D0F" w:rsidR="37654E67">
        <w:t>Do Regulamento:</w:t>
      </w:r>
    </w:p>
    <w:p xmlns:w14="http://schemas.microsoft.com/office/word/2010/wordml" xmlns:w="http://schemas.openxmlformats.org/wordprocessingml/2006/main" w:rsidR="220F4970" w:rsidRDefault="7A67D4D0" w14:paraId="1062377D" w14:textId="5A442922">
      <w:pPr>
        <w:pStyle w:val="CommentText"/>
      </w:pPr>
      <w:r w:rsidRPr="495E5AEC" w:rsidR="3D14B787">
        <w:t xml:space="preserve">"As autoridades competentes </w:t>
      </w:r>
      <w:r w:rsidRPr="0405B3E0" w:rsidR="655F26B3">
        <w:rPr>
          <w:i w:val="1"/>
          <w:iCs w:val="1"/>
        </w:rPr>
        <w:t>são responsáveis</w:t>
      </w:r>
      <w:r w:rsidRPr="04B8E246" w:rsidR="4E84C5A3">
        <w:t xml:space="preserve"> por:</w:t>
      </w:r>
    </w:p>
    <w:p xmlns:w14="http://schemas.microsoft.com/office/word/2010/wordml" xmlns:w="http://schemas.openxmlformats.org/wordprocessingml/2006/main" w:rsidR="4E24704B" w:rsidRDefault="7D150337" w14:paraId="0570CCEF" w14:textId="631468A4">
      <w:pPr>
        <w:pStyle w:val="CommentText"/>
      </w:pPr>
      <w:r w:rsidRPr="18D533BF" w:rsidR="24A17D14">
        <w:t>a) Assegurar a disponibilidade de cursos de formação para os tratadores de animais;</w:t>
      </w:r>
    </w:p>
    <w:p xmlns:w14="http://schemas.microsoft.com/office/word/2010/wordml" xmlns:w="http://schemas.openxmlformats.org/wordprocessingml/2006/main" w:rsidR="1434B32D" w:rsidRDefault="775B52CC" w14:paraId="5E59F91D" w14:textId="4DC43ECB">
      <w:pPr>
        <w:pStyle w:val="CommentText"/>
      </w:pPr>
      <w:r w:rsidRPr="5A92417D" w:rsidR="4BBEC1B7">
        <w:t xml:space="preserve">b) Aprovar o conteúdo dos cursos </w:t>
      </w:r>
      <w:r w:rsidRPr="6F4251D3" w:rsidR="178F53D8">
        <w:rPr>
          <w:i w:val="1"/>
          <w:iCs w:val="1"/>
        </w:rPr>
        <w:t>de formação</w:t>
      </w:r>
      <w:r w:rsidRPr="4B3CD256" w:rsidR="47191727">
        <w:t xml:space="preserve"> referidos na alínea a)</w:t>
      </w:r>
      <w:r w:rsidRPr="43CA2F90" w:rsidR="609F0528">
        <w:rPr>
          <w:i w:val="1"/>
          <w:iCs w:val="1"/>
        </w:rPr>
        <w:t>, em conformidade com os requisitos mínimos estabelecidos pelos atos de execução a que se refere o artigo 12.º, n.º 4;</w:t>
      </w:r>
    </w:p>
  </w:comment>
  <w:comment xmlns:w="http://schemas.openxmlformats.org/wordprocessingml/2006/main" w:initials="RV" w:author="Rui André Vidal" w:date="2026-06-30T11:44:04" w:id="153165896">
    <w:p xmlns:w14="http://schemas.microsoft.com/office/word/2010/wordml" xmlns:w="http://schemas.openxmlformats.org/wordprocessingml/2006/main" w:rsidR="24071B07" w:rsidRDefault="2C0D768F" w14:paraId="6CEAEA73" w14:textId="2A42646B">
      <w:pPr>
        <w:pStyle w:val="CommentText"/>
      </w:pPr>
      <w:r>
        <w:rPr>
          <w:rStyle w:val="CommentReference"/>
        </w:rPr>
        <w:annotationRef/>
      </w:r>
      <w:r w:rsidRPr="07FFFC48" w:rsidR="7B64F13F">
        <w:t>Entende-se que, sendo uma obrigação do operador assegurar esta visita nãos e enquadra num ato oficial</w:t>
      </w:r>
    </w:p>
  </w:comment>
  <w:comment xmlns:w="http://schemas.openxmlformats.org/wordprocessingml/2006/main" w:initials="RV" w:author="Rui André Vidal" w:date="2026-06-30T11:55:04" w:id="146026839">
    <w:p xmlns:w14="http://schemas.microsoft.com/office/word/2010/wordml" xmlns:w="http://schemas.openxmlformats.org/wordprocessingml/2006/main" w:rsidR="110CCD37" w:rsidRDefault="22CD322E" w14:paraId="34E6BBB1" w14:textId="0CF67A3F">
      <w:pPr>
        <w:pStyle w:val="CommentText"/>
      </w:pPr>
      <w:r>
        <w:rPr>
          <w:rStyle w:val="CommentReference"/>
        </w:rPr>
        <w:annotationRef/>
      </w:r>
      <w:r w:rsidRPr="0F50ABA6" w:rsidR="2CE6B99D">
        <w:t>Atualmente estão incluídos nos estabelecimentos de manutenção e pretendemos manter</w:t>
      </w:r>
    </w:p>
  </w:comment>
  <w:comment xmlns:w="http://schemas.openxmlformats.org/wordprocessingml/2006/main" w:initials="RV" w:author="Rui André Vidal" w:date="2026-06-30T12:07:08" w:id="474060107">
    <w:p xmlns:w14="http://schemas.microsoft.com/office/word/2010/wordml" xmlns:w="http://schemas.openxmlformats.org/wordprocessingml/2006/main" w:rsidR="06EDF2E4" w:rsidRDefault="7938A1F7" w14:paraId="3B9C2E40" w14:textId="0A38B007">
      <w:pPr>
        <w:pStyle w:val="CommentText"/>
      </w:pPr>
      <w:r>
        <w:rPr>
          <w:rStyle w:val="CommentReference"/>
        </w:rPr>
        <w:annotationRef/>
      </w:r>
      <w:r w:rsidRPr="6C8FA259" w:rsidR="609313D3">
        <w:t>Os hotéis estão incluídos no âmbito da definição de estabelecimento de manutenção</w:t>
      </w:r>
    </w:p>
  </w:comment>
  <w:comment xmlns:w="http://schemas.openxmlformats.org/wordprocessingml/2006/main" w:initials="RV" w:author="Rui André Vidal" w:date="2026-06-30T12:21:08" w:id="774360723">
    <w:p xmlns:w14="http://schemas.microsoft.com/office/word/2010/wordml" xmlns:w="http://schemas.openxmlformats.org/wordprocessingml/2006/main" w:rsidR="7FF043E2" w:rsidRDefault="77157343" w14:paraId="40E7ABD9" w14:textId="68D43940">
      <w:pPr>
        <w:pStyle w:val="CommentText"/>
      </w:pPr>
      <w:r>
        <w:rPr>
          <w:rStyle w:val="CommentReference"/>
        </w:rPr>
        <w:annotationRef/>
      </w:r>
      <w:r w:rsidRPr="713C2143" w:rsidR="160A7FB4">
        <w:t>Coloca-se a possibilidade de que estas licenças constem dos elementos a apresentar no pedido de MCP/PA</w:t>
      </w:r>
    </w:p>
  </w:comment>
  <w:comment xmlns:w="http://schemas.openxmlformats.org/wordprocessingml/2006/main" w:initials="RV" w:author="Rui André Vidal" w:date="2026-06-30T12:34:50" w:id="164424781">
    <w:p xmlns:w14="http://schemas.microsoft.com/office/word/2010/wordml" xmlns:w="http://schemas.openxmlformats.org/wordprocessingml/2006/main" w:rsidR="3752A41E" w:rsidRDefault="53AE40E0" w14:paraId="4B97143E" w14:textId="39BB0235">
      <w:pPr>
        <w:pStyle w:val="CommentText"/>
      </w:pPr>
      <w:r>
        <w:rPr>
          <w:rStyle w:val="CommentReference"/>
        </w:rPr>
        <w:annotationRef/>
      </w:r>
      <w:r w:rsidRPr="298C1750" w:rsidR="0D146DA1">
        <w:t>Não pretendemos manter a possibilidade de controlo à distância.</w:t>
      </w:r>
    </w:p>
  </w:comment>
  <w:comment xmlns:w="http://schemas.openxmlformats.org/wordprocessingml/2006/main" w:initials="RV" w:author="Rui André Vidal" w:date="2026-06-30T12:37:05" w:id="569984550">
    <w:p xmlns:w14="http://schemas.microsoft.com/office/word/2010/wordml" xmlns:w="http://schemas.openxmlformats.org/wordprocessingml/2006/main" w:rsidR="3EF63EC3" w:rsidRDefault="1484EF90" w14:paraId="080024BA" w14:textId="69CCF881">
      <w:pPr>
        <w:pStyle w:val="CommentText"/>
      </w:pPr>
      <w:r>
        <w:rPr>
          <w:rStyle w:val="CommentReference"/>
        </w:rPr>
        <w:annotationRef/>
      </w:r>
      <w:r w:rsidRPr="4A59F257" w:rsidR="36DB72ED">
        <w:t>Não está operacionalizado atualmente</w:t>
      </w:r>
    </w:p>
  </w:comment>
  <w:comment xmlns:w="http://schemas.openxmlformats.org/wordprocessingml/2006/main" w:initials="RV" w:author="Rui André Vidal" w:date="2026-06-30T10:54:31" w:id="726235164">
    <w:p xmlns:w14="http://schemas.microsoft.com/office/word/2010/wordml" xmlns:w="http://schemas.openxmlformats.org/wordprocessingml/2006/main" w:rsidR="7E430412" w:rsidRDefault="20FDAF7C" w14:paraId="3F1AF5C5" w14:textId="39F69746">
      <w:pPr>
        <w:pStyle w:val="CommentText"/>
      </w:pPr>
      <w:r>
        <w:rPr>
          <w:rStyle w:val="CommentReference"/>
        </w:rPr>
        <w:annotationRef/>
      </w:r>
      <w:r w:rsidRPr="3BD1D20B" w:rsidR="61E595FD">
        <w:t>Os titulares, operadores e proprietários, e os detentores - proposta da drima</w:t>
      </w:r>
    </w:p>
    <w:p xmlns:w14="http://schemas.microsoft.com/office/word/2010/wordml" xmlns:w="http://schemas.openxmlformats.org/wordprocessingml/2006/main" w:rsidR="43F4BF15" w:rsidRDefault="0C65D1CA" w14:paraId="5B6F9442" w14:textId="1CB6BAC7">
      <w:pPr>
        <w:pStyle w:val="CommentText"/>
      </w:pPr>
    </w:p>
  </w:comment>
  <w:comment xmlns:w="http://schemas.openxmlformats.org/wordprocessingml/2006/main" w:initials="RV" w:author="Rui André Vidal" w:date="2026-06-30T11:06:50" w:id="1192083663">
    <w:p xmlns:w14="http://schemas.microsoft.com/office/word/2010/wordml" xmlns:w="http://schemas.openxmlformats.org/wordprocessingml/2006/main" w:rsidR="54943FC6" w:rsidRDefault="77CB1285" w14:paraId="4BD83369" w14:textId="47A1AD96">
      <w:pPr>
        <w:pStyle w:val="CommentText"/>
      </w:pPr>
      <w:r>
        <w:rPr>
          <w:rStyle w:val="CommentReference"/>
        </w:rPr>
        <w:annotationRef/>
      </w:r>
      <w:r w:rsidRPr="04D51B00" w:rsidR="4018ABCD">
        <w:t>Acrescentar a esta definição que o cão de proteção de gado é a terminologia correspondente ao cão de guarda de gado do Regulamento.</w:t>
      </w:r>
    </w:p>
  </w:comment>
  <w:comment xmlns:w="http://schemas.openxmlformats.org/wordprocessingml/2006/main" w:initials="RV" w:author="Rui André Vidal" w:date="2026-06-30T11:08:42" w:id="538921156">
    <w:p xmlns:w14="http://schemas.microsoft.com/office/word/2010/wordml" xmlns:w="http://schemas.openxmlformats.org/wordprocessingml/2006/main" w:rsidR="4FD27847" w:rsidRDefault="38E59314" w14:paraId="5F13B801" w14:textId="005CB3ED">
      <w:pPr>
        <w:pStyle w:val="CommentText"/>
      </w:pPr>
      <w:r>
        <w:rPr>
          <w:rStyle w:val="CommentReference"/>
        </w:rPr>
        <w:annotationRef/>
      </w:r>
      <w:r w:rsidRPr="18750D4B" w:rsidR="438BD2A6">
        <w:t>Em princípio, estas isenções deverão vir coligidas num só artigo de isenções para cães de proteção de gado e cães de pastoreio conforme disposto no Regulamento Europeu</w:t>
      </w:r>
    </w:p>
  </w:comment>
  <w:comment xmlns:w="http://schemas.openxmlformats.org/wordprocessingml/2006/main" w:initials="RV" w:author="Rui André Vidal" w:date="2026-06-30T11:53:03" w:id="3299527">
    <w:p xmlns:w14="http://schemas.microsoft.com/office/word/2010/wordml" xmlns:w="http://schemas.openxmlformats.org/wordprocessingml/2006/main" w:rsidR="5A7802DC" w:rsidRDefault="43B66E79" w14:paraId="7DA0A8B0" w14:textId="06324B9F">
      <w:pPr>
        <w:pStyle w:val="CommentText"/>
      </w:pPr>
      <w:r>
        <w:rPr>
          <w:rStyle w:val="CommentReference"/>
        </w:rPr>
        <w:annotationRef/>
      </w:r>
      <w:r w:rsidRPr="4879317A" w:rsidR="5977C72D">
        <w:t>Permissão Administrativa</w:t>
      </w:r>
    </w:p>
  </w:comment>
  <w:comment xmlns:w="http://schemas.openxmlformats.org/wordprocessingml/2006/main" w:initials="RV" w:author="Rui André Vidal" w:date="2026-06-30T11:53:56" w:id="1307633316">
    <w:p xmlns:w14="http://schemas.microsoft.com/office/word/2010/wordml" xmlns:w="http://schemas.openxmlformats.org/wordprocessingml/2006/main" w:rsidR="05A8974E" w:rsidRDefault="01449548" w14:paraId="3628E1FC" w14:textId="3B1D876C">
      <w:pPr>
        <w:pStyle w:val="CommentText"/>
      </w:pPr>
      <w:r>
        <w:rPr>
          <w:rStyle w:val="CommentReference"/>
        </w:rPr>
        <w:annotationRef/>
      </w:r>
      <w:r w:rsidRPr="34F8E1EC" w:rsidR="529B9CA4">
        <w:t>Art.º 21.º - Limite do número de animais detidos</w:t>
      </w:r>
    </w:p>
  </w:comment>
  <w:comment xmlns:w="http://schemas.openxmlformats.org/wordprocessingml/2006/main" w:initials="RV" w:author="Rui André Vidal" w:date="2026-06-30T11:58:42" w:id="13810859">
    <w:p xmlns:w14="http://schemas.microsoft.com/office/word/2010/wordml" xmlns:w="http://schemas.openxmlformats.org/wordprocessingml/2006/main" w:rsidR="343A57F3" w:rsidRDefault="293D8F16" w14:paraId="1C6CD4C7" w14:textId="139E599F">
      <w:pPr>
        <w:pStyle w:val="CommentText"/>
      </w:pPr>
      <w:r>
        <w:rPr>
          <w:rStyle w:val="CommentReference"/>
        </w:rPr>
        <w:annotationRef/>
      </w:r>
      <w:r w:rsidRPr="457C2D3C" w:rsidR="7D7DFA37">
        <w:t xml:space="preserve">Artigo do Registo </w:t>
      </w:r>
    </w:p>
  </w:comment>
  <w:comment xmlns:w="http://schemas.openxmlformats.org/wordprocessingml/2006/main" w:initials="RV" w:author="Rui André Vidal" w:date="2026-06-30T12:01:14" w:id="1776371847">
    <w:p xmlns:w14="http://schemas.microsoft.com/office/word/2010/wordml" xmlns:w="http://schemas.openxmlformats.org/wordprocessingml/2006/main" w:rsidR="5C5BB2A3" w:rsidRDefault="77A5CCC3" w14:paraId="3236B45D" w14:textId="5650601D">
      <w:pPr>
        <w:pStyle w:val="CommentText"/>
      </w:pPr>
      <w:r>
        <w:rPr>
          <w:rStyle w:val="CommentReference"/>
        </w:rPr>
        <w:annotationRef/>
      </w:r>
      <w:r w:rsidRPr="2BF84639" w:rsidR="4CF48E1A">
        <w:t>Artigo Registo no Sistema de Informação de Animais de Companhia</w:t>
      </w:r>
    </w:p>
  </w:comment>
  <w:comment xmlns:w="http://schemas.openxmlformats.org/wordprocessingml/2006/main" w:initials="RV" w:author="Rui André Vidal" w:date="2026-06-30T12:01:48" w:id="1930233306">
    <w:p xmlns:w14="http://schemas.microsoft.com/office/word/2010/wordml" xmlns:w="http://schemas.openxmlformats.org/wordprocessingml/2006/main" w:rsidR="26BEDE2F" w:rsidRDefault="7F40721F" w14:paraId="2A115EDD" w14:textId="33522F48">
      <w:pPr>
        <w:pStyle w:val="CommentText"/>
      </w:pPr>
      <w:r>
        <w:rPr>
          <w:rStyle w:val="CommentReference"/>
        </w:rPr>
        <w:annotationRef/>
      </w:r>
      <w:r w:rsidRPr="2FFCC5EE" w:rsidR="3F23C78E">
        <w:t>Art. 21 Limite de número de animais detidos</w:t>
      </w:r>
    </w:p>
  </w:comment>
  <w:comment xmlns:w="http://schemas.openxmlformats.org/wordprocessingml/2006/main" w:initials="RV" w:author="Rui André Vidal" w:date="2026-06-30T12:02:44" w:id="1685483105">
    <w:p xmlns:w14="http://schemas.microsoft.com/office/word/2010/wordml" xmlns:w="http://schemas.openxmlformats.org/wordprocessingml/2006/main" w:rsidR="5EB06207" w:rsidRDefault="237F9F25" w14:paraId="6E05B278" w14:textId="17896C79">
      <w:pPr>
        <w:pStyle w:val="CommentText"/>
      </w:pPr>
      <w:r>
        <w:rPr>
          <w:rStyle w:val="CommentReference"/>
        </w:rPr>
        <w:annotationRef/>
      </w:r>
      <w:r w:rsidRPr="1793899C" w:rsidR="4969B142">
        <w:t>Condições particulares de manutenção de cães e gatos</w:t>
      </w:r>
    </w:p>
  </w:comment>
  <w:comment xmlns:w="http://schemas.openxmlformats.org/wordprocessingml/2006/main" w:initials="RV" w:author="Rui André Vidal" w:date="2026-06-30T12:15:12" w:id="348712220">
    <w:p xmlns:w14="http://schemas.microsoft.com/office/word/2010/wordml" xmlns:w="http://schemas.openxmlformats.org/wordprocessingml/2006/main" w:rsidR="57DE3FE4" w:rsidRDefault="21B8B604" w14:paraId="7F118CAD" w14:textId="54918D41">
      <w:pPr>
        <w:pStyle w:val="CommentText"/>
      </w:pPr>
      <w:r>
        <w:rPr>
          <w:rStyle w:val="CommentReference"/>
        </w:rPr>
        <w:annotationRef/>
      </w:r>
      <w:r w:rsidRPr="790DF8EA" w:rsidR="1C2429BC">
        <w:t>Pede-se que esta renovação se aplique igualmente à MCP, o problema é igual. Sem pagamento de taxa no caso de que apenas se renove dentro das condições previamente comunicadas - ou seja, sem alteração estrutural, de morada, ou outras que possam implicar nova ação de controlo.</w:t>
      </w:r>
    </w:p>
  </w:comment>
  <w:comment xmlns:w="http://schemas.openxmlformats.org/wordprocessingml/2006/main" w:initials="RV" w:author="Rui André Vidal" w:date="2026-06-30T12:16:52" w:id="1926240370">
    <w:p xmlns:w14="http://schemas.microsoft.com/office/word/2010/wordml" xmlns:w="http://schemas.openxmlformats.org/wordprocessingml/2006/main" w:rsidR="7069BD89" w:rsidRDefault="0BDE8F32" w14:paraId="55AA0116" w14:textId="55A02CDE">
      <w:pPr>
        <w:pStyle w:val="CommentText"/>
      </w:pPr>
      <w:r>
        <w:rPr>
          <w:rStyle w:val="CommentReference"/>
        </w:rPr>
        <w:annotationRef/>
      </w:r>
      <w:r w:rsidRPr="7B9CE7F6" w:rsidR="6022E5B4">
        <w:t>Atualmente é 15 dias, e poderá manter-se para as alterações tipificadas no 276/2001</w:t>
      </w:r>
    </w:p>
  </w:comment>
  <w:comment xmlns:w="http://schemas.openxmlformats.org/wordprocessingml/2006/main" w:initials="RV" w:author="Rui André Vidal" w:date="2026-06-30T12:24:49" w:id="1431505112">
    <w:p xmlns:w14="http://schemas.microsoft.com/office/word/2010/wordml" xmlns:w="http://schemas.openxmlformats.org/wordprocessingml/2006/main" w:rsidR="621B1AB1" w:rsidRDefault="33AA48CD" w14:paraId="0E1FFEC4" w14:textId="399FBF5A">
      <w:pPr>
        <w:pStyle w:val="CommentText"/>
      </w:pPr>
      <w:r>
        <w:rPr>
          <w:rStyle w:val="CommentReference"/>
        </w:rPr>
        <w:annotationRef/>
      </w:r>
      <w:r w:rsidRPr="5BC78FC2" w:rsidR="29121F39">
        <w:t>Atendendo a norma transitória</w:t>
      </w:r>
    </w:p>
  </w:comment>
  <w:comment xmlns:w="http://schemas.openxmlformats.org/wordprocessingml/2006/main" w:initials="RV" w:author="Rui André Vidal" w:date="2026-06-30T12:29:30" w:id="10279100">
    <w:p xmlns:w14="http://schemas.microsoft.com/office/word/2010/wordml" xmlns:w="http://schemas.openxmlformats.org/wordprocessingml/2006/main" w:rsidR="559DC170" w:rsidRDefault="6B18EF90" w14:paraId="4C18FFB5" w14:textId="24ACCE76">
      <w:pPr>
        <w:pStyle w:val="CommentText"/>
      </w:pPr>
      <w:r>
        <w:rPr>
          <w:rStyle w:val="CommentReference"/>
        </w:rPr>
        <w:annotationRef/>
      </w:r>
      <w:r w:rsidRPr="2AB91628" w:rsidR="5D2C41F3">
        <w:t>Harmonizar com alínea c) da MCP «coordenadas geográficas»</w:t>
      </w:r>
    </w:p>
  </w:comment>
  <w:comment xmlns:w="http://schemas.openxmlformats.org/wordprocessingml/2006/main" w:initials="RV" w:author="Rui André Vidal" w:date="2026-06-30T12:45:34" w:id="738197494">
    <w:p xmlns:w14="http://schemas.microsoft.com/office/word/2010/wordml" xmlns:w="http://schemas.openxmlformats.org/wordprocessingml/2006/main" w:rsidR="63181E8C" w:rsidRDefault="48A62607" w14:paraId="245934FA" w14:textId="591FF17E">
      <w:pPr>
        <w:pStyle w:val="CommentText"/>
      </w:pPr>
      <w:r>
        <w:rPr>
          <w:rStyle w:val="CommentReference"/>
        </w:rPr>
        <w:annotationRef/>
      </w:r>
      <w:r w:rsidRPr="66B734B5" w:rsidR="2BB61FB5">
        <w:t>Revisto com a colega Maria e decidiu-se por esta redação</w:t>
      </w:r>
    </w:p>
  </w:comment>
  <w:comment xmlns:w="http://schemas.openxmlformats.org/wordprocessingml/2006/main" w:initials="RV" w:author="Rui André Vidal" w:date="2026-06-30T12:47:25" w:id="1412621603">
    <w:p xmlns:w14="http://schemas.microsoft.com/office/word/2010/wordml" xmlns:w="http://schemas.openxmlformats.org/wordprocessingml/2006/main" w:rsidR="6C24E887" w:rsidRDefault="1BBF8503" w14:paraId="269E87B5" w14:textId="0E411784">
      <w:pPr>
        <w:pStyle w:val="CommentText"/>
      </w:pPr>
      <w:r>
        <w:rPr>
          <w:rStyle w:val="CommentReference"/>
        </w:rPr>
        <w:annotationRef/>
      </w:r>
      <w:r w:rsidRPr="5E74F678" w:rsidR="73B760B8">
        <w:t>pensamos que deverá ser geral, titulares e detentores também</w:t>
      </w:r>
    </w:p>
  </w:comment>
  <w:comment xmlns:w="http://schemas.openxmlformats.org/wordprocessingml/2006/main" w:initials="RV" w:author="Rui André Vidal" w:date="2026-06-30T14:52:15" w:id="870147649">
    <w:p xmlns:w14="http://schemas.microsoft.com/office/word/2010/wordml" xmlns:w="http://schemas.openxmlformats.org/wordprocessingml/2006/main" w:rsidR="146C5872" w:rsidRDefault="17B7334C" w14:paraId="26E7186E" w14:textId="0E435D21">
      <w:pPr>
        <w:pStyle w:val="CommentText"/>
      </w:pPr>
      <w:r>
        <w:rPr>
          <w:rStyle w:val="CommentReference"/>
        </w:rPr>
        <w:annotationRef/>
      </w:r>
      <w:r w:rsidRPr="07F860DA" w:rsidR="7997B3EE">
        <w:t>Decidido 15 dias, garantir harmonização com os artigos «Destino dos animais» e «Condições da cedência»</w:t>
      </w:r>
    </w:p>
  </w:comment>
  <w:comment xmlns:w="http://schemas.openxmlformats.org/wordprocessingml/2006/main" w:initials="RV" w:author="Rui André Vidal" w:date="2026-06-30T15:41:29" w:id="708226951">
    <w:p xmlns:w14="http://schemas.microsoft.com/office/word/2010/wordml" xmlns:w="http://schemas.openxmlformats.org/wordprocessingml/2006/main" w:rsidR="529C82F2" w:rsidRDefault="5BA62812" w14:paraId="76CC2473" w14:textId="04FF8424">
      <w:pPr>
        <w:pStyle w:val="CommentText"/>
      </w:pPr>
      <w:r>
        <w:rPr>
          <w:rStyle w:val="CommentReference"/>
        </w:rPr>
        <w:annotationRef/>
      </w:r>
      <w:r w:rsidRPr="7B6EBFA1" w:rsidR="60025A5D">
        <w:t>O conteúdo/ideia deste artigo deverá apenas ser anexado ao artigo 5º do SIAC</w:t>
      </w:r>
    </w:p>
  </w:comment>
  <w:comment xmlns:w="http://schemas.openxmlformats.org/wordprocessingml/2006/main" w:initials="RV" w:author="Rui André Vidal" w:date="2026-06-30T15:14:52" w:id="374539498">
    <w:p xmlns:w14="http://schemas.microsoft.com/office/word/2010/wordml" xmlns:w="http://schemas.openxmlformats.org/wordprocessingml/2006/main" w:rsidR="1F76D192" w:rsidRDefault="640EF104" w14:paraId="351FCCD3" w14:textId="52357355">
      <w:pPr>
        <w:pStyle w:val="CommentText"/>
      </w:pPr>
      <w:r>
        <w:rPr>
          <w:rStyle w:val="CommentReference"/>
        </w:rPr>
        <w:annotationRef/>
      </w:r>
      <w:r w:rsidRPr="1E209002" w:rsidR="0C065AAA">
        <w:t>DIRMA acha que deve tirar , DESA pretende manter</w:t>
      </w:r>
    </w:p>
  </w:comment>
  <w:comment xmlns:w="http://schemas.openxmlformats.org/wordprocessingml/2006/main" w:initials="RV" w:author="Rui André Vidal" w:date="2026-06-30T15:15:51" w:id="1155226377">
    <w:p xmlns:w14="http://schemas.microsoft.com/office/word/2010/wordml" xmlns:w="http://schemas.openxmlformats.org/wordprocessingml/2006/main" w:rsidR="14665724" w:rsidRDefault="11F5D6D1" w14:paraId="3459AAC7" w14:textId="5EF409B7">
      <w:pPr>
        <w:pStyle w:val="CommentText"/>
      </w:pPr>
      <w:r>
        <w:rPr>
          <w:rStyle w:val="CommentReference"/>
        </w:rPr>
        <w:annotationRef/>
      </w:r>
      <w:r w:rsidRPr="7615C303" w:rsidR="2FB12EDC">
        <w:t>sugere-se manter apenas carta de caçador</w:t>
      </w:r>
    </w:p>
  </w:comment>
  <w:comment xmlns:w="http://schemas.openxmlformats.org/wordprocessingml/2006/main" w:initials="RV" w:author="Rui André Vidal" w:date="2026-06-30T15:32:02" w:id="686728360">
    <w:p xmlns:w14="http://schemas.microsoft.com/office/word/2010/wordml" xmlns:w="http://schemas.openxmlformats.org/wordprocessingml/2006/main" w:rsidR="6CB1E8CE" w:rsidRDefault="2A55B0D4" w14:paraId="153A8504" w14:textId="2C5899DC">
      <w:pPr>
        <w:pStyle w:val="CommentText"/>
      </w:pPr>
      <w:r>
        <w:rPr>
          <w:rStyle w:val="CommentReference"/>
        </w:rPr>
        <w:annotationRef/>
      </w:r>
      <w:r w:rsidRPr="70673B18" w:rsidR="34B7964B">
        <w:t>colocar nas CO 140.º</w:t>
      </w:r>
    </w:p>
  </w:comment>
  <w:comment xmlns:w="http://schemas.openxmlformats.org/wordprocessingml/2006/main" w:initials="RV" w:author="Rui André Vidal" w:date="2026-06-30T16:04:11" w:id="134971427">
    <w:p xmlns:w14="http://schemas.microsoft.com/office/word/2010/wordml" xmlns:w="http://schemas.openxmlformats.org/wordprocessingml/2006/main" w:rsidR="71DDE56A" w:rsidRDefault="6C173AD5" w14:paraId="09E96A8C" w14:textId="34FADB63">
      <w:pPr>
        <w:pStyle w:val="CommentText"/>
      </w:pPr>
      <w:r>
        <w:rPr>
          <w:rStyle w:val="CommentReference"/>
        </w:rPr>
        <w:annotationRef/>
      </w:r>
      <w:r w:rsidRPr="5BF92944" w:rsidR="2D59C3D9">
        <w:t>Possível necessidade de dar algum enquadramento. por ex.: direito de preferêncvia de adoção.</w:t>
      </w:r>
    </w:p>
  </w:comment>
  <w:comment xmlns:w="http://schemas.openxmlformats.org/wordprocessingml/2006/main" w:initials="RV" w:author="Rui André Vidal" w:date="2026-06-30T16:18:41" w:id="93174405">
    <w:p xmlns:w14="http://schemas.microsoft.com/office/word/2010/wordml" xmlns:w="http://schemas.openxmlformats.org/wordprocessingml/2006/main" w:rsidR="18F32D75" w:rsidRDefault="508D020C" w14:paraId="4C7E55B4" w14:textId="2862EDC0">
      <w:pPr>
        <w:pStyle w:val="CommentText"/>
      </w:pPr>
      <w:r>
        <w:rPr>
          <w:rStyle w:val="CommentReference"/>
        </w:rPr>
        <w:annotationRef/>
      </w:r>
      <w:r w:rsidRPr="0D37204E" w:rsidR="5BE78892">
        <w:t>Talvez relocalizar este número para o âmbito dos Abrigos ou das Associações Zoófilas</w:t>
      </w:r>
    </w:p>
  </w:comment>
  <w:comment xmlns:w="http://schemas.openxmlformats.org/wordprocessingml/2006/main" w:initials="RV" w:author="Rui André Vidal" w:date="2026-06-30T16:36:47" w:id="81792480">
    <w:p xmlns:w14="http://schemas.microsoft.com/office/word/2010/wordml" xmlns:w="http://schemas.openxmlformats.org/wordprocessingml/2006/main" w:rsidR="561045B8" w:rsidRDefault="3ECC8A16" w14:paraId="0CDDBDFE" w14:textId="6CE9D595">
      <w:pPr>
        <w:pStyle w:val="CommentText"/>
      </w:pPr>
      <w:r>
        <w:rPr>
          <w:rStyle w:val="CommentReference"/>
        </w:rPr>
        <w:annotationRef/>
      </w:r>
      <w:r w:rsidRPr="7362AAA4" w:rsidR="55112360">
        <w:t>Sugerimos relocalizar para o capítulo dos estabelecimentos</w:t>
      </w:r>
    </w:p>
    <w:p xmlns:w14="http://schemas.microsoft.com/office/word/2010/wordml" xmlns:w="http://schemas.openxmlformats.org/wordprocessingml/2006/main" w:rsidR="3AEBC6A0" w:rsidRDefault="5A164706" w14:paraId="4E20D0D2" w14:textId="77D22C35">
      <w:pPr>
        <w:pStyle w:val="CommentText"/>
      </w:pPr>
    </w:p>
  </w:comment>
  <w:comment xmlns:w="http://schemas.openxmlformats.org/wordprocessingml/2006/main" w:initials="RV" w:author="Rui André Vidal" w:date="2026-06-30T16:39:25" w:id="1658919213">
    <w:p xmlns:w14="http://schemas.microsoft.com/office/word/2010/wordml" xmlns:w="http://schemas.openxmlformats.org/wordprocessingml/2006/main" w:rsidR="481524D3" w:rsidRDefault="14811A33" w14:paraId="51D9714C" w14:textId="1C09A0CF">
      <w:pPr>
        <w:pStyle w:val="CommentText"/>
      </w:pPr>
      <w:r>
        <w:rPr>
          <w:rStyle w:val="CommentReference"/>
        </w:rPr>
        <w:annotationRef/>
      </w:r>
      <w:r w:rsidRPr="08BCB933" w:rsidR="546E72A0">
        <w:t>Sugestão dos colegas dos Açores, e que corroboramos:</w:t>
      </w:r>
    </w:p>
    <w:p xmlns:w14="http://schemas.microsoft.com/office/word/2010/wordml" xmlns:w="http://schemas.openxmlformats.org/wordprocessingml/2006/main" w:rsidR="0CB5A252" w:rsidRDefault="206EBE12" w14:paraId="6A9CB268" w14:textId="5647AD3C">
      <w:pPr>
        <w:pStyle w:val="CommentText"/>
      </w:pPr>
      <w:r w:rsidRPr="3CB2F68E" w:rsidR="731A0766">
        <w:t>Os responsáveis pela gestão do Livro de Origens Português ou outros, de felídeos e canídeos, devem obrigatoriamente:</w:t>
      </w:r>
    </w:p>
    <w:p xmlns:w14="http://schemas.microsoft.com/office/word/2010/wordml" xmlns:w="http://schemas.openxmlformats.org/wordprocessingml/2006/main" w:rsidR="000E8E98" w:rsidRDefault="64AD5A42" w14:paraId="502506EA" w14:textId="5828FD87">
      <w:pPr>
        <w:pStyle w:val="CommentText"/>
      </w:pPr>
      <w:r w:rsidRPr="2F94A65C" w:rsidR="4A9A89DE">
        <w:t>a) Dar acesso à autoridade competente em matéria de veterinária, à base de dados de registo de criadores e de ninhadas;</w:t>
      </w:r>
    </w:p>
    <w:p xmlns:w14="http://schemas.microsoft.com/office/word/2010/wordml" xmlns:w="http://schemas.openxmlformats.org/wordprocessingml/2006/main" w:rsidR="74E6C578" w:rsidRDefault="36321454" w14:paraId="04A3F319" w14:textId="6DBCA55E">
      <w:pPr>
        <w:pStyle w:val="CommentText"/>
      </w:pPr>
      <w:r w:rsidRPr="082C22A1" w:rsidR="205A3AE1">
        <w:t>b) Comunicar a todos os criadores a obrigatoriedade de registo e aprovação de estabelecimento com fins lucrativos de criação e reprodução;</w:t>
      </w:r>
    </w:p>
    <w:p xmlns:w14="http://schemas.microsoft.com/office/word/2010/wordml" xmlns:w="http://schemas.openxmlformats.org/wordprocessingml/2006/main" w:rsidR="158FBE5F" w:rsidRDefault="19B14601" w14:paraId="73AA00FE" w14:textId="15EDD414">
      <w:pPr>
        <w:pStyle w:val="CommentText"/>
      </w:pPr>
      <w:r w:rsidRPr="6C7E7A42" w:rsidR="608270A4">
        <w:t>c) Só procede ao registo de criadores e as respetivas ninhadas, de criadores com estabelecimentos devidamente registados e aprovados de fins lucrativos de criação e reprodução.</w:t>
      </w:r>
    </w:p>
    <w:p xmlns:w14="http://schemas.microsoft.com/office/word/2010/wordml" xmlns:w="http://schemas.openxmlformats.org/wordprocessingml/2006/main" w:rsidR="23A24DA9" w:rsidRDefault="770118AC" w14:paraId="044BBA11" w14:textId="1C2FA023">
      <w:pPr>
        <w:pStyle w:val="CommentText"/>
      </w:pPr>
      <w:r w:rsidRPr="11DF5E26" w:rsidR="1EDD38BA">
        <w:t xml:space="preserve"> </w:t>
      </w:r>
    </w:p>
  </w:comment>
  <w:comment xmlns:w="http://schemas.openxmlformats.org/wordprocessingml/2006/main" w:initials="RV" w:author="Rui André Vidal" w:date="2026-06-30T16:45:51" w:id="1489537225">
    <w:p xmlns:w14="http://schemas.microsoft.com/office/word/2010/wordml" xmlns:w="http://schemas.openxmlformats.org/wordprocessingml/2006/main" w:rsidR="59E6816C" w:rsidRDefault="249AF034" w14:paraId="3F093C24" w14:textId="539FFE3B">
      <w:pPr>
        <w:pStyle w:val="CommentText"/>
      </w:pPr>
      <w:r>
        <w:rPr>
          <w:rStyle w:val="CommentReference"/>
        </w:rPr>
        <w:annotationRef/>
      </w:r>
      <w:r w:rsidRPr="3C819150" w:rsidR="7B0CEC0A">
        <w:t>remeter para o art. das CO?</w:t>
      </w:r>
    </w:p>
  </w:comment>
  <w:comment xmlns:w="http://schemas.openxmlformats.org/wordprocessingml/2006/main" w:initials="RV" w:author="Rui André Vidal" w:date="2026-06-30T16:52:25" w:id="2114820474">
    <w:p xmlns:w14="http://schemas.microsoft.com/office/word/2010/wordml" xmlns:w="http://schemas.openxmlformats.org/wordprocessingml/2006/main" w:rsidR="27604177" w:rsidRDefault="0C919776" w14:paraId="25467390" w14:textId="019A0A8E">
      <w:pPr>
        <w:pStyle w:val="CommentText"/>
      </w:pPr>
      <w:r>
        <w:rPr>
          <w:rStyle w:val="CommentReference"/>
        </w:rPr>
        <w:annotationRef/>
      </w:r>
      <w:r w:rsidRPr="6750F080" w:rsidR="30B4089E">
        <w:t>Solicitar desenvolvimento ao SIAC para os casos de pessoa formada mas que não é titular de animais</w:t>
      </w:r>
    </w:p>
  </w:comment>
  <w:comment xmlns:w="http://schemas.openxmlformats.org/wordprocessingml/2006/main" w:initials="RV" w:author="Rui André Vidal" w:date="2026-06-30T16:55:05" w:id="345925534">
    <w:p xmlns:w14="http://schemas.microsoft.com/office/word/2010/wordml" xmlns:w="http://schemas.openxmlformats.org/wordprocessingml/2006/main" w:rsidR="7681C706" w:rsidRDefault="73781B7E" w14:paraId="1BBD72E9" w14:textId="723BF0E1">
      <w:pPr>
        <w:pStyle w:val="CommentText"/>
      </w:pPr>
      <w:r>
        <w:rPr>
          <w:rStyle w:val="CommentReference"/>
        </w:rPr>
        <w:annotationRef/>
      </w:r>
      <w:r w:rsidRPr="51D7BA69" w:rsidR="041D439D">
        <w:t>para dar coerência ao processo de classificação que agora residirá apenas no município</w:t>
      </w:r>
    </w:p>
  </w:comment>
  <w:comment xmlns:w="http://schemas.openxmlformats.org/wordprocessingml/2006/main" w:initials="RV" w:author="Rui André Vidal" w:date="2026-06-30T17:26:54" w:id="1145306020">
    <w:p xmlns:w14="http://schemas.microsoft.com/office/word/2010/wordml" xmlns:w="http://schemas.openxmlformats.org/wordprocessingml/2006/main" w:rsidR="335F54B1" w:rsidRDefault="08ABAAD3" w14:paraId="1F19654B" w14:textId="04FA8C8E">
      <w:pPr>
        <w:pStyle w:val="CommentText"/>
      </w:pPr>
      <w:r>
        <w:rPr>
          <w:rStyle w:val="CommentReference"/>
        </w:rPr>
        <w:annotationRef/>
      </w:r>
      <w:r w:rsidRPr="1C5C167D" w:rsidR="6CE1071E">
        <w:t>?</w:t>
      </w:r>
    </w:p>
  </w:comment>
  <w:comment xmlns:w="http://schemas.openxmlformats.org/wordprocessingml/2006/main" w:initials="RV" w:author="Rui André Vidal" w:date="2026-06-30T17:30:17" w:id="1403623599">
    <w:p xmlns:w14="http://schemas.microsoft.com/office/word/2010/wordml" xmlns:w="http://schemas.openxmlformats.org/wordprocessingml/2006/main" w:rsidR="4BCA967A" w:rsidRDefault="5CD6654E" w14:paraId="68F9A1B9" w14:textId="2FB2BB80">
      <w:pPr>
        <w:pStyle w:val="CommentText"/>
      </w:pPr>
      <w:r>
        <w:rPr>
          <w:rStyle w:val="CommentReference"/>
        </w:rPr>
        <w:annotationRef/>
      </w:r>
      <w:r w:rsidRPr="05C7F0DF" w:rsidR="4DCF2966">
        <w:t>Refletir, situações de perigo iminente sem disponibilidade dos SMV municipais (fins de semana, feriados, etc.)</w:t>
      </w:r>
    </w:p>
  </w:comment>
  <w:comment xmlns:w="http://schemas.openxmlformats.org/wordprocessingml/2006/main" w:initials="RV" w:author="Rui André Vidal" w:date="2026-06-30T17:35:19" w:id="1484455963">
    <w:p xmlns:w14="http://schemas.microsoft.com/office/word/2010/wordml" xmlns:w="http://schemas.openxmlformats.org/wordprocessingml/2006/main" w:rsidR="11F08ED7" w:rsidRDefault="261A2368" w14:paraId="3B0B4079" w14:textId="06919893">
      <w:pPr>
        <w:pStyle w:val="CommentText"/>
      </w:pPr>
      <w:r>
        <w:rPr>
          <w:rStyle w:val="CommentReference"/>
        </w:rPr>
        <w:annotationRef/>
      </w:r>
      <w:r w:rsidRPr="46737048" w:rsidR="209845B6">
        <w:t>Esclarecer o contexto</w:t>
      </w:r>
    </w:p>
  </w:comment>
  <w:comment xmlns:w="http://schemas.openxmlformats.org/wordprocessingml/2006/main" w:initials="RV" w:author="Rui André Vidal" w:date="2026-06-30T17:45:31" w:id="1831096376">
    <w:p xmlns:w14="http://schemas.microsoft.com/office/word/2010/wordml" xmlns:w="http://schemas.openxmlformats.org/wordprocessingml/2006/main" w:rsidR="374DAC53" w:rsidRDefault="099FDE3B" w14:paraId="0E0B3541" w14:textId="7B2FA0A9">
      <w:pPr>
        <w:pStyle w:val="CommentText"/>
      </w:pPr>
      <w:r>
        <w:rPr>
          <w:rStyle w:val="CommentReference"/>
        </w:rPr>
        <w:annotationRef/>
      </w:r>
      <w:r w:rsidRPr="10F50036" w:rsidR="37F479C6">
        <w:t>Esta lei abrange outros animais que não animais de companhia?</w:t>
      </w:r>
    </w:p>
  </w:comment>
  <w:comment xmlns:w="http://schemas.openxmlformats.org/wordprocessingml/2006/main" w:initials="RV" w:author="Rui André Vidal" w:date="2026-06-30T17:52:40" w:id="47894153">
    <w:p xmlns:w14="http://schemas.microsoft.com/office/word/2010/wordml" xmlns:w="http://schemas.openxmlformats.org/wordprocessingml/2006/main" w:rsidR="02D9501C" w:rsidRDefault="24552BCA" w14:paraId="5C0D76D8" w14:textId="19C4FC8F">
      <w:pPr>
        <w:pStyle w:val="CommentText"/>
      </w:pPr>
      <w:r>
        <w:rPr>
          <w:rStyle w:val="CommentReference"/>
        </w:rPr>
        <w:annotationRef/>
      </w:r>
      <w:r w:rsidRPr="2A7BF184" w:rsidR="5A991DFF">
        <w:t>Portaria 146/2017?</w:t>
      </w:r>
    </w:p>
    <w:p xmlns:w14="http://schemas.microsoft.com/office/word/2010/wordml" xmlns:w="http://schemas.openxmlformats.org/wordprocessingml/2006/main" w:rsidR="053D7E21" w:rsidRDefault="66725048" w14:paraId="4F54A943" w14:textId="7C06BAAC">
      <w:pPr>
        <w:pStyle w:val="CommentText"/>
      </w:pPr>
      <w:r w:rsidRPr="27260AA1" w:rsidR="31EF764B">
        <w:t>Lei 15/2018 e DL 74/2007 não estão vertidas no rgac</w:t>
      </w:r>
    </w:p>
  </w:comment>
  <w:comment xmlns:w="http://schemas.openxmlformats.org/wordprocessingml/2006/main" w:initials="RV" w:author="Rui André Vidal" w:date="2026-07-07T10:35:33" w:id="655114122">
    <w:p xmlns:w14="http://schemas.microsoft.com/office/word/2010/wordml" xmlns:w="http://schemas.openxmlformats.org/wordprocessingml/2006/main" w:rsidR="0E27A02F" w:rsidRDefault="4E406816" w14:paraId="2D3B2C1C" w14:textId="708BA8DE">
      <w:pPr>
        <w:pStyle w:val="CommentText"/>
      </w:pPr>
      <w:r>
        <w:rPr>
          <w:rStyle w:val="CommentReference"/>
        </w:rPr>
        <w:annotationRef/>
      </w:r>
      <w:r w:rsidRPr="7E68F1FD" w:rsidR="2774A780">
        <w:t>Colega Gui, colocamos a dúvida se os n.º 2, 5, 6 e 7 poderão vir noutro artigo, por exemplo, o «Art.º 4.º - Animais de companhia» ou outro(s)</w:t>
      </w:r>
    </w:p>
  </w:comment>
  <w:comment xmlns:w="http://schemas.openxmlformats.org/wordprocessingml/2006/main" w:initials="RV" w:author="Rui André Vidal" w:date="2026-07-07T12:31:28" w:id="1334484166">
    <w:p xmlns:w14="http://schemas.microsoft.com/office/word/2010/wordml" xmlns:w="http://schemas.openxmlformats.org/wordprocessingml/2006/main" w:rsidR="758D4BAD" w:rsidRDefault="103ED2D5" w14:paraId="1210276E" w14:textId="61475EF8">
      <w:pPr>
        <w:pStyle w:val="CommentText"/>
      </w:pPr>
      <w:r>
        <w:rPr>
          <w:rStyle w:val="CommentReference"/>
        </w:rPr>
        <w:annotationRef/>
      </w:r>
      <w:r w:rsidRPr="3DCFBAF2" w:rsidR="43838ACA">
        <w:t>Titular e detentor são figuras do 82/2019, para efeitos deste diploma o titular vai englobar para o registo na base de dados o proprietário de animal de companhia (pet owner, conforme Regulamento do bem-estar) e o operador.</w:t>
      </w:r>
    </w:p>
  </w:comment>
  <w:comment xmlns:w="http://schemas.openxmlformats.org/wordprocessingml/2006/main" w:initials="MB" w:author="Maria Cristina Tavares Briosa" w:date="2026-07-06T17:09:38" w:id="631775184">
    <w:p xmlns:w14="http://schemas.microsoft.com/office/word/2010/wordml" xmlns:w="http://schemas.openxmlformats.org/wordprocessingml/2006/main" w:rsidR="616C4B0F" w:rsidRDefault="5D978F34" w14:paraId="37C1C2A1" w14:textId="29B8D8E7">
      <w:pPr>
        <w:pStyle w:val="CommentText"/>
      </w:pPr>
      <w:r>
        <w:rPr>
          <w:rStyle w:val="CommentReference"/>
        </w:rPr>
        <w:annotationRef/>
      </w:r>
      <w:r w:rsidRPr="79E6826B" w:rsidR="11A46CD6">
        <w:t xml:space="preserve">E no caso dos Hoteis/ creches/ ATL? São operadores, mas os animais mantêm-se no nome do titular </w:t>
      </w:r>
    </w:p>
  </w:comment>
  <w:comment xmlns:w="http://schemas.openxmlformats.org/wordprocessingml/2006/main" w:initials="MB" w:author="Maria Cristina Tavares Briosa" w:date="2026-07-06T17:37:01" w:id="1429691716">
    <w:p xmlns:w14="http://schemas.microsoft.com/office/word/2010/wordml" xmlns:w="http://schemas.openxmlformats.org/wordprocessingml/2006/main" w:rsidR="771BE947" w:rsidRDefault="0DA02BEE" w14:paraId="344A4902" w14:textId="62DF1A8B">
      <w:pPr>
        <w:pStyle w:val="CommentText"/>
      </w:pPr>
      <w:r>
        <w:rPr>
          <w:rStyle w:val="CommentReference"/>
        </w:rPr>
        <w:annotationRef/>
      </w:r>
      <w:r w:rsidRPr="25123786" w:rsidR="719E883A">
        <w:t xml:space="preserve">tb acho que se pode generalizar </w:t>
      </w:r>
    </w:p>
  </w:comment>
  <w:comment xmlns:w="http://schemas.openxmlformats.org/wordprocessingml/2006/main" w:initials="MB" w:author="Maria Cristina Tavares Briosa" w:date="2026-07-06T17:55:52" w:id="1425728158">
    <w:p xmlns:w14="http://schemas.microsoft.com/office/word/2010/wordml" xmlns:w="http://schemas.openxmlformats.org/wordprocessingml/2006/main" w:rsidR="78537366" w:rsidRDefault="1B156538" w14:paraId="3CED5C37" w14:textId="31B7BCBD">
      <w:pPr>
        <w:pStyle w:val="CommentText"/>
      </w:pPr>
      <w:r>
        <w:rPr>
          <w:rStyle w:val="CommentReference"/>
        </w:rPr>
        <w:annotationRef/>
      </w:r>
      <w:r w:rsidRPr="195B2183" w:rsidR="71DBBEDE">
        <w:t>Os centros de treino com alojamento deem ser tratados como hotéis. Penso que as creches não devem ter os mesmos requisitos.</w:t>
      </w:r>
    </w:p>
  </w:comment>
  <w:comment xmlns:w="http://schemas.openxmlformats.org/wordprocessingml/2006/main" w:initials="MB" w:author="Maria Cristina Tavares Briosa" w:date="2026-07-06T14:32:33" w:id="253029860">
    <w:p xmlns:w14="http://schemas.microsoft.com/office/word/2010/wordml" xmlns:w="http://schemas.openxmlformats.org/wordprocessingml/2006/main" w:rsidR="4410949D" w:rsidRDefault="3B1B1853" w14:paraId="1387C9C7" w14:textId="3764FC2C">
      <w:pPr>
        <w:pStyle w:val="CommentText"/>
      </w:pPr>
      <w:r>
        <w:rPr>
          <w:rStyle w:val="CommentReference"/>
        </w:rPr>
        <w:annotationRef/>
      </w:r>
      <w:r w:rsidRPr="6D858C90" w:rsidR="38A3AF42">
        <w:t>Colocar menção de que até à publicação de nova portaria, aplica-se o disposto na portaria 968/2009 de 26 de agosto</w:t>
      </w:r>
    </w:p>
    <w:p xmlns:w14="http://schemas.microsoft.com/office/word/2010/wordml" xmlns:w="http://schemas.openxmlformats.org/wordprocessingml/2006/main" w:rsidR="26376196" w:rsidRDefault="62A3D609" w14:paraId="4F760213" w14:textId="2EDB7930">
      <w:pPr>
        <w:pStyle w:val="CommentText"/>
      </w:pPr>
    </w:p>
  </w:comment>
  <w:comment xmlns:w="http://schemas.openxmlformats.org/wordprocessingml/2006/main" w:initials="MB" w:author="Maria Cristina Tavares Briosa" w:date="2026-07-06T18:29:48" w:id="1722207495">
    <w:p xmlns:w14="http://schemas.microsoft.com/office/word/2010/wordml" xmlns:w="http://schemas.openxmlformats.org/wordprocessingml/2006/main" w:rsidR="054C50B6" w:rsidRDefault="4486196A" w14:paraId="5F6D8914" w14:textId="2BC62F6F">
      <w:pPr>
        <w:pStyle w:val="CommentText"/>
      </w:pPr>
      <w:r>
        <w:rPr>
          <w:rStyle w:val="CommentReference"/>
        </w:rPr>
        <w:annotationRef/>
      </w:r>
      <w:r w:rsidRPr="7444BF44" w:rsidR="1AC30047">
        <w:t>Concordo</w:t>
      </w:r>
    </w:p>
  </w:comment>
  <w:comment xmlns:w="http://schemas.openxmlformats.org/wordprocessingml/2006/main" w:initials="MB" w:author="Maria Cristina Tavares Briosa" w:date="2026-07-06T12:33:37" w:id="473953279">
    <w:p xmlns:w14="http://schemas.microsoft.com/office/word/2010/wordml" xmlns:w="http://schemas.openxmlformats.org/wordprocessingml/2006/main" w:rsidR="5C25207B" w:rsidRDefault="5A01B760" w14:paraId="394D242C" w14:textId="51F71301">
      <w:pPr>
        <w:pStyle w:val="CommentText"/>
      </w:pPr>
      <w:r>
        <w:rPr>
          <w:rStyle w:val="CommentReference"/>
        </w:rPr>
        <w:annotationRef/>
      </w:r>
      <w:r w:rsidRPr="1D8B03EE" w:rsidR="7E5BDAFE">
        <w:t>E manter esta disposição para todo o tipo de estabelecimento, com exceção dos animais mantidos em regime de hotel que venham do mesmo domicílio</w:t>
      </w:r>
    </w:p>
  </w:comment>
  <w:comment xmlns:w="http://schemas.openxmlformats.org/wordprocessingml/2006/main" w:initials="MB" w:author="Maria Cristina Tavares Briosa" w:date="2026-07-06T12:27:15" w:id="895590127">
    <w:p xmlns:w14="http://schemas.microsoft.com/office/word/2010/wordml" xmlns:w="http://schemas.openxmlformats.org/wordprocessingml/2006/main" w:rsidR="562DE17D" w:rsidRDefault="5EA53D4D" w14:paraId="7B09E5CC" w14:textId="1DB0FDB7">
      <w:pPr>
        <w:pStyle w:val="CommentText"/>
      </w:pPr>
      <w:r>
        <w:rPr>
          <w:rStyle w:val="CommentReference"/>
        </w:rPr>
        <w:annotationRef/>
      </w:r>
      <w:r w:rsidRPr="0F9ADF33" w:rsidR="52CBF865">
        <w:t>faz sentido esta autorização no caso dos particulares? Mesmo se uma pessoa  quiser dar o seu animal para adoção?</w:t>
      </w:r>
    </w:p>
  </w:comment>
  <w:comment xmlns:w="http://schemas.openxmlformats.org/wordprocessingml/2006/main" w:initials="MB" w:author="Maria Cristina Tavares Briosa" w:date="2026-07-06T12:31:43" w:id="437547482">
    <w:p xmlns:w14="http://schemas.microsoft.com/office/word/2010/wordml" xmlns:w="http://schemas.openxmlformats.org/wordprocessingml/2006/main" w:rsidR="1A66F542" w:rsidRDefault="0A1798EF" w14:paraId="14FCD36B" w14:textId="0880E10F">
      <w:pPr>
        <w:pStyle w:val="CommentText"/>
      </w:pPr>
      <w:r>
        <w:rPr>
          <w:rStyle w:val="CommentReference"/>
        </w:rPr>
        <w:annotationRef/>
      </w:r>
      <w:r w:rsidRPr="33F2DC79" w:rsidR="5180B244">
        <w:t>acho que esta menção deve ser mantida</w:t>
      </w:r>
    </w:p>
  </w:comment>
  <w:comment xmlns:w="http://schemas.openxmlformats.org/wordprocessingml/2006/main" w:initials="MB" w:author="Maria Cristina Tavares Briosa" w:date="2026-07-06T12:37:30" w:id="157104716">
    <w:p xmlns:w14="http://schemas.microsoft.com/office/word/2010/wordml" xmlns:w="http://schemas.openxmlformats.org/wordprocessingml/2006/main" w:rsidR="25A593EB" w:rsidRDefault="2297840F" w14:paraId="4E841380" w14:textId="7B3235C0">
      <w:pPr>
        <w:pStyle w:val="CommentText"/>
      </w:pPr>
      <w:r>
        <w:rPr>
          <w:rStyle w:val="CommentReference"/>
        </w:rPr>
        <w:annotationRef/>
      </w:r>
      <w:r w:rsidRPr="6AD11D9A" w:rsidR="5C25B7D4">
        <w:t>penso que não se aplica a casas particulares</w:t>
      </w:r>
    </w:p>
  </w:comment>
  <w:comment xmlns:w="http://schemas.openxmlformats.org/wordprocessingml/2006/main" w:initials="MB" w:author="Maria Cristina Tavares Briosa" w:date="2026-07-06T16:42:57" w:id="1016470122">
    <w:p xmlns:w14="http://schemas.microsoft.com/office/word/2010/wordml" xmlns:w="http://schemas.openxmlformats.org/wordprocessingml/2006/main" w:rsidR="7FB1EB43" w:rsidRDefault="5F96574E" w14:paraId="34C6BF3E" w14:textId="78CA6E1C">
      <w:pPr>
        <w:pStyle w:val="CommentText"/>
      </w:pPr>
      <w:r>
        <w:rPr>
          <w:rStyle w:val="CommentReference"/>
        </w:rPr>
        <w:annotationRef/>
      </w:r>
      <w:r w:rsidRPr="412666E8" w:rsidR="6D816D64">
        <w:t>prever período mínimo de manutenção do reprodutor cuja entrada foi autorizada, sujeito a autorização de cedência se devidamente justificado</w:t>
      </w:r>
    </w:p>
  </w:comment>
  <w:comment xmlns:w="http://schemas.openxmlformats.org/wordprocessingml/2006/main" w:initials="MB" w:author="Maria Cristina Tavares Briosa" w:date="2026-07-06T16:56:27" w:id="1081920865">
    <w:p xmlns:w14="http://schemas.microsoft.com/office/word/2010/wordml" xmlns:w="http://schemas.openxmlformats.org/wordprocessingml/2006/main" w:rsidR="31D382FF" w:rsidRDefault="17B3D755" w14:paraId="41307230" w14:textId="63B710AD">
      <w:pPr>
        <w:pStyle w:val="CommentText"/>
      </w:pPr>
      <w:r>
        <w:rPr>
          <w:rStyle w:val="CommentReference"/>
        </w:rPr>
        <w:annotationRef/>
      </w:r>
      <w:r w:rsidRPr="33246915" w:rsidR="49C78C18">
        <w:t>a analisar e complementar</w:t>
      </w:r>
    </w:p>
  </w:comment>
  <w:comment xmlns:w="http://schemas.openxmlformats.org/wordprocessingml/2006/main" w:initials="RV" w:author="Rui André Vidal" w:date="2026-07-07T11:49:52" w:id="747475912">
    <w:p xmlns:w14="http://schemas.microsoft.com/office/word/2010/wordml" xmlns:w="http://schemas.openxmlformats.org/wordprocessingml/2006/main" w:rsidR="78FA9813" w:rsidRDefault="7B97E62B" w14:paraId="5F4C6F21" w14:textId="5A86684A">
      <w:pPr>
        <w:pStyle w:val="CommentText"/>
      </w:pPr>
      <w:r>
        <w:rPr>
          <w:rStyle w:val="CommentReference"/>
        </w:rPr>
        <w:annotationRef/>
      </w:r>
      <w:r w:rsidRPr="6E258986" w:rsidR="007492E4">
        <w:t>A reordenar alfabeticamente</w:t>
      </w:r>
    </w:p>
  </w:comment>
  <w:comment xmlns:w="http://schemas.openxmlformats.org/wordprocessingml/2006/main" w:initials="MB" w:author="Maria Cristina Tavares Briosa" w:date="2026-07-06T17:07:32" w:id="682716378">
    <w:p xmlns:w14="http://schemas.microsoft.com/office/word/2010/wordml" xmlns:w="http://schemas.openxmlformats.org/wordprocessingml/2006/main" w:rsidR="61AED6EB" w:rsidRDefault="4E99B8B7" w14:paraId="7C5C9F09" w14:textId="6E95AC3E">
      <w:pPr>
        <w:pStyle w:val="CommentText"/>
      </w:pPr>
      <w:r>
        <w:rPr>
          <w:rStyle w:val="CommentReference"/>
        </w:rPr>
        <w:annotationRef/>
      </w:r>
      <w:r w:rsidRPr="6C690072" w:rsidR="7956E6E8">
        <w:t>ver o que fica - Cela?? Jaula'??</w:t>
      </w:r>
    </w:p>
  </w:comment>
  <w:comment xmlns:w="http://schemas.openxmlformats.org/wordprocessingml/2006/main" w:initials="MB" w:author="Maria Cristina Tavares Briosa" w:date="2026-07-06T17:26:01" w:id="1585913164">
    <w:p xmlns:w14="http://schemas.microsoft.com/office/word/2010/wordml" xmlns:w="http://schemas.openxmlformats.org/wordprocessingml/2006/main" w:rsidR="2AF03CDE" w:rsidRDefault="44557BAA" w14:paraId="4ED0CED4" w14:textId="1BB98DBF">
      <w:pPr>
        <w:pStyle w:val="CommentText"/>
      </w:pPr>
      <w:r>
        <w:rPr>
          <w:rStyle w:val="CommentReference"/>
        </w:rPr>
        <w:annotationRef/>
      </w:r>
      <w:r w:rsidRPr="466337A2" w:rsidR="19B3A9FF">
        <w:t>Falta a palavra " não" ?</w:t>
      </w:r>
    </w:p>
  </w:comment>
  <w:comment xmlns:w="http://schemas.openxmlformats.org/wordprocessingml/2006/main" w:initials="MB" w:author="Maria Cristina Tavares Briosa" w:date="2026-07-06T17:47:00" w:id="27020508">
    <w:p xmlns:w14="http://schemas.microsoft.com/office/word/2010/wordml" xmlns:w="http://schemas.openxmlformats.org/wordprocessingml/2006/main" w:rsidR="4DAA3631" w:rsidRDefault="2DC151B5" w14:paraId="4AA14B08" w14:textId="646F61E4">
      <w:pPr>
        <w:pStyle w:val="CommentText"/>
      </w:pPr>
      <w:r>
        <w:rPr>
          <w:rStyle w:val="CommentReference"/>
        </w:rPr>
        <w:annotationRef/>
      </w:r>
      <w:r w:rsidRPr="3C51B758" w:rsidR="55E8160B">
        <w:t>e para transporte ou captura</w:t>
      </w:r>
    </w:p>
  </w:comment>
  <w:comment xmlns:w="http://schemas.openxmlformats.org/wordprocessingml/2006/main" w:initials="MB" w:author="Maria Cristina Tavares Briosa" w:date="2026-07-06T17:56:48" w:id="1304368261">
    <w:p xmlns:w14="http://schemas.microsoft.com/office/word/2010/wordml" xmlns:w="http://schemas.openxmlformats.org/wordprocessingml/2006/main" w:rsidR="398E4E0B" w:rsidRDefault="3EBA6659" w14:paraId="11ED380C" w14:textId="49466A27">
      <w:pPr>
        <w:pStyle w:val="CommentText"/>
      </w:pPr>
      <w:r>
        <w:rPr>
          <w:rStyle w:val="CommentReference"/>
        </w:rPr>
        <w:annotationRef/>
      </w:r>
      <w:r w:rsidRPr="05FB1393" w:rsidR="7A2A6109">
        <w:t xml:space="preserve">proposta de redação ; os estabelecimentos de manutenção em regime de hotel para animais </w:t>
      </w:r>
    </w:p>
  </w:comment>
  <w:comment xmlns:w="http://schemas.openxmlformats.org/wordprocessingml/2006/main" w:initials="MB" w:author="Maria Cristina Tavares Briosa" w:date="2026-07-06T17:58:37" w:id="137277948">
    <w:p xmlns:w14="http://schemas.microsoft.com/office/word/2010/wordml" xmlns:w="http://schemas.openxmlformats.org/wordprocessingml/2006/main" w:rsidR="44A9A094" w:rsidRDefault="1AE206FA" w14:paraId="1D3ED94D" w14:textId="2EDBD285">
      <w:pPr>
        <w:pStyle w:val="CommentText"/>
      </w:pPr>
      <w:r>
        <w:rPr>
          <w:rStyle w:val="CommentReference"/>
        </w:rPr>
        <w:annotationRef/>
      </w:r>
      <w:r w:rsidRPr="4F4B7E4C" w:rsidR="3049BD3A">
        <w:t>Caso não se incluam aqui os anexos do DL 276 e artigos relativos a espécies distintas de cão e de gato</w:t>
      </w:r>
    </w:p>
  </w:comment>
  <w:comment xmlns:w="http://schemas.openxmlformats.org/wordprocessingml/2006/main" w:initials="MB" w:author="Maria Cristina Tavares Briosa" w:date="2026-07-06T18:08:03" w:id="1086434607">
    <w:p xmlns:w14="http://schemas.microsoft.com/office/word/2010/wordml" xmlns:w="http://schemas.openxmlformats.org/wordprocessingml/2006/main" w:rsidR="35AB0C52" w:rsidRDefault="0950D6D3" w14:paraId="7E592B45" w14:textId="16A55CC5">
      <w:pPr>
        <w:pStyle w:val="CommentText"/>
      </w:pPr>
      <w:r>
        <w:rPr>
          <w:rStyle w:val="CommentReference"/>
        </w:rPr>
        <w:annotationRef/>
      </w:r>
      <w:r w:rsidRPr="3CEF9DFE" w:rsidR="3A26EE76">
        <w:t xml:space="preserve">A definição de estabelecimento já inclui os CRO e abrigos  - substituir por CONDIÇÕES DOS ESTABELECIMENTOS? </w:t>
      </w:r>
    </w:p>
    <w:p xmlns:w14="http://schemas.microsoft.com/office/word/2010/wordml" xmlns:w="http://schemas.openxmlformats.org/wordprocessingml/2006/main" w:rsidR="1F9B6F57" w:rsidRDefault="1492A00F" w14:paraId="59CC9BAE" w14:textId="026E58B4">
      <w:pPr>
        <w:pStyle w:val="CommentText"/>
      </w:pPr>
      <w:r w:rsidRPr="0A1B23DD" w:rsidR="54C7E0BF">
        <w:t>Teia que incluir as instalações / condições estruturais de todos os estabelecimentos, incluindo criação, hoteis, etc</w:t>
      </w:r>
    </w:p>
  </w:comment>
  <w:comment xmlns:w="http://schemas.openxmlformats.org/wordprocessingml/2006/main" w:initials="MB" w:author="Maria Cristina Tavares Briosa" w:date="2026-07-06T18:23:41" w:id="497146565">
    <w:p xmlns:w14="http://schemas.microsoft.com/office/word/2010/wordml" xmlns:w="http://schemas.openxmlformats.org/wordprocessingml/2006/main" w:rsidR="10F76DCC" w:rsidRDefault="03665E38" w14:paraId="32BCE104" w14:textId="31CBBAEE">
      <w:pPr>
        <w:pStyle w:val="CommentText"/>
      </w:pPr>
      <w:r>
        <w:rPr>
          <w:rStyle w:val="CommentReference"/>
        </w:rPr>
        <w:annotationRef/>
      </w:r>
      <w:r w:rsidRPr="6BB5466F" w:rsidR="36DB9089">
        <w:t xml:space="preserve">articular com artigos 27º e 28º  tratadores e formação </w:t>
      </w:r>
    </w:p>
  </w:comment>
  <w:comment xmlns:w="http://schemas.openxmlformats.org/wordprocessingml/2006/main" w:initials="MB" w:author="Maria Cristina Tavares Briosa" w:date="2026-07-06T18:27:06" w:id="2041326380">
    <w:p xmlns:w14="http://schemas.microsoft.com/office/word/2010/wordml" xmlns:w="http://schemas.openxmlformats.org/wordprocessingml/2006/main" w:rsidR="29B3EFCE" w:rsidRDefault="6121FE55" w14:paraId="56649541" w14:textId="6E74D517">
      <w:pPr>
        <w:pStyle w:val="CommentText"/>
      </w:pPr>
      <w:r>
        <w:rPr>
          <w:rStyle w:val="CommentReference"/>
        </w:rPr>
        <w:annotationRef/>
      </w:r>
      <w:r w:rsidRPr="22AD7622" w:rsidR="6CE57991">
        <w:t>OBRIGAÇÕES GERAIS</w:t>
      </w:r>
    </w:p>
  </w:comment>
  <w:comment xmlns:w="http://schemas.openxmlformats.org/wordprocessingml/2006/main" w:initials="MB" w:author="Maria Cristina Tavares Briosa" w:date="2026-07-06T18:30:31" w:id="26265114">
    <w:p xmlns:w14="http://schemas.microsoft.com/office/word/2010/wordml" xmlns:w="http://schemas.openxmlformats.org/wordprocessingml/2006/main" w:rsidR="46D332C8" w:rsidRDefault="3E942A62" w14:paraId="321D4516" w14:textId="594381E1">
      <w:pPr>
        <w:pStyle w:val="CommentText"/>
      </w:pPr>
      <w:r>
        <w:rPr>
          <w:rStyle w:val="CommentReference"/>
        </w:rPr>
        <w:annotationRef/>
      </w:r>
      <w:r w:rsidRPr="3D53B011" w:rsidR="04239016">
        <w:t>OBRIGAÇÕES/DISPOSIÇÔES GERAIS</w:t>
      </w:r>
    </w:p>
  </w:comment>
  <w:comment xmlns:w="http://schemas.openxmlformats.org/wordprocessingml/2006/main" w:initials="MB" w:author="Maria Cristina Tavares Briosa" w:date="2026-07-06T18:41:20" w:id="428663917">
    <w:p xmlns:w14="http://schemas.microsoft.com/office/word/2010/wordml" xmlns:w="http://schemas.openxmlformats.org/wordprocessingml/2006/main" w:rsidR="117844DD" w:rsidRDefault="1BD88B75" w14:paraId="1BC3C301" w14:textId="376E056B">
      <w:pPr>
        <w:pStyle w:val="CommentText"/>
      </w:pPr>
      <w:r>
        <w:rPr>
          <w:rStyle w:val="CommentReference"/>
        </w:rPr>
        <w:annotationRef/>
      </w:r>
      <w:r w:rsidRPr="38BC9B9D" w:rsidR="1D6B9F6A">
        <w:t xml:space="preserve">antes de se prever o registo nacional das AZ acho que se deve ter um artigo especifico relativo ao papel das AZ ( à semelhança do artigo relativo a Obrigações das CM e por forma a clarificar o papel da cada 1 destas entidades </w:t>
      </w:r>
    </w:p>
  </w:comment>
  <w:comment xmlns:w="http://schemas.openxmlformats.org/wordprocessingml/2006/main" w:initials="RV" w:author="Rui André Vidal" w:date="2026-06-30T12:24:49" w:id="515677217">
    <w:p xmlns:w14="http://schemas.microsoft.com/office/word/2010/wordml" xmlns:w="http://schemas.openxmlformats.org/wordprocessingml/2006/main" w:rsidR="51B889C7" w:rsidRDefault="6CAEC12A" w14:paraId="1715811E" w14:textId="58A8FD58">
      <w:pPr>
        <w:pStyle w:val="CommentText"/>
      </w:pPr>
      <w:r>
        <w:rPr>
          <w:rStyle w:val="CommentReference"/>
        </w:rPr>
        <w:annotationRef/>
      </w:r>
      <w:r w:rsidRPr="03946E09" w:rsidR="7D5E86CE">
        <w:t>Atendendo a norma transitória</w:t>
      </w:r>
    </w:p>
  </w:comment>
  <w:comment xmlns:w="http://schemas.openxmlformats.org/wordprocessingml/2006/main" w:initials="RV" w:author="Rui André Vidal" w:date="2026-07-07T10:49:30" w:id="1560507389">
    <w:p xmlns:w14="http://schemas.microsoft.com/office/word/2010/wordml" xmlns:w="http://schemas.openxmlformats.org/wordprocessingml/2006/main" w:rsidR="711706AF" w:rsidRDefault="62E2C8D5" w14:paraId="7A948FCC" w14:textId="35E0ED70">
      <w:pPr>
        <w:pStyle w:val="CommentText"/>
      </w:pPr>
      <w:r>
        <w:rPr>
          <w:rStyle w:val="CommentReference"/>
        </w:rPr>
        <w:annotationRef/>
      </w:r>
      <w:r w:rsidRPr="640A5D91" w:rsidR="5991D920">
        <w:t>Neste contexto pretende-se abranger todos os locais, estabelecimentos ou casas particulares, parece-nos que alojamento faz mais sentido.</w:t>
      </w:r>
    </w:p>
  </w:comment>
  <w:comment xmlns:w="http://schemas.openxmlformats.org/wordprocessingml/2006/main" w:initials="RV" w:author="Rui André Vidal" w:date="2026-07-07T11:01:32" w:id="1785081690">
    <w:p xmlns:w14="http://schemas.microsoft.com/office/word/2010/wordml" xmlns:w="http://schemas.openxmlformats.org/wordprocessingml/2006/main" w:rsidR="02F768B0" w:rsidRDefault="74DE8ACD" w14:paraId="7B7CEF24" w14:textId="79F19D28">
      <w:pPr>
        <w:pStyle w:val="CommentText"/>
      </w:pPr>
      <w:r>
        <w:rPr>
          <w:rStyle w:val="CommentReference"/>
        </w:rPr>
        <w:annotationRef/>
      </w:r>
      <w:r w:rsidRPr="753144E1" w:rsidR="7431EED3">
        <w:t xml:space="preserve">Teremos de notificar Comissão Europeia de que se restringiu esta definição do Regulamento, nomeadamente as casas particulares: Art. 4.º n.º 18: </w:t>
      </w:r>
      <w:r w:rsidRPr="45641B0D" w:rsidR="14000C18">
        <w:rPr>
          <w:b w:val="1"/>
          <w:bCs w:val="1"/>
          <w:i w:val="1"/>
          <w:iCs w:val="1"/>
        </w:rPr>
        <w:t>«Abrigo»</w:t>
      </w:r>
      <w:r w:rsidRPr="2606CAB1" w:rsidR="48CCB572">
        <w:t xml:space="preserve">, qualquer instalação ou estrutura, </w:t>
      </w:r>
      <w:r w:rsidRPr="26CEE117" w:rsidR="5F0839F9">
        <w:rPr>
          <w:b w:val="1"/>
          <w:bCs w:val="1"/>
          <w:i w:val="1"/>
          <w:iCs w:val="1"/>
        </w:rPr>
        <w:t>incluindo</w:t>
      </w:r>
      <w:r w:rsidRPr="3CFC18F2" w:rsidR="6C8CF41E">
        <w:t xml:space="preserve"> as casas particulares, onde são detidos cães </w:t>
      </w:r>
      <w:r w:rsidRPr="699DC3B3" w:rsidR="14B7E970">
        <w:rPr>
          <w:b w:val="1"/>
          <w:bCs w:val="1"/>
          <w:i w:val="1"/>
          <w:iCs w:val="1"/>
        </w:rPr>
        <w:t>ou</w:t>
      </w:r>
      <w:r w:rsidRPr="47B2AC32" w:rsidR="1D2D2E4D">
        <w:t xml:space="preserve"> gatos não desejados, abandonados, perdidos, confiscados ou anteriormente errantes, para efeitos de </w:t>
      </w:r>
      <w:r w:rsidRPr="121EBF7B" w:rsidR="4C8B9F90">
        <w:rPr>
          <w:b w:val="1"/>
          <w:bCs w:val="1"/>
          <w:i w:val="1"/>
          <w:iCs w:val="1"/>
        </w:rPr>
        <w:t xml:space="preserve">colocação no mercado. </w:t>
      </w:r>
    </w:p>
  </w:comment>
  <w:comment xmlns:w="http://schemas.openxmlformats.org/wordprocessingml/2006/main" w:initials="RV" w:author="Rui André Vidal" w:date="2026-07-07T11:15:31" w:id="1161667849">
    <w:p xmlns:w14="http://schemas.microsoft.com/office/word/2010/wordml" xmlns:w="http://schemas.openxmlformats.org/wordprocessingml/2006/main" w:rsidR="1513CD67" w:rsidRDefault="07829684" w14:paraId="21E78553" w14:textId="544038CE">
      <w:pPr>
        <w:pStyle w:val="CommentText"/>
      </w:pPr>
      <w:r>
        <w:rPr>
          <w:rStyle w:val="CommentReference"/>
        </w:rPr>
        <w:annotationRef/>
      </w:r>
      <w:r w:rsidRPr="193F5E88" w:rsidR="4BC9A0D9">
        <w:t xml:space="preserve">ao longo do texto o termo «alojamento» vem referido em outros âmbitos além dos estabelecimentos. Definição do Regulamento refere apenas estabelecimentos (art.º 4.º, n.º 27): «Alojamento», edifícios ou espaço exterior delimitado em estabelecimentos onde são detidos cães </w:t>
      </w:r>
      <w:r w:rsidRPr="2E10E9F9" w:rsidR="4A0592F0">
        <w:rPr>
          <w:b w:val="1"/>
          <w:bCs w:val="1"/>
          <w:i w:val="1"/>
          <w:iCs w:val="1"/>
        </w:rPr>
        <w:t>ou</w:t>
      </w:r>
      <w:r w:rsidRPr="584D2D97" w:rsidR="0E1E4AFF">
        <w:t xml:space="preserve"> gatos </w:t>
      </w:r>
      <w:r w:rsidRPr="0C11292C" w:rsidR="323525E8">
        <w:rPr>
          <w:b w:val="1"/>
          <w:bCs w:val="1"/>
          <w:i w:val="1"/>
          <w:iCs w:val="1"/>
        </w:rPr>
        <w:t>de forma temporária ou permanente</w:t>
      </w:r>
      <w:r w:rsidRPr="57150466" w:rsidR="1D2FF3F1">
        <w:t>;</w:t>
      </w:r>
    </w:p>
  </w:comment>
  <w:comment xmlns:w="http://schemas.openxmlformats.org/wordprocessingml/2006/main" w:initials="RV" w:author="Rui André Vidal" w:date="2026-07-07T11:24:34" w:id="1831632796">
    <w:p xmlns:w14="http://schemas.microsoft.com/office/word/2010/wordml" xmlns:w="http://schemas.openxmlformats.org/wordprocessingml/2006/main" w:rsidR="1F5B51BB" w:rsidRDefault="7436786E" w14:paraId="462F05FB" w14:textId="3276AC73">
      <w:pPr>
        <w:pStyle w:val="CommentText"/>
      </w:pPr>
      <w:r>
        <w:rPr>
          <w:rStyle w:val="CommentReference"/>
        </w:rPr>
        <w:annotationRef/>
      </w:r>
      <w:r w:rsidRPr="42490D4E" w:rsidR="6F612622">
        <w:t>Ou no corpo de texto se indica que se trata da Portaria n.º 422/2004, de 24 de abril, ou deverá ser prevista norma transitória.</w:t>
      </w:r>
    </w:p>
  </w:comment>
  <w:comment xmlns:w="http://schemas.openxmlformats.org/wordprocessingml/2006/main" w:initials="RV" w:author="Rui André Vidal" w:date="2026-07-07T11:37:05" w:id="1192277440">
    <w:p xmlns:w14="http://schemas.microsoft.com/office/word/2010/wordml" xmlns:w="http://schemas.openxmlformats.org/wordprocessingml/2006/main" w:rsidR="33EB6F85" w:rsidRDefault="11CC743C" w14:paraId="7E298244" w14:textId="210526F3">
      <w:pPr>
        <w:pStyle w:val="CommentText"/>
      </w:pPr>
      <w:r>
        <w:rPr>
          <w:rStyle w:val="CommentReference"/>
        </w:rPr>
        <w:annotationRef/>
      </w:r>
      <w:r w:rsidRPr="284BA2E5" w:rsidR="17EFECC3">
        <w:t>Rever se esta definição se justifica manter, não é usada no corpo de texto, poderá ser útil ou não na transposição do Anexo ao 260/2012</w:t>
      </w:r>
    </w:p>
  </w:comment>
  <w:comment xmlns:w="http://schemas.openxmlformats.org/wordprocessingml/2006/main" w:initials="RV" w:author="Rui André Vidal" w:date="2026-07-07T12:01:10" w:id="2060967424">
    <w:p xmlns:w14="http://schemas.microsoft.com/office/word/2010/wordml" xmlns:w="http://schemas.openxmlformats.org/wordprocessingml/2006/main" w:rsidR="707DBA81" w:rsidRDefault="68373C9D" w14:paraId="5F29A396" w14:textId="085B5502">
      <w:pPr>
        <w:pStyle w:val="CommentText"/>
      </w:pPr>
      <w:r>
        <w:rPr>
          <w:rStyle w:val="CommentReference"/>
        </w:rPr>
        <w:annotationRef/>
      </w:r>
      <w:r w:rsidRPr="0260EB5D" w:rsidR="382369D6">
        <w:t xml:space="preserve">Se possível restringir no texto pelo menos no que respeite a cães e gatos, de forma a não criar um contexto de criação paralela </w:t>
      </w:r>
    </w:p>
  </w:comment>
  <w:comment xmlns:w="http://schemas.openxmlformats.org/wordprocessingml/2006/main" w:initials="RV" w:author="Rui André Vidal" w:date="2026-07-07T12:25:52" w:id="1467569818">
    <w:p xmlns:w14="http://schemas.microsoft.com/office/word/2010/wordml" xmlns:w="http://schemas.openxmlformats.org/wordprocessingml/2006/main" w:rsidR="16C72F6E" w:rsidRDefault="052571EA" w14:paraId="26993757" w14:textId="304AC4C1">
      <w:pPr>
        <w:pStyle w:val="CommentText"/>
      </w:pPr>
      <w:r>
        <w:rPr>
          <w:rStyle w:val="CommentReference"/>
        </w:rPr>
        <w:annotationRef/>
      </w:r>
      <w:r w:rsidRPr="555969FB" w:rsidR="45AD8DCE">
        <w:t>Estamos a ponderar a utilidade de manter esta definição</w:t>
      </w:r>
    </w:p>
  </w:comment>
  <w:comment xmlns:w="http://schemas.openxmlformats.org/wordprocessingml/2006/main" w:initials="RV" w:author="Rui André Vidal" w:date="2026-07-07T12:38:52" w:id="1772720769">
    <w:p xmlns:w14="http://schemas.microsoft.com/office/word/2010/wordml" xmlns:w="http://schemas.openxmlformats.org/wordprocessingml/2006/main" w:rsidR="698307A7" w:rsidRDefault="5475F530" w14:paraId="4D934BCF" w14:textId="05AAA41F">
      <w:pPr>
        <w:pStyle w:val="CommentText"/>
      </w:pPr>
      <w:r>
        <w:rPr>
          <w:rStyle w:val="CommentReference"/>
        </w:rPr>
        <w:annotationRef/>
      </w:r>
      <w:r w:rsidRPr="51F73A5C" w:rsidR="3E6FA774">
        <w:t>Helena: Garantir que os requisitos previstos nomeadamente nos Regulamentos delegados 2026/133 e 2026/135 que a DGAV é a autoridade competente para a aplicação no território nacional destes diplomas, uma vez que estes diplomas são alterações a diplomas-mãe (2020/688 e 2020/692 respetivamente).</w:t>
      </w:r>
    </w:p>
  </w:comment>
  <w:comment xmlns:w="http://schemas.openxmlformats.org/wordprocessingml/2006/main" w:initials="MB" w:author="Maria Cristina Tavares Briosa" w:date="2026-07-07T17:25:07" w:id="1157961209">
    <w:p xmlns:w14="http://schemas.microsoft.com/office/word/2010/wordml" xmlns:w="http://schemas.openxmlformats.org/wordprocessingml/2006/main" w:rsidR="2BB2E337" w:rsidRDefault="4BC92233" w14:paraId="28C88F45" w14:textId="05A1EBF1">
      <w:pPr>
        <w:pStyle w:val="CommentText"/>
      </w:pPr>
      <w:r>
        <w:rPr>
          <w:rStyle w:val="CommentReference"/>
        </w:rPr>
        <w:annotationRef/>
      </w:r>
      <w:r w:rsidRPr="5FF0042E" w:rsidR="550150C6">
        <w:t xml:space="preserve">O quadro  em apreço reere.se a dimensões para o alojamento de gatos em lojas de venda, pelo que deve ser eliminado. </w:t>
      </w:r>
    </w:p>
  </w:comment>
  <w:comment xmlns:w="http://schemas.openxmlformats.org/wordprocessingml/2006/main" w:initials="MB" w:author="Maria Cristina Tavares Briosa" w:date="2026-07-08T12:25:46" w:id="2133568851">
    <w:p xmlns:w14="http://schemas.microsoft.com/office/word/2010/wordml" xmlns:w="http://schemas.openxmlformats.org/wordprocessingml/2006/main" w:rsidR="4C71660A" w:rsidRDefault="7F5CED68" w14:paraId="1326348B" w14:textId="01145528">
      <w:pPr>
        <w:pStyle w:val="CommentText"/>
      </w:pPr>
      <w:r>
        <w:rPr>
          <w:rStyle w:val="CommentReference"/>
        </w:rPr>
        <w:annotationRef/>
      </w:r>
      <w:r w:rsidRPr="1846D40D" w:rsidR="5E35A8A6">
        <w:t>Se tivermos um artigo pp para AZ podemos incluir esta disposição lá</w:t>
      </w:r>
    </w:p>
  </w:comment>
  <w:comment xmlns:w="http://schemas.openxmlformats.org/wordprocessingml/2006/main" w:initials="MB" w:author="Maria Cristina Tavares Briosa" w:date="2026-07-08T12:29:28" w:id="738929387">
    <w:p xmlns:w14="http://schemas.microsoft.com/office/word/2010/wordml" xmlns:w="http://schemas.openxmlformats.org/wordprocessingml/2006/main" w:rsidR="63436372" w:rsidRDefault="53B5C960" w14:paraId="38D79C0D" w14:textId="7FA5D0B3">
      <w:pPr>
        <w:pStyle w:val="CommentText"/>
      </w:pPr>
      <w:r>
        <w:rPr>
          <w:rStyle w:val="CommentReference"/>
        </w:rPr>
        <w:annotationRef/>
      </w:r>
      <w:r w:rsidRPr="5A13A0D3" w:rsidR="47C2AAB1">
        <w:t>Os CRO não podem ceder a particulares ou a associações zoófilas que não disponham de abrigo, um nº de animais superior ao previsto no artigo XX</w:t>
      </w:r>
    </w:p>
  </w:comment>
  <w:comment xmlns:w="http://schemas.openxmlformats.org/wordprocessingml/2006/main" w:initials="SS" w:author="Susana Margarida Gonçalves Silva Santos" w:date="2026-07-13T14:00:46" w:id="506387928">
    <w:p xmlns:w14="http://schemas.microsoft.com/office/word/2010/wordml" xmlns:w="http://schemas.openxmlformats.org/wordprocessingml/2006/main" w:rsidR="409EBC65" w:rsidRDefault="4781F395" w14:paraId="37128B4B" w14:textId="44AC29B9">
      <w:pPr>
        <w:pStyle w:val="CommentText"/>
      </w:pPr>
      <w:r>
        <w:rPr>
          <w:rStyle w:val="CommentReference"/>
        </w:rPr>
        <w:annotationRef/>
      </w:r>
      <w:r w:rsidRPr="0DB2716B" w:rsidR="13DC02E2">
        <w:t xml:space="preserve">Definir Centro de Recolha Oficial Intermunicipal (CROI).  Estabelecimento oficial partilhado por 2 ou mais municípios (n.º limite?), com gestão partilhada,.... Quem é o responsável?  Temos de criar regras. </w:t>
      </w:r>
    </w:p>
  </w:comment>
</w:comments>
</file>

<file path=word/commentsExtended.xml><?xml version="1.0" encoding="utf-8"?>
<w15:commentsEx xmlns:mc="http://schemas.openxmlformats.org/markup-compatibility/2006" xmlns:w15="http://schemas.microsoft.com/office/word/2012/wordml" mc:Ignorable="w15">
  <w15:commentEx w15:done="0" w15:paraId="5AF3E2F2"/>
  <w15:commentEx w15:done="0" w15:paraId="27F4CC43"/>
  <w15:commentEx w15:done="1" w15:paraId="19D74710"/>
  <w15:commentEx w15:done="1" w15:paraId="07BE9094"/>
  <w15:commentEx w15:done="0" w15:paraId="6B3C0F46"/>
  <w15:commentEx w15:done="0" w15:paraId="09FEB8B9"/>
  <w15:commentEx w15:done="0" w15:paraId="50E44565"/>
  <w15:commentEx w15:done="0" w15:paraId="1A560AB7"/>
  <w15:commentEx w15:done="1" w15:paraId="5104716F"/>
  <w15:commentEx w15:done="1" w15:paraId="1B97FAD0" w15:paraIdParent="5104716F"/>
  <w15:commentEx w15:done="0" w15:paraId="0568536C"/>
  <w15:commentEx w15:done="0" w15:paraId="13AADA3E"/>
  <w15:commentEx w15:done="0" w15:paraId="3A75BCB8"/>
  <w15:commentEx w15:done="0" w15:paraId="24AC2F7C"/>
  <w15:commentEx w15:done="0" w15:paraId="116FD4DC"/>
  <w15:commentEx w15:done="0" w15:paraId="77A61B45"/>
  <w15:commentEx w15:done="0" w15:paraId="1855FAFD"/>
  <w15:commentEx w15:done="0" w15:paraId="13C9FC00"/>
  <w15:commentEx w15:done="0" w15:paraId="20B3B43D"/>
  <w15:commentEx w15:done="0" w15:paraId="580DAE55"/>
  <w15:commentEx w15:done="0" w15:paraId="1FE5E5BF" w15:paraIdParent="580DAE55"/>
  <w15:commentEx w15:done="0" w15:paraId="3E8C48D3"/>
  <w15:commentEx w15:done="1" w15:paraId="69016B30"/>
  <w15:commentEx w15:done="0" w15:paraId="2D47C24E"/>
  <w15:commentEx w15:done="0" w15:paraId="18416C05"/>
  <w15:commentEx w15:done="0" w15:paraId="4AF964B5"/>
  <w15:commentEx w15:done="0" w15:paraId="5712EAAD"/>
  <w15:commentEx w15:done="0" w15:paraId="12383B87"/>
  <w15:commentEx w15:done="0" w15:paraId="22898B06"/>
  <w15:commentEx w15:done="0" w15:paraId="401625A8"/>
  <w15:commentEx w15:done="1" w15:paraId="0F31DC42"/>
  <w15:commentEx w15:done="1" w15:paraId="4EEC486E"/>
  <w15:commentEx w15:done="0" w15:paraId="253CFC1B"/>
  <w15:commentEx w15:done="0" w15:paraId="3F2AF17F" w15:paraIdParent="253CFC1B"/>
  <w15:commentEx w15:done="1" w15:paraId="7DB8D0ED"/>
  <w15:commentEx w15:done="1" w15:paraId="4F8044AF"/>
  <w15:commentEx w15:done="1" w15:paraId="1162BA57"/>
  <w15:commentEx w15:done="0" w15:paraId="53874F49"/>
  <w15:commentEx w15:done="0" w15:paraId="10F7FEA1"/>
  <w15:commentEx w15:done="1" w15:paraId="1F86C5A4"/>
  <w15:commentEx w15:done="1" w15:paraId="0DB89C16"/>
  <w15:commentEx w15:done="1" w15:paraId="2AFB7315" w15:paraIdParent="0DB89C16"/>
  <w15:commentEx w15:done="0" w15:paraId="13BDE31B"/>
  <w15:commentEx w15:done="0" w15:paraId="6AA8E3D0"/>
  <w15:commentEx w15:done="0" w15:paraId="22EA2D64"/>
  <w15:commentEx w15:done="1" w15:paraId="486FD051"/>
  <w15:commentEx w15:done="1" w15:paraId="3157CD68"/>
  <w15:commentEx w15:done="1" w15:paraId="2B9882B1"/>
  <w15:commentEx w15:done="0" w15:paraId="4F5D4A05"/>
  <w15:commentEx w15:done="0" w15:paraId="5AEA6214"/>
  <w15:commentEx w15:done="0" w15:paraId="29F99E9D"/>
  <w15:commentEx w15:done="0" w15:paraId="4EBC79D4"/>
  <w15:commentEx w15:done="0" w15:paraId="5082F6D5" w15:paraIdParent="4EBC79D4"/>
  <w15:commentEx w15:done="0" w15:paraId="239EED35" w15:paraIdParent="4EBC79D4"/>
  <w15:commentEx w15:done="0" w15:paraId="00056A82"/>
  <w15:commentEx w15:done="0" w15:paraId="45959217"/>
  <w15:commentEx w15:done="0" w15:paraId="4C94750C"/>
  <w15:commentEx w15:done="1" w15:paraId="76342E3A"/>
  <w15:commentEx w15:done="0" w15:paraId="56D675A9"/>
  <w15:commentEx w15:done="0" w15:paraId="1B61ECDC" w15:paraIdParent="0AD764E8"/>
  <w15:commentEx w15:done="1" w15:paraId="33CBA968"/>
  <w15:commentEx w15:done="1" w15:paraId="057A4180" w15:paraIdParent="33CBA968"/>
  <w15:commentEx w15:done="0" w15:paraId="68FDA496"/>
  <w15:commentEx w15:done="0" w15:paraId="0AD764E8"/>
  <w15:commentEx w15:done="0" w15:paraId="78C62905"/>
  <w15:commentEx w15:done="0" w15:paraId="6B35D2A8" w15:paraIdParent="78C62905"/>
  <w15:commentEx w15:done="0" w15:paraId="08669492"/>
  <w15:commentEx w15:done="0" w15:paraId="4D93877E"/>
  <w15:commentEx w15:done="0" w15:paraId="2F2C587B" w15:paraIdParent="12383B87"/>
  <w15:commentEx w15:done="0" w15:paraId="1A23A26C" w15:paraIdParent="5712EAAD"/>
  <w15:commentEx w15:done="0" w15:paraId="235873B7"/>
  <w15:commentEx w15:done="0" w15:paraId="7A826E88"/>
  <w15:commentEx w15:done="1" w15:paraId="3DEE72AC"/>
  <w15:commentEx w15:done="0" w15:paraId="100EBFFD"/>
  <w15:commentEx w15:done="0" w15:paraId="69D5CEB5"/>
  <w15:commentEx w15:done="0" w15:paraId="1BCD8311"/>
  <w15:commentEx w15:done="1" w15:paraId="0F1F29DD"/>
  <w15:commentEx w15:done="1" w15:paraId="50BD63F6"/>
  <w15:commentEx w15:done="0" w15:paraId="315C215B"/>
  <w15:commentEx w15:done="1" w15:paraId="48ADA873"/>
  <w15:commentEx w15:done="0" w15:paraId="48BABACC"/>
  <w15:commentEx w15:done="0" w15:paraId="0D9C8397"/>
  <w15:commentEx w15:done="0" w15:paraId="0E6EA928"/>
  <w15:commentEx w15:done="0" w15:paraId="27E57EDC"/>
  <w15:commentEx w15:done="0" w15:paraId="57F97CC0"/>
  <w15:commentEx w15:done="0" w15:paraId="74546165"/>
  <w15:commentEx w15:done="0" w15:paraId="4430E0AB"/>
  <w15:commentEx w15:done="0" w15:paraId="4F10FDDA"/>
  <w15:commentEx w15:done="0" w15:paraId="108B1D40"/>
  <w15:commentEx w15:done="0" w15:paraId="2D73891D"/>
  <w15:commentEx w15:done="0" w15:paraId="22C4675F"/>
  <w15:commentEx w15:done="0" w15:paraId="756158FB" w15:paraIdParent="4AF964B5"/>
  <w15:commentEx w15:done="0" w15:paraId="50FF4711"/>
  <w15:commentEx w15:done="0" w15:paraId="712E65A5"/>
  <w15:commentEx w15:done="0" w15:paraId="1A4000BE"/>
  <w15:commentEx w15:done="0" w15:paraId="6333773B"/>
  <w15:commentEx w15:done="0" w15:paraId="5B4E9E37" w15:paraIdParent="6333773B"/>
  <w15:commentEx w15:done="1" w15:paraId="31ACDDF2"/>
  <w15:commentEx w15:done="0" w15:paraId="4E20D0D2"/>
  <w15:commentEx w15:done="0" w15:paraId="4860960F"/>
  <w15:commentEx w15:done="0" w15:paraId="4C7E55B4"/>
  <w15:commentEx w15:done="0" w15:paraId="4B8D7BF3"/>
  <w15:commentEx w15:done="0" w15:paraId="7F9FA677" w15:paraIdParent="4B8D7BF3"/>
  <w15:commentEx w15:done="0" w15:paraId="6512CF32"/>
  <w15:commentEx w15:done="0" w15:paraId="09E96A8C"/>
  <w15:commentEx w15:done="0" w15:paraId="0CFAE0AB"/>
  <w15:commentEx w15:done="0" w15:paraId="46D97462"/>
  <w15:commentEx w15:done="0" w15:paraId="153A8504"/>
  <w15:commentEx w15:done="0" w15:paraId="0239B69C"/>
  <w15:commentEx w15:done="0" w15:paraId="101F9CDC"/>
  <w15:commentEx w15:done="0" w15:paraId="11BBB06D"/>
  <w15:commentEx w15:done="0" w15:paraId="265A3F81"/>
  <w15:commentEx w15:done="0" w15:paraId="22B6F62C"/>
  <w15:commentEx w15:done="0" w15:paraId="112AD59B"/>
  <w15:commentEx w15:done="0" w15:paraId="77B30291"/>
  <w15:commentEx w15:done="0" w15:paraId="050BFB54" w15:paraIdParent="77B30291"/>
  <w15:commentEx w15:done="1" w15:paraId="47A22777"/>
  <w15:commentEx w15:done="0" w15:paraId="254331C8"/>
  <w15:commentEx w15:done="0" w15:paraId="4C593345"/>
  <w15:commentEx w15:done="0" w15:paraId="0A76B6E4"/>
  <w15:commentEx w15:done="0" w15:paraId="6B3278E5"/>
  <w15:commentEx w15:done="0" w15:paraId="5DBD7D56"/>
  <w15:commentEx w15:done="0" w15:paraId="4C85A4BB"/>
  <w15:commentEx w15:done="1" w15:paraId="00C53ED3"/>
  <w15:commentEx w15:done="0" w15:paraId="1FCFE449"/>
  <w15:commentEx w15:done="0" w15:paraId="4DAD424C"/>
  <w15:commentEx w15:done="0" w15:paraId="192DBD7A"/>
  <w15:commentEx w15:done="0" w15:paraId="175A17FC"/>
  <w15:commentEx w15:done="0" w15:paraId="039225E3"/>
  <w15:commentEx w15:done="0" w15:paraId="25E244DB"/>
  <w15:commentEx w15:done="0" w15:paraId="102B7276"/>
  <w15:commentEx w15:done="0" w15:paraId="7126108A"/>
  <w15:commentEx w15:done="0" w15:paraId="6B6C02B7"/>
  <w15:commentEx w15:done="0" w15:paraId="3F97C81D"/>
  <w15:commentEx w15:done="0" w15:paraId="676003D3"/>
  <w15:commentEx w15:done="0" w15:paraId="673B4445"/>
  <w15:commentEx w15:done="0" w15:paraId="66C02F0A"/>
  <w15:commentEx w15:done="0" w15:paraId="3459AAC7"/>
  <w15:commentEx w15:done="1" w15:paraId="19F325BE"/>
  <w15:commentEx w15:done="0" w15:paraId="468C83EB"/>
  <w15:commentEx w15:done="0" w15:paraId="2DB94B81"/>
  <w15:commentEx w15:done="1" w15:paraId="5E79C587"/>
  <w15:commentEx w15:done="0" w15:paraId="4FF8AC9D"/>
  <w15:commentEx w15:done="0" w15:paraId="5A006C30"/>
  <w15:commentEx w15:done="0" w15:paraId="6C2C8719" w15:paraIdParent="5A006C30"/>
  <w15:commentEx w15:done="1" w15:paraId="2BF1B031"/>
  <w15:commentEx w15:done="0" w15:paraId="58537AB5"/>
  <w15:commentEx w15:done="0" w15:paraId="76A1CE66"/>
  <w15:commentEx w15:done="0" w15:paraId="6BD21D0C"/>
  <w15:commentEx w15:done="0" w15:paraId="7C1042D9"/>
  <w15:commentEx w15:done="0" w15:paraId="7C027A25"/>
  <w15:commentEx w15:done="0" w15:paraId="258F0112" w15:paraIdParent="7C027A25"/>
  <w15:commentEx w15:done="0" w15:paraId="1F799B5A"/>
  <w15:commentEx w15:done="0" w15:paraId="351FCCD3"/>
  <w15:commentEx w15:done="1" w15:paraId="45F33F4D"/>
  <w15:commentEx w15:done="1" w15:paraId="1FD04DEF"/>
  <w15:commentEx w15:done="0" w15:paraId="76CC2473" w15:paraIdParent="192DBD7A"/>
  <w15:commentEx w15:done="1" w15:paraId="3F567B09"/>
  <w15:commentEx w15:done="1" w15:paraId="1390B9A9"/>
  <w15:commentEx w15:done="0" w15:paraId="4209738C"/>
  <w15:commentEx w15:done="0" w15:paraId="5A190668"/>
  <w15:commentEx w15:done="0" w15:paraId="184BFD7A"/>
  <w15:commentEx w15:done="0" w15:paraId="49053ABD"/>
  <w15:commentEx w15:done="0" w15:paraId="155F61C7" w15:paraIdParent="49053ABD"/>
  <w15:commentEx w15:done="0" w15:paraId="7A9C0223"/>
  <w15:commentEx w15:done="0" w15:paraId="052B90C7"/>
  <w15:commentEx w15:done="0" w15:paraId="03E7A747"/>
  <w15:commentEx w15:done="0" w15:paraId="22230FE4"/>
  <w15:commentEx w15:done="0" w15:paraId="74CDDE04"/>
  <w15:commentEx w15:done="0" w15:paraId="0D53914F"/>
  <w15:commentEx w15:done="0" w15:paraId="3C37A8AC"/>
  <w15:commentEx w15:done="0" w15:paraId="0DCF94D0"/>
  <w15:commentEx w15:done="0" w15:paraId="26E7186E" w15:paraIdParent="265A3F81"/>
  <w15:commentEx w15:done="0" w15:paraId="16AD9AB6"/>
  <w15:commentEx w15:done="0" w15:paraId="64211B5B"/>
  <w15:commentEx w15:done="1" w15:paraId="3FD3A237"/>
  <w15:commentEx w15:done="1" w15:paraId="0C2E8C4B" w15:paraIdParent="3FD3A237"/>
  <w15:commentEx w15:done="0" w15:paraId="34289ECF"/>
  <w15:commentEx w15:done="0" w15:paraId="41061A2E"/>
  <w15:commentEx w15:done="0" w15:paraId="7DD28481"/>
  <w15:commentEx w15:done="0" w15:paraId="5C3BACD9"/>
  <w15:commentEx w15:done="0" w15:paraId="7C4DECE3"/>
  <w15:commentEx w15:done="0" w15:paraId="08E7FC5C"/>
  <w15:commentEx w15:done="0" w15:paraId="459EC320"/>
  <w15:commentEx w15:done="0" w15:paraId="61C677D6"/>
  <w15:commentEx w15:done="0" w15:paraId="0B1BC9E6"/>
  <w15:commentEx w15:done="0" w15:paraId="47B6EA49"/>
  <w15:commentEx w15:done="0" w15:paraId="0974DB84"/>
  <w15:commentEx w15:done="0" w15:paraId="588ED7F3"/>
  <w15:commentEx w15:done="0" w15:paraId="3D9FD80C"/>
  <w15:commentEx w15:done="0" w15:paraId="39618687"/>
  <w15:commentEx w15:done="0" w15:paraId="5E59F91D" w15:paraIdParent="4D93877E"/>
  <w15:commentEx w15:done="0" w15:paraId="6CEAEA73" w15:paraIdParent="7A826E88"/>
  <w15:commentEx w15:done="0" w15:paraId="34E6BBB1" w15:paraIdParent="1BCD8311"/>
  <w15:commentEx w15:done="0" w15:paraId="3B9C2E40" w15:paraIdParent="0E6EA928"/>
  <w15:commentEx w15:done="0" w15:paraId="40E7ABD9" w15:paraIdParent="27E57EDC"/>
  <w15:commentEx w15:done="0" w15:paraId="4B97143E" w15:paraIdParent="4F10FDDA"/>
  <w15:commentEx w15:done="0" w15:paraId="080024BA" w15:paraIdParent="108B1D40"/>
  <w15:commentEx w15:done="0" w15:paraId="5B6F9442"/>
  <w15:commentEx w15:done="0" w15:paraId="4BD83369"/>
  <w15:commentEx w15:done="0" w15:paraId="5F13B801"/>
  <w15:commentEx w15:done="0" w15:paraId="7DA0A8B0"/>
  <w15:commentEx w15:done="0" w15:paraId="3628E1FC"/>
  <w15:commentEx w15:done="0" w15:paraId="1C6CD4C7"/>
  <w15:commentEx w15:done="0" w15:paraId="3236B45D"/>
  <w15:commentEx w15:done="0" w15:paraId="2A115EDD"/>
  <w15:commentEx w15:done="0" w15:paraId="6E05B278"/>
  <w15:commentEx w15:done="0" w15:paraId="7F118CAD"/>
  <w15:commentEx w15:done="0" w15:paraId="55AA0116"/>
  <w15:commentEx w15:done="0" w15:paraId="0E1FFEC4"/>
  <w15:commentEx w15:done="0" w15:paraId="2D3B2C1C" w15:paraIdParent="27F4CC43"/>
  <w15:commentEx w15:done="0" w15:paraId="4C18FFB5"/>
  <w15:commentEx w15:done="0" w15:paraId="245934FA"/>
  <w15:commentEx w15:done="0" w15:paraId="269E87B5"/>
  <w15:commentEx w15:done="0" w15:paraId="044BBA11"/>
  <w15:commentEx w15:done="0" w15:paraId="3F093C24"/>
  <w15:commentEx w15:done="0" w15:paraId="25467390"/>
  <w15:commentEx w15:done="0" w15:paraId="1BBD72E9"/>
  <w15:commentEx w15:done="0" w15:paraId="1F19654B"/>
  <w15:commentEx w15:done="0" w15:paraId="68F9A1B9"/>
  <w15:commentEx w15:done="0" w15:paraId="3B0B4079"/>
  <w15:commentEx w15:done="0" w15:paraId="0E0B3541"/>
  <w15:commentEx w15:done="0" w15:paraId="4F54A943"/>
  <w15:commentEx w15:done="0" w15:paraId="1210276E" w15:paraIdParent="50E44565"/>
  <w15:commentEx w15:done="0" w15:paraId="37C1C2A1" w15:paraIdParent="20B3B43D"/>
  <w15:commentEx w15:done="0" w15:paraId="344A4902" w15:paraIdParent="56D675A9"/>
  <w15:commentEx w15:done="0" w15:paraId="3CED5C37" w15:paraIdParent="69D5CEB5"/>
  <w15:commentEx w15:done="0" w15:paraId="4F760213" w15:paraIdParent="245934FA"/>
  <w15:commentEx w15:done="0" w15:paraId="5F6D8914" w15:paraIdParent="269E87B5"/>
  <w15:commentEx w15:done="0" w15:paraId="394D242C" w15:paraIdParent="4E20D0D2"/>
  <w15:commentEx w15:done="0" w15:paraId="7B09E5CC"/>
  <w15:commentEx w15:done="0" w15:paraId="14FCD36B"/>
  <w15:commentEx w15:done="0" w15:paraId="4E841380"/>
  <w15:commentEx w15:done="0" w15:paraId="34C6BF3E"/>
  <w15:commentEx w15:done="0" w15:paraId="41307230"/>
  <w15:commentEx w15:done="0" w15:paraId="5F4C6F21" w15:paraIdParent="41307230"/>
  <w15:commentEx w15:done="0" w15:paraId="7C5C9F09"/>
  <w15:commentEx w15:done="0" w15:paraId="4ED0CED4"/>
  <w15:commentEx w15:done="0" w15:paraId="4AA14B08"/>
  <w15:commentEx w15:done="0" w15:paraId="11ED380C"/>
  <w15:commentEx w15:done="0" w15:paraId="1D3ED94D"/>
  <w15:commentEx w15:done="0" w15:paraId="59CC9BAE"/>
  <w15:commentEx w15:done="0" w15:paraId="32BCE104"/>
  <w15:commentEx w15:done="0" w15:paraId="56649541"/>
  <w15:commentEx w15:done="0" w15:paraId="321D4516"/>
  <w15:commentEx w15:done="0" w15:paraId="1BC3C301"/>
  <w15:commentEx w15:paraId="1715811E"/>
  <w15:commentEx w15:done="0" w15:paraId="7A948FCC"/>
  <w15:commentEx w15:done="0" w15:paraId="7B7CEF24"/>
  <w15:commentEx w15:done="0" w15:paraId="21E78553"/>
  <w15:commentEx w15:done="0" w15:paraId="462F05FB"/>
  <w15:commentEx w15:done="0" w15:paraId="7E298244"/>
  <w15:commentEx w15:done="0" w15:paraId="5F29A396"/>
  <w15:commentEx w15:done="0" w15:paraId="26993757"/>
  <w15:commentEx w15:done="0" w15:paraId="4D934BCF"/>
  <w15:commentEx w15:done="0" w15:paraId="28C88F45"/>
  <w15:commentEx w15:done="0" w15:paraId="1326348B"/>
  <w15:commentEx w15:done="0" w15:paraId="38D79C0D"/>
  <w15:commentEx w15:done="0" w15:paraId="37128B4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0427BE2" w16cex:dateUtc="2026-06-30T01:06:00Z"/>
  <w16cex:commentExtensible w16cex:durableId="2307D4A2" w16cex:dateUtc="2026-06-27T21:52:00Z"/>
  <w16cex:commentExtensible w16cex:durableId="2A3F18EC" w16cex:dateUtc="2026-04-20T22:18:00Z"/>
  <w16cex:commentExtensible w16cex:durableId="744664CE" w16cex:dateUtc="2026-05-28T10:03:00Z"/>
  <w16cex:commentExtensible w16cex:durableId="18822B24" w16cex:dateUtc="2026-06-27T21:55:00Z"/>
  <w16cex:commentExtensible w16cex:durableId="01014F8B" w16cex:dateUtc="2026-06-27T09:46:00Z"/>
  <w16cex:commentExtensible w16cex:durableId="1592035C" w16cex:dateUtc="2026-06-27T14:07:00Z"/>
  <w16cex:commentExtensible w16cex:durableId="23FE0149" w16cex:dateUtc="2026-06-27T14:09:00Z"/>
  <w16cex:commentExtensible w16cex:durableId="0F6828D4" w16cex:dateUtc="2026-05-28T10:08:00Z"/>
  <w16cex:commentExtensible w16cex:durableId="40F71D28" w16cex:dateUtc="2026-06-05T15:10:00Z"/>
  <w16cex:commentExtensible w16cex:durableId="3F14C12A" w16cex:dateUtc="2026-06-27T14:09:00Z"/>
  <w16cex:commentExtensible w16cex:durableId="2D48AD8C" w16cex:dateUtc="2026-06-27T21:31:00Z"/>
  <w16cex:commentExtensible w16cex:durableId="2E3C10B1" w16cex:dateUtc="2026-06-27T21:31:00Z"/>
  <w16cex:commentExtensible w16cex:durableId="66467970" w16cex:dateUtc="2026-06-27T21:31:00Z"/>
  <w16cex:commentExtensible w16cex:durableId="6C210FCF" w16cex:dateUtc="2026-06-27T21:40:00Z"/>
  <w16cex:commentExtensible w16cex:durableId="3EE0B976" w16cex:dateUtc="2026-04-20T21:42:00Z"/>
  <w16cex:commentExtensible w16cex:durableId="27939BFB" w16cex:dateUtc="2026-06-27T21:40:00Z"/>
  <w16cex:commentExtensible w16cex:durableId="42FC3AAF" w16cex:dateUtc="2026-04-16T08:51:00Z"/>
  <w16cex:commentExtensible w16cex:durableId="1C648E80" w16cex:dateUtc="2026-06-27T21:40:00Z"/>
  <w16cex:commentExtensible w16cex:durableId="728AF225" w16cex:dateUtc="2026-04-20T22:35:00Z"/>
  <w16cex:commentExtensible w16cex:durableId="41001074" w16cex:dateUtc="2026-06-03T10:18:00Z"/>
  <w16cex:commentExtensible w16cex:durableId="3AD02C93" w16cex:dateUtc="2026-06-02T14:17:00Z"/>
  <w16cex:commentExtensible w16cex:durableId="22290B72" w16cex:dateUtc="2026-06-14T22:16:00Z"/>
  <w16cex:commentExtensible w16cex:durableId="4A84E2D6" w16cex:dateUtc="2026-06-28T13:54:00Z"/>
  <w16cex:commentExtensible w16cex:durableId="00E91DC3" w16cex:dateUtc="2026-06-28T13:54:00Z"/>
  <w16cex:commentExtensible w16cex:durableId="4DEBFD69" w16cex:dateUtc="2026-06-28T14:07:00Z"/>
  <w16cex:commentExtensible w16cex:durableId="648133EB" w16cex:dateUtc="2026-06-28T19:19:00Z"/>
  <w16cex:commentExtensible w16cex:durableId="419224C0" w16cex:dateUtc="2026-06-28T14:52:00Z"/>
  <w16cex:commentExtensible w16cex:durableId="35BCDAF9" w16cex:dateUtc="2026-06-28T17:14:00Z"/>
  <w16cex:commentExtensible w16cex:durableId="4870F152" w16cex:dateUtc="2026-06-28T17:14:00Z"/>
  <w16cex:commentExtensible w16cex:durableId="66FAD9EF" w16cex:dateUtc="2026-04-14T07:33:00Z"/>
  <w16cex:commentExtensible w16cex:durableId="0C2B6595" w16cex:dateUtc="2026-04-14T07:25:00Z"/>
  <w16cex:commentExtensible w16cex:durableId="176F6B14" w16cex:dateUtc="2026-04-14T07:29:00Z"/>
  <w16cex:commentExtensible w16cex:durableId="4970C2F2" w16cex:dateUtc="2026-06-08T15:00:00Z"/>
  <w16cex:commentExtensible w16cex:durableId="2FD53C0E" w16cex:dateUtc="2026-04-14T07:25:00Z"/>
  <w16cex:commentExtensible w16cex:durableId="471A265E" w16cex:dateUtc="2026-04-14T07:35:00Z"/>
  <w16cex:commentExtensible w16cex:durableId="4F73FC9C" w16cex:dateUtc="2026-04-14T07:25:00Z"/>
  <w16cex:commentExtensible w16cex:durableId="747AA1A1" w16cex:dateUtc="2026-06-14T22:18:00Z"/>
  <w16cex:commentExtensible w16cex:durableId="168A2F8F" w16cex:dateUtc="2026-06-02T16:16:00Z"/>
  <w16cex:commentExtensible w16cex:durableId="1BC6E284" w16cex:dateUtc="2026-06-08T16:34:00Z"/>
  <w16cex:commentExtensible w16cex:durableId="301EC616" w16cex:dateUtc="2026-05-25T14:38:00Z"/>
  <w16cex:commentExtensible w16cex:durableId="7AA3E3E3" w16cex:dateUtc="2026-06-08T16:34:00Z"/>
  <w16cex:commentExtensible w16cex:durableId="0E892C7F" w16cex:dateUtc="2026-06-12T07:49:00Z"/>
  <w16cex:commentExtensible w16cex:durableId="4082D429" w16cex:dateUtc="2026-06-14T22:20:00Z"/>
  <w16cex:commentExtensible w16cex:durableId="508DB00E" w16cex:dateUtc="2026-03-25T19:32:00Z"/>
  <w16cex:commentExtensible w16cex:durableId="6FA3317A" w16cex:dateUtc="2026-03-25T20:00:00Z"/>
  <w16cex:commentExtensible w16cex:durableId="770A5E3D" w16cex:dateUtc="2026-03-25T20:03:00Z"/>
  <w16cex:commentExtensible w16cex:durableId="56355686" w16cex:dateUtc="2026-03-25T18:45:00Z"/>
  <w16cex:commentExtensible w16cex:durableId="283C8D09" w16cex:dateUtc="2026-04-07T08:54:00Z"/>
  <w16cex:commentExtensible w16cex:durableId="41508D91" w16cex:dateUtc="2026-04-07T09:45:00Z"/>
  <w16cex:commentExtensible w16cex:durableId="32CE128E" w16cex:dateUtc="2026-04-20T16:55:00Z"/>
  <w16cex:commentExtensible w16cex:durableId="60D6C758" w16cex:dateUtc="2026-04-20T16:27:00Z"/>
  <w16cex:commentExtensible w16cex:durableId="74D49880" w16cex:dateUtc="2026-04-20T16:27:00Z"/>
  <w16cex:commentExtensible w16cex:durableId="16F30554" w16cex:dateUtc="2026-06-08T10:55:00Z"/>
  <w16cex:commentExtensible w16cex:durableId="42E4E0E4" w16cex:dateUtc="2026-04-20T16:39:00Z"/>
  <w16cex:commentExtensible w16cex:durableId="1397B2E3" w16cex:dateUtc="2026-06-14T22:31:00Z"/>
  <w16cex:commentExtensible w16cex:durableId="7DAE576A" w16cex:dateUtc="2026-06-12T06:40:00Z"/>
  <w16cex:commentExtensible w16cex:durableId="6C8CF780" w16cex:dateUtc="2026-06-08T11:19:00Z"/>
  <w16cex:commentExtensible w16cex:durableId="620A6807" w16cex:dateUtc="2026-06-08T15:40:00Z"/>
  <w16cex:commentExtensible w16cex:durableId="3B1FFF8D" w16cex:dateUtc="2026-06-30T10:26:41.925Z"/>
  <w16cex:commentExtensible w16cex:durableId="31F2803F" w16cex:dateUtc="2026-04-14T08:21:00Z"/>
  <w16cex:commentExtensible w16cex:durableId="4DABA60D" w16cex:dateUtc="2026-06-02T16:21:00Z"/>
  <w16cex:commentExtensible w16cex:durableId="346CFFC3" w16cex:dateUtc="2026-06-02T16:26:00Z"/>
  <w16cex:commentExtensible w16cex:durableId="6BD3CF61" w16cex:dateUtc="2026-06-28T19:56:00Z"/>
  <w16cex:commentExtensible w16cex:durableId="34B895C5" w16cex:dateUtc="2026-03-26T16:17:00Z"/>
  <w16cex:commentExtensible w16cex:durableId="3F3187B4" w16cex:dateUtc="2026-04-10T00:54:00Z"/>
  <w16cex:commentExtensible w16cex:durableId="4829F2F6" w16cex:dateUtc="2026-04-16T10:59:00Z"/>
  <w16cex:commentExtensible w16cex:durableId="3CF077AD" w16cex:dateUtc="2026-06-28T19:56:00Z"/>
  <w16cex:commentExtensible w16cex:durableId="16E70D6C" w16cex:dateUtc="2026-06-30T09:43:56.51Z"/>
  <w16cex:commentExtensible w16cex:durableId="272ED340" w16cex:dateUtc="2026-06-30T09:40:50.767Z"/>
  <w16cex:commentExtensible w16cex:durableId="110105D9" w16cex:dateUtc="2026-06-28T22:55:00Z"/>
  <w16cex:commentExtensible w16cex:durableId="020156A4" w16cex:dateUtc="2026-06-28T22:56:00Z"/>
  <w16cex:commentExtensible w16cex:durableId="0C7021D3" w16cex:dateUtc="2026-05-25T14:54:00Z"/>
  <w16cex:commentExtensible w16cex:durableId="17C5E328" w16cex:dateUtc="2026-05-25T15:21:00Z"/>
  <w16cex:commentExtensible w16cex:durableId="2CD3AE37" w16cex:dateUtc="2026-05-25T15:30:00Z"/>
  <w16cex:commentExtensible w16cex:durableId="56A18964" w16cex:dateUtc="2026-06-28T23:06:00Z"/>
  <w16cex:commentExtensible w16cex:durableId="417FA7A0" w16cex:dateUtc="2026-05-25T15:31:00Z"/>
  <w16cex:commentExtensible w16cex:durableId="1FF3B0DA" w16cex:dateUtc="2026-04-16T10:59:00Z"/>
  <w16cex:commentExtensible w16cex:durableId="297FAA26" w16cex:dateUtc="2026-05-14T11:11:00Z"/>
  <w16cex:commentExtensible w16cex:durableId="1999E4E4" w16cex:dateUtc="2026-05-07T13:42:00Z"/>
  <w16cex:commentExtensible w16cex:durableId="7DC939A1" w16cex:dateUtc="2026-06-28T23:29:00Z"/>
  <w16cex:commentExtensible w16cex:durableId="59D88DEE" w16cex:dateUtc="2026-06-28T23:59:00Z"/>
  <w16cex:commentExtensible w16cex:durableId="3179701C" w16cex:dateUtc="2026-06-28T23:56:00Z"/>
  <w16cex:commentExtensible w16cex:durableId="3A50CE05" w16cex:dateUtc="2026-06-29T00:18:00Z"/>
  <w16cex:commentExtensible w16cex:durableId="09EC21F3" w16cex:dateUtc="2026-06-28T23:37:00Z"/>
  <w16cex:commentExtensible w16cex:durableId="58F4FB4B" w16cex:dateUtc="2026-06-29T00:13:00Z"/>
  <w16cex:commentExtensible w16cex:durableId="64B3B6CD" w16cex:dateUtc="2026-06-29T00:32:00Z"/>
  <w16cex:commentExtensible w16cex:durableId="7D70A46C" w16cex:dateUtc="2026-06-29T00:34:00Z"/>
  <w16cex:commentExtensible w16cex:durableId="63C1C507" w16cex:dateUtc="2026-06-29T00:42:00Z"/>
  <w16cex:commentExtensible w16cex:durableId="50746DC2" w16cex:dateUtc="2026-06-29T00:42:00Z"/>
  <w16cex:commentExtensible w16cex:durableId="1B4B5849" w16cex:dateUtc="2026-05-26T16:13:00Z"/>
  <w16cex:commentExtensible w16cex:durableId="056B6F63" w16cex:dateUtc="2026-06-30T09:32:53.364Z"/>
  <w16cex:commentExtensible w16cex:durableId="6AE6B5F0" w16cex:dateUtc="2026-04-21T09:20:00Z"/>
  <w16cex:commentExtensible w16cex:durableId="778D0564" w16cex:dateUtc="2026-04-21T09:32:00Z"/>
  <w16cex:commentExtensible w16cex:durableId="7C30D01D" w16cex:dateUtc="2026-03-26T10:19:00Z"/>
  <w16cex:commentExtensible w16cex:durableId="73BA4150" w16cex:dateUtc="2026-03-25T16:33:00Z">
    <w16cex:extLst>
      <w16:ext w16:uri="{CE6994B0-6A32-4C9F-8C6B-6E91EDA988CE}">
        <cr:reactions xmlns:cr="http://schemas.microsoft.com/office/comments/2020/reactions">
          <cr:reaction reactionType="1">
            <cr:reactionInfo dateUtc="2026-03-25T16:34:12Z">
              <cr:user userId="S::mcidadao@dgav.pt::6b8a8a9e-dfea-482a-ad22-d282462b5872" userProvider="AD" userName="Maria Rosário Silva Lemos Cidadão"/>
            </cr:reactionInfo>
          </cr:reaction>
        </cr:reactions>
      </w16:ext>
    </w16cex:extLst>
  </w16cex:commentExtensible>
  <w16cex:commentExtensible w16cex:durableId="7143974D" w16cex:dateUtc="2026-03-26T10:08:00Z"/>
  <w16cex:commentExtensible w16cex:durableId="38F16324" w16cex:dateUtc="2026-03-25T16:35:00Z"/>
  <w16cex:commentExtensible w16cex:durableId="3FEE1790" w16cex:dateUtc="2026-06-30T15:36:47.241Z"/>
  <w16cex:commentExtensible w16cex:durableId="3321368F" w16cex:dateUtc="2026-05-07T10:42:00Z"/>
  <w16cex:commentExtensible w16cex:durableId="62F340D5" w16cex:dateUtc="2026-06-30T15:18:41.742Z"/>
  <w16cex:commentExtensible w16cex:durableId="7CA88A5D" w16cex:dateUtc="2026-03-25T15:37:00Z"/>
  <w16cex:commentExtensible w16cex:durableId="1806E985" w16cex:dateUtc="2026-03-26T11:04:00Z"/>
  <w16cex:commentExtensible w16cex:durableId="3635A3DE" w16cex:dateUtc="2026-06-05T08:47:00Z"/>
  <w16cex:commentExtensible w16cex:durableId="482033CB" w16cex:dateUtc="2026-06-30T15:04:11.926Z"/>
  <w16cex:commentExtensible w16cex:durableId="6D465777" w16cex:dateUtc="2026-06-05T09:38:00Z"/>
  <w16cex:commentExtensible w16cex:durableId="756BBBC0" w16cex:dateUtc="2026-06-29T14:34:00Z"/>
  <w16cex:commentExtensible w16cex:durableId="15D30734" w16cex:dateUtc="2026-06-30T14:32:02.761Z"/>
  <w16cex:commentExtensible w16cex:durableId="2DCCC224" w16cex:dateUtc="2026-06-05T10:01:00Z"/>
  <w16cex:commentExtensible w16cex:durableId="684BE047" w16cex:dateUtc="2026-06-11T07:18:00Z"/>
  <w16cex:commentExtensible w16cex:durableId="43BAE81F" w16cex:dateUtc="2026-06-11T13:44:00Z"/>
  <w16cex:commentExtensible w16cex:durableId="093717C9" w16cex:dateUtc="2026-06-05T10:36:00Z"/>
  <w16cex:commentExtensible w16cex:durableId="0C305924" w16cex:dateUtc="2026-06-05T11:20:00Z"/>
  <w16cex:commentExtensible w16cex:durableId="67ECCB44" w16cex:dateUtc="2026-06-05T06:51:00Z"/>
  <w16cex:commentExtensible w16cex:durableId="4E75C4A3" w16cex:dateUtc="2026-06-11T08:05:00Z"/>
  <w16cex:commentExtensible w16cex:durableId="27A341F5" w16cex:dateUtc="2026-06-12T11:15:00Z"/>
  <w16cex:commentExtensible w16cex:durableId="4CDED6F7" w16cex:dateUtc="2026-06-12T12:01:00Z"/>
  <w16cex:commentExtensible w16cex:durableId="4938FB31" w16cex:dateUtc="2026-06-12T15:15:00Z"/>
  <w16cex:commentExtensible w16cex:durableId="3B66EB22" w16cex:dateUtc="2026-04-21T10:15:00Z"/>
  <w16cex:commentExtensible w16cex:durableId="04F7EDB4" w16cex:dateUtc="2026-03-18T17:01:00Z"/>
  <w16cex:commentExtensible w16cex:durableId="2C80DA44" w16cex:dateUtc="2026-03-18T17:12:00Z"/>
  <w16cex:commentExtensible w16cex:durableId="5E5093C4" w16cex:dateUtc="2026-06-09T13:57:00Z"/>
  <w16cex:commentExtensible w16cex:durableId="57DC252D" w16cex:dateUtc="2026-06-09T15:34:00Z"/>
  <w16cex:commentExtensible w16cex:durableId="360DE7F8" w16cex:dateUtc="2026-06-11T07:48:00Z"/>
  <w16cex:commentExtensible w16cex:durableId="6080B640" w16cex:dateUtc="2026-04-23T10:18:00Z"/>
  <w16cex:commentExtensible w16cex:durableId="029097BA" w16cex:dateUtc="2026-04-23T10:44:00Z"/>
  <w16cex:commentExtensible w16cex:durableId="0766A603" w16cex:dateUtc="2026-03-18T10:49:00Z"/>
  <w16cex:commentExtensible w16cex:durableId="00E7A9E1" w16cex:dateUtc="2026-03-18T10:49:00Z"/>
  <w16cex:commentExtensible w16cex:durableId="616B1362" w16cex:dateUtc="2026-04-23T11:33:00Z"/>
  <w16cex:commentExtensible w16cex:durableId="3FBD73C4" w16cex:dateUtc="2026-04-23T11:47:00Z"/>
  <w16cex:commentExtensible w16cex:durableId="1F457B52" w16cex:dateUtc="2026-04-23T11:46:00Z"/>
  <w16cex:commentExtensible w16cex:durableId="2B02B8EC" w16cex:dateUtc="2026-04-28T09:28:00Z"/>
  <w16cex:commentExtensible w16cex:durableId="14403D83" w16cex:dateUtc="2026-04-28T07:51:00Z"/>
  <w16cex:commentExtensible w16cex:durableId="500EDB84" w16cex:dateUtc="2026-04-01T18:05:00Z"/>
  <w16cex:commentExtensible w16cex:durableId="0C43C67A" w16cex:dateUtc="2026-03-18T12:16:00Z"/>
  <w16cex:commentExtensible w16cex:durableId="1E80FDE8" w16cex:dateUtc="2026-03-23T17:19:00Z"/>
  <w16cex:commentExtensible w16cex:durableId="7B6A0661" w16cex:dateUtc="2026-03-26T08:05:00Z"/>
  <w16cex:commentExtensible w16cex:durableId="340D0F0A" w16cex:dateUtc="2026-06-30T14:15:51.294Z"/>
  <w16cex:commentExtensible w16cex:durableId="3C54B69C" w16cex:dateUtc="2026-05-07T13:59:00Z"/>
  <w16cex:commentExtensible w16cex:durableId="3A02A61D" w16cex:dateUtc="2026-03-18T10:54:00Z"/>
  <w16cex:commentExtensible w16cex:durableId="459A6FD9" w16cex:dateUtc="2026-06-05T10:35:00Z"/>
  <w16cex:commentExtensible w16cex:durableId="77E9FC18" w16cex:dateUtc="2026-06-09T16:41:00Z"/>
  <w16cex:commentExtensible w16cex:durableId="2290DE81" w16cex:dateUtc="2026-03-18T11:07:00Z"/>
  <w16cex:commentExtensible w16cex:durableId="2C650F3B" w16cex:dateUtc="2026-03-18T11:19:00Z"/>
  <w16cex:commentExtensible w16cex:durableId="5BC91782" w16cex:dateUtc="2026-06-11T08:53:00Z"/>
  <w16cex:commentExtensible w16cex:durableId="69B85C9B" w16cex:dateUtc="2026-06-05T10:26:00Z"/>
  <w16cex:commentExtensible w16cex:durableId="3C413E8A" w16cex:dateUtc="2026-04-28T11:32:00Z"/>
  <w16cex:commentExtensible w16cex:durableId="358418CC" w16cex:dateUtc="2026-04-30T08:57:00Z"/>
  <w16cex:commentExtensible w16cex:durableId="0E94523B" w16cex:dateUtc="2026-06-29T23:01:00Z"/>
  <w16cex:commentExtensible w16cex:durableId="455C7438" w16cex:dateUtc="2026-05-07T14:49:00Z"/>
  <w16cex:commentExtensible w16cex:durableId="7BF8730B" w16cex:dateUtc="2026-04-30T10:30:00Z"/>
  <w16cex:commentExtensible w16cex:durableId="4EAB771F" w16cex:dateUtc="2026-06-11T11:05:00Z"/>
  <w16cex:commentExtensible w16cex:durableId="38503A41" w16cex:dateUtc="2026-04-10T01:51:00Z"/>
  <w16cex:commentExtensible w16cex:durableId="3BED7AD2" w16cex:dateUtc="2026-06-30T14:14:52.332Z"/>
  <w16cex:commentExtensible w16cex:durableId="64583DAA" w16cex:dateUtc="2026-05-12T10:28:00Z"/>
  <w16cex:commentExtensible w16cex:durableId="781673CC" w16cex:dateUtc="2026-05-12T10:37:00Z"/>
  <w16cex:commentExtensible w16cex:durableId="6E2E04B2" w16cex:dateUtc="2026-06-30T14:41:29.094Z"/>
  <w16cex:commentExtensible w16cex:durableId="73BC9331" w16cex:dateUtc="2026-05-07T10:30:00Z"/>
  <w16cex:commentExtensible w16cex:durableId="227E0AC5" w16cex:dateUtc="2026-05-07T10:33:00Z"/>
  <w16cex:commentExtensible w16cex:durableId="3CDC2FA8" w16cex:dateUtc="2026-05-14T10:26:00Z"/>
  <w16cex:commentExtensible w16cex:durableId="249DB846" w16cex:dateUtc="2026-03-26T10:13:00Z"/>
  <w16cex:commentExtensible w16cex:durableId="6212B416" w16cex:dateUtc="2026-05-20T11:10:00Z"/>
  <w16cex:commentExtensible w16cex:durableId="0E8199C1" w16cex:dateUtc="2026-04-02T11:01:00Z"/>
  <w16cex:commentExtensible w16cex:durableId="093D692B" w16cex:dateUtc="2026-05-19T08:46:00Z"/>
  <w16cex:commentExtensible w16cex:durableId="3DE85C69" w16cex:dateUtc="2026-05-20T11:33:00Z"/>
  <w16cex:commentExtensible w16cex:durableId="4B2AC9E2" w16cex:dateUtc="2026-05-20T11:21:00Z"/>
  <w16cex:commentExtensible w16cex:durableId="4935C9A5" w16cex:dateUtc="2026-05-20T11:24:00Z"/>
  <w16cex:commentExtensible w16cex:durableId="4C54CF07" w16cex:dateUtc="2026-03-17T19:12:00Z"/>
  <w16cex:commentExtensible w16cex:durableId="76821F99" w16cex:dateUtc="2026-04-06T15:32:00Z"/>
  <w16cex:commentExtensible w16cex:durableId="176D5FD3" w16cex:dateUtc="2026-06-29T23:50:00Z"/>
  <w16cex:commentExtensible w16cex:durableId="37BEE5E9" w16cex:dateUtc="2026-05-21T16:09:00Z"/>
  <w16cex:commentExtensible w16cex:durableId="293BDCEB" w16cex:dateUtc="2026-05-21T11:31:00Z"/>
  <w16cex:commentExtensible w16cex:durableId="55AF08FD" w16cex:dateUtc="2026-06-30T13:52:15.224Z"/>
  <w16cex:commentExtensible w16cex:durableId="508FEA19" w16cex:dateUtc="2026-05-26T09:16:00Z"/>
  <w16cex:commentExtensible w16cex:durableId="13539467" w16cex:dateUtc="2026-05-26T10:28:00Z"/>
  <w16cex:commentExtensible w16cex:durableId="7C88950A" w16cex:dateUtc="2026-05-20T11:14:00Z"/>
  <w16cex:commentExtensible w16cex:durableId="1D39234E" w16cex:dateUtc="2026-06-11T14:44:00Z"/>
  <w16cex:commentExtensible w16cex:durableId="41D4E03E" w16cex:dateUtc="2026-04-06T10:52:00Z"/>
  <w16cex:commentExtensible w16cex:durableId="4C70E8B1" w16cex:dateUtc="2026-05-28T13:51:00Z"/>
  <w16cex:commentExtensible w16cex:durableId="60FD1128" w16cex:dateUtc="2026-04-06T10:56:00Z"/>
  <w16cex:commentExtensible w16cex:durableId="334F57C0" w16cex:dateUtc="2026-04-06T11:01:00Z"/>
  <w16cex:commentExtensible w16cex:durableId="5ADFC196" w16cex:dateUtc="2026-04-06T13:45:00Z"/>
  <w16cex:commentExtensible w16cex:durableId="65FD36C3" w16cex:dateUtc="2026-05-28T11:42:00Z"/>
  <w16cex:commentExtensible w16cex:durableId="08356B56" w16cex:dateUtc="2026-05-28T15:16:00Z"/>
  <w16cex:commentExtensible w16cex:durableId="4E1A2669" w16cex:dateUtc="2026-03-17T19:18:00Z"/>
  <w16cex:commentExtensible w16cex:durableId="71ABCE01" w16cex:dateUtc="2026-04-06T13:56:00Z"/>
  <w16cex:commentExtensible w16cex:durableId="7D571B82" w16cex:dateUtc="2026-04-06T13:59:00Z"/>
  <w16cex:commentExtensible w16cex:durableId="3184A9EB" w16cex:dateUtc="2026-03-17T19:20:00Z"/>
  <w16cex:commentExtensible w16cex:durableId="06EC3C48" w16cex:dateUtc="2026-04-07T10:21:00Z"/>
  <w16cex:commentExtensible w16cex:durableId="0A4FCE91" w16cex:dateUtc="2026-05-29T11:10:00Z"/>
  <w16cex:commentExtensible w16cex:durableId="76A53347" w16cex:dateUtc="2026-04-05T18:14:00Z"/>
  <w16cex:commentExtensible w16cex:durableId="124E381D" w16cex:dateUtc="2026-06-30T10:34:39.607Z"/>
  <w16cex:commentExtensible w16cex:durableId="564F8917" w16cex:dateUtc="2026-06-30T10:44:04.794Z"/>
  <w16cex:commentExtensible w16cex:durableId="6A455738" w16cex:dateUtc="2026-06-30T10:55:04.871Z"/>
  <w16cex:commentExtensible w16cex:durableId="00B9682F" w16cex:dateUtc="2026-06-30T11:07:08.991Z"/>
  <w16cex:commentExtensible w16cex:durableId="7BDF71C2" w16cex:dateUtc="2026-06-30T11:21:08.172Z"/>
  <w16cex:commentExtensible w16cex:durableId="1F2C895E" w16cex:dateUtc="2026-06-30T11:34:50.961Z"/>
  <w16cex:commentExtensible w16cex:durableId="78EFDC02" w16cex:dateUtc="2026-06-30T11:37:05.953Z"/>
  <w16cex:commentExtensible w16cex:durableId="78AD7CD1" w16cex:dateUtc="2026-06-30T09:54:31.509Z"/>
  <w16cex:commentExtensible w16cex:durableId="66D13FF2" w16cex:dateUtc="2026-06-30T10:06:50.844Z"/>
  <w16cex:commentExtensible w16cex:durableId="7D55CC5B" w16cex:dateUtc="2026-06-30T10:08:42.889Z"/>
  <w16cex:commentExtensible w16cex:durableId="2A429670" w16cex:dateUtc="2026-06-30T10:53:03.321Z"/>
  <w16cex:commentExtensible w16cex:durableId="72464404" w16cex:dateUtc="2026-06-30T10:53:56.42Z"/>
  <w16cex:commentExtensible w16cex:durableId="7FE8AA80" w16cex:dateUtc="2026-06-30T10:58:42.095Z"/>
  <w16cex:commentExtensible w16cex:durableId="3E24DC65" w16cex:dateUtc="2026-06-30T11:01:14.301Z"/>
  <w16cex:commentExtensible w16cex:durableId="389FD7BC" w16cex:dateUtc="2026-06-30T11:01:48.441Z"/>
  <w16cex:commentExtensible w16cex:durableId="32611BA3" w16cex:dateUtc="2026-06-30T11:02:44.891Z"/>
  <w16cex:commentExtensible w16cex:durableId="3E9A19C9" w16cex:dateUtc="2026-06-30T11:15:12.291Z"/>
  <w16cex:commentExtensible w16cex:durableId="24312381" w16cex:dateUtc="2026-06-30T11:16:52.252Z"/>
  <w16cex:commentExtensible w16cex:durableId="252ED0A1" w16cex:dateUtc="2026-06-30T11:24:49.883Z"/>
  <w16cex:commentExtensible w16cex:durableId="3F546E40" w16cex:dateUtc="2026-07-07T09:35:33.534Z"/>
  <w16cex:commentExtensible w16cex:durableId="5F1C0986" w16cex:dateUtc="2026-06-30T11:29:30.611Z"/>
  <w16cex:commentExtensible w16cex:durableId="02F47D55" w16cex:dateUtc="2026-06-30T11:45:34.424Z"/>
  <w16cex:commentExtensible w16cex:durableId="7B1CFBE6" w16cex:dateUtc="2026-06-30T11:47:25.873Z"/>
  <w16cex:commentExtensible w16cex:durableId="56CA8A93" w16cex:dateUtc="2026-06-30T15:39:25.062Z"/>
  <w16cex:commentExtensible w16cex:durableId="5285ACE5" w16cex:dateUtc="2026-06-30T15:45:51.353Z"/>
  <w16cex:commentExtensible w16cex:durableId="10C3D568" w16cex:dateUtc="2026-06-30T15:52:25.775Z"/>
  <w16cex:commentExtensible w16cex:durableId="71733460" w16cex:dateUtc="2026-06-30T15:55:05.695Z"/>
  <w16cex:commentExtensible w16cex:durableId="775A0AAA" w16cex:dateUtc="2026-06-30T16:26:54.153Z"/>
  <w16cex:commentExtensible w16cex:durableId="4B03C836" w16cex:dateUtc="2026-06-30T16:30:17.634Z"/>
  <w16cex:commentExtensible w16cex:durableId="52109CF1" w16cex:dateUtc="2026-06-30T16:35:19.004Z"/>
  <w16cex:commentExtensible w16cex:durableId="3E8A00AE" w16cex:dateUtc="2026-06-30T16:45:31.466Z"/>
  <w16cex:commentExtensible w16cex:durableId="0BD2B13B" w16cex:dateUtc="2026-06-30T16:52:40.221Z"/>
  <w16cex:commentExtensible w16cex:durableId="23CDA8EC" w16cex:dateUtc="2026-07-07T11:31:28.349Z"/>
  <w16cex:commentExtensible w16cex:durableId="0FB84543" w16cex:dateUtc="2026-07-06T16:09:38.903Z"/>
  <w16cex:commentExtensible w16cex:durableId="6CC76AD6" w16cex:dateUtc="2026-07-06T16:37:01.373Z"/>
  <w16cex:commentExtensible w16cex:durableId="4BF324A8" w16cex:dateUtc="2026-07-06T16:55:52.425Z"/>
  <w16cex:commentExtensible w16cex:durableId="41C8CB3C" w16cex:dateUtc="2026-07-06T13:32:33.744Z"/>
  <w16cex:commentExtensible w16cex:durableId="18763423" w16cex:dateUtc="2026-07-06T17:29:48.763Z"/>
  <w16cex:commentExtensible w16cex:durableId="7BAF264E" w16cex:dateUtc="2026-07-06T11:33:37.445Z"/>
  <w16cex:commentExtensible w16cex:durableId="457305EC" w16cex:dateUtc="2026-07-06T11:27:15.631Z"/>
  <w16cex:commentExtensible w16cex:durableId="7ADA846B" w16cex:dateUtc="2026-07-06T11:31:43.132Z"/>
  <w16cex:commentExtensible w16cex:durableId="351DDFF1" w16cex:dateUtc="2026-07-06T11:37:30.731Z"/>
  <w16cex:commentExtensible w16cex:durableId="4EDF2C81" w16cex:dateUtc="2026-07-06T15:42:57.138Z"/>
  <w16cex:commentExtensible w16cex:durableId="10B88EDB" w16cex:dateUtc="2026-07-06T15:56:27.557Z"/>
  <w16cex:commentExtensible w16cex:durableId="5E08973B" w16cex:dateUtc="2026-07-07T10:49:52.955Z"/>
  <w16cex:commentExtensible w16cex:durableId="7039C649" w16cex:dateUtc="2026-07-06T16:07:32.995Z"/>
  <w16cex:commentExtensible w16cex:durableId="6B9F1FC7" w16cex:dateUtc="2026-07-06T16:26:01.305Z"/>
  <w16cex:commentExtensible w16cex:durableId="21821235" w16cex:dateUtc="2026-07-06T16:47:00.692Z"/>
  <w16cex:commentExtensible w16cex:durableId="4E8C7E15" w16cex:dateUtc="2026-07-06T16:56:48.369Z"/>
  <w16cex:commentExtensible w16cex:durableId="2A75FD83" w16cex:dateUtc="2026-07-06T16:58:37.783Z"/>
  <w16cex:commentExtensible w16cex:durableId="4A6CA2EF" w16cex:dateUtc="2026-07-06T17:08:03.305Z"/>
  <w16cex:commentExtensible w16cex:durableId="2A698435" w16cex:dateUtc="2026-07-06T17:23:41.248Z"/>
  <w16cex:commentExtensible w16cex:durableId="27DF74F7" w16cex:dateUtc="2026-07-06T17:27:06.706Z"/>
  <w16cex:commentExtensible w16cex:durableId="12EB7179" w16cex:dateUtc="2026-07-06T17:30:31.143Z"/>
  <w16cex:commentExtensible w16cex:durableId="2D8F1D26" w16cex:dateUtc="2026-07-06T17:41:20.417Z"/>
  <w16cex:commentExtensible w16cex:durableId="28816CC4" w16cex:dateUtc="2026-06-30T11:24:49.883Z"/>
  <w16cex:commentExtensible w16cex:durableId="486FDCC4" w16cex:dateUtc="2026-07-07T09:49:30.987Z"/>
  <w16cex:commentExtensible w16cex:durableId="2CCFBE3E" w16cex:dateUtc="2026-07-07T10:01:32.162Z"/>
  <w16cex:commentExtensible w16cex:durableId="6FD3413E" w16cex:dateUtc="2026-07-07T10:15:31.86Z"/>
  <w16cex:commentExtensible w16cex:durableId="21BBC583" w16cex:dateUtc="2026-07-07T10:24:34.646Z"/>
  <w16cex:commentExtensible w16cex:durableId="7675A759" w16cex:dateUtc="2026-07-07T10:37:05.426Z"/>
  <w16cex:commentExtensible w16cex:durableId="66A15985" w16cex:dateUtc="2026-07-07T11:01:10.116Z"/>
  <w16cex:commentExtensible w16cex:durableId="3E447707" w16cex:dateUtc="2026-07-07T11:25:52.686Z"/>
  <w16cex:commentExtensible w16cex:durableId="13B00172" w16cex:dateUtc="2026-07-07T11:38:52.539Z"/>
  <w16cex:commentExtensible w16cex:durableId="578FCC68" w16cex:dateUtc="2026-07-07T16:25:07.936Z"/>
  <w16cex:commentExtensible w16cex:durableId="5887B72A" w16cex:dateUtc="2026-07-08T11:25:46.786Z"/>
  <w16cex:commentExtensible w16cex:durableId="16D250AB" w16cex:dateUtc="2026-07-08T11:29:28.813Z"/>
  <w16cex:commentExtensible w16cex:durableId="639A10F6" w16cex:dateUtc="2026-07-13T13:00:46.624Z"/>
</w16cex:commentsExtensible>
</file>

<file path=word/commentsIds.xml><?xml version="1.0" encoding="utf-8"?>
<w16cid:commentsIds xmlns:mc="http://schemas.openxmlformats.org/markup-compatibility/2006" xmlns:w16cid="http://schemas.microsoft.com/office/word/2016/wordml/cid" mc:Ignorable="w16cid">
  <w16cid:commentId w16cid:paraId="5AF3E2F2" w16cid:durableId="40427BE2"/>
  <w16cid:commentId w16cid:paraId="27F4CC43" w16cid:durableId="2307D4A2"/>
  <w16cid:commentId w16cid:paraId="19D74710" w16cid:durableId="2A3F18EC"/>
  <w16cid:commentId w16cid:paraId="07BE9094" w16cid:durableId="744664CE"/>
  <w16cid:commentId w16cid:paraId="6B3C0F46" w16cid:durableId="18822B24"/>
  <w16cid:commentId w16cid:paraId="09FEB8B9" w16cid:durableId="01014F8B"/>
  <w16cid:commentId w16cid:paraId="50E44565" w16cid:durableId="1592035C"/>
  <w16cid:commentId w16cid:paraId="1A560AB7" w16cid:durableId="23FE0149"/>
  <w16cid:commentId w16cid:paraId="5104716F" w16cid:durableId="0F6828D4"/>
  <w16cid:commentId w16cid:paraId="1B97FAD0" w16cid:durableId="40F71D28"/>
  <w16cid:commentId w16cid:paraId="0568536C" w16cid:durableId="3F14C12A"/>
  <w16cid:commentId w16cid:paraId="13AADA3E" w16cid:durableId="2D48AD8C"/>
  <w16cid:commentId w16cid:paraId="3A75BCB8" w16cid:durableId="2E3C10B1"/>
  <w16cid:commentId w16cid:paraId="24AC2F7C" w16cid:durableId="66467970"/>
  <w16cid:commentId w16cid:paraId="116FD4DC" w16cid:durableId="6C210FCF"/>
  <w16cid:commentId w16cid:paraId="77A61B45" w16cid:durableId="3EE0B976"/>
  <w16cid:commentId w16cid:paraId="1855FAFD" w16cid:durableId="27939BFB"/>
  <w16cid:commentId w16cid:paraId="13C9FC00" w16cid:durableId="42FC3AAF"/>
  <w16cid:commentId w16cid:paraId="20B3B43D" w16cid:durableId="1C648E80"/>
  <w16cid:commentId w16cid:paraId="580DAE55" w16cid:durableId="728AF225"/>
  <w16cid:commentId w16cid:paraId="1FE5E5BF" w16cid:durableId="41001074"/>
  <w16cid:commentId w16cid:paraId="3E8C48D3" w16cid:durableId="3AD02C93"/>
  <w16cid:commentId w16cid:paraId="69016B30" w16cid:durableId="22290B72"/>
  <w16cid:commentId w16cid:paraId="2D47C24E" w16cid:durableId="4A84E2D6"/>
  <w16cid:commentId w16cid:paraId="18416C05" w16cid:durableId="00E91DC3"/>
  <w16cid:commentId w16cid:paraId="4AF964B5" w16cid:durableId="4DEBFD69"/>
  <w16cid:commentId w16cid:paraId="5712EAAD" w16cid:durableId="648133EB"/>
  <w16cid:commentId w16cid:paraId="12383B87" w16cid:durableId="419224C0"/>
  <w16cid:commentId w16cid:paraId="22898B06" w16cid:durableId="35BCDAF9"/>
  <w16cid:commentId w16cid:paraId="401625A8" w16cid:durableId="4870F152"/>
  <w16cid:commentId w16cid:paraId="0F31DC42" w16cid:durableId="66FAD9EF"/>
  <w16cid:commentId w16cid:paraId="4EEC486E" w16cid:durableId="0C2B6595"/>
  <w16cid:commentId w16cid:paraId="253CFC1B" w16cid:durableId="176F6B14"/>
  <w16cid:commentId w16cid:paraId="3F2AF17F" w16cid:durableId="4970C2F2"/>
  <w16cid:commentId w16cid:paraId="7DB8D0ED" w16cid:durableId="2FD53C0E"/>
  <w16cid:commentId w16cid:paraId="4F8044AF" w16cid:durableId="471A265E"/>
  <w16cid:commentId w16cid:paraId="1162BA57" w16cid:durableId="4F73FC9C"/>
  <w16cid:commentId w16cid:paraId="53874F49" w16cid:durableId="747AA1A1"/>
  <w16cid:commentId w16cid:paraId="10F7FEA1" w16cid:durableId="168A2F8F"/>
  <w16cid:commentId w16cid:paraId="1F86C5A4" w16cid:durableId="1BC6E284"/>
  <w16cid:commentId w16cid:paraId="0DB89C16" w16cid:durableId="301EC616"/>
  <w16cid:commentId w16cid:paraId="2AFB7315" w16cid:durableId="7AA3E3E3"/>
  <w16cid:commentId w16cid:paraId="13BDE31B" w16cid:durableId="0E892C7F"/>
  <w16cid:commentId w16cid:paraId="6AA8E3D0" w16cid:durableId="4082D429"/>
  <w16cid:commentId w16cid:paraId="22EA2D64" w16cid:durableId="508DB00E"/>
  <w16cid:commentId w16cid:paraId="486FD051" w16cid:durableId="6FA3317A"/>
  <w16cid:commentId w16cid:paraId="3157CD68" w16cid:durableId="770A5E3D"/>
  <w16cid:commentId w16cid:paraId="2B9882B1" w16cid:durableId="56355686"/>
  <w16cid:commentId w16cid:paraId="4F5D4A05" w16cid:durableId="283C8D09"/>
  <w16cid:commentId w16cid:paraId="5AEA6214" w16cid:durableId="41508D91"/>
  <w16cid:commentId w16cid:paraId="29F99E9D" w16cid:durableId="32CE128E"/>
  <w16cid:commentId w16cid:paraId="4EBC79D4" w16cid:durableId="60D6C758"/>
  <w16cid:commentId w16cid:paraId="5082F6D5" w16cid:durableId="74D49880"/>
  <w16cid:commentId w16cid:paraId="239EED35" w16cid:durableId="16F30554"/>
  <w16cid:commentId w16cid:paraId="00056A82" w16cid:durableId="42E4E0E4"/>
  <w16cid:commentId w16cid:paraId="45959217" w16cid:durableId="1397B2E3"/>
  <w16cid:commentId w16cid:paraId="4C94750C" w16cid:durableId="7DAE576A"/>
  <w16cid:commentId w16cid:paraId="76342E3A" w16cid:durableId="6C8CF780"/>
  <w16cid:commentId w16cid:paraId="56D675A9" w16cid:durableId="620A6807"/>
  <w16cid:commentId w16cid:paraId="33CBA968" w16cid:durableId="31F2803F"/>
  <w16cid:commentId w16cid:paraId="057A4180" w16cid:durableId="4DABA60D"/>
  <w16cid:commentId w16cid:paraId="68FDA496" w16cid:durableId="346CFFC3"/>
  <w16cid:commentId w16cid:paraId="0AD764E8" w16cid:durableId="6BD3CF61"/>
  <w16cid:commentId w16cid:paraId="78C62905" w16cid:durableId="34B895C5"/>
  <w16cid:commentId w16cid:paraId="6B35D2A8" w16cid:durableId="3F3187B4"/>
  <w16cid:commentId w16cid:paraId="08669492" w16cid:durableId="4829F2F6"/>
  <w16cid:commentId w16cid:paraId="4D93877E" w16cid:durableId="3CF077AD"/>
  <w16cid:commentId w16cid:paraId="235873B7" w16cid:durableId="110105D9"/>
  <w16cid:commentId w16cid:paraId="7A826E88" w16cid:durableId="020156A4"/>
  <w16cid:commentId w16cid:paraId="3DEE72AC" w16cid:durableId="0C7021D3"/>
  <w16cid:commentId w16cid:paraId="100EBFFD" w16cid:durableId="17C5E328"/>
  <w16cid:commentId w16cid:paraId="69D5CEB5" w16cid:durableId="2CD3AE37"/>
  <w16cid:commentId w16cid:paraId="1BCD8311" w16cid:durableId="56A18964"/>
  <w16cid:commentId w16cid:paraId="0F1F29DD" w16cid:durableId="417FA7A0"/>
  <w16cid:commentId w16cid:paraId="50BD63F6" w16cid:durableId="1FF3B0DA"/>
  <w16cid:commentId w16cid:paraId="315C215B" w16cid:durableId="297FAA26"/>
  <w16cid:commentId w16cid:paraId="48ADA873" w16cid:durableId="1999E4E4"/>
  <w16cid:commentId w16cid:paraId="48BABACC" w16cid:durableId="7DC939A1"/>
  <w16cid:commentId w16cid:paraId="0D9C8397" w16cid:durableId="59D88DEE"/>
  <w16cid:commentId w16cid:paraId="0E6EA928" w16cid:durableId="3179701C"/>
  <w16cid:commentId w16cid:paraId="27E57EDC" w16cid:durableId="3A50CE05"/>
  <w16cid:commentId w16cid:paraId="57F97CC0" w16cid:durableId="09EC21F3"/>
  <w16cid:commentId w16cid:paraId="74546165" w16cid:durableId="58F4FB4B"/>
  <w16cid:commentId w16cid:paraId="4430E0AB" w16cid:durableId="64B3B6CD"/>
  <w16cid:commentId w16cid:paraId="4F10FDDA" w16cid:durableId="7D70A46C"/>
  <w16cid:commentId w16cid:paraId="108B1D40" w16cid:durableId="63C1C507"/>
  <w16cid:commentId w16cid:paraId="2D73891D" w16cid:durableId="50746DC2"/>
  <w16cid:commentId w16cid:paraId="22C4675F" w16cid:durableId="1B4B5849"/>
  <w16cid:commentId w16cid:paraId="50FF4711" w16cid:durableId="6AE6B5F0"/>
  <w16cid:commentId w16cid:paraId="712E65A5" w16cid:durableId="778D0564"/>
  <w16cid:commentId w16cid:paraId="1A4000BE" w16cid:durableId="7C30D01D"/>
  <w16cid:commentId w16cid:paraId="6333773B" w16cid:durableId="73BA4150"/>
  <w16cid:commentId w16cid:paraId="5B4E9E37" w16cid:durableId="7143974D"/>
  <w16cid:commentId w16cid:paraId="31ACDDF2" w16cid:durableId="38F16324"/>
  <w16cid:commentId w16cid:paraId="4860960F" w16cid:durableId="3321368F"/>
  <w16cid:commentId w16cid:paraId="4B8D7BF3" w16cid:durableId="7CA88A5D"/>
  <w16cid:commentId w16cid:paraId="7F9FA677" w16cid:durableId="1806E985"/>
  <w16cid:commentId w16cid:paraId="6512CF32" w16cid:durableId="3635A3DE"/>
  <w16cid:commentId w16cid:paraId="0CFAE0AB" w16cid:durableId="6D465777"/>
  <w16cid:commentId w16cid:paraId="46D97462" w16cid:durableId="756BBBC0"/>
  <w16cid:commentId w16cid:paraId="0239B69C" w16cid:durableId="2DCCC224"/>
  <w16cid:commentId w16cid:paraId="101F9CDC" w16cid:durableId="684BE047"/>
  <w16cid:commentId w16cid:paraId="11BBB06D" w16cid:durableId="43BAE81F"/>
  <w16cid:commentId w16cid:paraId="265A3F81" w16cid:durableId="093717C9"/>
  <w16cid:commentId w16cid:paraId="22B6F62C" w16cid:durableId="0C305924"/>
  <w16cid:commentId w16cid:paraId="112AD59B" w16cid:durableId="67ECCB44"/>
  <w16cid:commentId w16cid:paraId="77B30291" w16cid:durableId="4E75C4A3"/>
  <w16cid:commentId w16cid:paraId="050BFB54" w16cid:durableId="27A341F5"/>
  <w16cid:commentId w16cid:paraId="47A22777" w16cid:durableId="4CDED6F7"/>
  <w16cid:commentId w16cid:paraId="254331C8" w16cid:durableId="4938FB31"/>
  <w16cid:commentId w16cid:paraId="4C593345" w16cid:durableId="3B66EB22"/>
  <w16cid:commentId w16cid:paraId="0A76B6E4" w16cid:durableId="04F7EDB4"/>
  <w16cid:commentId w16cid:paraId="6B3278E5" w16cid:durableId="2C80DA44"/>
  <w16cid:commentId w16cid:paraId="5DBD7D56" w16cid:durableId="5E5093C4"/>
  <w16cid:commentId w16cid:paraId="4C85A4BB" w16cid:durableId="57DC252D"/>
  <w16cid:commentId w16cid:paraId="00C53ED3" w16cid:durableId="360DE7F8"/>
  <w16cid:commentId w16cid:paraId="1FCFE449" w16cid:durableId="6080B640"/>
  <w16cid:commentId w16cid:paraId="4DAD424C" w16cid:durableId="029097BA"/>
  <w16cid:commentId w16cid:paraId="192DBD7A" w16cid:durableId="0766A603"/>
  <w16cid:commentId w16cid:paraId="175A17FC" w16cid:durableId="00E7A9E1"/>
  <w16cid:commentId w16cid:paraId="039225E3" w16cid:durableId="616B1362"/>
  <w16cid:commentId w16cid:paraId="25E244DB" w16cid:durableId="3FBD73C4"/>
  <w16cid:commentId w16cid:paraId="102B7276" w16cid:durableId="1F457B52"/>
  <w16cid:commentId w16cid:paraId="7126108A" w16cid:durableId="2B02B8EC"/>
  <w16cid:commentId w16cid:paraId="6B6C02B7" w16cid:durableId="14403D83"/>
  <w16cid:commentId w16cid:paraId="3F97C81D" w16cid:durableId="500EDB84"/>
  <w16cid:commentId w16cid:paraId="676003D3" w16cid:durableId="0C43C67A"/>
  <w16cid:commentId w16cid:paraId="673B4445" w16cid:durableId="1E80FDE8"/>
  <w16cid:commentId w16cid:paraId="66C02F0A" w16cid:durableId="7B6A0661"/>
  <w16cid:commentId w16cid:paraId="19F325BE" w16cid:durableId="3C54B69C"/>
  <w16cid:commentId w16cid:paraId="468C83EB" w16cid:durableId="3A02A61D"/>
  <w16cid:commentId w16cid:paraId="2DB94B81" w16cid:durableId="459A6FD9"/>
  <w16cid:commentId w16cid:paraId="5E79C587" w16cid:durableId="77E9FC18"/>
  <w16cid:commentId w16cid:paraId="4FF8AC9D" w16cid:durableId="2290DE81"/>
  <w16cid:commentId w16cid:paraId="5A006C30" w16cid:durableId="2C650F3B"/>
  <w16cid:commentId w16cid:paraId="6C2C8719" w16cid:durableId="5BC91782"/>
  <w16cid:commentId w16cid:paraId="2BF1B031" w16cid:durableId="69B85C9B"/>
  <w16cid:commentId w16cid:paraId="58537AB5" w16cid:durableId="3C413E8A"/>
  <w16cid:commentId w16cid:paraId="76A1CE66" w16cid:durableId="358418CC"/>
  <w16cid:commentId w16cid:paraId="6BD21D0C" w16cid:durableId="0E94523B"/>
  <w16cid:commentId w16cid:paraId="7C1042D9" w16cid:durableId="455C7438"/>
  <w16cid:commentId w16cid:paraId="7C027A25" w16cid:durableId="7BF8730B"/>
  <w16cid:commentId w16cid:paraId="258F0112" w16cid:durableId="4EAB771F"/>
  <w16cid:commentId w16cid:paraId="1F799B5A" w16cid:durableId="38503A41"/>
  <w16cid:commentId w16cid:paraId="45F33F4D" w16cid:durableId="64583DAA"/>
  <w16cid:commentId w16cid:paraId="1FD04DEF" w16cid:durableId="781673CC"/>
  <w16cid:commentId w16cid:paraId="3F567B09" w16cid:durableId="73BC9331"/>
  <w16cid:commentId w16cid:paraId="1390B9A9" w16cid:durableId="227E0AC5"/>
  <w16cid:commentId w16cid:paraId="4209738C" w16cid:durableId="3CDC2FA8"/>
  <w16cid:commentId w16cid:paraId="5A190668" w16cid:durableId="249DB846"/>
  <w16cid:commentId w16cid:paraId="184BFD7A" w16cid:durableId="6212B416"/>
  <w16cid:commentId w16cid:paraId="49053ABD" w16cid:durableId="0E8199C1"/>
  <w16cid:commentId w16cid:paraId="155F61C7" w16cid:durableId="093D692B"/>
  <w16cid:commentId w16cid:paraId="7A9C0223" w16cid:durableId="3DE85C69"/>
  <w16cid:commentId w16cid:paraId="052B90C7" w16cid:durableId="4B2AC9E2"/>
  <w16cid:commentId w16cid:paraId="03E7A747" w16cid:durableId="4935C9A5"/>
  <w16cid:commentId w16cid:paraId="22230FE4" w16cid:durableId="4C54CF07"/>
  <w16cid:commentId w16cid:paraId="74CDDE04" w16cid:durableId="76821F99"/>
  <w16cid:commentId w16cid:paraId="0D53914F" w16cid:durableId="176D5FD3"/>
  <w16cid:commentId w16cid:paraId="3C37A8AC" w16cid:durableId="37BEE5E9"/>
  <w16cid:commentId w16cid:paraId="0DCF94D0" w16cid:durableId="293BDCEB"/>
  <w16cid:commentId w16cid:paraId="16AD9AB6" w16cid:durableId="508FEA19"/>
  <w16cid:commentId w16cid:paraId="64211B5B" w16cid:durableId="13539467"/>
  <w16cid:commentId w16cid:paraId="3FD3A237" w16cid:durableId="7C88950A"/>
  <w16cid:commentId w16cid:paraId="0C2E8C4B" w16cid:durableId="1D39234E"/>
  <w16cid:commentId w16cid:paraId="34289ECF" w16cid:durableId="41D4E03E"/>
  <w16cid:commentId w16cid:paraId="41061A2E" w16cid:durableId="4C70E8B1"/>
  <w16cid:commentId w16cid:paraId="7DD28481" w16cid:durableId="60FD1128"/>
  <w16cid:commentId w16cid:paraId="5C3BACD9" w16cid:durableId="334F57C0"/>
  <w16cid:commentId w16cid:paraId="7C4DECE3" w16cid:durableId="5ADFC196"/>
  <w16cid:commentId w16cid:paraId="08E7FC5C" w16cid:durableId="65FD36C3"/>
  <w16cid:commentId w16cid:paraId="459EC320" w16cid:durableId="08356B56"/>
  <w16cid:commentId w16cid:paraId="61C677D6" w16cid:durableId="4E1A2669"/>
  <w16cid:commentId w16cid:paraId="0B1BC9E6" w16cid:durableId="71ABCE01"/>
  <w16cid:commentId w16cid:paraId="47B6EA49" w16cid:durableId="7D571B82"/>
  <w16cid:commentId w16cid:paraId="0974DB84" w16cid:durableId="3184A9EB"/>
  <w16cid:commentId w16cid:paraId="588ED7F3" w16cid:durableId="06EC3C48"/>
  <w16cid:commentId w16cid:paraId="3D9FD80C" w16cid:durableId="0A4FCE91"/>
  <w16cid:commentId w16cid:paraId="39618687" w16cid:durableId="76A53347"/>
  <w16cid:commentId w16cid:paraId="756158FB" w16cid:durableId="056B6F63"/>
  <w16cid:commentId w16cid:paraId="1A23A26C" w16cid:durableId="272ED340"/>
  <w16cid:commentId w16cid:paraId="2F2C587B" w16cid:durableId="16E70D6C"/>
  <w16cid:commentId w16cid:paraId="1B61ECDC" w16cid:durableId="3B1FFF8D"/>
  <w16cid:commentId w16cid:paraId="5E59F91D" w16cid:durableId="124E381D"/>
  <w16cid:commentId w16cid:paraId="6CEAEA73" w16cid:durableId="564F8917"/>
  <w16cid:commentId w16cid:paraId="34E6BBB1" w16cid:durableId="6A455738"/>
  <w16cid:commentId w16cid:paraId="3B9C2E40" w16cid:durableId="00B9682F"/>
  <w16cid:commentId w16cid:paraId="40E7ABD9" w16cid:durableId="7BDF71C2"/>
  <w16cid:commentId w16cid:paraId="4B97143E" w16cid:durableId="1F2C895E"/>
  <w16cid:commentId w16cid:paraId="080024BA" w16cid:durableId="78EFDC02"/>
  <w16cid:commentId w16cid:paraId="5B6F9442" w16cid:durableId="78AD7CD1"/>
  <w16cid:commentId w16cid:paraId="4BD83369" w16cid:durableId="66D13FF2"/>
  <w16cid:commentId w16cid:paraId="5F13B801" w16cid:durableId="7D55CC5B"/>
  <w16cid:commentId w16cid:paraId="7DA0A8B0" w16cid:durableId="2A429670"/>
  <w16cid:commentId w16cid:paraId="3628E1FC" w16cid:durableId="72464404"/>
  <w16cid:commentId w16cid:paraId="1C6CD4C7" w16cid:durableId="7FE8AA80"/>
  <w16cid:commentId w16cid:paraId="3236B45D" w16cid:durableId="3E24DC65"/>
  <w16cid:commentId w16cid:paraId="2A115EDD" w16cid:durableId="389FD7BC"/>
  <w16cid:commentId w16cid:paraId="6E05B278" w16cid:durableId="32611BA3"/>
  <w16cid:commentId w16cid:paraId="7F118CAD" w16cid:durableId="3E9A19C9"/>
  <w16cid:commentId w16cid:paraId="55AA0116" w16cid:durableId="24312381"/>
  <w16cid:commentId w16cid:paraId="0E1FFEC4" w16cid:durableId="252ED0A1"/>
  <w16cid:commentId w16cid:paraId="4C18FFB5" w16cid:durableId="5F1C0986"/>
  <w16cid:commentId w16cid:paraId="245934FA" w16cid:durableId="02F47D55"/>
  <w16cid:commentId w16cid:paraId="269E87B5" w16cid:durableId="7B1CFBE6"/>
  <w16cid:commentId w16cid:paraId="26E7186E" w16cid:durableId="55AF08FD"/>
  <w16cid:commentId w16cid:paraId="76CC2473" w16cid:durableId="6E2E04B2"/>
  <w16cid:commentId w16cid:paraId="351FCCD3" w16cid:durableId="3BED7AD2"/>
  <w16cid:commentId w16cid:paraId="3459AAC7" w16cid:durableId="340D0F0A"/>
  <w16cid:commentId w16cid:paraId="153A8504" w16cid:durableId="15D30734"/>
  <w16cid:commentId w16cid:paraId="09E96A8C" w16cid:durableId="482033CB"/>
  <w16cid:commentId w16cid:paraId="4C7E55B4" w16cid:durableId="62F340D5"/>
  <w16cid:commentId w16cid:paraId="4E20D0D2" w16cid:durableId="3FEE1790"/>
  <w16cid:commentId w16cid:paraId="044BBA11" w16cid:durableId="56CA8A93"/>
  <w16cid:commentId w16cid:paraId="3F093C24" w16cid:durableId="5285ACE5"/>
  <w16cid:commentId w16cid:paraId="25467390" w16cid:durableId="10C3D568"/>
  <w16cid:commentId w16cid:paraId="1BBD72E9" w16cid:durableId="71733460"/>
  <w16cid:commentId w16cid:paraId="1F19654B" w16cid:durableId="775A0AAA"/>
  <w16cid:commentId w16cid:paraId="68F9A1B9" w16cid:durableId="4B03C836"/>
  <w16cid:commentId w16cid:paraId="3B0B4079" w16cid:durableId="52109CF1"/>
  <w16cid:commentId w16cid:paraId="0E0B3541" w16cid:durableId="3E8A00AE"/>
  <w16cid:commentId w16cid:paraId="4F54A943" w16cid:durableId="0BD2B13B"/>
  <w16cid:commentId w16cid:paraId="2D3B2C1C" w16cid:durableId="3F546E40"/>
  <w16cid:commentId w16cid:paraId="1210276E" w16cid:durableId="23CDA8EC"/>
  <w16cid:commentId w16cid:paraId="37C1C2A1" w16cid:durableId="0FB84543"/>
  <w16cid:commentId w16cid:paraId="344A4902" w16cid:durableId="6CC76AD6"/>
  <w16cid:commentId w16cid:paraId="3CED5C37" w16cid:durableId="4BF324A8"/>
  <w16cid:commentId w16cid:paraId="4F760213" w16cid:durableId="41C8CB3C"/>
  <w16cid:commentId w16cid:paraId="5F6D8914" w16cid:durableId="18763423"/>
  <w16cid:commentId w16cid:paraId="394D242C" w16cid:durableId="7BAF264E"/>
  <w16cid:commentId w16cid:paraId="7B09E5CC" w16cid:durableId="457305EC"/>
  <w16cid:commentId w16cid:paraId="14FCD36B" w16cid:durableId="7ADA846B"/>
  <w16cid:commentId w16cid:paraId="4E841380" w16cid:durableId="351DDFF1"/>
  <w16cid:commentId w16cid:paraId="34C6BF3E" w16cid:durableId="4EDF2C81"/>
  <w16cid:commentId w16cid:paraId="41307230" w16cid:durableId="10B88EDB"/>
  <w16cid:commentId w16cid:paraId="5F4C6F21" w16cid:durableId="5E08973B"/>
  <w16cid:commentId w16cid:paraId="7C5C9F09" w16cid:durableId="7039C649"/>
  <w16cid:commentId w16cid:paraId="4ED0CED4" w16cid:durableId="6B9F1FC7"/>
  <w16cid:commentId w16cid:paraId="4AA14B08" w16cid:durableId="21821235"/>
  <w16cid:commentId w16cid:paraId="11ED380C" w16cid:durableId="4E8C7E15"/>
  <w16cid:commentId w16cid:paraId="1D3ED94D" w16cid:durableId="2A75FD83"/>
  <w16cid:commentId w16cid:paraId="59CC9BAE" w16cid:durableId="4A6CA2EF"/>
  <w16cid:commentId w16cid:paraId="32BCE104" w16cid:durableId="2A698435"/>
  <w16cid:commentId w16cid:paraId="56649541" w16cid:durableId="27DF74F7"/>
  <w16cid:commentId w16cid:paraId="321D4516" w16cid:durableId="12EB7179"/>
  <w16cid:commentId w16cid:paraId="1BC3C301" w16cid:durableId="2D8F1D26"/>
  <w16cid:commentId w16cid:paraId="1715811E" w16cid:durableId="28816CC4"/>
  <w16cid:commentId w16cid:paraId="7A948FCC" w16cid:durableId="486FDCC4"/>
  <w16cid:commentId w16cid:paraId="7B7CEF24" w16cid:durableId="2CCFBE3E"/>
  <w16cid:commentId w16cid:paraId="21E78553" w16cid:durableId="6FD3413E"/>
  <w16cid:commentId w16cid:paraId="462F05FB" w16cid:durableId="21BBC583"/>
  <w16cid:commentId w16cid:paraId="7E298244" w16cid:durableId="7675A759"/>
  <w16cid:commentId w16cid:paraId="5F29A396" w16cid:durableId="66A15985"/>
  <w16cid:commentId w16cid:paraId="26993757" w16cid:durableId="3E447707"/>
  <w16cid:commentId w16cid:paraId="4D934BCF" w16cid:durableId="13B00172"/>
  <w16cid:commentId w16cid:paraId="28C88F45" w16cid:durableId="578FCC68"/>
  <w16cid:commentId w16cid:paraId="1326348B" w16cid:durableId="5887B72A"/>
  <w16cid:commentId w16cid:paraId="38D79C0D" w16cid:durableId="16D250AB"/>
  <w16cid:commentId w16cid:paraId="37128B4B" w16cid:durableId="639A10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7282" w:rsidRDefault="00AF7282" w14:paraId="1E203B6E" w14:textId="77777777">
      <w:pPr>
        <w:spacing w:after="0" w:line="240" w:lineRule="auto"/>
      </w:pPr>
      <w:r>
        <w:separator/>
      </w:r>
    </w:p>
  </w:endnote>
  <w:endnote w:type="continuationSeparator" w:id="0">
    <w:p w:rsidR="00AF7282" w:rsidRDefault="00AF7282" w14:paraId="42A2F3F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132805"/>
      <w:docPartObj>
        <w:docPartGallery w:val="Page Numbers (Bottom of Page)"/>
        <w:docPartUnique/>
      </w:docPartObj>
    </w:sdtPr>
    <w:sdtEndPr/>
    <w:sdtContent>
      <w:p w:rsidR="008C1490" w:rsidRDefault="008C1490" w14:paraId="34919F74" w14:textId="6EA702D6">
        <w:pPr>
          <w:pStyle w:val="Rodap"/>
          <w:jc w:val="right"/>
        </w:pPr>
        <w:r>
          <w:fldChar w:fldCharType="begin"/>
        </w:r>
        <w:r>
          <w:instrText>PAGE   \* MERGEFORMAT</w:instrText>
        </w:r>
        <w:r>
          <w:fldChar w:fldCharType="separate"/>
        </w:r>
        <w:r>
          <w:t>2</w:t>
        </w:r>
        <w:r>
          <w:fldChar w:fldCharType="end"/>
        </w:r>
      </w:p>
    </w:sdtContent>
  </w:sdt>
  <w:p w:rsidR="005E68AA" w:rsidRDefault="005E68AA" w14:paraId="58429D12" w14:textId="19C84F29">
    <w:pPr>
      <w:spacing w:after="0" w:line="259" w:lineRule="auto"/>
      <w:ind w:left="142"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56591"/>
      <w:docPartObj>
        <w:docPartGallery w:val="Page Numbers (Bottom of Page)"/>
        <w:docPartUnique/>
      </w:docPartObj>
    </w:sdtPr>
    <w:sdtEndPr/>
    <w:sdtContent>
      <w:p w:rsidR="008C1490" w:rsidRDefault="008C1490" w14:paraId="3B03F6A6" w14:textId="293C6C0A">
        <w:pPr>
          <w:pStyle w:val="Rodap"/>
          <w:jc w:val="right"/>
        </w:pPr>
        <w:r>
          <w:fldChar w:fldCharType="begin"/>
        </w:r>
        <w:r>
          <w:instrText>PAGE   \* MERGEFORMAT</w:instrText>
        </w:r>
        <w:r>
          <w:fldChar w:fldCharType="separate"/>
        </w:r>
        <w:r>
          <w:t>2</w:t>
        </w:r>
        <w:r>
          <w:fldChar w:fldCharType="end"/>
        </w:r>
      </w:p>
    </w:sdtContent>
  </w:sdt>
  <w:p w:rsidR="008C1490" w:rsidRDefault="008C1490" w14:paraId="79761977"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7282" w:rsidRDefault="00AF7282" w14:paraId="332B7BA9" w14:textId="77777777">
      <w:pPr>
        <w:spacing w:after="0" w:line="240" w:lineRule="auto"/>
      </w:pPr>
      <w:r>
        <w:separator/>
      </w:r>
    </w:p>
  </w:footnote>
  <w:footnote w:type="continuationSeparator" w:id="0">
    <w:p w:rsidR="00AF7282" w:rsidRDefault="00AF7282" w14:paraId="2F9D2F92"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F7oHkUmduQhDO4" int2:id="sdzOXygp">
      <int2:state int2:type="spell" int2:value="Rejected"/>
    </int2:textHash>
    <int2:textHash int2:hashCode="V26cqFE5XB8v1D" int2:id="6ga3jeSE">
      <int2:state int2:type="spell" int2:value="Rejected"/>
    </int2:textHash>
    <int2:textHash int2:hashCode="n7WhQxpC6+FP9z" int2:id="YDyCPEWA">
      <int2:state int2:type="spell" int2:value="Rejected"/>
    </int2:textHash>
    <int2:bookmark int2:bookmarkName="_Int_IAFYLMte" int2:invalidationBookmarkName="" int2:hashCode="D43MmOmCP4XzlU" int2:id="cO3QMZ2s">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25">
    <w:nsid w:val="45609d06"/>
    <w:multiLevelType xmlns:w="http://schemas.openxmlformats.org/wordprocessingml/2006/main" w:val="hybridMultilevel"/>
    <w:lvl xmlns:w="http://schemas.openxmlformats.org/wordprocessingml/2006/main" w:ilvl="0">
      <w:start w:val="1"/>
      <w:numFmt w:val="bullet"/>
      <w:lvlText w:val="-"/>
      <w:lvlJc w:val="left"/>
      <w:pPr>
        <w:ind w:left="502" w:hanging="360"/>
      </w:pPr>
      <w:rPr>
        <w:rFonts w:hint="default" w:ascii="Aptos" w:hAnsi="Aptos"/>
      </w:rPr>
    </w:lvl>
    <w:lvl xmlns:w="http://schemas.openxmlformats.org/wordprocessingml/2006/main" w:ilvl="1">
      <w:start w:val="1"/>
      <w:numFmt w:val="bullet"/>
      <w:lvlText w:val="o"/>
      <w:lvlJc w:val="left"/>
      <w:pPr>
        <w:ind w:left="1222" w:hanging="360"/>
      </w:pPr>
      <w:rPr>
        <w:rFonts w:hint="default" w:ascii="Courier New" w:hAnsi="Courier New"/>
      </w:rPr>
    </w:lvl>
    <w:lvl xmlns:w="http://schemas.openxmlformats.org/wordprocessingml/2006/main" w:ilvl="2">
      <w:start w:val="1"/>
      <w:numFmt w:val="bullet"/>
      <w:lvlText w:val=""/>
      <w:lvlJc w:val="left"/>
      <w:pPr>
        <w:ind w:left="1942" w:hanging="360"/>
      </w:pPr>
      <w:rPr>
        <w:rFonts w:hint="default" w:ascii="Wingdings" w:hAnsi="Wingdings"/>
      </w:rPr>
    </w:lvl>
    <w:lvl xmlns:w="http://schemas.openxmlformats.org/wordprocessingml/2006/main" w:ilvl="3">
      <w:start w:val="1"/>
      <w:numFmt w:val="bullet"/>
      <w:lvlText w:val=""/>
      <w:lvlJc w:val="left"/>
      <w:pPr>
        <w:ind w:left="2662" w:hanging="360"/>
      </w:pPr>
      <w:rPr>
        <w:rFonts w:hint="default" w:ascii="Symbol" w:hAnsi="Symbol"/>
      </w:rPr>
    </w:lvl>
    <w:lvl xmlns:w="http://schemas.openxmlformats.org/wordprocessingml/2006/main" w:ilvl="4">
      <w:start w:val="1"/>
      <w:numFmt w:val="bullet"/>
      <w:lvlText w:val="o"/>
      <w:lvlJc w:val="left"/>
      <w:pPr>
        <w:ind w:left="3382" w:hanging="360"/>
      </w:pPr>
      <w:rPr>
        <w:rFonts w:hint="default" w:ascii="Courier New" w:hAnsi="Courier New"/>
      </w:rPr>
    </w:lvl>
    <w:lvl xmlns:w="http://schemas.openxmlformats.org/wordprocessingml/2006/main" w:ilvl="5">
      <w:start w:val="1"/>
      <w:numFmt w:val="bullet"/>
      <w:lvlText w:val=""/>
      <w:lvlJc w:val="left"/>
      <w:pPr>
        <w:ind w:left="4102" w:hanging="360"/>
      </w:pPr>
      <w:rPr>
        <w:rFonts w:hint="default" w:ascii="Wingdings" w:hAnsi="Wingdings"/>
      </w:rPr>
    </w:lvl>
    <w:lvl xmlns:w="http://schemas.openxmlformats.org/wordprocessingml/2006/main" w:ilvl="6">
      <w:start w:val="1"/>
      <w:numFmt w:val="bullet"/>
      <w:lvlText w:val=""/>
      <w:lvlJc w:val="left"/>
      <w:pPr>
        <w:ind w:left="4822" w:hanging="360"/>
      </w:pPr>
      <w:rPr>
        <w:rFonts w:hint="default" w:ascii="Symbol" w:hAnsi="Symbol"/>
      </w:rPr>
    </w:lvl>
    <w:lvl xmlns:w="http://schemas.openxmlformats.org/wordprocessingml/2006/main" w:ilvl="7">
      <w:start w:val="1"/>
      <w:numFmt w:val="bullet"/>
      <w:lvlText w:val="o"/>
      <w:lvlJc w:val="left"/>
      <w:pPr>
        <w:ind w:left="5542" w:hanging="360"/>
      </w:pPr>
      <w:rPr>
        <w:rFonts w:hint="default" w:ascii="Courier New" w:hAnsi="Courier New"/>
      </w:rPr>
    </w:lvl>
    <w:lvl xmlns:w="http://schemas.openxmlformats.org/wordprocessingml/2006/main" w:ilvl="8">
      <w:start w:val="1"/>
      <w:numFmt w:val="bullet"/>
      <w:lvlText w:val=""/>
      <w:lvlJc w:val="left"/>
      <w:pPr>
        <w:ind w:left="6262" w:hanging="360"/>
      </w:pPr>
      <w:rPr>
        <w:rFonts w:hint="default" w:ascii="Wingdings" w:hAnsi="Wingdings"/>
      </w:rPr>
    </w:lvl>
  </w:abstractNum>
  <w:abstractNum xmlns:w="http://schemas.openxmlformats.org/wordprocessingml/2006/main" w:abstractNumId="324">
    <w:nsid w:val="f9531b9"/>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w:abstractNumId="0" w15:restartNumberingAfterBreak="0">
    <w:nsid w:val="00890941"/>
    <w:multiLevelType w:val="hybridMultilevel"/>
    <w:tmpl w:val="080C2058"/>
    <w:lvl w:ilvl="0" w:tplc="357AD132">
      <w:start w:val="1"/>
      <w:numFmt w:val="decimal"/>
      <w:lvlText w:val="11"/>
      <w:lvlJc w:val="left"/>
      <w:pPr>
        <w:ind w:left="720" w:hanging="360"/>
      </w:pPr>
    </w:lvl>
    <w:lvl w:ilvl="1" w:tplc="E4448E84">
      <w:start w:val="1"/>
      <w:numFmt w:val="lowerLetter"/>
      <w:lvlText w:val="%2."/>
      <w:lvlJc w:val="left"/>
      <w:pPr>
        <w:ind w:left="1440" w:hanging="360"/>
      </w:pPr>
    </w:lvl>
    <w:lvl w:ilvl="2" w:tplc="FB244726">
      <w:start w:val="1"/>
      <w:numFmt w:val="lowerRoman"/>
      <w:lvlText w:val="%3."/>
      <w:lvlJc w:val="right"/>
      <w:pPr>
        <w:ind w:left="2160" w:hanging="180"/>
      </w:pPr>
    </w:lvl>
    <w:lvl w:ilvl="3" w:tplc="EFC4CFBA">
      <w:start w:val="1"/>
      <w:numFmt w:val="decimal"/>
      <w:lvlText w:val="%4."/>
      <w:lvlJc w:val="left"/>
      <w:pPr>
        <w:ind w:left="2880" w:hanging="360"/>
      </w:pPr>
    </w:lvl>
    <w:lvl w:ilvl="4" w:tplc="D16E0D3A">
      <w:start w:val="1"/>
      <w:numFmt w:val="lowerLetter"/>
      <w:lvlText w:val="%5."/>
      <w:lvlJc w:val="left"/>
      <w:pPr>
        <w:ind w:left="3600" w:hanging="360"/>
      </w:pPr>
    </w:lvl>
    <w:lvl w:ilvl="5" w:tplc="A6D01594">
      <w:start w:val="1"/>
      <w:numFmt w:val="lowerRoman"/>
      <w:lvlText w:val="%6."/>
      <w:lvlJc w:val="right"/>
      <w:pPr>
        <w:ind w:left="4320" w:hanging="180"/>
      </w:pPr>
    </w:lvl>
    <w:lvl w:ilvl="6" w:tplc="293EB6FC">
      <w:start w:val="1"/>
      <w:numFmt w:val="decimal"/>
      <w:lvlText w:val="%7."/>
      <w:lvlJc w:val="left"/>
      <w:pPr>
        <w:ind w:left="5040" w:hanging="360"/>
      </w:pPr>
    </w:lvl>
    <w:lvl w:ilvl="7" w:tplc="8E6E98A6">
      <w:start w:val="1"/>
      <w:numFmt w:val="lowerLetter"/>
      <w:lvlText w:val="%8."/>
      <w:lvlJc w:val="left"/>
      <w:pPr>
        <w:ind w:left="5760" w:hanging="360"/>
      </w:pPr>
    </w:lvl>
    <w:lvl w:ilvl="8" w:tplc="C2CA7A0C">
      <w:start w:val="1"/>
      <w:numFmt w:val="lowerRoman"/>
      <w:lvlText w:val="%9."/>
      <w:lvlJc w:val="right"/>
      <w:pPr>
        <w:ind w:left="6480" w:hanging="180"/>
      </w:pPr>
    </w:lvl>
  </w:abstractNum>
  <w:abstractNum w:abstractNumId="1" w15:restartNumberingAfterBreak="0">
    <w:nsid w:val="00C41185"/>
    <w:multiLevelType w:val="hybridMultilevel"/>
    <w:tmpl w:val="F77E4110"/>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 w15:restartNumberingAfterBreak="0">
    <w:nsid w:val="00D4054A"/>
    <w:multiLevelType w:val="hybridMultilevel"/>
    <w:tmpl w:val="09E85386"/>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3" w15:restartNumberingAfterBreak="0">
    <w:nsid w:val="01374945"/>
    <w:multiLevelType w:val="hybridMultilevel"/>
    <w:tmpl w:val="B9046A56"/>
    <w:lvl w:ilvl="0" w:tplc="EEBAD616">
      <w:start w:val="1"/>
      <w:numFmt w:val="decimal"/>
      <w:lvlText w:val="%1."/>
      <w:lvlJc w:val="left"/>
      <w:pPr>
        <w:ind w:left="502" w:hanging="360"/>
      </w:pPr>
    </w:lvl>
    <w:lvl w:ilvl="1" w:tplc="B4605494">
      <w:start w:val="1"/>
      <w:numFmt w:val="lowerLetter"/>
      <w:lvlText w:val="%2."/>
      <w:lvlJc w:val="left"/>
      <w:pPr>
        <w:ind w:left="1222" w:hanging="360"/>
      </w:pPr>
    </w:lvl>
    <w:lvl w:ilvl="2" w:tplc="1BE484DA">
      <w:start w:val="1"/>
      <w:numFmt w:val="lowerRoman"/>
      <w:lvlText w:val="%3."/>
      <w:lvlJc w:val="right"/>
      <w:pPr>
        <w:ind w:left="1942" w:hanging="180"/>
      </w:pPr>
    </w:lvl>
    <w:lvl w:ilvl="3" w:tplc="2F682CE0">
      <w:start w:val="1"/>
      <w:numFmt w:val="decimal"/>
      <w:lvlText w:val="%4."/>
      <w:lvlJc w:val="left"/>
      <w:pPr>
        <w:ind w:left="2662" w:hanging="360"/>
      </w:pPr>
    </w:lvl>
    <w:lvl w:ilvl="4" w:tplc="04F20368">
      <w:start w:val="1"/>
      <w:numFmt w:val="lowerLetter"/>
      <w:lvlText w:val="%5."/>
      <w:lvlJc w:val="left"/>
      <w:pPr>
        <w:ind w:left="3382" w:hanging="360"/>
      </w:pPr>
    </w:lvl>
    <w:lvl w:ilvl="5" w:tplc="15F80FA8">
      <w:start w:val="1"/>
      <w:numFmt w:val="lowerRoman"/>
      <w:lvlText w:val="%6."/>
      <w:lvlJc w:val="right"/>
      <w:pPr>
        <w:ind w:left="4102" w:hanging="180"/>
      </w:pPr>
    </w:lvl>
    <w:lvl w:ilvl="6" w:tplc="E6EEC3F0">
      <w:start w:val="1"/>
      <w:numFmt w:val="decimal"/>
      <w:lvlText w:val="%7."/>
      <w:lvlJc w:val="left"/>
      <w:pPr>
        <w:ind w:left="4822" w:hanging="360"/>
      </w:pPr>
    </w:lvl>
    <w:lvl w:ilvl="7" w:tplc="65CCC2FE">
      <w:start w:val="1"/>
      <w:numFmt w:val="lowerLetter"/>
      <w:lvlText w:val="%8."/>
      <w:lvlJc w:val="left"/>
      <w:pPr>
        <w:ind w:left="5542" w:hanging="360"/>
      </w:pPr>
    </w:lvl>
    <w:lvl w:ilvl="8" w:tplc="FE2A3E1E">
      <w:start w:val="1"/>
      <w:numFmt w:val="lowerRoman"/>
      <w:lvlText w:val="%9."/>
      <w:lvlJc w:val="right"/>
      <w:pPr>
        <w:ind w:left="6262" w:hanging="180"/>
      </w:pPr>
    </w:lvl>
  </w:abstractNum>
  <w:abstractNum w:abstractNumId="4" w15:restartNumberingAfterBreak="0">
    <w:nsid w:val="016A5D4F"/>
    <w:multiLevelType w:val="hybridMultilevel"/>
    <w:tmpl w:val="F1B8D9B8"/>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5" w15:restartNumberingAfterBreak="0">
    <w:nsid w:val="01D90BEC"/>
    <w:multiLevelType w:val="hybridMultilevel"/>
    <w:tmpl w:val="15F487C4"/>
    <w:lvl w:ilvl="0" w:tplc="FFFFFFFF">
      <w:start w:val="1"/>
      <w:numFmt w:val="lowerLetter"/>
      <w:lvlText w:val="%1)"/>
      <w:lvlJc w:val="left"/>
      <w:pPr>
        <w:ind w:left="1002"/>
      </w:pPr>
      <w:rPr>
        <w:rFonts w:hint="default" w:ascii="Garamond" w:hAnsi="Garamond"/>
        <w:b w:val="0"/>
        <w:i/>
        <w:iCs/>
        <w:strike w:val="0"/>
        <w:dstrike w:val="0"/>
        <w:color w:val="000000"/>
        <w:sz w:val="24"/>
        <w:szCs w:val="24"/>
        <w:u w:val="none" w:color="000000"/>
        <w:bdr w:val="none" w:color="auto" w:sz="0" w:space="0"/>
        <w:shd w:val="clear" w:color="auto" w:fill="auto"/>
        <w:vertAlign w:val="baseline"/>
      </w:rPr>
    </w:lvl>
    <w:lvl w:ilvl="1" w:tplc="A0E4E4D8">
      <w:start w:val="1"/>
      <w:numFmt w:val="lowerLetter"/>
      <w:lvlText w:val="%2"/>
      <w:lvlJc w:val="left"/>
      <w:pPr>
        <w:ind w:left="16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C3CC169E">
      <w:start w:val="1"/>
      <w:numFmt w:val="lowerRoman"/>
      <w:lvlText w:val="%3"/>
      <w:lvlJc w:val="left"/>
      <w:pPr>
        <w:ind w:left="23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230CE1CC">
      <w:start w:val="1"/>
      <w:numFmt w:val="decimal"/>
      <w:lvlText w:val="%4"/>
      <w:lvlJc w:val="left"/>
      <w:pPr>
        <w:ind w:left="30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09E86AA6">
      <w:start w:val="1"/>
      <w:numFmt w:val="lowerLetter"/>
      <w:lvlText w:val="%5"/>
      <w:lvlJc w:val="left"/>
      <w:pPr>
        <w:ind w:left="380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BD8AEA78">
      <w:start w:val="1"/>
      <w:numFmt w:val="lowerRoman"/>
      <w:lvlText w:val="%6"/>
      <w:lvlJc w:val="left"/>
      <w:pPr>
        <w:ind w:left="452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5982996">
      <w:start w:val="1"/>
      <w:numFmt w:val="decimal"/>
      <w:lvlText w:val="%7"/>
      <w:lvlJc w:val="left"/>
      <w:pPr>
        <w:ind w:left="52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1E40076">
      <w:start w:val="1"/>
      <w:numFmt w:val="lowerLetter"/>
      <w:lvlText w:val="%8"/>
      <w:lvlJc w:val="left"/>
      <w:pPr>
        <w:ind w:left="59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DFC734C">
      <w:start w:val="1"/>
      <w:numFmt w:val="lowerRoman"/>
      <w:lvlText w:val="%9"/>
      <w:lvlJc w:val="left"/>
      <w:pPr>
        <w:ind w:left="66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6" w15:restartNumberingAfterBreak="0">
    <w:nsid w:val="01FB2BA1"/>
    <w:multiLevelType w:val="hybridMultilevel"/>
    <w:tmpl w:val="FC0265FA"/>
    <w:lvl w:ilvl="0" w:tplc="08160017">
      <w:start w:val="1"/>
      <w:numFmt w:val="lowerLetter"/>
      <w:lvlText w:val="%1)"/>
      <w:lvlJc w:val="left"/>
      <w:pPr>
        <w:ind w:left="862" w:hanging="360"/>
      </w:p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7" w15:restartNumberingAfterBreak="0">
    <w:nsid w:val="02592E86"/>
    <w:multiLevelType w:val="hybridMultilevel"/>
    <w:tmpl w:val="2E00FB20"/>
    <w:lvl w:ilvl="0" w:tplc="A4A000F6">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BA04F24">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9AF89CEE">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F1249E72">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A22CB64">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3044D9C">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F9EEB2A">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6CDCA690">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4E3A8354">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8" w15:restartNumberingAfterBreak="0">
    <w:nsid w:val="02A933CA"/>
    <w:multiLevelType w:val="hybridMultilevel"/>
    <w:tmpl w:val="1E4002E2"/>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02DB8C35"/>
    <w:multiLevelType w:val="hybridMultilevel"/>
    <w:tmpl w:val="BE3A53AC"/>
    <w:lvl w:ilvl="0" w:tplc="5A88A50A">
      <w:start w:val="1"/>
      <w:numFmt w:val="decimal"/>
      <w:lvlText w:val="3"/>
      <w:lvlJc w:val="left"/>
      <w:pPr>
        <w:ind w:left="502" w:hanging="360"/>
      </w:pPr>
    </w:lvl>
    <w:lvl w:ilvl="1" w:tplc="23AE3368">
      <w:start w:val="1"/>
      <w:numFmt w:val="lowerLetter"/>
      <w:lvlText w:val="%2."/>
      <w:lvlJc w:val="left"/>
      <w:pPr>
        <w:ind w:left="1222" w:hanging="360"/>
      </w:pPr>
    </w:lvl>
    <w:lvl w:ilvl="2" w:tplc="6F4A06BE">
      <w:start w:val="1"/>
      <w:numFmt w:val="lowerRoman"/>
      <w:lvlText w:val="%3."/>
      <w:lvlJc w:val="right"/>
      <w:pPr>
        <w:ind w:left="1942" w:hanging="180"/>
      </w:pPr>
    </w:lvl>
    <w:lvl w:ilvl="3" w:tplc="E36EA23C">
      <w:start w:val="1"/>
      <w:numFmt w:val="decimal"/>
      <w:lvlText w:val="%4."/>
      <w:lvlJc w:val="left"/>
      <w:pPr>
        <w:ind w:left="2662" w:hanging="360"/>
      </w:pPr>
    </w:lvl>
    <w:lvl w:ilvl="4" w:tplc="6E763186">
      <w:start w:val="1"/>
      <w:numFmt w:val="lowerLetter"/>
      <w:lvlText w:val="%5."/>
      <w:lvlJc w:val="left"/>
      <w:pPr>
        <w:ind w:left="3382" w:hanging="360"/>
      </w:pPr>
    </w:lvl>
    <w:lvl w:ilvl="5" w:tplc="33AEE7F2">
      <w:start w:val="1"/>
      <w:numFmt w:val="lowerRoman"/>
      <w:lvlText w:val="%6."/>
      <w:lvlJc w:val="right"/>
      <w:pPr>
        <w:ind w:left="4102" w:hanging="180"/>
      </w:pPr>
    </w:lvl>
    <w:lvl w:ilvl="6" w:tplc="C8E2375C">
      <w:start w:val="1"/>
      <w:numFmt w:val="decimal"/>
      <w:lvlText w:val="%7."/>
      <w:lvlJc w:val="left"/>
      <w:pPr>
        <w:ind w:left="4822" w:hanging="360"/>
      </w:pPr>
    </w:lvl>
    <w:lvl w:ilvl="7" w:tplc="42FC11C4">
      <w:start w:val="1"/>
      <w:numFmt w:val="lowerLetter"/>
      <w:lvlText w:val="%8."/>
      <w:lvlJc w:val="left"/>
      <w:pPr>
        <w:ind w:left="5542" w:hanging="360"/>
      </w:pPr>
    </w:lvl>
    <w:lvl w:ilvl="8" w:tplc="0B787DCA">
      <w:start w:val="1"/>
      <w:numFmt w:val="lowerRoman"/>
      <w:lvlText w:val="%9."/>
      <w:lvlJc w:val="right"/>
      <w:pPr>
        <w:ind w:left="6262" w:hanging="180"/>
      </w:pPr>
    </w:lvl>
  </w:abstractNum>
  <w:abstractNum w:abstractNumId="10" w15:restartNumberingAfterBreak="0">
    <w:nsid w:val="02F80EDB"/>
    <w:multiLevelType w:val="hybridMultilevel"/>
    <w:tmpl w:val="14CC5D7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02FE7099"/>
    <w:multiLevelType w:val="multilevel"/>
    <w:tmpl w:val="E0D8680C"/>
    <w:lvl w:ilvl="0">
      <w:start w:val="3"/>
      <w:numFmt w:val="lowerLetter"/>
      <w:lvlText w:val="%1)"/>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start w:val="1"/>
      <w:numFmt w:val="decimal"/>
      <w:lvlText w:val="%1.%2.)"/>
      <w:lvlJc w:val="left"/>
      <w:pPr>
        <w:ind w:left="2005"/>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start w:val="1"/>
      <w:numFmt w:val="lowerRoman"/>
      <w:lvlText w:val="%3"/>
      <w:lvlJc w:val="left"/>
      <w:pPr>
        <w:ind w:left="249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start w:val="1"/>
      <w:numFmt w:val="decimal"/>
      <w:lvlText w:val="%4"/>
      <w:lvlJc w:val="left"/>
      <w:pPr>
        <w:ind w:left="321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start w:val="1"/>
      <w:numFmt w:val="lowerLetter"/>
      <w:lvlText w:val="%5"/>
      <w:lvlJc w:val="left"/>
      <w:pPr>
        <w:ind w:left="39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start w:val="1"/>
      <w:numFmt w:val="lowerRoman"/>
      <w:lvlText w:val="%6"/>
      <w:lvlJc w:val="left"/>
      <w:pPr>
        <w:ind w:left="46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start w:val="1"/>
      <w:numFmt w:val="decimal"/>
      <w:lvlText w:val="%7"/>
      <w:lvlJc w:val="left"/>
      <w:pPr>
        <w:ind w:left="537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start w:val="1"/>
      <w:numFmt w:val="lowerLetter"/>
      <w:lvlText w:val="%8"/>
      <w:lvlJc w:val="left"/>
      <w:pPr>
        <w:ind w:left="609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start w:val="1"/>
      <w:numFmt w:val="lowerRoman"/>
      <w:lvlText w:val="%9"/>
      <w:lvlJc w:val="left"/>
      <w:pPr>
        <w:ind w:left="681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2" w15:restartNumberingAfterBreak="0">
    <w:nsid w:val="03F04904"/>
    <w:multiLevelType w:val="hybridMultilevel"/>
    <w:tmpl w:val="B8E8112E"/>
    <w:lvl w:ilvl="0" w:tplc="4F1C39D4">
      <w:start w:val="4"/>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A960E3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6FF805A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F18A8A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AC4432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544501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B40F66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ACA078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D7A6A29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3" w15:restartNumberingAfterBreak="0">
    <w:nsid w:val="0418296B"/>
    <w:multiLevelType w:val="hybridMultilevel"/>
    <w:tmpl w:val="3104CFB0"/>
    <w:lvl w:ilvl="0" w:tplc="15162DA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206961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A42D4D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AE92AC7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BD6768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BFEB22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EDA3DF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08295F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A2045D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4" w15:restartNumberingAfterBreak="0">
    <w:nsid w:val="04B490A8"/>
    <w:multiLevelType w:val="hybridMultilevel"/>
    <w:tmpl w:val="83F0F916"/>
    <w:lvl w:ilvl="0" w:tplc="525E3592">
      <w:start w:val="1"/>
      <w:numFmt w:val="lowerLetter"/>
      <w:lvlText w:val="%1)"/>
      <w:lvlJc w:val="left"/>
      <w:pPr>
        <w:ind w:left="720" w:hanging="360"/>
      </w:pPr>
    </w:lvl>
    <w:lvl w:ilvl="1" w:tplc="73645824">
      <w:start w:val="1"/>
      <w:numFmt w:val="lowerLetter"/>
      <w:lvlText w:val="%2."/>
      <w:lvlJc w:val="left"/>
      <w:pPr>
        <w:ind w:left="1440" w:hanging="360"/>
      </w:pPr>
    </w:lvl>
    <w:lvl w:ilvl="2" w:tplc="C01A1D9A">
      <w:start w:val="1"/>
      <w:numFmt w:val="lowerRoman"/>
      <w:lvlText w:val="%3."/>
      <w:lvlJc w:val="right"/>
      <w:pPr>
        <w:ind w:left="2160" w:hanging="180"/>
      </w:pPr>
    </w:lvl>
    <w:lvl w:ilvl="3" w:tplc="0ECCEFB8">
      <w:start w:val="1"/>
      <w:numFmt w:val="decimal"/>
      <w:lvlText w:val="%4."/>
      <w:lvlJc w:val="left"/>
      <w:pPr>
        <w:ind w:left="2880" w:hanging="360"/>
      </w:pPr>
    </w:lvl>
    <w:lvl w:ilvl="4" w:tplc="1CF67964">
      <w:start w:val="1"/>
      <w:numFmt w:val="lowerLetter"/>
      <w:lvlText w:val="%5."/>
      <w:lvlJc w:val="left"/>
      <w:pPr>
        <w:ind w:left="3600" w:hanging="360"/>
      </w:pPr>
    </w:lvl>
    <w:lvl w:ilvl="5" w:tplc="688A0212">
      <w:start w:val="1"/>
      <w:numFmt w:val="lowerRoman"/>
      <w:lvlText w:val="%6."/>
      <w:lvlJc w:val="right"/>
      <w:pPr>
        <w:ind w:left="4320" w:hanging="180"/>
      </w:pPr>
    </w:lvl>
    <w:lvl w:ilvl="6" w:tplc="BE6609B6">
      <w:start w:val="1"/>
      <w:numFmt w:val="decimal"/>
      <w:lvlText w:val="%7."/>
      <w:lvlJc w:val="left"/>
      <w:pPr>
        <w:ind w:left="5040" w:hanging="360"/>
      </w:pPr>
    </w:lvl>
    <w:lvl w:ilvl="7" w:tplc="C4A22D18">
      <w:start w:val="1"/>
      <w:numFmt w:val="lowerLetter"/>
      <w:lvlText w:val="%8."/>
      <w:lvlJc w:val="left"/>
      <w:pPr>
        <w:ind w:left="5760" w:hanging="360"/>
      </w:pPr>
    </w:lvl>
    <w:lvl w:ilvl="8" w:tplc="79286A44">
      <w:start w:val="1"/>
      <w:numFmt w:val="lowerRoman"/>
      <w:lvlText w:val="%9."/>
      <w:lvlJc w:val="right"/>
      <w:pPr>
        <w:ind w:left="6480" w:hanging="180"/>
      </w:pPr>
    </w:lvl>
  </w:abstractNum>
  <w:abstractNum w:abstractNumId="15" w15:restartNumberingAfterBreak="0">
    <w:nsid w:val="05523D85"/>
    <w:multiLevelType w:val="hybridMultilevel"/>
    <w:tmpl w:val="97A03DF4"/>
    <w:lvl w:ilvl="0" w:tplc="1348F4BC">
      <w:start w:val="3"/>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8396B73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C56E49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9780A6B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44B6778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12383A5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1F4BF9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4AF6530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D6AA63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6" w15:restartNumberingAfterBreak="0">
    <w:nsid w:val="05A23A76"/>
    <w:multiLevelType w:val="hybridMultilevel"/>
    <w:tmpl w:val="F4C6EAFC"/>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7" w15:restartNumberingAfterBreak="0">
    <w:nsid w:val="05CE5AB3"/>
    <w:multiLevelType w:val="multilevel"/>
    <w:tmpl w:val="F94EAC8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06232EA2"/>
    <w:multiLevelType w:val="hybridMultilevel"/>
    <w:tmpl w:val="743A64F2"/>
    <w:lvl w:ilvl="0" w:tplc="03D2EB00">
      <w:start w:val="9"/>
      <w:numFmt w:val="decimal"/>
      <w:lvlText w:val="%1"/>
      <w:lvlJc w:val="left"/>
      <w:pPr>
        <w:ind w:left="278"/>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EE6B468">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E70AAF0">
      <w:start w:val="1"/>
      <w:numFmt w:val="lowerRoman"/>
      <w:lvlText w:val="%3"/>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66B83C84">
      <w:start w:val="1"/>
      <w:numFmt w:val="decimal"/>
      <w:lvlText w:val="%4"/>
      <w:lvlJc w:val="left"/>
      <w:pPr>
        <w:ind w:left="23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0678A99E">
      <w:start w:val="1"/>
      <w:numFmt w:val="lowerLetter"/>
      <w:lvlText w:val="%5"/>
      <w:lvlJc w:val="left"/>
      <w:pPr>
        <w:ind w:left="30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E626E6A">
      <w:start w:val="1"/>
      <w:numFmt w:val="lowerRoman"/>
      <w:lvlText w:val="%6"/>
      <w:lvlJc w:val="left"/>
      <w:pPr>
        <w:ind w:left="374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79063FD0">
      <w:start w:val="1"/>
      <w:numFmt w:val="decimal"/>
      <w:lvlText w:val="%7"/>
      <w:lvlJc w:val="left"/>
      <w:pPr>
        <w:ind w:left="44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8A6268DA">
      <w:start w:val="1"/>
      <w:numFmt w:val="lowerLetter"/>
      <w:lvlText w:val="%8"/>
      <w:lvlJc w:val="left"/>
      <w:pPr>
        <w:ind w:left="51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D13437E4">
      <w:start w:val="1"/>
      <w:numFmt w:val="lowerRoman"/>
      <w:lvlText w:val="%9"/>
      <w:lvlJc w:val="left"/>
      <w:pPr>
        <w:ind w:left="59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9" w15:restartNumberingAfterBreak="0">
    <w:nsid w:val="063A12A9"/>
    <w:multiLevelType w:val="hybridMultilevel"/>
    <w:tmpl w:val="2E8AAF36"/>
    <w:lvl w:ilvl="0" w:tplc="156AE9EE">
      <w:start w:val="2"/>
      <w:numFmt w:val="decimal"/>
      <w:lvlText w:val="%1."/>
      <w:lvlJc w:val="left"/>
      <w:pPr>
        <w:ind w:left="1207"/>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09A3CE0">
      <w:start w:val="1"/>
      <w:numFmt w:val="lowerLetter"/>
      <w:lvlText w:val="%2"/>
      <w:lvlJc w:val="left"/>
      <w:pPr>
        <w:ind w:left="17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CE6BF1E">
      <w:start w:val="1"/>
      <w:numFmt w:val="lowerRoman"/>
      <w:lvlText w:val="%3"/>
      <w:lvlJc w:val="left"/>
      <w:pPr>
        <w:ind w:left="25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90AA4B7E">
      <w:start w:val="1"/>
      <w:numFmt w:val="decimal"/>
      <w:lvlText w:val="%4"/>
      <w:lvlJc w:val="left"/>
      <w:pPr>
        <w:ind w:left="32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0262DBE">
      <w:start w:val="1"/>
      <w:numFmt w:val="lowerLetter"/>
      <w:lvlText w:val="%5"/>
      <w:lvlJc w:val="left"/>
      <w:pPr>
        <w:ind w:left="394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06495D6">
      <w:start w:val="1"/>
      <w:numFmt w:val="lowerRoman"/>
      <w:lvlText w:val="%6"/>
      <w:lvlJc w:val="left"/>
      <w:pPr>
        <w:ind w:left="466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B192BBAC">
      <w:start w:val="1"/>
      <w:numFmt w:val="decimal"/>
      <w:lvlText w:val="%7"/>
      <w:lvlJc w:val="left"/>
      <w:pPr>
        <w:ind w:left="53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2D0EB890">
      <w:start w:val="1"/>
      <w:numFmt w:val="lowerLetter"/>
      <w:lvlText w:val="%8"/>
      <w:lvlJc w:val="left"/>
      <w:pPr>
        <w:ind w:left="61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146F93E">
      <w:start w:val="1"/>
      <w:numFmt w:val="lowerRoman"/>
      <w:lvlText w:val="%9"/>
      <w:lvlJc w:val="left"/>
      <w:pPr>
        <w:ind w:left="68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0" w15:restartNumberingAfterBreak="0">
    <w:nsid w:val="0735C97E"/>
    <w:multiLevelType w:val="hybridMultilevel"/>
    <w:tmpl w:val="8D64CE02"/>
    <w:lvl w:ilvl="0" w:tplc="DF86C86E">
      <w:start w:val="1"/>
      <w:numFmt w:val="decimal"/>
      <w:lvlText w:val="%1."/>
      <w:lvlJc w:val="left"/>
      <w:pPr>
        <w:ind w:left="502" w:hanging="360"/>
      </w:pPr>
    </w:lvl>
    <w:lvl w:ilvl="1" w:tplc="DDE42658">
      <w:start w:val="1"/>
      <w:numFmt w:val="lowerLetter"/>
      <w:lvlText w:val="%2."/>
      <w:lvlJc w:val="left"/>
      <w:pPr>
        <w:ind w:left="1222" w:hanging="360"/>
      </w:pPr>
    </w:lvl>
    <w:lvl w:ilvl="2" w:tplc="76BEC7AA">
      <w:start w:val="1"/>
      <w:numFmt w:val="lowerRoman"/>
      <w:lvlText w:val="%3."/>
      <w:lvlJc w:val="right"/>
      <w:pPr>
        <w:ind w:left="1942" w:hanging="180"/>
      </w:pPr>
    </w:lvl>
    <w:lvl w:ilvl="3" w:tplc="7996CC44">
      <w:start w:val="1"/>
      <w:numFmt w:val="decimal"/>
      <w:lvlText w:val="%4."/>
      <w:lvlJc w:val="left"/>
      <w:pPr>
        <w:ind w:left="2662" w:hanging="360"/>
      </w:pPr>
    </w:lvl>
    <w:lvl w:ilvl="4" w:tplc="D8F00EA6">
      <w:start w:val="1"/>
      <w:numFmt w:val="lowerLetter"/>
      <w:lvlText w:val="%5."/>
      <w:lvlJc w:val="left"/>
      <w:pPr>
        <w:ind w:left="3382" w:hanging="360"/>
      </w:pPr>
    </w:lvl>
    <w:lvl w:ilvl="5" w:tplc="5DD65254">
      <w:start w:val="1"/>
      <w:numFmt w:val="lowerRoman"/>
      <w:lvlText w:val="%6."/>
      <w:lvlJc w:val="right"/>
      <w:pPr>
        <w:ind w:left="4102" w:hanging="180"/>
      </w:pPr>
    </w:lvl>
    <w:lvl w:ilvl="6" w:tplc="D17AE7C6">
      <w:start w:val="1"/>
      <w:numFmt w:val="decimal"/>
      <w:lvlText w:val="%7."/>
      <w:lvlJc w:val="left"/>
      <w:pPr>
        <w:ind w:left="4822" w:hanging="360"/>
      </w:pPr>
    </w:lvl>
    <w:lvl w:ilvl="7" w:tplc="135C1F2A">
      <w:start w:val="1"/>
      <w:numFmt w:val="lowerLetter"/>
      <w:lvlText w:val="%8."/>
      <w:lvlJc w:val="left"/>
      <w:pPr>
        <w:ind w:left="5542" w:hanging="360"/>
      </w:pPr>
    </w:lvl>
    <w:lvl w:ilvl="8" w:tplc="E546506A">
      <w:start w:val="1"/>
      <w:numFmt w:val="lowerRoman"/>
      <w:lvlText w:val="%9."/>
      <w:lvlJc w:val="right"/>
      <w:pPr>
        <w:ind w:left="6262" w:hanging="180"/>
      </w:pPr>
    </w:lvl>
  </w:abstractNum>
  <w:abstractNum w:abstractNumId="21" w15:restartNumberingAfterBreak="0">
    <w:nsid w:val="077B25E2"/>
    <w:multiLevelType w:val="hybridMultilevel"/>
    <w:tmpl w:val="EF16D2F8"/>
    <w:lvl w:ilvl="0" w:tplc="18FE1BD8">
      <w:start w:val="1"/>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A768D758">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A9638D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9F87D1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232BDF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A081C1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AB8F18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EC8C493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6D8F42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2" w15:restartNumberingAfterBreak="0">
    <w:nsid w:val="07C117AE"/>
    <w:multiLevelType w:val="hybridMultilevel"/>
    <w:tmpl w:val="7FF0BF76"/>
    <w:lvl w:ilvl="0" w:tplc="12025C32">
      <w:start w:val="1"/>
      <w:numFmt w:val="decimal"/>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3" w15:restartNumberingAfterBreak="0">
    <w:nsid w:val="07E17CB3"/>
    <w:multiLevelType w:val="hybridMultilevel"/>
    <w:tmpl w:val="B4D4BC0E"/>
    <w:lvl w:ilvl="0" w:tplc="191E1402">
      <w:start w:val="1"/>
      <w:numFmt w:val="decimal"/>
      <w:lvlText w:val="%1."/>
      <w:lvlJc w:val="left"/>
      <w:pPr>
        <w:ind w:left="502" w:hanging="360"/>
      </w:pPr>
    </w:lvl>
    <w:lvl w:ilvl="1" w:tplc="E3F0EF6A">
      <w:start w:val="1"/>
      <w:numFmt w:val="lowerLetter"/>
      <w:lvlText w:val="%2."/>
      <w:lvlJc w:val="left"/>
      <w:pPr>
        <w:ind w:left="1222" w:hanging="360"/>
      </w:pPr>
    </w:lvl>
    <w:lvl w:ilvl="2" w:tplc="544447DE">
      <w:start w:val="1"/>
      <w:numFmt w:val="lowerRoman"/>
      <w:lvlText w:val="%3."/>
      <w:lvlJc w:val="right"/>
      <w:pPr>
        <w:ind w:left="1942" w:hanging="180"/>
      </w:pPr>
    </w:lvl>
    <w:lvl w:ilvl="3" w:tplc="991671C4">
      <w:start w:val="1"/>
      <w:numFmt w:val="decimal"/>
      <w:lvlText w:val="%4."/>
      <w:lvlJc w:val="left"/>
      <w:pPr>
        <w:ind w:left="2662" w:hanging="360"/>
      </w:pPr>
    </w:lvl>
    <w:lvl w:ilvl="4" w:tplc="C9205A2E">
      <w:start w:val="1"/>
      <w:numFmt w:val="lowerLetter"/>
      <w:lvlText w:val="%5."/>
      <w:lvlJc w:val="left"/>
      <w:pPr>
        <w:ind w:left="3382" w:hanging="360"/>
      </w:pPr>
    </w:lvl>
    <w:lvl w:ilvl="5" w:tplc="24400C9C">
      <w:start w:val="1"/>
      <w:numFmt w:val="lowerRoman"/>
      <w:lvlText w:val="%6."/>
      <w:lvlJc w:val="right"/>
      <w:pPr>
        <w:ind w:left="4102" w:hanging="180"/>
      </w:pPr>
    </w:lvl>
    <w:lvl w:ilvl="6" w:tplc="39BEAB7C">
      <w:start w:val="1"/>
      <w:numFmt w:val="decimal"/>
      <w:lvlText w:val="%7."/>
      <w:lvlJc w:val="left"/>
      <w:pPr>
        <w:ind w:left="4822" w:hanging="360"/>
      </w:pPr>
    </w:lvl>
    <w:lvl w:ilvl="7" w:tplc="58B44500">
      <w:start w:val="1"/>
      <w:numFmt w:val="lowerLetter"/>
      <w:lvlText w:val="%8."/>
      <w:lvlJc w:val="left"/>
      <w:pPr>
        <w:ind w:left="5542" w:hanging="360"/>
      </w:pPr>
    </w:lvl>
    <w:lvl w:ilvl="8" w:tplc="6E8EB808">
      <w:start w:val="1"/>
      <w:numFmt w:val="lowerRoman"/>
      <w:lvlText w:val="%9."/>
      <w:lvlJc w:val="right"/>
      <w:pPr>
        <w:ind w:left="6262" w:hanging="180"/>
      </w:pPr>
    </w:lvl>
  </w:abstractNum>
  <w:abstractNum w:abstractNumId="24" w15:restartNumberingAfterBreak="0">
    <w:nsid w:val="082B0B23"/>
    <w:multiLevelType w:val="hybridMultilevel"/>
    <w:tmpl w:val="D5E89C3E"/>
    <w:lvl w:ilvl="0" w:tplc="6994D7C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C8C76D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8407F7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B27E1CA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0A0AB5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835829B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24048D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2D6DFE2">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F3C9E4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5" w15:restartNumberingAfterBreak="0">
    <w:nsid w:val="08394D53"/>
    <w:multiLevelType w:val="hybridMultilevel"/>
    <w:tmpl w:val="6BECD160"/>
    <w:lvl w:ilvl="0" w:tplc="D2EC4FF4">
      <w:start w:val="1"/>
      <w:numFmt w:val="decimal"/>
      <w:lvlText w:val="%1."/>
      <w:lvlJc w:val="left"/>
      <w:pPr>
        <w:ind w:left="502" w:hanging="360"/>
      </w:pPr>
    </w:lvl>
    <w:lvl w:ilvl="1" w:tplc="B0CE6F3A">
      <w:start w:val="1"/>
      <w:numFmt w:val="lowerLetter"/>
      <w:lvlText w:val="%2."/>
      <w:lvlJc w:val="left"/>
      <w:pPr>
        <w:ind w:left="1222" w:hanging="360"/>
      </w:pPr>
    </w:lvl>
    <w:lvl w:ilvl="2" w:tplc="92EA906A">
      <w:start w:val="1"/>
      <w:numFmt w:val="lowerRoman"/>
      <w:lvlText w:val="%3."/>
      <w:lvlJc w:val="right"/>
      <w:pPr>
        <w:ind w:left="1942" w:hanging="180"/>
      </w:pPr>
    </w:lvl>
    <w:lvl w:ilvl="3" w:tplc="BD9A4658">
      <w:start w:val="1"/>
      <w:numFmt w:val="decimal"/>
      <w:lvlText w:val="%4."/>
      <w:lvlJc w:val="left"/>
      <w:pPr>
        <w:ind w:left="2662" w:hanging="360"/>
      </w:pPr>
    </w:lvl>
    <w:lvl w:ilvl="4" w:tplc="180A8C2C">
      <w:start w:val="1"/>
      <w:numFmt w:val="lowerLetter"/>
      <w:lvlText w:val="%5."/>
      <w:lvlJc w:val="left"/>
      <w:pPr>
        <w:ind w:left="3382" w:hanging="360"/>
      </w:pPr>
    </w:lvl>
    <w:lvl w:ilvl="5" w:tplc="E5103AE0">
      <w:start w:val="1"/>
      <w:numFmt w:val="lowerRoman"/>
      <w:lvlText w:val="%6."/>
      <w:lvlJc w:val="right"/>
      <w:pPr>
        <w:ind w:left="4102" w:hanging="180"/>
      </w:pPr>
    </w:lvl>
    <w:lvl w:ilvl="6" w:tplc="F45E3CE0">
      <w:start w:val="1"/>
      <w:numFmt w:val="decimal"/>
      <w:lvlText w:val="%7."/>
      <w:lvlJc w:val="left"/>
      <w:pPr>
        <w:ind w:left="4822" w:hanging="360"/>
      </w:pPr>
    </w:lvl>
    <w:lvl w:ilvl="7" w:tplc="BAD88996">
      <w:start w:val="1"/>
      <w:numFmt w:val="lowerLetter"/>
      <w:lvlText w:val="%8."/>
      <w:lvlJc w:val="left"/>
      <w:pPr>
        <w:ind w:left="5542" w:hanging="360"/>
      </w:pPr>
    </w:lvl>
    <w:lvl w:ilvl="8" w:tplc="C9985572">
      <w:start w:val="1"/>
      <w:numFmt w:val="lowerRoman"/>
      <w:lvlText w:val="%9."/>
      <w:lvlJc w:val="right"/>
      <w:pPr>
        <w:ind w:left="6262" w:hanging="180"/>
      </w:pPr>
    </w:lvl>
  </w:abstractNum>
  <w:abstractNum w:abstractNumId="26" w15:restartNumberingAfterBreak="0">
    <w:nsid w:val="08CF16DB"/>
    <w:multiLevelType w:val="hybridMultilevel"/>
    <w:tmpl w:val="25AEC838"/>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7" w15:restartNumberingAfterBreak="0">
    <w:nsid w:val="096B1454"/>
    <w:multiLevelType w:val="multilevel"/>
    <w:tmpl w:val="14F68018"/>
    <w:lvl w:ilvl="0">
      <w:start w:val="1"/>
      <w:numFmt w:val="decimal"/>
      <w:lvlText w:val="%1."/>
      <w:lvlJc w:val="left"/>
      <w:pPr>
        <w:ind w:left="487" w:hanging="360"/>
      </w:pPr>
    </w:lvl>
    <w:lvl w:ilvl="1">
      <w:start w:val="1"/>
      <w:numFmt w:val="decimal"/>
      <w:lvlText w:val="%1.%2."/>
      <w:lvlJc w:val="left"/>
      <w:pPr>
        <w:ind w:left="1207" w:hanging="360"/>
      </w:pPr>
    </w:lvl>
    <w:lvl w:ilvl="2">
      <w:start w:val="1"/>
      <w:numFmt w:val="decimal"/>
      <w:lvlText w:val="%1.%2.%3."/>
      <w:lvlJc w:val="left"/>
      <w:pPr>
        <w:ind w:left="1927" w:hanging="180"/>
      </w:pPr>
    </w:lvl>
    <w:lvl w:ilvl="3">
      <w:start w:val="1"/>
      <w:numFmt w:val="decimal"/>
      <w:lvlText w:val="%1.%2.%3.%4."/>
      <w:lvlJc w:val="left"/>
      <w:pPr>
        <w:ind w:left="2647" w:hanging="360"/>
      </w:pPr>
    </w:lvl>
    <w:lvl w:ilvl="4">
      <w:start w:val="1"/>
      <w:numFmt w:val="decimal"/>
      <w:lvlText w:val="%1.%2.%3.%4.%5."/>
      <w:lvlJc w:val="left"/>
      <w:pPr>
        <w:ind w:left="3367" w:hanging="360"/>
      </w:pPr>
    </w:lvl>
    <w:lvl w:ilvl="5">
      <w:start w:val="1"/>
      <w:numFmt w:val="decimal"/>
      <w:lvlText w:val="%1.%2.%3.%4.%5.%6."/>
      <w:lvlJc w:val="left"/>
      <w:pPr>
        <w:ind w:left="4087" w:hanging="180"/>
      </w:pPr>
    </w:lvl>
    <w:lvl w:ilvl="6">
      <w:start w:val="1"/>
      <w:numFmt w:val="decimal"/>
      <w:lvlText w:val="%1.%2.%3.%4.%5.%6.%7."/>
      <w:lvlJc w:val="left"/>
      <w:pPr>
        <w:ind w:left="4807" w:hanging="360"/>
      </w:pPr>
    </w:lvl>
    <w:lvl w:ilvl="7">
      <w:start w:val="1"/>
      <w:numFmt w:val="decimal"/>
      <w:lvlText w:val="%1.%2.%3.%4.%5.%6.%7.%8."/>
      <w:lvlJc w:val="left"/>
      <w:pPr>
        <w:ind w:left="5527" w:hanging="360"/>
      </w:pPr>
    </w:lvl>
    <w:lvl w:ilvl="8">
      <w:start w:val="1"/>
      <w:numFmt w:val="decimal"/>
      <w:lvlText w:val="%1.%2.%3.%4.%5.%6.%7.%8.%9."/>
      <w:lvlJc w:val="left"/>
      <w:pPr>
        <w:ind w:left="6247" w:hanging="180"/>
      </w:pPr>
    </w:lvl>
  </w:abstractNum>
  <w:abstractNum w:abstractNumId="28" w15:restartNumberingAfterBreak="0">
    <w:nsid w:val="09792AD6"/>
    <w:multiLevelType w:val="hybridMultilevel"/>
    <w:tmpl w:val="1C3C7AC8"/>
    <w:lvl w:ilvl="0" w:tplc="D72EAA52">
      <w:start w:val="2"/>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C0FAF21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A04AB6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FB022C0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27704DE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008019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3D94ABC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F600D7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4DA6E6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9" w15:restartNumberingAfterBreak="0">
    <w:nsid w:val="09C8A25B"/>
    <w:multiLevelType w:val="hybridMultilevel"/>
    <w:tmpl w:val="FFFFFFFF"/>
    <w:lvl w:ilvl="0" w:tplc="A0686150">
      <w:start w:val="1"/>
      <w:numFmt w:val="decimal"/>
      <w:lvlText w:val="%1."/>
      <w:lvlJc w:val="left"/>
      <w:pPr>
        <w:ind w:left="502" w:hanging="360"/>
      </w:pPr>
    </w:lvl>
    <w:lvl w:ilvl="1" w:tplc="97F88A58">
      <w:start w:val="1"/>
      <w:numFmt w:val="lowerLetter"/>
      <w:lvlText w:val="%2."/>
      <w:lvlJc w:val="left"/>
      <w:pPr>
        <w:ind w:left="1222" w:hanging="360"/>
      </w:pPr>
    </w:lvl>
    <w:lvl w:ilvl="2" w:tplc="E8D039BC">
      <w:start w:val="1"/>
      <w:numFmt w:val="lowerRoman"/>
      <w:lvlText w:val="%3."/>
      <w:lvlJc w:val="right"/>
      <w:pPr>
        <w:ind w:left="1942" w:hanging="180"/>
      </w:pPr>
    </w:lvl>
    <w:lvl w:ilvl="3" w:tplc="3D846E18">
      <w:start w:val="1"/>
      <w:numFmt w:val="decimal"/>
      <w:lvlText w:val="%4."/>
      <w:lvlJc w:val="left"/>
      <w:pPr>
        <w:ind w:left="2662" w:hanging="360"/>
      </w:pPr>
    </w:lvl>
    <w:lvl w:ilvl="4" w:tplc="F56CD332">
      <w:start w:val="1"/>
      <w:numFmt w:val="lowerLetter"/>
      <w:lvlText w:val="%5."/>
      <w:lvlJc w:val="left"/>
      <w:pPr>
        <w:ind w:left="3382" w:hanging="360"/>
      </w:pPr>
    </w:lvl>
    <w:lvl w:ilvl="5" w:tplc="BAEEEAD2">
      <w:start w:val="1"/>
      <w:numFmt w:val="lowerRoman"/>
      <w:lvlText w:val="%6."/>
      <w:lvlJc w:val="right"/>
      <w:pPr>
        <w:ind w:left="4102" w:hanging="180"/>
      </w:pPr>
    </w:lvl>
    <w:lvl w:ilvl="6" w:tplc="0464AE46">
      <w:start w:val="1"/>
      <w:numFmt w:val="decimal"/>
      <w:lvlText w:val="%7."/>
      <w:lvlJc w:val="left"/>
      <w:pPr>
        <w:ind w:left="4822" w:hanging="360"/>
      </w:pPr>
    </w:lvl>
    <w:lvl w:ilvl="7" w:tplc="4C1C3D80">
      <w:start w:val="1"/>
      <w:numFmt w:val="lowerLetter"/>
      <w:lvlText w:val="%8."/>
      <w:lvlJc w:val="left"/>
      <w:pPr>
        <w:ind w:left="5542" w:hanging="360"/>
      </w:pPr>
    </w:lvl>
    <w:lvl w:ilvl="8" w:tplc="C1E03C68">
      <w:start w:val="1"/>
      <w:numFmt w:val="lowerRoman"/>
      <w:lvlText w:val="%9."/>
      <w:lvlJc w:val="right"/>
      <w:pPr>
        <w:ind w:left="6262" w:hanging="180"/>
      </w:pPr>
    </w:lvl>
  </w:abstractNum>
  <w:abstractNum w:abstractNumId="30" w15:restartNumberingAfterBreak="0">
    <w:nsid w:val="0A05DE17"/>
    <w:multiLevelType w:val="hybridMultilevel"/>
    <w:tmpl w:val="3A70314A"/>
    <w:lvl w:ilvl="0" w:tplc="2BD625CE">
      <w:start w:val="1"/>
      <w:numFmt w:val="lowerLetter"/>
      <w:lvlText w:val="e)"/>
      <w:lvlJc w:val="left"/>
      <w:pPr>
        <w:ind w:left="502" w:hanging="360"/>
      </w:pPr>
    </w:lvl>
    <w:lvl w:ilvl="1" w:tplc="B980F254">
      <w:start w:val="1"/>
      <w:numFmt w:val="lowerLetter"/>
      <w:lvlText w:val="%2."/>
      <w:lvlJc w:val="left"/>
      <w:pPr>
        <w:ind w:left="1222" w:hanging="360"/>
      </w:pPr>
    </w:lvl>
    <w:lvl w:ilvl="2" w:tplc="1096B710">
      <w:start w:val="1"/>
      <w:numFmt w:val="lowerRoman"/>
      <w:lvlText w:val="%3."/>
      <w:lvlJc w:val="right"/>
      <w:pPr>
        <w:ind w:left="1942" w:hanging="180"/>
      </w:pPr>
    </w:lvl>
    <w:lvl w:ilvl="3" w:tplc="995CE43A">
      <w:start w:val="1"/>
      <w:numFmt w:val="decimal"/>
      <w:lvlText w:val="%4."/>
      <w:lvlJc w:val="left"/>
      <w:pPr>
        <w:ind w:left="2662" w:hanging="360"/>
      </w:pPr>
    </w:lvl>
    <w:lvl w:ilvl="4" w:tplc="2E528F82">
      <w:start w:val="1"/>
      <w:numFmt w:val="lowerLetter"/>
      <w:lvlText w:val="%5."/>
      <w:lvlJc w:val="left"/>
      <w:pPr>
        <w:ind w:left="3382" w:hanging="360"/>
      </w:pPr>
    </w:lvl>
    <w:lvl w:ilvl="5" w:tplc="197626E4">
      <w:start w:val="1"/>
      <w:numFmt w:val="lowerRoman"/>
      <w:lvlText w:val="%6."/>
      <w:lvlJc w:val="right"/>
      <w:pPr>
        <w:ind w:left="4102" w:hanging="180"/>
      </w:pPr>
    </w:lvl>
    <w:lvl w:ilvl="6" w:tplc="72662C0E">
      <w:start w:val="1"/>
      <w:numFmt w:val="decimal"/>
      <w:lvlText w:val="%7."/>
      <w:lvlJc w:val="left"/>
      <w:pPr>
        <w:ind w:left="4822" w:hanging="360"/>
      </w:pPr>
    </w:lvl>
    <w:lvl w:ilvl="7" w:tplc="613C910A">
      <w:start w:val="1"/>
      <w:numFmt w:val="lowerLetter"/>
      <w:lvlText w:val="%8."/>
      <w:lvlJc w:val="left"/>
      <w:pPr>
        <w:ind w:left="5542" w:hanging="360"/>
      </w:pPr>
    </w:lvl>
    <w:lvl w:ilvl="8" w:tplc="9CBA2670">
      <w:start w:val="1"/>
      <w:numFmt w:val="lowerRoman"/>
      <w:lvlText w:val="%9."/>
      <w:lvlJc w:val="right"/>
      <w:pPr>
        <w:ind w:left="6262" w:hanging="180"/>
      </w:pPr>
    </w:lvl>
  </w:abstractNum>
  <w:abstractNum w:abstractNumId="31" w15:restartNumberingAfterBreak="0">
    <w:nsid w:val="0AF61E14"/>
    <w:multiLevelType w:val="hybridMultilevel"/>
    <w:tmpl w:val="410A71E8"/>
    <w:lvl w:ilvl="0" w:tplc="4ED22D64">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D12B81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6B60A31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EC6F4A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96840C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56821B3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E24C13C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E170192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A2EC85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2" w15:restartNumberingAfterBreak="0">
    <w:nsid w:val="0C247C48"/>
    <w:multiLevelType w:val="hybridMultilevel"/>
    <w:tmpl w:val="3024212C"/>
    <w:lvl w:ilvl="0" w:tplc="1E0E4DB4">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AEEAB0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72CF18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D46E76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ABC21E8">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3B00CC0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196A73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D66FCD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8621AD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3" w15:restartNumberingAfterBreak="0">
    <w:nsid w:val="0C33CA2F"/>
    <w:multiLevelType w:val="hybridMultilevel"/>
    <w:tmpl w:val="0B424424"/>
    <w:lvl w:ilvl="0" w:tplc="94667C46">
      <w:start w:val="1"/>
      <w:numFmt w:val="lowerLetter"/>
      <w:lvlText w:val="%1)"/>
      <w:lvlJc w:val="left"/>
      <w:pPr>
        <w:ind w:left="720" w:hanging="360"/>
      </w:pPr>
    </w:lvl>
    <w:lvl w:ilvl="1" w:tplc="E69C79B2">
      <w:start w:val="1"/>
      <w:numFmt w:val="lowerLetter"/>
      <w:lvlText w:val="%2."/>
      <w:lvlJc w:val="left"/>
      <w:pPr>
        <w:ind w:left="1440" w:hanging="360"/>
      </w:pPr>
    </w:lvl>
    <w:lvl w:ilvl="2" w:tplc="FFF4B794">
      <w:start w:val="1"/>
      <w:numFmt w:val="lowerRoman"/>
      <w:lvlText w:val="%3."/>
      <w:lvlJc w:val="right"/>
      <w:pPr>
        <w:ind w:left="2160" w:hanging="180"/>
      </w:pPr>
    </w:lvl>
    <w:lvl w:ilvl="3" w:tplc="45D0B26E">
      <w:start w:val="1"/>
      <w:numFmt w:val="decimal"/>
      <w:lvlText w:val="%4."/>
      <w:lvlJc w:val="left"/>
      <w:pPr>
        <w:ind w:left="2880" w:hanging="360"/>
      </w:pPr>
    </w:lvl>
    <w:lvl w:ilvl="4" w:tplc="BB0AF38E">
      <w:start w:val="1"/>
      <w:numFmt w:val="lowerLetter"/>
      <w:lvlText w:val="%5."/>
      <w:lvlJc w:val="left"/>
      <w:pPr>
        <w:ind w:left="3600" w:hanging="360"/>
      </w:pPr>
    </w:lvl>
    <w:lvl w:ilvl="5" w:tplc="1E0894E8">
      <w:start w:val="1"/>
      <w:numFmt w:val="lowerRoman"/>
      <w:lvlText w:val="%6."/>
      <w:lvlJc w:val="right"/>
      <w:pPr>
        <w:ind w:left="4320" w:hanging="180"/>
      </w:pPr>
    </w:lvl>
    <w:lvl w:ilvl="6" w:tplc="35EC1D3A">
      <w:start w:val="1"/>
      <w:numFmt w:val="decimal"/>
      <w:lvlText w:val="%7."/>
      <w:lvlJc w:val="left"/>
      <w:pPr>
        <w:ind w:left="5040" w:hanging="360"/>
      </w:pPr>
    </w:lvl>
    <w:lvl w:ilvl="7" w:tplc="A26C71F4">
      <w:start w:val="1"/>
      <w:numFmt w:val="lowerLetter"/>
      <w:lvlText w:val="%8."/>
      <w:lvlJc w:val="left"/>
      <w:pPr>
        <w:ind w:left="5760" w:hanging="360"/>
      </w:pPr>
    </w:lvl>
    <w:lvl w:ilvl="8" w:tplc="0D12CFA2">
      <w:start w:val="1"/>
      <w:numFmt w:val="lowerRoman"/>
      <w:lvlText w:val="%9."/>
      <w:lvlJc w:val="right"/>
      <w:pPr>
        <w:ind w:left="6480" w:hanging="180"/>
      </w:pPr>
    </w:lvl>
  </w:abstractNum>
  <w:abstractNum w:abstractNumId="34" w15:restartNumberingAfterBreak="0">
    <w:nsid w:val="0CEF56E2"/>
    <w:multiLevelType w:val="hybridMultilevel"/>
    <w:tmpl w:val="A68837E6"/>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35" w15:restartNumberingAfterBreak="0">
    <w:nsid w:val="0D0230FF"/>
    <w:multiLevelType w:val="hybridMultilevel"/>
    <w:tmpl w:val="DE004E88"/>
    <w:lvl w:ilvl="0" w:tplc="09BE0D06">
      <w:start w:val="5"/>
      <w:numFmt w:val="decimal"/>
      <w:lvlText w:val="%1"/>
      <w:lvlJc w:val="left"/>
      <w:pPr>
        <w:ind w:left="41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3169726">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3446F336">
      <w:start w:val="1"/>
      <w:numFmt w:val="lowerRoman"/>
      <w:lvlText w:val="%3"/>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1F2E96C">
      <w:start w:val="1"/>
      <w:numFmt w:val="decimal"/>
      <w:lvlText w:val="%4"/>
      <w:lvlJc w:val="left"/>
      <w:pPr>
        <w:ind w:left="23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B5A32EE">
      <w:start w:val="1"/>
      <w:numFmt w:val="lowerLetter"/>
      <w:lvlText w:val="%5"/>
      <w:lvlJc w:val="left"/>
      <w:pPr>
        <w:ind w:left="30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DA80BD4">
      <w:start w:val="1"/>
      <w:numFmt w:val="lowerRoman"/>
      <w:lvlText w:val="%6"/>
      <w:lvlJc w:val="left"/>
      <w:pPr>
        <w:ind w:left="374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0F245BCA">
      <w:start w:val="1"/>
      <w:numFmt w:val="decimal"/>
      <w:lvlText w:val="%7"/>
      <w:lvlJc w:val="left"/>
      <w:pPr>
        <w:ind w:left="44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7A24940">
      <w:start w:val="1"/>
      <w:numFmt w:val="lowerLetter"/>
      <w:lvlText w:val="%8"/>
      <w:lvlJc w:val="left"/>
      <w:pPr>
        <w:ind w:left="51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6FAA28EC">
      <w:start w:val="1"/>
      <w:numFmt w:val="lowerRoman"/>
      <w:lvlText w:val="%9"/>
      <w:lvlJc w:val="left"/>
      <w:pPr>
        <w:ind w:left="59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36" w15:restartNumberingAfterBreak="0">
    <w:nsid w:val="0D1A4875"/>
    <w:multiLevelType w:val="hybridMultilevel"/>
    <w:tmpl w:val="FC9CA0C6"/>
    <w:lvl w:ilvl="0" w:tplc="33B031A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AA6952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34121E5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E490F35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3183F5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2FBEF01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B9672E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3661C0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A44466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7" w15:restartNumberingAfterBreak="0">
    <w:nsid w:val="0DF0E0EB"/>
    <w:multiLevelType w:val="hybridMultilevel"/>
    <w:tmpl w:val="FFFFFFFF"/>
    <w:lvl w:ilvl="0" w:tplc="BD68C488">
      <w:start w:val="1"/>
      <w:numFmt w:val="bullet"/>
      <w:lvlText w:val=""/>
      <w:lvlJc w:val="left"/>
      <w:pPr>
        <w:ind w:left="487" w:hanging="360"/>
      </w:pPr>
      <w:rPr>
        <w:rFonts w:hint="default" w:ascii="Symbol" w:hAnsi="Symbol"/>
      </w:rPr>
    </w:lvl>
    <w:lvl w:ilvl="1" w:tplc="2AA8D140">
      <w:start w:val="1"/>
      <w:numFmt w:val="bullet"/>
      <w:lvlText w:val="o"/>
      <w:lvlJc w:val="left"/>
      <w:pPr>
        <w:ind w:left="1207" w:hanging="360"/>
      </w:pPr>
      <w:rPr>
        <w:rFonts w:hint="default" w:ascii="Courier New" w:hAnsi="Courier New"/>
      </w:rPr>
    </w:lvl>
    <w:lvl w:ilvl="2" w:tplc="2B62BE34">
      <w:start w:val="1"/>
      <w:numFmt w:val="bullet"/>
      <w:lvlText w:val=""/>
      <w:lvlJc w:val="left"/>
      <w:pPr>
        <w:ind w:left="1927" w:hanging="360"/>
      </w:pPr>
      <w:rPr>
        <w:rFonts w:hint="default" w:ascii="Wingdings" w:hAnsi="Wingdings"/>
      </w:rPr>
    </w:lvl>
    <w:lvl w:ilvl="3" w:tplc="5CD82578">
      <w:start w:val="1"/>
      <w:numFmt w:val="bullet"/>
      <w:lvlText w:val=""/>
      <w:lvlJc w:val="left"/>
      <w:pPr>
        <w:ind w:left="2647" w:hanging="360"/>
      </w:pPr>
      <w:rPr>
        <w:rFonts w:hint="default" w:ascii="Symbol" w:hAnsi="Symbol"/>
      </w:rPr>
    </w:lvl>
    <w:lvl w:ilvl="4" w:tplc="F4CAA6E6">
      <w:start w:val="1"/>
      <w:numFmt w:val="bullet"/>
      <w:lvlText w:val="o"/>
      <w:lvlJc w:val="left"/>
      <w:pPr>
        <w:ind w:left="3367" w:hanging="360"/>
      </w:pPr>
      <w:rPr>
        <w:rFonts w:hint="default" w:ascii="Courier New" w:hAnsi="Courier New"/>
      </w:rPr>
    </w:lvl>
    <w:lvl w:ilvl="5" w:tplc="39A03ECC">
      <w:start w:val="1"/>
      <w:numFmt w:val="bullet"/>
      <w:lvlText w:val=""/>
      <w:lvlJc w:val="left"/>
      <w:pPr>
        <w:ind w:left="4087" w:hanging="360"/>
      </w:pPr>
      <w:rPr>
        <w:rFonts w:hint="default" w:ascii="Wingdings" w:hAnsi="Wingdings"/>
      </w:rPr>
    </w:lvl>
    <w:lvl w:ilvl="6" w:tplc="74CC5282">
      <w:start w:val="1"/>
      <w:numFmt w:val="bullet"/>
      <w:lvlText w:val=""/>
      <w:lvlJc w:val="left"/>
      <w:pPr>
        <w:ind w:left="4807" w:hanging="360"/>
      </w:pPr>
      <w:rPr>
        <w:rFonts w:hint="default" w:ascii="Symbol" w:hAnsi="Symbol"/>
      </w:rPr>
    </w:lvl>
    <w:lvl w:ilvl="7" w:tplc="BE20454A">
      <w:start w:val="1"/>
      <w:numFmt w:val="bullet"/>
      <w:lvlText w:val="o"/>
      <w:lvlJc w:val="left"/>
      <w:pPr>
        <w:ind w:left="5527" w:hanging="360"/>
      </w:pPr>
      <w:rPr>
        <w:rFonts w:hint="default" w:ascii="Courier New" w:hAnsi="Courier New"/>
      </w:rPr>
    </w:lvl>
    <w:lvl w:ilvl="8" w:tplc="A83EC02E">
      <w:start w:val="1"/>
      <w:numFmt w:val="bullet"/>
      <w:lvlText w:val=""/>
      <w:lvlJc w:val="left"/>
      <w:pPr>
        <w:ind w:left="6247" w:hanging="360"/>
      </w:pPr>
      <w:rPr>
        <w:rFonts w:hint="default" w:ascii="Wingdings" w:hAnsi="Wingdings"/>
      </w:rPr>
    </w:lvl>
  </w:abstractNum>
  <w:abstractNum w:abstractNumId="38" w15:restartNumberingAfterBreak="0">
    <w:nsid w:val="0E115E25"/>
    <w:multiLevelType w:val="hybridMultilevel"/>
    <w:tmpl w:val="D4F8C7FE"/>
    <w:lvl w:ilvl="0" w:tplc="CECE409C">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1B036C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C0250FA">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FADC68F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7FC3C5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3441000">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3A48613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09E7B6E">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970C2CD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9" w15:restartNumberingAfterBreak="0">
    <w:nsid w:val="0F1E288E"/>
    <w:multiLevelType w:val="hybridMultilevel"/>
    <w:tmpl w:val="C2CA4F72"/>
    <w:lvl w:ilvl="0" w:tplc="1B90C93A">
      <w:start w:val="1"/>
      <w:numFmt w:val="bullet"/>
      <w:lvlText w:val="-"/>
      <w:lvlJc w:val="left"/>
      <w:pPr>
        <w:ind w:left="1495" w:hanging="360"/>
      </w:pPr>
      <w:rPr>
        <w:rFonts w:hint="default" w:ascii="Aptos" w:hAnsi="Aptos"/>
      </w:rPr>
    </w:lvl>
    <w:lvl w:ilvl="1" w:tplc="5876436A">
      <w:start w:val="1"/>
      <w:numFmt w:val="bullet"/>
      <w:lvlText w:val="o"/>
      <w:lvlJc w:val="left"/>
      <w:pPr>
        <w:ind w:left="2215" w:hanging="360"/>
      </w:pPr>
      <w:rPr>
        <w:rFonts w:hint="default" w:ascii="Courier New" w:hAnsi="Courier New"/>
      </w:rPr>
    </w:lvl>
    <w:lvl w:ilvl="2" w:tplc="C8C26DAE">
      <w:start w:val="1"/>
      <w:numFmt w:val="bullet"/>
      <w:lvlText w:val=""/>
      <w:lvlJc w:val="left"/>
      <w:pPr>
        <w:ind w:left="2935" w:hanging="360"/>
      </w:pPr>
      <w:rPr>
        <w:rFonts w:hint="default" w:ascii="Wingdings" w:hAnsi="Wingdings"/>
      </w:rPr>
    </w:lvl>
    <w:lvl w:ilvl="3" w:tplc="36027686">
      <w:start w:val="1"/>
      <w:numFmt w:val="bullet"/>
      <w:lvlText w:val=""/>
      <w:lvlJc w:val="left"/>
      <w:pPr>
        <w:ind w:left="3655" w:hanging="360"/>
      </w:pPr>
      <w:rPr>
        <w:rFonts w:hint="default" w:ascii="Symbol" w:hAnsi="Symbol"/>
      </w:rPr>
    </w:lvl>
    <w:lvl w:ilvl="4" w:tplc="4D02BD70">
      <w:start w:val="1"/>
      <w:numFmt w:val="bullet"/>
      <w:lvlText w:val="o"/>
      <w:lvlJc w:val="left"/>
      <w:pPr>
        <w:ind w:left="4375" w:hanging="360"/>
      </w:pPr>
      <w:rPr>
        <w:rFonts w:hint="default" w:ascii="Courier New" w:hAnsi="Courier New"/>
      </w:rPr>
    </w:lvl>
    <w:lvl w:ilvl="5" w:tplc="E6D06586">
      <w:start w:val="1"/>
      <w:numFmt w:val="bullet"/>
      <w:lvlText w:val=""/>
      <w:lvlJc w:val="left"/>
      <w:pPr>
        <w:ind w:left="5095" w:hanging="360"/>
      </w:pPr>
      <w:rPr>
        <w:rFonts w:hint="default" w:ascii="Wingdings" w:hAnsi="Wingdings"/>
      </w:rPr>
    </w:lvl>
    <w:lvl w:ilvl="6" w:tplc="5A503B2E">
      <w:start w:val="1"/>
      <w:numFmt w:val="bullet"/>
      <w:lvlText w:val=""/>
      <w:lvlJc w:val="left"/>
      <w:pPr>
        <w:ind w:left="5815" w:hanging="360"/>
      </w:pPr>
      <w:rPr>
        <w:rFonts w:hint="default" w:ascii="Symbol" w:hAnsi="Symbol"/>
      </w:rPr>
    </w:lvl>
    <w:lvl w:ilvl="7" w:tplc="BA7CCB30">
      <w:start w:val="1"/>
      <w:numFmt w:val="bullet"/>
      <w:lvlText w:val="o"/>
      <w:lvlJc w:val="left"/>
      <w:pPr>
        <w:ind w:left="6535" w:hanging="360"/>
      </w:pPr>
      <w:rPr>
        <w:rFonts w:hint="default" w:ascii="Courier New" w:hAnsi="Courier New"/>
      </w:rPr>
    </w:lvl>
    <w:lvl w:ilvl="8" w:tplc="94BEDBD0">
      <w:start w:val="1"/>
      <w:numFmt w:val="bullet"/>
      <w:lvlText w:val=""/>
      <w:lvlJc w:val="left"/>
      <w:pPr>
        <w:ind w:left="7255" w:hanging="360"/>
      </w:pPr>
      <w:rPr>
        <w:rFonts w:hint="default" w:ascii="Wingdings" w:hAnsi="Wingdings"/>
      </w:rPr>
    </w:lvl>
  </w:abstractNum>
  <w:abstractNum w:abstractNumId="40" w15:restartNumberingAfterBreak="0">
    <w:nsid w:val="0F7C2DEA"/>
    <w:multiLevelType w:val="hybridMultilevel"/>
    <w:tmpl w:val="5A5CD056"/>
    <w:lvl w:ilvl="0" w:tplc="0712B14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0404CD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F4BC8D4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975C2BF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5703C4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8DF20CB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24243E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5EE3A5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545A82E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41" w15:restartNumberingAfterBreak="0">
    <w:nsid w:val="108F7D52"/>
    <w:multiLevelType w:val="hybridMultilevel"/>
    <w:tmpl w:val="020619E0"/>
    <w:lvl w:ilvl="0" w:tplc="06F8CF0C">
      <w:start w:val="5"/>
      <w:numFmt w:val="lowerLetter"/>
      <w:lvlText w:val="%1)"/>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B2EA338C">
      <w:start w:val="1"/>
      <w:numFmt w:val="lowerLetter"/>
      <w:lvlText w:val="%2"/>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066EFB8E">
      <w:start w:val="1"/>
      <w:numFmt w:val="lowerRoman"/>
      <w:lvlText w:val="%3"/>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273C6E84">
      <w:start w:val="1"/>
      <w:numFmt w:val="decimal"/>
      <w:lvlText w:val="%4"/>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25104620">
      <w:start w:val="1"/>
      <w:numFmt w:val="lowerLetter"/>
      <w:lvlText w:val="%5"/>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85602FF2">
      <w:start w:val="1"/>
      <w:numFmt w:val="lowerRoman"/>
      <w:lvlText w:val="%6"/>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E7986014">
      <w:start w:val="1"/>
      <w:numFmt w:val="decimal"/>
      <w:lvlText w:val="%7"/>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7D3E4912">
      <w:start w:val="1"/>
      <w:numFmt w:val="lowerLetter"/>
      <w:lvlText w:val="%8"/>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B14C5854">
      <w:start w:val="1"/>
      <w:numFmt w:val="lowerRoman"/>
      <w:lvlText w:val="%9"/>
      <w:lvlJc w:val="left"/>
      <w:pPr>
        <w:ind w:left="72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42" w15:restartNumberingAfterBreak="0">
    <w:nsid w:val="112863F4"/>
    <w:multiLevelType w:val="hybridMultilevel"/>
    <w:tmpl w:val="EE8E7554"/>
    <w:lvl w:ilvl="0" w:tplc="B5D65D5C">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43" w15:restartNumberingAfterBreak="0">
    <w:nsid w:val="11C0243F"/>
    <w:multiLevelType w:val="hybridMultilevel"/>
    <w:tmpl w:val="C728C75C"/>
    <w:lvl w:ilvl="0" w:tplc="E084E9E0">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44" w15:restartNumberingAfterBreak="0">
    <w:nsid w:val="12336A90"/>
    <w:multiLevelType w:val="hybridMultilevel"/>
    <w:tmpl w:val="68E0C13C"/>
    <w:lvl w:ilvl="0" w:tplc="E356E1C8">
      <w:start w:val="1"/>
      <w:numFmt w:val="lowerLetter"/>
      <w:lvlText w:val="%1)"/>
      <w:lvlJc w:val="left"/>
      <w:pPr>
        <w:ind w:left="351" w:hanging="360"/>
      </w:pPr>
      <w:rPr>
        <w:rFonts w:hint="default"/>
      </w:rPr>
    </w:lvl>
    <w:lvl w:ilvl="1" w:tplc="08160019" w:tentative="1">
      <w:start w:val="1"/>
      <w:numFmt w:val="lowerLetter"/>
      <w:lvlText w:val="%2."/>
      <w:lvlJc w:val="left"/>
      <w:pPr>
        <w:ind w:left="1071" w:hanging="360"/>
      </w:pPr>
    </w:lvl>
    <w:lvl w:ilvl="2" w:tplc="0816001B" w:tentative="1">
      <w:start w:val="1"/>
      <w:numFmt w:val="lowerRoman"/>
      <w:lvlText w:val="%3."/>
      <w:lvlJc w:val="right"/>
      <w:pPr>
        <w:ind w:left="1791" w:hanging="180"/>
      </w:pPr>
    </w:lvl>
    <w:lvl w:ilvl="3" w:tplc="0816000F" w:tentative="1">
      <w:start w:val="1"/>
      <w:numFmt w:val="decimal"/>
      <w:lvlText w:val="%4."/>
      <w:lvlJc w:val="left"/>
      <w:pPr>
        <w:ind w:left="2511" w:hanging="360"/>
      </w:pPr>
    </w:lvl>
    <w:lvl w:ilvl="4" w:tplc="08160019" w:tentative="1">
      <w:start w:val="1"/>
      <w:numFmt w:val="lowerLetter"/>
      <w:lvlText w:val="%5."/>
      <w:lvlJc w:val="left"/>
      <w:pPr>
        <w:ind w:left="3231" w:hanging="360"/>
      </w:pPr>
    </w:lvl>
    <w:lvl w:ilvl="5" w:tplc="0816001B" w:tentative="1">
      <w:start w:val="1"/>
      <w:numFmt w:val="lowerRoman"/>
      <w:lvlText w:val="%6."/>
      <w:lvlJc w:val="right"/>
      <w:pPr>
        <w:ind w:left="3951" w:hanging="180"/>
      </w:pPr>
    </w:lvl>
    <w:lvl w:ilvl="6" w:tplc="0816000F" w:tentative="1">
      <w:start w:val="1"/>
      <w:numFmt w:val="decimal"/>
      <w:lvlText w:val="%7."/>
      <w:lvlJc w:val="left"/>
      <w:pPr>
        <w:ind w:left="4671" w:hanging="360"/>
      </w:pPr>
    </w:lvl>
    <w:lvl w:ilvl="7" w:tplc="08160019" w:tentative="1">
      <w:start w:val="1"/>
      <w:numFmt w:val="lowerLetter"/>
      <w:lvlText w:val="%8."/>
      <w:lvlJc w:val="left"/>
      <w:pPr>
        <w:ind w:left="5391" w:hanging="360"/>
      </w:pPr>
    </w:lvl>
    <w:lvl w:ilvl="8" w:tplc="0816001B" w:tentative="1">
      <w:start w:val="1"/>
      <w:numFmt w:val="lowerRoman"/>
      <w:lvlText w:val="%9."/>
      <w:lvlJc w:val="right"/>
      <w:pPr>
        <w:ind w:left="6111" w:hanging="180"/>
      </w:pPr>
    </w:lvl>
  </w:abstractNum>
  <w:abstractNum w:abstractNumId="45" w15:restartNumberingAfterBreak="0">
    <w:nsid w:val="127A4F81"/>
    <w:multiLevelType w:val="hybridMultilevel"/>
    <w:tmpl w:val="EDD0F980"/>
    <w:lvl w:ilvl="0" w:tplc="2AA085E6">
      <w:start w:val="1"/>
      <w:numFmt w:val="lowerLetter"/>
      <w:lvlText w:val="%1)"/>
      <w:lvlJc w:val="left"/>
      <w:pPr>
        <w:ind w:left="877" w:hanging="360"/>
      </w:pPr>
    </w:lvl>
    <w:lvl w:ilvl="1" w:tplc="67FE0C70">
      <w:start w:val="1"/>
      <w:numFmt w:val="lowerLetter"/>
      <w:lvlText w:val="%2."/>
      <w:lvlJc w:val="left"/>
      <w:pPr>
        <w:ind w:left="1597" w:hanging="360"/>
      </w:pPr>
    </w:lvl>
    <w:lvl w:ilvl="2" w:tplc="8864F18A">
      <w:start w:val="1"/>
      <w:numFmt w:val="lowerRoman"/>
      <w:lvlText w:val="%3."/>
      <w:lvlJc w:val="right"/>
      <w:pPr>
        <w:ind w:left="2317" w:hanging="180"/>
      </w:pPr>
    </w:lvl>
    <w:lvl w:ilvl="3" w:tplc="DC24C928">
      <w:start w:val="1"/>
      <w:numFmt w:val="decimal"/>
      <w:lvlText w:val="%4."/>
      <w:lvlJc w:val="left"/>
      <w:pPr>
        <w:ind w:left="3037" w:hanging="360"/>
      </w:pPr>
    </w:lvl>
    <w:lvl w:ilvl="4" w:tplc="BEAC7C8C">
      <w:start w:val="1"/>
      <w:numFmt w:val="lowerLetter"/>
      <w:lvlText w:val="%5."/>
      <w:lvlJc w:val="left"/>
      <w:pPr>
        <w:ind w:left="3757" w:hanging="360"/>
      </w:pPr>
    </w:lvl>
    <w:lvl w:ilvl="5" w:tplc="A7FA96A4">
      <w:start w:val="1"/>
      <w:numFmt w:val="lowerRoman"/>
      <w:lvlText w:val="%6."/>
      <w:lvlJc w:val="right"/>
      <w:pPr>
        <w:ind w:left="4477" w:hanging="180"/>
      </w:pPr>
    </w:lvl>
    <w:lvl w:ilvl="6" w:tplc="829AC6EE">
      <w:start w:val="1"/>
      <w:numFmt w:val="decimal"/>
      <w:lvlText w:val="%7."/>
      <w:lvlJc w:val="left"/>
      <w:pPr>
        <w:ind w:left="5197" w:hanging="360"/>
      </w:pPr>
    </w:lvl>
    <w:lvl w:ilvl="7" w:tplc="4D426AAC">
      <w:start w:val="1"/>
      <w:numFmt w:val="lowerLetter"/>
      <w:lvlText w:val="%8."/>
      <w:lvlJc w:val="left"/>
      <w:pPr>
        <w:ind w:left="5917" w:hanging="360"/>
      </w:pPr>
    </w:lvl>
    <w:lvl w:ilvl="8" w:tplc="C5A4D00A">
      <w:start w:val="1"/>
      <w:numFmt w:val="lowerRoman"/>
      <w:lvlText w:val="%9."/>
      <w:lvlJc w:val="right"/>
      <w:pPr>
        <w:ind w:left="6637" w:hanging="180"/>
      </w:pPr>
    </w:lvl>
  </w:abstractNum>
  <w:abstractNum w:abstractNumId="46" w15:restartNumberingAfterBreak="0">
    <w:nsid w:val="138C1A9D"/>
    <w:multiLevelType w:val="hybridMultilevel"/>
    <w:tmpl w:val="3F448356"/>
    <w:lvl w:ilvl="0" w:tplc="D8BAF53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73EE42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78D0235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BBAF3F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4F02508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81ED640">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E4248F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D60674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483EC94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47" w15:restartNumberingAfterBreak="0">
    <w:nsid w:val="13D9DD1D"/>
    <w:multiLevelType w:val="hybridMultilevel"/>
    <w:tmpl w:val="FFFFFFFF"/>
    <w:lvl w:ilvl="0" w:tplc="6D96B034">
      <w:start w:val="1"/>
      <w:numFmt w:val="decimal"/>
      <w:lvlText w:val="%1."/>
      <w:lvlJc w:val="left"/>
      <w:pPr>
        <w:ind w:left="720" w:hanging="360"/>
      </w:pPr>
    </w:lvl>
    <w:lvl w:ilvl="1" w:tplc="5660FC28">
      <w:start w:val="1"/>
      <w:numFmt w:val="lowerLetter"/>
      <w:lvlText w:val="%2."/>
      <w:lvlJc w:val="left"/>
      <w:pPr>
        <w:ind w:left="1440" w:hanging="360"/>
      </w:pPr>
    </w:lvl>
    <w:lvl w:ilvl="2" w:tplc="100C1A8C">
      <w:start w:val="1"/>
      <w:numFmt w:val="lowerRoman"/>
      <w:lvlText w:val="%3."/>
      <w:lvlJc w:val="right"/>
      <w:pPr>
        <w:ind w:left="2160" w:hanging="180"/>
      </w:pPr>
    </w:lvl>
    <w:lvl w:ilvl="3" w:tplc="C93E0B54">
      <w:start w:val="1"/>
      <w:numFmt w:val="decimal"/>
      <w:lvlText w:val="%4."/>
      <w:lvlJc w:val="left"/>
      <w:pPr>
        <w:ind w:left="2880" w:hanging="360"/>
      </w:pPr>
    </w:lvl>
    <w:lvl w:ilvl="4" w:tplc="F9E0A6FC">
      <w:start w:val="1"/>
      <w:numFmt w:val="lowerLetter"/>
      <w:lvlText w:val="%5."/>
      <w:lvlJc w:val="left"/>
      <w:pPr>
        <w:ind w:left="3600" w:hanging="360"/>
      </w:pPr>
    </w:lvl>
    <w:lvl w:ilvl="5" w:tplc="7F28AD92">
      <w:start w:val="1"/>
      <w:numFmt w:val="lowerRoman"/>
      <w:lvlText w:val="%6."/>
      <w:lvlJc w:val="right"/>
      <w:pPr>
        <w:ind w:left="4320" w:hanging="180"/>
      </w:pPr>
    </w:lvl>
    <w:lvl w:ilvl="6" w:tplc="4EB864E4">
      <w:start w:val="1"/>
      <w:numFmt w:val="decimal"/>
      <w:lvlText w:val="%7."/>
      <w:lvlJc w:val="left"/>
      <w:pPr>
        <w:ind w:left="5040" w:hanging="360"/>
      </w:pPr>
    </w:lvl>
    <w:lvl w:ilvl="7" w:tplc="E606342A">
      <w:start w:val="1"/>
      <w:numFmt w:val="lowerLetter"/>
      <w:lvlText w:val="%8."/>
      <w:lvlJc w:val="left"/>
      <w:pPr>
        <w:ind w:left="5760" w:hanging="360"/>
      </w:pPr>
    </w:lvl>
    <w:lvl w:ilvl="8" w:tplc="93E2E2C2">
      <w:start w:val="1"/>
      <w:numFmt w:val="lowerRoman"/>
      <w:lvlText w:val="%9."/>
      <w:lvlJc w:val="right"/>
      <w:pPr>
        <w:ind w:left="6480" w:hanging="180"/>
      </w:pPr>
    </w:lvl>
  </w:abstractNum>
  <w:abstractNum w:abstractNumId="48" w15:restartNumberingAfterBreak="0">
    <w:nsid w:val="15B44D53"/>
    <w:multiLevelType w:val="hybridMultilevel"/>
    <w:tmpl w:val="4C54A8BE"/>
    <w:lvl w:ilvl="0" w:tplc="271CE980">
      <w:start w:val="1"/>
      <w:numFmt w:val="lowerLetter"/>
      <w:lvlText w:val="%1)"/>
      <w:lvlJc w:val="left"/>
      <w:pPr>
        <w:ind w:left="867" w:hanging="360"/>
      </w:pPr>
    </w:lvl>
    <w:lvl w:ilvl="1" w:tplc="99EA404E">
      <w:start w:val="1"/>
      <w:numFmt w:val="lowerLetter"/>
      <w:lvlText w:val="%2."/>
      <w:lvlJc w:val="left"/>
      <w:pPr>
        <w:ind w:left="1587" w:hanging="360"/>
      </w:pPr>
    </w:lvl>
    <w:lvl w:ilvl="2" w:tplc="7E88BCB8">
      <w:start w:val="1"/>
      <w:numFmt w:val="lowerRoman"/>
      <w:lvlText w:val="%3."/>
      <w:lvlJc w:val="right"/>
      <w:pPr>
        <w:ind w:left="2307" w:hanging="180"/>
      </w:pPr>
    </w:lvl>
    <w:lvl w:ilvl="3" w:tplc="7696D858">
      <w:start w:val="1"/>
      <w:numFmt w:val="decimal"/>
      <w:lvlText w:val="%4."/>
      <w:lvlJc w:val="left"/>
      <w:pPr>
        <w:ind w:left="3027" w:hanging="360"/>
      </w:pPr>
    </w:lvl>
    <w:lvl w:ilvl="4" w:tplc="44D05B26">
      <w:start w:val="1"/>
      <w:numFmt w:val="lowerLetter"/>
      <w:lvlText w:val="%5."/>
      <w:lvlJc w:val="left"/>
      <w:pPr>
        <w:ind w:left="3747" w:hanging="360"/>
      </w:pPr>
    </w:lvl>
    <w:lvl w:ilvl="5" w:tplc="4C20F946">
      <w:start w:val="1"/>
      <w:numFmt w:val="lowerRoman"/>
      <w:lvlText w:val="%6."/>
      <w:lvlJc w:val="right"/>
      <w:pPr>
        <w:ind w:left="4467" w:hanging="180"/>
      </w:pPr>
    </w:lvl>
    <w:lvl w:ilvl="6" w:tplc="9D4024EA">
      <w:start w:val="1"/>
      <w:numFmt w:val="decimal"/>
      <w:lvlText w:val="%7."/>
      <w:lvlJc w:val="left"/>
      <w:pPr>
        <w:ind w:left="5187" w:hanging="360"/>
      </w:pPr>
    </w:lvl>
    <w:lvl w:ilvl="7" w:tplc="75FE32B6">
      <w:start w:val="1"/>
      <w:numFmt w:val="lowerLetter"/>
      <w:lvlText w:val="%8."/>
      <w:lvlJc w:val="left"/>
      <w:pPr>
        <w:ind w:left="5907" w:hanging="360"/>
      </w:pPr>
    </w:lvl>
    <w:lvl w:ilvl="8" w:tplc="D9DED618">
      <w:start w:val="1"/>
      <w:numFmt w:val="lowerRoman"/>
      <w:lvlText w:val="%9."/>
      <w:lvlJc w:val="right"/>
      <w:pPr>
        <w:ind w:left="6627" w:hanging="180"/>
      </w:pPr>
    </w:lvl>
  </w:abstractNum>
  <w:abstractNum w:abstractNumId="49" w15:restartNumberingAfterBreak="0">
    <w:nsid w:val="15C26140"/>
    <w:multiLevelType w:val="hybridMultilevel"/>
    <w:tmpl w:val="1B2AA148"/>
    <w:lvl w:ilvl="0" w:tplc="CA1ADF54">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AE2577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34845A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0824F5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32CE5E1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68E6B5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596DD1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0F4044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E2021E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0" w15:restartNumberingAfterBreak="0">
    <w:nsid w:val="16137D9B"/>
    <w:multiLevelType w:val="multilevel"/>
    <w:tmpl w:val="CCD4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62D8CE3"/>
    <w:multiLevelType w:val="hybridMultilevel"/>
    <w:tmpl w:val="AFDAF3E6"/>
    <w:lvl w:ilvl="0" w:tplc="80DAB020">
      <w:start w:val="1"/>
      <w:numFmt w:val="lowerLetter"/>
      <w:lvlText w:val="%1."/>
      <w:lvlJc w:val="left"/>
      <w:pPr>
        <w:ind w:left="487" w:hanging="360"/>
      </w:pPr>
    </w:lvl>
    <w:lvl w:ilvl="1" w:tplc="299E1A08">
      <w:start w:val="1"/>
      <w:numFmt w:val="lowerLetter"/>
      <w:lvlText w:val="%2."/>
      <w:lvlJc w:val="left"/>
      <w:pPr>
        <w:ind w:left="1207" w:hanging="360"/>
      </w:pPr>
    </w:lvl>
    <w:lvl w:ilvl="2" w:tplc="0B96EBA6">
      <w:start w:val="1"/>
      <w:numFmt w:val="lowerRoman"/>
      <w:lvlText w:val="%3."/>
      <w:lvlJc w:val="right"/>
      <w:pPr>
        <w:ind w:left="1927" w:hanging="180"/>
      </w:pPr>
    </w:lvl>
    <w:lvl w:ilvl="3" w:tplc="E0A6C126">
      <w:start w:val="1"/>
      <w:numFmt w:val="decimal"/>
      <w:lvlText w:val="%4."/>
      <w:lvlJc w:val="left"/>
      <w:pPr>
        <w:ind w:left="2647" w:hanging="360"/>
      </w:pPr>
    </w:lvl>
    <w:lvl w:ilvl="4" w:tplc="6A1E6FB4">
      <w:start w:val="1"/>
      <w:numFmt w:val="lowerLetter"/>
      <w:lvlText w:val="%5."/>
      <w:lvlJc w:val="left"/>
      <w:pPr>
        <w:ind w:left="3367" w:hanging="360"/>
      </w:pPr>
    </w:lvl>
    <w:lvl w:ilvl="5" w:tplc="AE0EF704">
      <w:start w:val="1"/>
      <w:numFmt w:val="lowerRoman"/>
      <w:lvlText w:val="%6."/>
      <w:lvlJc w:val="right"/>
      <w:pPr>
        <w:ind w:left="4087" w:hanging="180"/>
      </w:pPr>
    </w:lvl>
    <w:lvl w:ilvl="6" w:tplc="E2F21A16">
      <w:start w:val="1"/>
      <w:numFmt w:val="decimal"/>
      <w:lvlText w:val="%7."/>
      <w:lvlJc w:val="left"/>
      <w:pPr>
        <w:ind w:left="4807" w:hanging="360"/>
      </w:pPr>
    </w:lvl>
    <w:lvl w:ilvl="7" w:tplc="28BAF3DA">
      <w:start w:val="1"/>
      <w:numFmt w:val="lowerLetter"/>
      <w:lvlText w:val="%8."/>
      <w:lvlJc w:val="left"/>
      <w:pPr>
        <w:ind w:left="5527" w:hanging="360"/>
      </w:pPr>
    </w:lvl>
    <w:lvl w:ilvl="8" w:tplc="A664C912">
      <w:start w:val="1"/>
      <w:numFmt w:val="lowerRoman"/>
      <w:lvlText w:val="%9."/>
      <w:lvlJc w:val="right"/>
      <w:pPr>
        <w:ind w:left="6247" w:hanging="180"/>
      </w:pPr>
    </w:lvl>
  </w:abstractNum>
  <w:abstractNum w:abstractNumId="52" w15:restartNumberingAfterBreak="0">
    <w:nsid w:val="17764947"/>
    <w:multiLevelType w:val="hybridMultilevel"/>
    <w:tmpl w:val="EF169FB0"/>
    <w:lvl w:ilvl="0" w:tplc="45426B3A">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3" w15:restartNumberingAfterBreak="0">
    <w:nsid w:val="18D44277"/>
    <w:multiLevelType w:val="hybridMultilevel"/>
    <w:tmpl w:val="3572D7B6"/>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4" w15:restartNumberingAfterBreak="0">
    <w:nsid w:val="1906386E"/>
    <w:multiLevelType w:val="hybridMultilevel"/>
    <w:tmpl w:val="40FA2A20"/>
    <w:lvl w:ilvl="0" w:tplc="08160017">
      <w:start w:val="1"/>
      <w:numFmt w:val="lowerLetter"/>
      <w:lvlText w:val="%1)"/>
      <w:lvlJc w:val="left"/>
      <w:pPr>
        <w:ind w:left="1080" w:hanging="360"/>
      </w:p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55" w15:restartNumberingAfterBreak="0">
    <w:nsid w:val="194142FC"/>
    <w:multiLevelType w:val="hybridMultilevel"/>
    <w:tmpl w:val="FFFFFFFF"/>
    <w:lvl w:ilvl="0" w:tplc="0D4EEA70">
      <w:start w:val="1"/>
      <w:numFmt w:val="decimal"/>
      <w:lvlText w:val="%1."/>
      <w:lvlJc w:val="left"/>
      <w:pPr>
        <w:ind w:left="502" w:hanging="360"/>
      </w:pPr>
    </w:lvl>
    <w:lvl w:ilvl="1" w:tplc="86FE3A7A">
      <w:start w:val="1"/>
      <w:numFmt w:val="lowerLetter"/>
      <w:lvlText w:val="%2."/>
      <w:lvlJc w:val="left"/>
      <w:pPr>
        <w:ind w:left="1222" w:hanging="360"/>
      </w:pPr>
    </w:lvl>
    <w:lvl w:ilvl="2" w:tplc="D4961274">
      <w:start w:val="1"/>
      <w:numFmt w:val="lowerRoman"/>
      <w:lvlText w:val="%3."/>
      <w:lvlJc w:val="right"/>
      <w:pPr>
        <w:ind w:left="1942" w:hanging="180"/>
      </w:pPr>
    </w:lvl>
    <w:lvl w:ilvl="3" w:tplc="3A94D282">
      <w:start w:val="1"/>
      <w:numFmt w:val="decimal"/>
      <w:lvlText w:val="%4."/>
      <w:lvlJc w:val="left"/>
      <w:pPr>
        <w:ind w:left="2662" w:hanging="360"/>
      </w:pPr>
    </w:lvl>
    <w:lvl w:ilvl="4" w:tplc="428C83D0">
      <w:start w:val="1"/>
      <w:numFmt w:val="lowerLetter"/>
      <w:lvlText w:val="%5."/>
      <w:lvlJc w:val="left"/>
      <w:pPr>
        <w:ind w:left="3382" w:hanging="360"/>
      </w:pPr>
    </w:lvl>
    <w:lvl w:ilvl="5" w:tplc="4A6C8316">
      <w:start w:val="1"/>
      <w:numFmt w:val="lowerRoman"/>
      <w:lvlText w:val="%6."/>
      <w:lvlJc w:val="right"/>
      <w:pPr>
        <w:ind w:left="4102" w:hanging="180"/>
      </w:pPr>
    </w:lvl>
    <w:lvl w:ilvl="6" w:tplc="6DB06C3A">
      <w:start w:val="1"/>
      <w:numFmt w:val="decimal"/>
      <w:lvlText w:val="%7."/>
      <w:lvlJc w:val="left"/>
      <w:pPr>
        <w:ind w:left="4822" w:hanging="360"/>
      </w:pPr>
    </w:lvl>
    <w:lvl w:ilvl="7" w:tplc="85AECC4A">
      <w:start w:val="1"/>
      <w:numFmt w:val="lowerLetter"/>
      <w:lvlText w:val="%8."/>
      <w:lvlJc w:val="left"/>
      <w:pPr>
        <w:ind w:left="5542" w:hanging="360"/>
      </w:pPr>
    </w:lvl>
    <w:lvl w:ilvl="8" w:tplc="CBD662AC">
      <w:start w:val="1"/>
      <w:numFmt w:val="lowerRoman"/>
      <w:lvlText w:val="%9."/>
      <w:lvlJc w:val="right"/>
      <w:pPr>
        <w:ind w:left="6262" w:hanging="180"/>
      </w:pPr>
    </w:lvl>
  </w:abstractNum>
  <w:abstractNum w:abstractNumId="56" w15:restartNumberingAfterBreak="0">
    <w:nsid w:val="19B02947"/>
    <w:multiLevelType w:val="hybridMultilevel"/>
    <w:tmpl w:val="95D47CE0"/>
    <w:lvl w:ilvl="0" w:tplc="2C2A9D4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7E6EE1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C9410C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3C4C21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9BC879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0A047A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64ED37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3A2C2DE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0302FB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7" w15:restartNumberingAfterBreak="0">
    <w:nsid w:val="1A0E28E6"/>
    <w:multiLevelType w:val="hybridMultilevel"/>
    <w:tmpl w:val="8D488A12"/>
    <w:lvl w:ilvl="0" w:tplc="628CFFDE">
      <w:start w:val="1"/>
      <w:numFmt w:val="bullet"/>
      <w:lvlText w:val=""/>
      <w:lvlJc w:val="left"/>
      <w:pPr>
        <w:ind w:left="502" w:hanging="360"/>
      </w:pPr>
      <w:rPr>
        <w:rFonts w:hint="default" w:ascii="Symbol" w:hAnsi="Symbol"/>
      </w:rPr>
    </w:lvl>
    <w:lvl w:ilvl="1" w:tplc="AF60971E">
      <w:start w:val="1"/>
      <w:numFmt w:val="bullet"/>
      <w:lvlText w:val="o"/>
      <w:lvlJc w:val="left"/>
      <w:pPr>
        <w:ind w:left="1222" w:hanging="360"/>
      </w:pPr>
      <w:rPr>
        <w:rFonts w:hint="default" w:ascii="Courier New" w:hAnsi="Courier New"/>
      </w:rPr>
    </w:lvl>
    <w:lvl w:ilvl="2" w:tplc="CB7E21A6">
      <w:start w:val="1"/>
      <w:numFmt w:val="bullet"/>
      <w:lvlText w:val=""/>
      <w:lvlJc w:val="left"/>
      <w:pPr>
        <w:ind w:left="1942" w:hanging="360"/>
      </w:pPr>
      <w:rPr>
        <w:rFonts w:hint="default" w:ascii="Wingdings" w:hAnsi="Wingdings"/>
      </w:rPr>
    </w:lvl>
    <w:lvl w:ilvl="3" w:tplc="67E66260">
      <w:start w:val="1"/>
      <w:numFmt w:val="bullet"/>
      <w:lvlText w:val=""/>
      <w:lvlJc w:val="left"/>
      <w:pPr>
        <w:ind w:left="2662" w:hanging="360"/>
      </w:pPr>
      <w:rPr>
        <w:rFonts w:hint="default" w:ascii="Symbol" w:hAnsi="Symbol"/>
      </w:rPr>
    </w:lvl>
    <w:lvl w:ilvl="4" w:tplc="67EC1FD2">
      <w:start w:val="1"/>
      <w:numFmt w:val="bullet"/>
      <w:lvlText w:val="o"/>
      <w:lvlJc w:val="left"/>
      <w:pPr>
        <w:ind w:left="3382" w:hanging="360"/>
      </w:pPr>
      <w:rPr>
        <w:rFonts w:hint="default" w:ascii="Courier New" w:hAnsi="Courier New"/>
      </w:rPr>
    </w:lvl>
    <w:lvl w:ilvl="5" w:tplc="3864DFD6">
      <w:start w:val="1"/>
      <w:numFmt w:val="bullet"/>
      <w:lvlText w:val=""/>
      <w:lvlJc w:val="left"/>
      <w:pPr>
        <w:ind w:left="4102" w:hanging="360"/>
      </w:pPr>
      <w:rPr>
        <w:rFonts w:hint="default" w:ascii="Wingdings" w:hAnsi="Wingdings"/>
      </w:rPr>
    </w:lvl>
    <w:lvl w:ilvl="6" w:tplc="CEE0EEF0">
      <w:start w:val="1"/>
      <w:numFmt w:val="bullet"/>
      <w:lvlText w:val=""/>
      <w:lvlJc w:val="left"/>
      <w:pPr>
        <w:ind w:left="4822" w:hanging="360"/>
      </w:pPr>
      <w:rPr>
        <w:rFonts w:hint="default" w:ascii="Symbol" w:hAnsi="Symbol"/>
      </w:rPr>
    </w:lvl>
    <w:lvl w:ilvl="7" w:tplc="F6860B88">
      <w:start w:val="1"/>
      <w:numFmt w:val="bullet"/>
      <w:lvlText w:val="o"/>
      <w:lvlJc w:val="left"/>
      <w:pPr>
        <w:ind w:left="5542" w:hanging="360"/>
      </w:pPr>
      <w:rPr>
        <w:rFonts w:hint="default" w:ascii="Courier New" w:hAnsi="Courier New"/>
      </w:rPr>
    </w:lvl>
    <w:lvl w:ilvl="8" w:tplc="D1068CEA">
      <w:start w:val="1"/>
      <w:numFmt w:val="bullet"/>
      <w:lvlText w:val=""/>
      <w:lvlJc w:val="left"/>
      <w:pPr>
        <w:ind w:left="6262" w:hanging="360"/>
      </w:pPr>
      <w:rPr>
        <w:rFonts w:hint="default" w:ascii="Wingdings" w:hAnsi="Wingdings"/>
      </w:rPr>
    </w:lvl>
  </w:abstractNum>
  <w:abstractNum w:abstractNumId="58" w15:restartNumberingAfterBreak="0">
    <w:nsid w:val="1AF36853"/>
    <w:multiLevelType w:val="hybridMultilevel"/>
    <w:tmpl w:val="A3A6A256"/>
    <w:lvl w:ilvl="0" w:tplc="242ADFBA">
      <w:start w:val="1"/>
      <w:numFmt w:val="lowerLetter"/>
      <w:lvlText w:val="%1)"/>
      <w:lvlJc w:val="left"/>
      <w:pPr>
        <w:ind w:left="502" w:hanging="360"/>
      </w:pPr>
    </w:lvl>
    <w:lvl w:ilvl="1" w:tplc="9120E0E0">
      <w:start w:val="1"/>
      <w:numFmt w:val="lowerLetter"/>
      <w:lvlText w:val="%2."/>
      <w:lvlJc w:val="left"/>
      <w:pPr>
        <w:ind w:left="1222" w:hanging="360"/>
      </w:pPr>
    </w:lvl>
    <w:lvl w:ilvl="2" w:tplc="84A4257C">
      <w:start w:val="1"/>
      <w:numFmt w:val="lowerRoman"/>
      <w:lvlText w:val="%3."/>
      <w:lvlJc w:val="right"/>
      <w:pPr>
        <w:ind w:left="1942" w:hanging="180"/>
      </w:pPr>
    </w:lvl>
    <w:lvl w:ilvl="3" w:tplc="5B88FB6E">
      <w:start w:val="1"/>
      <w:numFmt w:val="decimal"/>
      <w:lvlText w:val="%4."/>
      <w:lvlJc w:val="left"/>
      <w:pPr>
        <w:ind w:left="2662" w:hanging="360"/>
      </w:pPr>
    </w:lvl>
    <w:lvl w:ilvl="4" w:tplc="54769E7E">
      <w:start w:val="1"/>
      <w:numFmt w:val="lowerLetter"/>
      <w:lvlText w:val="%5."/>
      <w:lvlJc w:val="left"/>
      <w:pPr>
        <w:ind w:left="3382" w:hanging="360"/>
      </w:pPr>
    </w:lvl>
    <w:lvl w:ilvl="5" w:tplc="F926AD22">
      <w:start w:val="1"/>
      <w:numFmt w:val="lowerRoman"/>
      <w:lvlText w:val="%6."/>
      <w:lvlJc w:val="right"/>
      <w:pPr>
        <w:ind w:left="4102" w:hanging="180"/>
      </w:pPr>
    </w:lvl>
    <w:lvl w:ilvl="6" w:tplc="70909EAA">
      <w:start w:val="1"/>
      <w:numFmt w:val="decimal"/>
      <w:lvlText w:val="%7."/>
      <w:lvlJc w:val="left"/>
      <w:pPr>
        <w:ind w:left="4822" w:hanging="360"/>
      </w:pPr>
    </w:lvl>
    <w:lvl w:ilvl="7" w:tplc="70A01FBA">
      <w:start w:val="1"/>
      <w:numFmt w:val="lowerLetter"/>
      <w:lvlText w:val="%8."/>
      <w:lvlJc w:val="left"/>
      <w:pPr>
        <w:ind w:left="5542" w:hanging="360"/>
      </w:pPr>
    </w:lvl>
    <w:lvl w:ilvl="8" w:tplc="8474F4CC">
      <w:start w:val="1"/>
      <w:numFmt w:val="lowerRoman"/>
      <w:lvlText w:val="%9."/>
      <w:lvlJc w:val="right"/>
      <w:pPr>
        <w:ind w:left="6262" w:hanging="180"/>
      </w:pPr>
    </w:lvl>
  </w:abstractNum>
  <w:abstractNum w:abstractNumId="59" w15:restartNumberingAfterBreak="0">
    <w:nsid w:val="1CA362DA"/>
    <w:multiLevelType w:val="hybridMultilevel"/>
    <w:tmpl w:val="074C3CCA"/>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60" w15:restartNumberingAfterBreak="0">
    <w:nsid w:val="1CD17A3A"/>
    <w:multiLevelType w:val="hybridMultilevel"/>
    <w:tmpl w:val="520C1A86"/>
    <w:lvl w:ilvl="0" w:tplc="0F602790">
      <w:start w:val="1"/>
      <w:numFmt w:val="decimal"/>
      <w:lvlText w:val="%1-"/>
      <w:lvlJc w:val="left"/>
      <w:pPr>
        <w:ind w:left="487" w:hanging="360"/>
      </w:pPr>
    </w:lvl>
    <w:lvl w:ilvl="1" w:tplc="4D3C5E98">
      <w:start w:val="1"/>
      <w:numFmt w:val="lowerLetter"/>
      <w:lvlText w:val="%2."/>
      <w:lvlJc w:val="left"/>
      <w:pPr>
        <w:ind w:left="1207" w:hanging="360"/>
      </w:pPr>
    </w:lvl>
    <w:lvl w:ilvl="2" w:tplc="5986CCD4">
      <w:start w:val="1"/>
      <w:numFmt w:val="lowerRoman"/>
      <w:lvlText w:val="%3."/>
      <w:lvlJc w:val="right"/>
      <w:pPr>
        <w:ind w:left="1927" w:hanging="180"/>
      </w:pPr>
    </w:lvl>
    <w:lvl w:ilvl="3" w:tplc="8BA48DEA">
      <w:start w:val="1"/>
      <w:numFmt w:val="decimal"/>
      <w:lvlText w:val="%4."/>
      <w:lvlJc w:val="left"/>
      <w:pPr>
        <w:ind w:left="2647" w:hanging="360"/>
      </w:pPr>
    </w:lvl>
    <w:lvl w:ilvl="4" w:tplc="F0208400">
      <w:start w:val="1"/>
      <w:numFmt w:val="lowerLetter"/>
      <w:lvlText w:val="%5."/>
      <w:lvlJc w:val="left"/>
      <w:pPr>
        <w:ind w:left="3367" w:hanging="360"/>
      </w:pPr>
    </w:lvl>
    <w:lvl w:ilvl="5" w:tplc="68B6A3F4">
      <w:start w:val="1"/>
      <w:numFmt w:val="lowerRoman"/>
      <w:lvlText w:val="%6."/>
      <w:lvlJc w:val="right"/>
      <w:pPr>
        <w:ind w:left="4087" w:hanging="180"/>
      </w:pPr>
    </w:lvl>
    <w:lvl w:ilvl="6" w:tplc="63FC1E02">
      <w:start w:val="1"/>
      <w:numFmt w:val="decimal"/>
      <w:lvlText w:val="%7."/>
      <w:lvlJc w:val="left"/>
      <w:pPr>
        <w:ind w:left="4807" w:hanging="360"/>
      </w:pPr>
    </w:lvl>
    <w:lvl w:ilvl="7" w:tplc="7B5E69DE">
      <w:start w:val="1"/>
      <w:numFmt w:val="lowerLetter"/>
      <w:lvlText w:val="%8."/>
      <w:lvlJc w:val="left"/>
      <w:pPr>
        <w:ind w:left="5527" w:hanging="360"/>
      </w:pPr>
    </w:lvl>
    <w:lvl w:ilvl="8" w:tplc="E000DD0A">
      <w:start w:val="1"/>
      <w:numFmt w:val="lowerRoman"/>
      <w:lvlText w:val="%9."/>
      <w:lvlJc w:val="right"/>
      <w:pPr>
        <w:ind w:left="6247" w:hanging="180"/>
      </w:pPr>
    </w:lvl>
  </w:abstractNum>
  <w:abstractNum w:abstractNumId="61" w15:restartNumberingAfterBreak="0">
    <w:nsid w:val="1DCF3EB9"/>
    <w:multiLevelType w:val="hybridMultilevel"/>
    <w:tmpl w:val="DB5E49EA"/>
    <w:lvl w:ilvl="0" w:tplc="0F22F1EA">
      <w:start w:val="11"/>
      <w:numFmt w:val="decimal"/>
      <w:lvlText w:val="%1"/>
      <w:lvlJc w:val="left"/>
      <w:pPr>
        <w:ind w:left="2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DAA845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D308CC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3D2C4FF4">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176B18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D22C42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545CAF4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BD54B8C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5F486B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2" w15:restartNumberingAfterBreak="0">
    <w:nsid w:val="1DEA4ABB"/>
    <w:multiLevelType w:val="hybridMultilevel"/>
    <w:tmpl w:val="51A47702"/>
    <w:lvl w:ilvl="0" w:tplc="E806C966">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CAC01D2">
      <w:start w:val="1"/>
      <w:numFmt w:val="lowerLetter"/>
      <w:lvlText w:val="%2"/>
      <w:lvlJc w:val="left"/>
      <w:pPr>
        <w:ind w:left="122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263E93F2">
      <w:start w:val="1"/>
      <w:numFmt w:val="lowerRoman"/>
      <w:lvlText w:val="%3"/>
      <w:lvlJc w:val="left"/>
      <w:pPr>
        <w:ind w:left="194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552CBF2">
      <w:start w:val="1"/>
      <w:numFmt w:val="decimal"/>
      <w:lvlText w:val="%4"/>
      <w:lvlJc w:val="left"/>
      <w:pPr>
        <w:ind w:left="266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292E520">
      <w:start w:val="1"/>
      <w:numFmt w:val="lowerLetter"/>
      <w:lvlText w:val="%5"/>
      <w:lvlJc w:val="left"/>
      <w:pPr>
        <w:ind w:left="338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AF4EEB68">
      <w:start w:val="1"/>
      <w:numFmt w:val="lowerRoman"/>
      <w:lvlText w:val="%6"/>
      <w:lvlJc w:val="left"/>
      <w:pPr>
        <w:ind w:left="410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3F0A330">
      <w:start w:val="1"/>
      <w:numFmt w:val="decimal"/>
      <w:lvlText w:val="%7"/>
      <w:lvlJc w:val="left"/>
      <w:pPr>
        <w:ind w:left="482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0622C8C">
      <w:start w:val="1"/>
      <w:numFmt w:val="lowerLetter"/>
      <w:lvlText w:val="%8"/>
      <w:lvlJc w:val="left"/>
      <w:pPr>
        <w:ind w:left="554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8B4530A">
      <w:start w:val="1"/>
      <w:numFmt w:val="lowerRoman"/>
      <w:lvlText w:val="%9"/>
      <w:lvlJc w:val="left"/>
      <w:pPr>
        <w:ind w:left="626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3" w15:restartNumberingAfterBreak="0">
    <w:nsid w:val="1DF617E3"/>
    <w:multiLevelType w:val="hybridMultilevel"/>
    <w:tmpl w:val="146E37C4"/>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64" w15:restartNumberingAfterBreak="0">
    <w:nsid w:val="1E0D1D0C"/>
    <w:multiLevelType w:val="hybridMultilevel"/>
    <w:tmpl w:val="29A273DA"/>
    <w:lvl w:ilvl="0" w:tplc="031EDA88">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43825FF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1398363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00609A24">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AE00A6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EE8948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04285C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E9CBFE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D86AD4C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5" w15:restartNumberingAfterBreak="0">
    <w:nsid w:val="1E41752E"/>
    <w:multiLevelType w:val="hybridMultilevel"/>
    <w:tmpl w:val="7E04BC34"/>
    <w:lvl w:ilvl="0" w:tplc="C7AE05C8">
      <w:start w:val="1"/>
      <w:numFmt w:val="lowerLetter"/>
      <w:lvlText w:val="%1)"/>
      <w:lvlJc w:val="left"/>
      <w:pPr>
        <w:ind w:left="720" w:hanging="360"/>
      </w:pPr>
    </w:lvl>
    <w:lvl w:ilvl="1" w:tplc="153AB9F2">
      <w:start w:val="1"/>
      <w:numFmt w:val="lowerLetter"/>
      <w:lvlText w:val="%2."/>
      <w:lvlJc w:val="left"/>
      <w:pPr>
        <w:ind w:left="1440" w:hanging="360"/>
      </w:pPr>
    </w:lvl>
    <w:lvl w:ilvl="2" w:tplc="1EDE86C0">
      <w:start w:val="1"/>
      <w:numFmt w:val="lowerRoman"/>
      <w:lvlText w:val="%3."/>
      <w:lvlJc w:val="right"/>
      <w:pPr>
        <w:ind w:left="2160" w:hanging="180"/>
      </w:pPr>
    </w:lvl>
    <w:lvl w:ilvl="3" w:tplc="DF705B40">
      <w:start w:val="1"/>
      <w:numFmt w:val="decimal"/>
      <w:lvlText w:val="%4."/>
      <w:lvlJc w:val="left"/>
      <w:pPr>
        <w:ind w:left="2880" w:hanging="360"/>
      </w:pPr>
    </w:lvl>
    <w:lvl w:ilvl="4" w:tplc="0C2EBCFE">
      <w:start w:val="1"/>
      <w:numFmt w:val="lowerLetter"/>
      <w:lvlText w:val="%5."/>
      <w:lvlJc w:val="left"/>
      <w:pPr>
        <w:ind w:left="3600" w:hanging="360"/>
      </w:pPr>
    </w:lvl>
    <w:lvl w:ilvl="5" w:tplc="CB32ED84">
      <w:start w:val="1"/>
      <w:numFmt w:val="lowerRoman"/>
      <w:lvlText w:val="%6."/>
      <w:lvlJc w:val="right"/>
      <w:pPr>
        <w:ind w:left="4320" w:hanging="180"/>
      </w:pPr>
    </w:lvl>
    <w:lvl w:ilvl="6" w:tplc="9960756E">
      <w:start w:val="1"/>
      <w:numFmt w:val="decimal"/>
      <w:lvlText w:val="%7."/>
      <w:lvlJc w:val="left"/>
      <w:pPr>
        <w:ind w:left="5040" w:hanging="360"/>
      </w:pPr>
    </w:lvl>
    <w:lvl w:ilvl="7" w:tplc="A0988C38">
      <w:start w:val="1"/>
      <w:numFmt w:val="lowerLetter"/>
      <w:lvlText w:val="%8."/>
      <w:lvlJc w:val="left"/>
      <w:pPr>
        <w:ind w:left="5760" w:hanging="360"/>
      </w:pPr>
    </w:lvl>
    <w:lvl w:ilvl="8" w:tplc="EC7CF6AE">
      <w:start w:val="1"/>
      <w:numFmt w:val="lowerRoman"/>
      <w:lvlText w:val="%9."/>
      <w:lvlJc w:val="right"/>
      <w:pPr>
        <w:ind w:left="6480" w:hanging="180"/>
      </w:pPr>
    </w:lvl>
  </w:abstractNum>
  <w:abstractNum w:abstractNumId="66" w15:restartNumberingAfterBreak="0">
    <w:nsid w:val="1EA722BA"/>
    <w:multiLevelType w:val="hybridMultilevel"/>
    <w:tmpl w:val="F93884FA"/>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67" w15:restartNumberingAfterBreak="0">
    <w:nsid w:val="1F095431"/>
    <w:multiLevelType w:val="hybridMultilevel"/>
    <w:tmpl w:val="33E2F776"/>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68" w15:restartNumberingAfterBreak="0">
    <w:nsid w:val="1F774A7F"/>
    <w:multiLevelType w:val="hybridMultilevel"/>
    <w:tmpl w:val="FFFFFFFF"/>
    <w:lvl w:ilvl="0" w:tplc="3996883C">
      <w:start w:val="1"/>
      <w:numFmt w:val="lowerLetter"/>
      <w:lvlText w:val="%1)"/>
      <w:lvlJc w:val="left"/>
      <w:pPr>
        <w:ind w:left="487" w:hanging="360"/>
      </w:pPr>
    </w:lvl>
    <w:lvl w:ilvl="1" w:tplc="F822E12C">
      <w:start w:val="1"/>
      <w:numFmt w:val="lowerLetter"/>
      <w:lvlText w:val="%2."/>
      <w:lvlJc w:val="left"/>
      <w:pPr>
        <w:ind w:left="1207" w:hanging="360"/>
      </w:pPr>
    </w:lvl>
    <w:lvl w:ilvl="2" w:tplc="D7E8A168">
      <w:start w:val="1"/>
      <w:numFmt w:val="lowerRoman"/>
      <w:lvlText w:val="%3."/>
      <w:lvlJc w:val="right"/>
      <w:pPr>
        <w:ind w:left="1927" w:hanging="180"/>
      </w:pPr>
    </w:lvl>
    <w:lvl w:ilvl="3" w:tplc="828475A0">
      <w:start w:val="1"/>
      <w:numFmt w:val="decimal"/>
      <w:lvlText w:val="%4."/>
      <w:lvlJc w:val="left"/>
      <w:pPr>
        <w:ind w:left="2647" w:hanging="360"/>
      </w:pPr>
    </w:lvl>
    <w:lvl w:ilvl="4" w:tplc="DC346F8E">
      <w:start w:val="1"/>
      <w:numFmt w:val="lowerLetter"/>
      <w:lvlText w:val="%5."/>
      <w:lvlJc w:val="left"/>
      <w:pPr>
        <w:ind w:left="3367" w:hanging="360"/>
      </w:pPr>
    </w:lvl>
    <w:lvl w:ilvl="5" w:tplc="08589344">
      <w:start w:val="1"/>
      <w:numFmt w:val="lowerRoman"/>
      <w:lvlText w:val="%6."/>
      <w:lvlJc w:val="right"/>
      <w:pPr>
        <w:ind w:left="4087" w:hanging="180"/>
      </w:pPr>
    </w:lvl>
    <w:lvl w:ilvl="6" w:tplc="45E85016">
      <w:start w:val="1"/>
      <w:numFmt w:val="decimal"/>
      <w:lvlText w:val="%7."/>
      <w:lvlJc w:val="left"/>
      <w:pPr>
        <w:ind w:left="4807" w:hanging="360"/>
      </w:pPr>
    </w:lvl>
    <w:lvl w:ilvl="7" w:tplc="BF744CEA">
      <w:start w:val="1"/>
      <w:numFmt w:val="lowerLetter"/>
      <w:lvlText w:val="%8."/>
      <w:lvlJc w:val="left"/>
      <w:pPr>
        <w:ind w:left="5527" w:hanging="360"/>
      </w:pPr>
    </w:lvl>
    <w:lvl w:ilvl="8" w:tplc="14BA8524">
      <w:start w:val="1"/>
      <w:numFmt w:val="lowerRoman"/>
      <w:lvlText w:val="%9."/>
      <w:lvlJc w:val="right"/>
      <w:pPr>
        <w:ind w:left="6247" w:hanging="180"/>
      </w:pPr>
    </w:lvl>
  </w:abstractNum>
  <w:abstractNum w:abstractNumId="69" w15:restartNumberingAfterBreak="0">
    <w:nsid w:val="1F832B7C"/>
    <w:multiLevelType w:val="hybridMultilevel"/>
    <w:tmpl w:val="A82C515A"/>
    <w:lvl w:ilvl="0" w:tplc="0816001B">
      <w:start w:val="1"/>
      <w:numFmt w:val="lowerRoman"/>
      <w:lvlText w:val="%1."/>
      <w:lvlJc w:val="right"/>
      <w:pPr>
        <w:ind w:left="1068" w:hanging="360"/>
      </w:pPr>
      <w:rPr>
        <w:b w:val="0"/>
        <w:bCs w:val="0"/>
        <w:strike w:val="0"/>
      </w:rPr>
    </w:lvl>
    <w:lvl w:ilvl="1" w:tplc="FFFFFFFF" w:tentative="1">
      <w:start w:val="1"/>
      <w:numFmt w:val="lowerLetter"/>
      <w:lvlText w:val="%2."/>
      <w:lvlJc w:val="left"/>
      <w:pPr>
        <w:ind w:left="1915" w:hanging="360"/>
      </w:pPr>
    </w:lvl>
    <w:lvl w:ilvl="2" w:tplc="FFFFFFFF" w:tentative="1">
      <w:start w:val="1"/>
      <w:numFmt w:val="lowerRoman"/>
      <w:lvlText w:val="%3."/>
      <w:lvlJc w:val="right"/>
      <w:pPr>
        <w:ind w:left="2635" w:hanging="180"/>
      </w:pPr>
    </w:lvl>
    <w:lvl w:ilvl="3" w:tplc="FFFFFFFF" w:tentative="1">
      <w:start w:val="1"/>
      <w:numFmt w:val="decimal"/>
      <w:lvlText w:val="%4."/>
      <w:lvlJc w:val="left"/>
      <w:pPr>
        <w:ind w:left="3355" w:hanging="360"/>
      </w:pPr>
    </w:lvl>
    <w:lvl w:ilvl="4" w:tplc="FFFFFFFF" w:tentative="1">
      <w:start w:val="1"/>
      <w:numFmt w:val="lowerLetter"/>
      <w:lvlText w:val="%5."/>
      <w:lvlJc w:val="left"/>
      <w:pPr>
        <w:ind w:left="4075" w:hanging="360"/>
      </w:pPr>
    </w:lvl>
    <w:lvl w:ilvl="5" w:tplc="FFFFFFFF" w:tentative="1">
      <w:start w:val="1"/>
      <w:numFmt w:val="lowerRoman"/>
      <w:lvlText w:val="%6."/>
      <w:lvlJc w:val="right"/>
      <w:pPr>
        <w:ind w:left="4795" w:hanging="180"/>
      </w:pPr>
    </w:lvl>
    <w:lvl w:ilvl="6" w:tplc="FFFFFFFF" w:tentative="1">
      <w:start w:val="1"/>
      <w:numFmt w:val="decimal"/>
      <w:lvlText w:val="%7."/>
      <w:lvlJc w:val="left"/>
      <w:pPr>
        <w:ind w:left="5515" w:hanging="360"/>
      </w:pPr>
    </w:lvl>
    <w:lvl w:ilvl="7" w:tplc="FFFFFFFF" w:tentative="1">
      <w:start w:val="1"/>
      <w:numFmt w:val="lowerLetter"/>
      <w:lvlText w:val="%8."/>
      <w:lvlJc w:val="left"/>
      <w:pPr>
        <w:ind w:left="6235" w:hanging="360"/>
      </w:pPr>
    </w:lvl>
    <w:lvl w:ilvl="8" w:tplc="FFFFFFFF" w:tentative="1">
      <w:start w:val="1"/>
      <w:numFmt w:val="lowerRoman"/>
      <w:lvlText w:val="%9."/>
      <w:lvlJc w:val="right"/>
      <w:pPr>
        <w:ind w:left="6955" w:hanging="180"/>
      </w:pPr>
    </w:lvl>
  </w:abstractNum>
  <w:abstractNum w:abstractNumId="70" w15:restartNumberingAfterBreak="0">
    <w:nsid w:val="1F9A028C"/>
    <w:multiLevelType w:val="hybridMultilevel"/>
    <w:tmpl w:val="EC96FA08"/>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1" w15:restartNumberingAfterBreak="0">
    <w:nsid w:val="20B76B01"/>
    <w:multiLevelType w:val="hybridMultilevel"/>
    <w:tmpl w:val="FFFFFFFF"/>
    <w:lvl w:ilvl="0" w:tplc="0032C474">
      <w:start w:val="1"/>
      <w:numFmt w:val="decimal"/>
      <w:lvlText w:val="%1."/>
      <w:lvlJc w:val="left"/>
      <w:pPr>
        <w:ind w:left="720" w:hanging="360"/>
      </w:pPr>
    </w:lvl>
    <w:lvl w:ilvl="1" w:tplc="33828726">
      <w:start w:val="1"/>
      <w:numFmt w:val="lowerLetter"/>
      <w:lvlText w:val="%2."/>
      <w:lvlJc w:val="left"/>
      <w:pPr>
        <w:ind w:left="1440" w:hanging="360"/>
      </w:pPr>
    </w:lvl>
    <w:lvl w:ilvl="2" w:tplc="578C07F6">
      <w:start w:val="1"/>
      <w:numFmt w:val="lowerRoman"/>
      <w:lvlText w:val="%3."/>
      <w:lvlJc w:val="right"/>
      <w:pPr>
        <w:ind w:left="2160" w:hanging="180"/>
      </w:pPr>
    </w:lvl>
    <w:lvl w:ilvl="3" w:tplc="CDC0F3D2">
      <w:start w:val="1"/>
      <w:numFmt w:val="decimal"/>
      <w:lvlText w:val="%4."/>
      <w:lvlJc w:val="left"/>
      <w:pPr>
        <w:ind w:left="2880" w:hanging="360"/>
      </w:pPr>
    </w:lvl>
    <w:lvl w:ilvl="4" w:tplc="6166FA14">
      <w:start w:val="1"/>
      <w:numFmt w:val="lowerLetter"/>
      <w:lvlText w:val="%5."/>
      <w:lvlJc w:val="left"/>
      <w:pPr>
        <w:ind w:left="3600" w:hanging="360"/>
      </w:pPr>
    </w:lvl>
    <w:lvl w:ilvl="5" w:tplc="7762623A">
      <w:start w:val="1"/>
      <w:numFmt w:val="lowerRoman"/>
      <w:lvlText w:val="%6."/>
      <w:lvlJc w:val="right"/>
      <w:pPr>
        <w:ind w:left="4320" w:hanging="180"/>
      </w:pPr>
    </w:lvl>
    <w:lvl w:ilvl="6" w:tplc="A3325890">
      <w:start w:val="1"/>
      <w:numFmt w:val="decimal"/>
      <w:lvlText w:val="%7."/>
      <w:lvlJc w:val="left"/>
      <w:pPr>
        <w:ind w:left="5040" w:hanging="360"/>
      </w:pPr>
    </w:lvl>
    <w:lvl w:ilvl="7" w:tplc="EE1AEE06">
      <w:start w:val="1"/>
      <w:numFmt w:val="lowerLetter"/>
      <w:lvlText w:val="%8."/>
      <w:lvlJc w:val="left"/>
      <w:pPr>
        <w:ind w:left="5760" w:hanging="360"/>
      </w:pPr>
    </w:lvl>
    <w:lvl w:ilvl="8" w:tplc="103AC478">
      <w:start w:val="1"/>
      <w:numFmt w:val="lowerRoman"/>
      <w:lvlText w:val="%9."/>
      <w:lvlJc w:val="right"/>
      <w:pPr>
        <w:ind w:left="6480" w:hanging="180"/>
      </w:pPr>
    </w:lvl>
  </w:abstractNum>
  <w:abstractNum w:abstractNumId="72" w15:restartNumberingAfterBreak="0">
    <w:nsid w:val="212D7484"/>
    <w:multiLevelType w:val="hybridMultilevel"/>
    <w:tmpl w:val="912CBD50"/>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3" w15:restartNumberingAfterBreak="0">
    <w:nsid w:val="222451B0"/>
    <w:multiLevelType w:val="multilevel"/>
    <w:tmpl w:val="95A8DB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223E5CB9"/>
    <w:multiLevelType w:val="hybridMultilevel"/>
    <w:tmpl w:val="FFFFFFFF"/>
    <w:lvl w:ilvl="0" w:tplc="2E3C15F4">
      <w:start w:val="1"/>
      <w:numFmt w:val="decimal"/>
      <w:lvlText w:val="%1."/>
      <w:lvlJc w:val="left"/>
      <w:pPr>
        <w:ind w:left="502" w:hanging="360"/>
      </w:pPr>
    </w:lvl>
    <w:lvl w:ilvl="1" w:tplc="9AB2278A">
      <w:start w:val="1"/>
      <w:numFmt w:val="lowerLetter"/>
      <w:lvlText w:val="%2."/>
      <w:lvlJc w:val="left"/>
      <w:pPr>
        <w:ind w:left="1222" w:hanging="360"/>
      </w:pPr>
    </w:lvl>
    <w:lvl w:ilvl="2" w:tplc="56E89E6C">
      <w:start w:val="1"/>
      <w:numFmt w:val="lowerRoman"/>
      <w:lvlText w:val="%3."/>
      <w:lvlJc w:val="right"/>
      <w:pPr>
        <w:ind w:left="1942" w:hanging="180"/>
      </w:pPr>
    </w:lvl>
    <w:lvl w:ilvl="3" w:tplc="114038E4">
      <w:start w:val="1"/>
      <w:numFmt w:val="decimal"/>
      <w:lvlText w:val="%4."/>
      <w:lvlJc w:val="left"/>
      <w:pPr>
        <w:ind w:left="2662" w:hanging="360"/>
      </w:pPr>
    </w:lvl>
    <w:lvl w:ilvl="4" w:tplc="FDE25ABA">
      <w:start w:val="1"/>
      <w:numFmt w:val="lowerLetter"/>
      <w:lvlText w:val="%5."/>
      <w:lvlJc w:val="left"/>
      <w:pPr>
        <w:ind w:left="3382" w:hanging="360"/>
      </w:pPr>
    </w:lvl>
    <w:lvl w:ilvl="5" w:tplc="27822E34">
      <w:start w:val="1"/>
      <w:numFmt w:val="lowerRoman"/>
      <w:lvlText w:val="%6."/>
      <w:lvlJc w:val="right"/>
      <w:pPr>
        <w:ind w:left="4102" w:hanging="180"/>
      </w:pPr>
    </w:lvl>
    <w:lvl w:ilvl="6" w:tplc="02ACBE98">
      <w:start w:val="1"/>
      <w:numFmt w:val="decimal"/>
      <w:lvlText w:val="%7."/>
      <w:lvlJc w:val="left"/>
      <w:pPr>
        <w:ind w:left="4822" w:hanging="360"/>
      </w:pPr>
    </w:lvl>
    <w:lvl w:ilvl="7" w:tplc="73C85A76">
      <w:start w:val="1"/>
      <w:numFmt w:val="lowerLetter"/>
      <w:lvlText w:val="%8."/>
      <w:lvlJc w:val="left"/>
      <w:pPr>
        <w:ind w:left="5542" w:hanging="360"/>
      </w:pPr>
    </w:lvl>
    <w:lvl w:ilvl="8" w:tplc="F23A42BC">
      <w:start w:val="1"/>
      <w:numFmt w:val="lowerRoman"/>
      <w:lvlText w:val="%9."/>
      <w:lvlJc w:val="right"/>
      <w:pPr>
        <w:ind w:left="6262" w:hanging="180"/>
      </w:pPr>
    </w:lvl>
  </w:abstractNum>
  <w:abstractNum w:abstractNumId="75" w15:restartNumberingAfterBreak="0">
    <w:nsid w:val="226E0F8C"/>
    <w:multiLevelType w:val="hybridMultilevel"/>
    <w:tmpl w:val="57F02C68"/>
    <w:lvl w:ilvl="0" w:tplc="18A49804">
      <w:start w:val="13"/>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40D800F2">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BE5C55D8">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9FAE62CE">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F614E17C">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DA023E7E">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3EAC92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180A8612">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DD47908">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76" w15:restartNumberingAfterBreak="0">
    <w:nsid w:val="227FBA82"/>
    <w:multiLevelType w:val="hybridMultilevel"/>
    <w:tmpl w:val="B4FA47A0"/>
    <w:lvl w:ilvl="0" w:tplc="58B0C4FA">
      <w:start w:val="1"/>
      <w:numFmt w:val="decimal"/>
      <w:lvlText w:val="%1."/>
      <w:lvlJc w:val="left"/>
      <w:pPr>
        <w:ind w:left="502" w:hanging="360"/>
      </w:pPr>
    </w:lvl>
    <w:lvl w:ilvl="1" w:tplc="31169AB0">
      <w:start w:val="1"/>
      <w:numFmt w:val="lowerLetter"/>
      <w:lvlText w:val="%2."/>
      <w:lvlJc w:val="left"/>
      <w:pPr>
        <w:ind w:left="1222" w:hanging="360"/>
      </w:pPr>
    </w:lvl>
    <w:lvl w:ilvl="2" w:tplc="D2C8DE76">
      <w:start w:val="1"/>
      <w:numFmt w:val="lowerRoman"/>
      <w:lvlText w:val="%3."/>
      <w:lvlJc w:val="right"/>
      <w:pPr>
        <w:ind w:left="1942" w:hanging="180"/>
      </w:pPr>
    </w:lvl>
    <w:lvl w:ilvl="3" w:tplc="D5F84ACA">
      <w:start w:val="1"/>
      <w:numFmt w:val="decimal"/>
      <w:lvlText w:val="%4."/>
      <w:lvlJc w:val="left"/>
      <w:pPr>
        <w:ind w:left="2662" w:hanging="360"/>
      </w:pPr>
    </w:lvl>
    <w:lvl w:ilvl="4" w:tplc="A7586ED2">
      <w:start w:val="1"/>
      <w:numFmt w:val="lowerLetter"/>
      <w:lvlText w:val="%5."/>
      <w:lvlJc w:val="left"/>
      <w:pPr>
        <w:ind w:left="3382" w:hanging="360"/>
      </w:pPr>
    </w:lvl>
    <w:lvl w:ilvl="5" w:tplc="ECD09D60">
      <w:start w:val="1"/>
      <w:numFmt w:val="lowerRoman"/>
      <w:lvlText w:val="%6."/>
      <w:lvlJc w:val="right"/>
      <w:pPr>
        <w:ind w:left="4102" w:hanging="180"/>
      </w:pPr>
    </w:lvl>
    <w:lvl w:ilvl="6" w:tplc="16120F5C">
      <w:start w:val="1"/>
      <w:numFmt w:val="decimal"/>
      <w:lvlText w:val="%7."/>
      <w:lvlJc w:val="left"/>
      <w:pPr>
        <w:ind w:left="4822" w:hanging="360"/>
      </w:pPr>
    </w:lvl>
    <w:lvl w:ilvl="7" w:tplc="B80E89D8">
      <w:start w:val="1"/>
      <w:numFmt w:val="lowerLetter"/>
      <w:lvlText w:val="%8."/>
      <w:lvlJc w:val="left"/>
      <w:pPr>
        <w:ind w:left="5542" w:hanging="360"/>
      </w:pPr>
    </w:lvl>
    <w:lvl w:ilvl="8" w:tplc="BC28EC1E">
      <w:start w:val="1"/>
      <w:numFmt w:val="lowerRoman"/>
      <w:lvlText w:val="%9."/>
      <w:lvlJc w:val="right"/>
      <w:pPr>
        <w:ind w:left="6262" w:hanging="180"/>
      </w:pPr>
    </w:lvl>
  </w:abstractNum>
  <w:abstractNum w:abstractNumId="77" w15:restartNumberingAfterBreak="0">
    <w:nsid w:val="228FD2B5"/>
    <w:multiLevelType w:val="hybridMultilevel"/>
    <w:tmpl w:val="3C806C40"/>
    <w:lvl w:ilvl="0" w:tplc="6FC08552">
      <w:start w:val="1"/>
      <w:numFmt w:val="bullet"/>
      <w:lvlText w:val="-"/>
      <w:lvlJc w:val="left"/>
      <w:pPr>
        <w:ind w:left="487" w:hanging="360"/>
      </w:pPr>
      <w:rPr>
        <w:rFonts w:hint="default" w:ascii="Aptos" w:hAnsi="Aptos"/>
      </w:rPr>
    </w:lvl>
    <w:lvl w:ilvl="1" w:tplc="3214A558">
      <w:start w:val="1"/>
      <w:numFmt w:val="bullet"/>
      <w:lvlText w:val="o"/>
      <w:lvlJc w:val="left"/>
      <w:pPr>
        <w:ind w:left="1207" w:hanging="360"/>
      </w:pPr>
      <w:rPr>
        <w:rFonts w:hint="default" w:ascii="Courier New" w:hAnsi="Courier New"/>
      </w:rPr>
    </w:lvl>
    <w:lvl w:ilvl="2" w:tplc="9CA4D068">
      <w:start w:val="1"/>
      <w:numFmt w:val="bullet"/>
      <w:lvlText w:val=""/>
      <w:lvlJc w:val="left"/>
      <w:pPr>
        <w:ind w:left="1927" w:hanging="360"/>
      </w:pPr>
      <w:rPr>
        <w:rFonts w:hint="default" w:ascii="Wingdings" w:hAnsi="Wingdings"/>
      </w:rPr>
    </w:lvl>
    <w:lvl w:ilvl="3" w:tplc="D55CD53E">
      <w:start w:val="1"/>
      <w:numFmt w:val="bullet"/>
      <w:lvlText w:val=""/>
      <w:lvlJc w:val="left"/>
      <w:pPr>
        <w:ind w:left="2647" w:hanging="360"/>
      </w:pPr>
      <w:rPr>
        <w:rFonts w:hint="default" w:ascii="Symbol" w:hAnsi="Symbol"/>
      </w:rPr>
    </w:lvl>
    <w:lvl w:ilvl="4" w:tplc="4072B0B4">
      <w:start w:val="1"/>
      <w:numFmt w:val="bullet"/>
      <w:lvlText w:val="o"/>
      <w:lvlJc w:val="left"/>
      <w:pPr>
        <w:ind w:left="3367" w:hanging="360"/>
      </w:pPr>
      <w:rPr>
        <w:rFonts w:hint="default" w:ascii="Courier New" w:hAnsi="Courier New"/>
      </w:rPr>
    </w:lvl>
    <w:lvl w:ilvl="5" w:tplc="62524000">
      <w:start w:val="1"/>
      <w:numFmt w:val="bullet"/>
      <w:lvlText w:val=""/>
      <w:lvlJc w:val="left"/>
      <w:pPr>
        <w:ind w:left="4087" w:hanging="360"/>
      </w:pPr>
      <w:rPr>
        <w:rFonts w:hint="default" w:ascii="Wingdings" w:hAnsi="Wingdings"/>
      </w:rPr>
    </w:lvl>
    <w:lvl w:ilvl="6" w:tplc="B6A8FE34">
      <w:start w:val="1"/>
      <w:numFmt w:val="bullet"/>
      <w:lvlText w:val=""/>
      <w:lvlJc w:val="left"/>
      <w:pPr>
        <w:ind w:left="4807" w:hanging="360"/>
      </w:pPr>
      <w:rPr>
        <w:rFonts w:hint="default" w:ascii="Symbol" w:hAnsi="Symbol"/>
      </w:rPr>
    </w:lvl>
    <w:lvl w:ilvl="7" w:tplc="D8BE9A34">
      <w:start w:val="1"/>
      <w:numFmt w:val="bullet"/>
      <w:lvlText w:val="o"/>
      <w:lvlJc w:val="left"/>
      <w:pPr>
        <w:ind w:left="5527" w:hanging="360"/>
      </w:pPr>
      <w:rPr>
        <w:rFonts w:hint="default" w:ascii="Courier New" w:hAnsi="Courier New"/>
      </w:rPr>
    </w:lvl>
    <w:lvl w:ilvl="8" w:tplc="21762788">
      <w:start w:val="1"/>
      <w:numFmt w:val="bullet"/>
      <w:lvlText w:val=""/>
      <w:lvlJc w:val="left"/>
      <w:pPr>
        <w:ind w:left="6247" w:hanging="360"/>
      </w:pPr>
      <w:rPr>
        <w:rFonts w:hint="default" w:ascii="Wingdings" w:hAnsi="Wingdings"/>
      </w:rPr>
    </w:lvl>
  </w:abstractNum>
  <w:abstractNum w:abstractNumId="78" w15:restartNumberingAfterBreak="0">
    <w:nsid w:val="22E0F7AD"/>
    <w:multiLevelType w:val="hybridMultilevel"/>
    <w:tmpl w:val="E62222CA"/>
    <w:lvl w:ilvl="0" w:tplc="0E4A98A4">
      <w:start w:val="1"/>
      <w:numFmt w:val="lowerLetter"/>
      <w:lvlText w:val="%1)"/>
      <w:lvlJc w:val="left"/>
      <w:pPr>
        <w:ind w:left="720" w:hanging="360"/>
      </w:pPr>
    </w:lvl>
    <w:lvl w:ilvl="1" w:tplc="36E8DDC6">
      <w:start w:val="1"/>
      <w:numFmt w:val="lowerLetter"/>
      <w:lvlText w:val="%2."/>
      <w:lvlJc w:val="left"/>
      <w:pPr>
        <w:ind w:left="1440" w:hanging="360"/>
      </w:pPr>
    </w:lvl>
    <w:lvl w:ilvl="2" w:tplc="A57284E8">
      <w:start w:val="1"/>
      <w:numFmt w:val="lowerRoman"/>
      <w:lvlText w:val="%3."/>
      <w:lvlJc w:val="right"/>
      <w:pPr>
        <w:ind w:left="2160" w:hanging="180"/>
      </w:pPr>
    </w:lvl>
    <w:lvl w:ilvl="3" w:tplc="30AA7058">
      <w:start w:val="1"/>
      <w:numFmt w:val="decimal"/>
      <w:lvlText w:val="%4."/>
      <w:lvlJc w:val="left"/>
      <w:pPr>
        <w:ind w:left="2880" w:hanging="360"/>
      </w:pPr>
    </w:lvl>
    <w:lvl w:ilvl="4" w:tplc="69266FE2">
      <w:start w:val="1"/>
      <w:numFmt w:val="lowerLetter"/>
      <w:lvlText w:val="%5."/>
      <w:lvlJc w:val="left"/>
      <w:pPr>
        <w:ind w:left="3600" w:hanging="360"/>
      </w:pPr>
    </w:lvl>
    <w:lvl w:ilvl="5" w:tplc="8FA4E84A">
      <w:start w:val="1"/>
      <w:numFmt w:val="lowerRoman"/>
      <w:lvlText w:val="%6."/>
      <w:lvlJc w:val="right"/>
      <w:pPr>
        <w:ind w:left="4320" w:hanging="180"/>
      </w:pPr>
    </w:lvl>
    <w:lvl w:ilvl="6" w:tplc="E214CBD8">
      <w:start w:val="1"/>
      <w:numFmt w:val="decimal"/>
      <w:lvlText w:val="%7."/>
      <w:lvlJc w:val="left"/>
      <w:pPr>
        <w:ind w:left="5040" w:hanging="360"/>
      </w:pPr>
    </w:lvl>
    <w:lvl w:ilvl="7" w:tplc="CBB0D1E6">
      <w:start w:val="1"/>
      <w:numFmt w:val="lowerLetter"/>
      <w:lvlText w:val="%8."/>
      <w:lvlJc w:val="left"/>
      <w:pPr>
        <w:ind w:left="5760" w:hanging="360"/>
      </w:pPr>
    </w:lvl>
    <w:lvl w:ilvl="8" w:tplc="F1088AA6">
      <w:start w:val="1"/>
      <w:numFmt w:val="lowerRoman"/>
      <w:lvlText w:val="%9."/>
      <w:lvlJc w:val="right"/>
      <w:pPr>
        <w:ind w:left="6480" w:hanging="180"/>
      </w:pPr>
    </w:lvl>
  </w:abstractNum>
  <w:abstractNum w:abstractNumId="79" w15:restartNumberingAfterBreak="0">
    <w:nsid w:val="23062B2E"/>
    <w:multiLevelType w:val="hybridMultilevel"/>
    <w:tmpl w:val="1BD86EE4"/>
    <w:lvl w:ilvl="0" w:tplc="B5589BCE">
      <w:start w:val="1"/>
      <w:numFmt w:val="bullet"/>
      <w:lvlText w:val="-"/>
      <w:lvlJc w:val="left"/>
      <w:pPr>
        <w:ind w:left="1495" w:hanging="360"/>
      </w:pPr>
      <w:rPr>
        <w:rFonts w:hint="default" w:ascii="Aptos" w:hAnsi="Aptos"/>
      </w:rPr>
    </w:lvl>
    <w:lvl w:ilvl="1" w:tplc="AD760202">
      <w:start w:val="1"/>
      <w:numFmt w:val="bullet"/>
      <w:lvlText w:val="o"/>
      <w:lvlJc w:val="left"/>
      <w:pPr>
        <w:ind w:left="2215" w:hanging="360"/>
      </w:pPr>
      <w:rPr>
        <w:rFonts w:hint="default" w:ascii="Courier New" w:hAnsi="Courier New"/>
      </w:rPr>
    </w:lvl>
    <w:lvl w:ilvl="2" w:tplc="45AC6B3A">
      <w:start w:val="1"/>
      <w:numFmt w:val="bullet"/>
      <w:lvlText w:val=""/>
      <w:lvlJc w:val="left"/>
      <w:pPr>
        <w:ind w:left="2935" w:hanging="360"/>
      </w:pPr>
      <w:rPr>
        <w:rFonts w:hint="default" w:ascii="Wingdings" w:hAnsi="Wingdings"/>
      </w:rPr>
    </w:lvl>
    <w:lvl w:ilvl="3" w:tplc="03E6FD5E">
      <w:start w:val="1"/>
      <w:numFmt w:val="bullet"/>
      <w:lvlText w:val=""/>
      <w:lvlJc w:val="left"/>
      <w:pPr>
        <w:ind w:left="3655" w:hanging="360"/>
      </w:pPr>
      <w:rPr>
        <w:rFonts w:hint="default" w:ascii="Symbol" w:hAnsi="Symbol"/>
      </w:rPr>
    </w:lvl>
    <w:lvl w:ilvl="4" w:tplc="A35EBD9A">
      <w:start w:val="1"/>
      <w:numFmt w:val="bullet"/>
      <w:lvlText w:val="o"/>
      <w:lvlJc w:val="left"/>
      <w:pPr>
        <w:ind w:left="4375" w:hanging="360"/>
      </w:pPr>
      <w:rPr>
        <w:rFonts w:hint="default" w:ascii="Courier New" w:hAnsi="Courier New"/>
      </w:rPr>
    </w:lvl>
    <w:lvl w:ilvl="5" w:tplc="51DE360E">
      <w:start w:val="1"/>
      <w:numFmt w:val="bullet"/>
      <w:lvlText w:val=""/>
      <w:lvlJc w:val="left"/>
      <w:pPr>
        <w:ind w:left="5095" w:hanging="360"/>
      </w:pPr>
      <w:rPr>
        <w:rFonts w:hint="default" w:ascii="Wingdings" w:hAnsi="Wingdings"/>
      </w:rPr>
    </w:lvl>
    <w:lvl w:ilvl="6" w:tplc="3F5C24C0">
      <w:start w:val="1"/>
      <w:numFmt w:val="bullet"/>
      <w:lvlText w:val=""/>
      <w:lvlJc w:val="left"/>
      <w:pPr>
        <w:ind w:left="5815" w:hanging="360"/>
      </w:pPr>
      <w:rPr>
        <w:rFonts w:hint="default" w:ascii="Symbol" w:hAnsi="Symbol"/>
      </w:rPr>
    </w:lvl>
    <w:lvl w:ilvl="7" w:tplc="349E1604">
      <w:start w:val="1"/>
      <w:numFmt w:val="bullet"/>
      <w:lvlText w:val="o"/>
      <w:lvlJc w:val="left"/>
      <w:pPr>
        <w:ind w:left="6535" w:hanging="360"/>
      </w:pPr>
      <w:rPr>
        <w:rFonts w:hint="default" w:ascii="Courier New" w:hAnsi="Courier New"/>
      </w:rPr>
    </w:lvl>
    <w:lvl w:ilvl="8" w:tplc="EF1E164C">
      <w:start w:val="1"/>
      <w:numFmt w:val="bullet"/>
      <w:lvlText w:val=""/>
      <w:lvlJc w:val="left"/>
      <w:pPr>
        <w:ind w:left="7255" w:hanging="360"/>
      </w:pPr>
      <w:rPr>
        <w:rFonts w:hint="default" w:ascii="Wingdings" w:hAnsi="Wingdings"/>
      </w:rPr>
    </w:lvl>
  </w:abstractNum>
  <w:abstractNum w:abstractNumId="80" w15:restartNumberingAfterBreak="0">
    <w:nsid w:val="2315DF1F"/>
    <w:multiLevelType w:val="hybridMultilevel"/>
    <w:tmpl w:val="6FBCDC22"/>
    <w:lvl w:ilvl="0" w:tplc="AD74AB3A">
      <w:start w:val="1"/>
      <w:numFmt w:val="decimal"/>
      <w:lvlText w:val="%1."/>
      <w:lvlJc w:val="left"/>
      <w:pPr>
        <w:ind w:left="502" w:hanging="360"/>
      </w:pPr>
    </w:lvl>
    <w:lvl w:ilvl="1" w:tplc="7BBAF516">
      <w:start w:val="1"/>
      <w:numFmt w:val="lowerLetter"/>
      <w:lvlText w:val="a)"/>
      <w:lvlJc w:val="left"/>
      <w:pPr>
        <w:ind w:left="1222" w:hanging="360"/>
      </w:pPr>
    </w:lvl>
    <w:lvl w:ilvl="2" w:tplc="D742A658">
      <w:start w:val="1"/>
      <w:numFmt w:val="lowerRoman"/>
      <w:lvlText w:val="%3."/>
      <w:lvlJc w:val="right"/>
      <w:pPr>
        <w:ind w:left="1942" w:hanging="180"/>
      </w:pPr>
    </w:lvl>
    <w:lvl w:ilvl="3" w:tplc="1736C79E">
      <w:start w:val="1"/>
      <w:numFmt w:val="decimal"/>
      <w:lvlText w:val="%4."/>
      <w:lvlJc w:val="left"/>
      <w:pPr>
        <w:ind w:left="2662" w:hanging="360"/>
      </w:pPr>
    </w:lvl>
    <w:lvl w:ilvl="4" w:tplc="7E10B91A">
      <w:start w:val="1"/>
      <w:numFmt w:val="lowerLetter"/>
      <w:lvlText w:val="%5."/>
      <w:lvlJc w:val="left"/>
      <w:pPr>
        <w:ind w:left="3382" w:hanging="360"/>
      </w:pPr>
    </w:lvl>
    <w:lvl w:ilvl="5" w:tplc="92EABB84">
      <w:start w:val="1"/>
      <w:numFmt w:val="lowerRoman"/>
      <w:lvlText w:val="%6."/>
      <w:lvlJc w:val="right"/>
      <w:pPr>
        <w:ind w:left="4102" w:hanging="180"/>
      </w:pPr>
    </w:lvl>
    <w:lvl w:ilvl="6" w:tplc="579A479C">
      <w:start w:val="1"/>
      <w:numFmt w:val="decimal"/>
      <w:lvlText w:val="%7."/>
      <w:lvlJc w:val="left"/>
      <w:pPr>
        <w:ind w:left="4822" w:hanging="360"/>
      </w:pPr>
    </w:lvl>
    <w:lvl w:ilvl="7" w:tplc="89C614D0">
      <w:start w:val="1"/>
      <w:numFmt w:val="lowerLetter"/>
      <w:lvlText w:val="%8."/>
      <w:lvlJc w:val="left"/>
      <w:pPr>
        <w:ind w:left="5542" w:hanging="360"/>
      </w:pPr>
    </w:lvl>
    <w:lvl w:ilvl="8" w:tplc="F5FECD34">
      <w:start w:val="1"/>
      <w:numFmt w:val="lowerRoman"/>
      <w:lvlText w:val="%9."/>
      <w:lvlJc w:val="right"/>
      <w:pPr>
        <w:ind w:left="6262" w:hanging="180"/>
      </w:pPr>
    </w:lvl>
  </w:abstractNum>
  <w:abstractNum w:abstractNumId="81" w15:restartNumberingAfterBreak="0">
    <w:nsid w:val="2349607B"/>
    <w:multiLevelType w:val="hybridMultilevel"/>
    <w:tmpl w:val="57BA0C14"/>
    <w:lvl w:ilvl="0" w:tplc="A8E85D86">
      <w:start w:val="4"/>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18C8CC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3CA01D4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D544B9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3CE6A37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ADD075E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A2E304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BF412B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516066E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82" w15:restartNumberingAfterBreak="0">
    <w:nsid w:val="23B935D9"/>
    <w:multiLevelType w:val="hybridMultilevel"/>
    <w:tmpl w:val="F82C3B64"/>
    <w:lvl w:ilvl="0" w:tplc="DA00C3FA">
      <w:start w:val="3"/>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960C33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BA0C99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270CB7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A98710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6E2E503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DEED2B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C8E446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612418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83" w15:restartNumberingAfterBreak="0">
    <w:nsid w:val="23C61443"/>
    <w:multiLevelType w:val="hybridMultilevel"/>
    <w:tmpl w:val="C3B4805C"/>
    <w:lvl w:ilvl="0" w:tplc="2804967E">
      <w:start w:val="2"/>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4" w15:restartNumberingAfterBreak="0">
    <w:nsid w:val="24336CEC"/>
    <w:multiLevelType w:val="hybridMultilevel"/>
    <w:tmpl w:val="E90AA94C"/>
    <w:lvl w:ilvl="0" w:tplc="45702F7C">
      <w:start w:val="1"/>
      <w:numFmt w:val="lowerLetter"/>
      <w:lvlText w:val="%1)"/>
      <w:lvlJc w:val="left"/>
      <w:pPr>
        <w:ind w:left="1495" w:hanging="360"/>
      </w:pPr>
    </w:lvl>
    <w:lvl w:ilvl="1" w:tplc="281E7388">
      <w:start w:val="1"/>
      <w:numFmt w:val="lowerLetter"/>
      <w:lvlText w:val="%2."/>
      <w:lvlJc w:val="left"/>
      <w:pPr>
        <w:ind w:left="2215" w:hanging="360"/>
      </w:pPr>
    </w:lvl>
    <w:lvl w:ilvl="2" w:tplc="A4806910">
      <w:start w:val="1"/>
      <w:numFmt w:val="lowerRoman"/>
      <w:lvlText w:val="%3."/>
      <w:lvlJc w:val="right"/>
      <w:pPr>
        <w:ind w:left="2935" w:hanging="180"/>
      </w:pPr>
    </w:lvl>
    <w:lvl w:ilvl="3" w:tplc="054237A0">
      <w:start w:val="1"/>
      <w:numFmt w:val="decimal"/>
      <w:lvlText w:val="%4."/>
      <w:lvlJc w:val="left"/>
      <w:pPr>
        <w:ind w:left="3655" w:hanging="360"/>
      </w:pPr>
    </w:lvl>
    <w:lvl w:ilvl="4" w:tplc="5BDA1DB4">
      <w:start w:val="1"/>
      <w:numFmt w:val="lowerLetter"/>
      <w:lvlText w:val="%5."/>
      <w:lvlJc w:val="left"/>
      <w:pPr>
        <w:ind w:left="4375" w:hanging="360"/>
      </w:pPr>
    </w:lvl>
    <w:lvl w:ilvl="5" w:tplc="E578F1DC">
      <w:start w:val="1"/>
      <w:numFmt w:val="lowerRoman"/>
      <w:lvlText w:val="%6."/>
      <w:lvlJc w:val="right"/>
      <w:pPr>
        <w:ind w:left="5095" w:hanging="180"/>
      </w:pPr>
    </w:lvl>
    <w:lvl w:ilvl="6" w:tplc="1806E050">
      <w:start w:val="1"/>
      <w:numFmt w:val="decimal"/>
      <w:lvlText w:val="%7."/>
      <w:lvlJc w:val="left"/>
      <w:pPr>
        <w:ind w:left="5815" w:hanging="360"/>
      </w:pPr>
    </w:lvl>
    <w:lvl w:ilvl="7" w:tplc="E71A61FA">
      <w:start w:val="1"/>
      <w:numFmt w:val="lowerLetter"/>
      <w:lvlText w:val="%8."/>
      <w:lvlJc w:val="left"/>
      <w:pPr>
        <w:ind w:left="6535" w:hanging="360"/>
      </w:pPr>
    </w:lvl>
    <w:lvl w:ilvl="8" w:tplc="1708D91C">
      <w:start w:val="1"/>
      <w:numFmt w:val="lowerRoman"/>
      <w:lvlText w:val="%9."/>
      <w:lvlJc w:val="right"/>
      <w:pPr>
        <w:ind w:left="7255" w:hanging="180"/>
      </w:pPr>
    </w:lvl>
  </w:abstractNum>
  <w:abstractNum w:abstractNumId="85" w15:restartNumberingAfterBreak="0">
    <w:nsid w:val="24EE78ED"/>
    <w:multiLevelType w:val="hybridMultilevel"/>
    <w:tmpl w:val="E182C028"/>
    <w:lvl w:ilvl="0" w:tplc="72CEB4A0">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E720795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0106A49E">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C7B29464">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08264FA">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74215F4">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4A6B83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9D94D144">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949A3F18">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86" w15:restartNumberingAfterBreak="0">
    <w:nsid w:val="253F0A0A"/>
    <w:multiLevelType w:val="hybridMultilevel"/>
    <w:tmpl w:val="CB32B8FA"/>
    <w:lvl w:ilvl="0" w:tplc="FFFFFFFF">
      <w:start w:val="1"/>
      <w:numFmt w:val="decimal"/>
      <w:lvlText w:val="%1"/>
      <w:lvlJc w:val="left"/>
      <w:pPr>
        <w:ind w:left="295"/>
      </w:pPr>
      <w:rPr>
        <w:rFonts w:hint="default" w:ascii="Garamond" w:hAnsi="Garamond"/>
        <w:b w:val="0"/>
        <w:i w:val="0"/>
        <w:strike w:val="0"/>
        <w:dstrike w:val="0"/>
        <w:color w:val="000000"/>
        <w:sz w:val="24"/>
        <w:szCs w:val="24"/>
        <w:u w:val="none" w:color="000000"/>
        <w:bdr w:val="none" w:color="auto" w:sz="0" w:space="0"/>
        <w:shd w:val="clear" w:color="auto" w:fill="auto"/>
        <w:vertAlign w:val="baseline"/>
      </w:rPr>
    </w:lvl>
    <w:lvl w:ilvl="1" w:tplc="4CE68B9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D569CA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F98028D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204FAA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6B0E1B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982C4AD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1F2872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EDFEECB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87" w15:restartNumberingAfterBreak="0">
    <w:nsid w:val="25C64588"/>
    <w:multiLevelType w:val="hybridMultilevel"/>
    <w:tmpl w:val="6794086E"/>
    <w:lvl w:ilvl="0" w:tplc="CA12BF94">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2E63DC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520FAC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C20101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44E1A4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532592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7C600E3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E34FA2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676C96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88" w15:restartNumberingAfterBreak="0">
    <w:nsid w:val="260F588F"/>
    <w:multiLevelType w:val="hybridMultilevel"/>
    <w:tmpl w:val="589A7B24"/>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9" w15:restartNumberingAfterBreak="0">
    <w:nsid w:val="26B53A7D"/>
    <w:multiLevelType w:val="hybridMultilevel"/>
    <w:tmpl w:val="26F28108"/>
    <w:lvl w:ilvl="0" w:tplc="945059EE">
      <w:start w:val="1"/>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8B18A67E">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C80A8A0">
      <w:start w:val="1"/>
      <w:numFmt w:val="lowerRoman"/>
      <w:lvlText w:val="%3"/>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848A2D2C">
      <w:start w:val="1"/>
      <w:numFmt w:val="decimal"/>
      <w:lvlText w:val="%4"/>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5B3EB950">
      <w:start w:val="1"/>
      <w:numFmt w:val="lowerLetter"/>
      <w:lvlText w:val="%5"/>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C2B41FA4">
      <w:start w:val="1"/>
      <w:numFmt w:val="lowerRoman"/>
      <w:lvlText w:val="%6"/>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B023B06">
      <w:start w:val="1"/>
      <w:numFmt w:val="decimal"/>
      <w:lvlText w:val="%7"/>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046E27E">
      <w:start w:val="1"/>
      <w:numFmt w:val="lowerLetter"/>
      <w:lvlText w:val="%8"/>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6EC90BA">
      <w:start w:val="1"/>
      <w:numFmt w:val="lowerRoman"/>
      <w:lvlText w:val="%9"/>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90" w15:restartNumberingAfterBreak="0">
    <w:nsid w:val="28074E83"/>
    <w:multiLevelType w:val="hybridMultilevel"/>
    <w:tmpl w:val="7F5212DA"/>
    <w:lvl w:ilvl="0" w:tplc="7E561E4C">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C8481E04">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DEA9E02">
      <w:start w:val="1"/>
      <w:numFmt w:val="lowerRoman"/>
      <w:lvlText w:val="%3"/>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9C08092">
      <w:start w:val="1"/>
      <w:numFmt w:val="decimal"/>
      <w:lvlText w:val="%4"/>
      <w:lvlJc w:val="left"/>
      <w:pPr>
        <w:ind w:left="23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416AC96">
      <w:start w:val="1"/>
      <w:numFmt w:val="lowerLetter"/>
      <w:lvlText w:val="%5"/>
      <w:lvlJc w:val="left"/>
      <w:pPr>
        <w:ind w:left="30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8028E3B8">
      <w:start w:val="1"/>
      <w:numFmt w:val="lowerRoman"/>
      <w:lvlText w:val="%6"/>
      <w:lvlJc w:val="left"/>
      <w:pPr>
        <w:ind w:left="374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A9E95A2">
      <w:start w:val="1"/>
      <w:numFmt w:val="decimal"/>
      <w:lvlText w:val="%7"/>
      <w:lvlJc w:val="left"/>
      <w:pPr>
        <w:ind w:left="44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CF5236B6">
      <w:start w:val="1"/>
      <w:numFmt w:val="lowerLetter"/>
      <w:lvlText w:val="%8"/>
      <w:lvlJc w:val="left"/>
      <w:pPr>
        <w:ind w:left="51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3D5C56CE">
      <w:start w:val="1"/>
      <w:numFmt w:val="lowerRoman"/>
      <w:lvlText w:val="%9"/>
      <w:lvlJc w:val="left"/>
      <w:pPr>
        <w:ind w:left="59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91" w15:restartNumberingAfterBreak="0">
    <w:nsid w:val="28212300"/>
    <w:multiLevelType w:val="hybridMultilevel"/>
    <w:tmpl w:val="FC0E48A8"/>
    <w:lvl w:ilvl="0" w:tplc="FFFFFFFF">
      <w:start w:val="1"/>
      <w:numFmt w:val="decimal"/>
      <w:lvlText w:val="%1"/>
      <w:lvlJc w:val="left"/>
      <w:pPr>
        <w:ind w:left="315"/>
      </w:pPr>
      <w:rPr>
        <w:b w:val="0"/>
        <w:i w:val="0"/>
        <w:strike w:val="0"/>
        <w:dstrike w:val="0"/>
        <w:color w:val="000000"/>
        <w:sz w:val="24"/>
        <w:szCs w:val="24"/>
        <w:u w:val="none" w:color="000000"/>
        <w:bdr w:val="none" w:color="auto" w:sz="0" w:space="0"/>
        <w:shd w:val="clear" w:color="auto" w:fill="auto"/>
        <w:vertAlign w:val="baseline"/>
      </w:rPr>
    </w:lvl>
    <w:lvl w:ilvl="1" w:tplc="5F1E9EDA">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B40CD4C8">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7E6377C">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ED4206C">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ED60C5C">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8F3C9DD2">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136C5B0E">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F52D052">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92" w15:restartNumberingAfterBreak="0">
    <w:nsid w:val="28BF6595"/>
    <w:multiLevelType w:val="hybridMultilevel"/>
    <w:tmpl w:val="B1F21F74"/>
    <w:lvl w:ilvl="0" w:tplc="F832317E">
      <w:start w:val="1"/>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ED8C34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48686E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12A001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204C772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222681A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9222B06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5D2F41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986AA4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93" w15:restartNumberingAfterBreak="0">
    <w:nsid w:val="28E523FD"/>
    <w:multiLevelType w:val="hybridMultilevel"/>
    <w:tmpl w:val="7BB0929C"/>
    <w:lvl w:ilvl="0" w:tplc="FF88C538">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94" w15:restartNumberingAfterBreak="0">
    <w:nsid w:val="293A45A6"/>
    <w:multiLevelType w:val="hybridMultilevel"/>
    <w:tmpl w:val="58A2D094"/>
    <w:lvl w:ilvl="0" w:tplc="76E490CE">
      <w:start w:val="1"/>
      <w:numFmt w:val="decimal"/>
      <w:lvlText w:val="%1"/>
      <w:lvlJc w:val="left"/>
      <w:pPr>
        <w:ind w:left="127"/>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998778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FF4486D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8EEED47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6B5C1C8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5F221FC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D0CE94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F78BC2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B4ACCDD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95" w15:restartNumberingAfterBreak="0">
    <w:nsid w:val="294576CC"/>
    <w:multiLevelType w:val="hybridMultilevel"/>
    <w:tmpl w:val="99C6B6FC"/>
    <w:lvl w:ilvl="0" w:tplc="73E6C46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0BED80A">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9DD69544">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F29E3C34">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EB42BD4">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CD98DD24">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4184D97C">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EC4CB364">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B47C76E2">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96" w15:restartNumberingAfterBreak="0">
    <w:nsid w:val="2A193CE1"/>
    <w:multiLevelType w:val="hybridMultilevel"/>
    <w:tmpl w:val="81181B14"/>
    <w:lvl w:ilvl="0" w:tplc="2F36A3D2">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1BAF1C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AFAE3F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C3F2AC5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832751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66E92D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8610747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7772BF5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1C652F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97" w15:restartNumberingAfterBreak="0">
    <w:nsid w:val="2A5B27F9"/>
    <w:multiLevelType w:val="hybridMultilevel"/>
    <w:tmpl w:val="8A6E325C"/>
    <w:lvl w:ilvl="0" w:tplc="FFFFFFFF">
      <w:start w:val="2"/>
      <w:numFmt w:val="lowerLetter"/>
      <w:lvlText w:val="%1)"/>
      <w:lvlJc w:val="left"/>
      <w:pPr>
        <w:ind w:left="992"/>
      </w:pPr>
      <w:rPr>
        <w:rFonts w:hint="default" w:ascii="Garamond" w:hAnsi="Garamond"/>
        <w:b w:val="0"/>
        <w:i/>
        <w:iCs/>
        <w:strike w:val="0"/>
        <w:dstrike w:val="0"/>
        <w:color w:val="000000"/>
        <w:sz w:val="24"/>
        <w:szCs w:val="24"/>
        <w:u w:val="none" w:color="000000"/>
        <w:bdr w:val="none" w:color="auto" w:sz="0" w:space="0"/>
        <w:shd w:val="clear" w:color="auto" w:fill="auto"/>
        <w:vertAlign w:val="baseline"/>
      </w:rPr>
    </w:lvl>
    <w:lvl w:ilvl="1" w:tplc="F5BA9D2C">
      <w:start w:val="1"/>
      <w:numFmt w:val="lowerLetter"/>
      <w:lvlText w:val="%2"/>
      <w:lvlJc w:val="left"/>
      <w:pPr>
        <w:ind w:left="16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418C2C8A">
      <w:start w:val="1"/>
      <w:numFmt w:val="lowerRoman"/>
      <w:lvlText w:val="%3"/>
      <w:lvlJc w:val="left"/>
      <w:pPr>
        <w:ind w:left="23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0E0AF68C">
      <w:start w:val="1"/>
      <w:numFmt w:val="decimal"/>
      <w:lvlText w:val="%4"/>
      <w:lvlJc w:val="left"/>
      <w:pPr>
        <w:ind w:left="30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6587F84">
      <w:start w:val="1"/>
      <w:numFmt w:val="lowerLetter"/>
      <w:lvlText w:val="%5"/>
      <w:lvlJc w:val="left"/>
      <w:pPr>
        <w:ind w:left="380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6B5C23A8">
      <w:start w:val="1"/>
      <w:numFmt w:val="lowerRoman"/>
      <w:lvlText w:val="%6"/>
      <w:lvlJc w:val="left"/>
      <w:pPr>
        <w:ind w:left="452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5C9428E6">
      <w:start w:val="1"/>
      <w:numFmt w:val="decimal"/>
      <w:lvlText w:val="%7"/>
      <w:lvlJc w:val="left"/>
      <w:pPr>
        <w:ind w:left="52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5D8ACBC4">
      <w:start w:val="1"/>
      <w:numFmt w:val="lowerLetter"/>
      <w:lvlText w:val="%8"/>
      <w:lvlJc w:val="left"/>
      <w:pPr>
        <w:ind w:left="59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9EB6121E">
      <w:start w:val="1"/>
      <w:numFmt w:val="lowerRoman"/>
      <w:lvlText w:val="%9"/>
      <w:lvlJc w:val="left"/>
      <w:pPr>
        <w:ind w:left="66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98" w15:restartNumberingAfterBreak="0">
    <w:nsid w:val="2B1E76AF"/>
    <w:multiLevelType w:val="hybridMultilevel"/>
    <w:tmpl w:val="FFFFFFFF"/>
    <w:lvl w:ilvl="0" w:tplc="FE92CBF4">
      <w:start w:val="1"/>
      <w:numFmt w:val="decimal"/>
      <w:lvlText w:val="%1."/>
      <w:lvlJc w:val="left"/>
      <w:pPr>
        <w:ind w:left="502" w:hanging="360"/>
      </w:pPr>
    </w:lvl>
    <w:lvl w:ilvl="1" w:tplc="08948784">
      <w:start w:val="1"/>
      <w:numFmt w:val="lowerLetter"/>
      <w:lvlText w:val="%2."/>
      <w:lvlJc w:val="left"/>
      <w:pPr>
        <w:ind w:left="1222" w:hanging="360"/>
      </w:pPr>
    </w:lvl>
    <w:lvl w:ilvl="2" w:tplc="7E3A03B0">
      <w:start w:val="1"/>
      <w:numFmt w:val="lowerRoman"/>
      <w:lvlText w:val="%3."/>
      <w:lvlJc w:val="right"/>
      <w:pPr>
        <w:ind w:left="1942" w:hanging="180"/>
      </w:pPr>
    </w:lvl>
    <w:lvl w:ilvl="3" w:tplc="CEB456B0">
      <w:start w:val="1"/>
      <w:numFmt w:val="decimal"/>
      <w:lvlText w:val="%4."/>
      <w:lvlJc w:val="left"/>
      <w:pPr>
        <w:ind w:left="2662" w:hanging="360"/>
      </w:pPr>
    </w:lvl>
    <w:lvl w:ilvl="4" w:tplc="F848779E">
      <w:start w:val="1"/>
      <w:numFmt w:val="lowerLetter"/>
      <w:lvlText w:val="%5."/>
      <w:lvlJc w:val="left"/>
      <w:pPr>
        <w:ind w:left="3382" w:hanging="360"/>
      </w:pPr>
    </w:lvl>
    <w:lvl w:ilvl="5" w:tplc="6768819E">
      <w:start w:val="1"/>
      <w:numFmt w:val="lowerRoman"/>
      <w:lvlText w:val="%6."/>
      <w:lvlJc w:val="right"/>
      <w:pPr>
        <w:ind w:left="4102" w:hanging="180"/>
      </w:pPr>
    </w:lvl>
    <w:lvl w:ilvl="6" w:tplc="08DE9B6A">
      <w:start w:val="1"/>
      <w:numFmt w:val="decimal"/>
      <w:lvlText w:val="%7."/>
      <w:lvlJc w:val="left"/>
      <w:pPr>
        <w:ind w:left="4822" w:hanging="360"/>
      </w:pPr>
    </w:lvl>
    <w:lvl w:ilvl="7" w:tplc="C32ABAE0">
      <w:start w:val="1"/>
      <w:numFmt w:val="lowerLetter"/>
      <w:lvlText w:val="%8."/>
      <w:lvlJc w:val="left"/>
      <w:pPr>
        <w:ind w:left="5542" w:hanging="360"/>
      </w:pPr>
    </w:lvl>
    <w:lvl w:ilvl="8" w:tplc="A2EE1D1A">
      <w:start w:val="1"/>
      <w:numFmt w:val="lowerRoman"/>
      <w:lvlText w:val="%9."/>
      <w:lvlJc w:val="right"/>
      <w:pPr>
        <w:ind w:left="6262" w:hanging="180"/>
      </w:pPr>
    </w:lvl>
  </w:abstractNum>
  <w:abstractNum w:abstractNumId="99" w15:restartNumberingAfterBreak="0">
    <w:nsid w:val="2B4F2F86"/>
    <w:multiLevelType w:val="hybridMultilevel"/>
    <w:tmpl w:val="CB80896C"/>
    <w:lvl w:ilvl="0" w:tplc="7974CB76">
      <w:start w:val="1"/>
      <w:numFmt w:val="bullet"/>
      <w:lvlText w:val="2"/>
      <w:lvlJc w:val="left"/>
      <w:pPr>
        <w:ind w:left="502" w:hanging="360"/>
      </w:pPr>
      <w:rPr>
        <w:rFonts w:hint="default" w:ascii="Garamond" w:hAnsi="Garamond"/>
      </w:rPr>
    </w:lvl>
    <w:lvl w:ilvl="1" w:tplc="F52C48A2">
      <w:start w:val="1"/>
      <w:numFmt w:val="bullet"/>
      <w:lvlText w:val="o"/>
      <w:lvlJc w:val="left"/>
      <w:pPr>
        <w:ind w:left="1222" w:hanging="360"/>
      </w:pPr>
      <w:rPr>
        <w:rFonts w:hint="default" w:ascii="Courier New" w:hAnsi="Courier New"/>
      </w:rPr>
    </w:lvl>
    <w:lvl w:ilvl="2" w:tplc="D5883A7A">
      <w:start w:val="1"/>
      <w:numFmt w:val="bullet"/>
      <w:lvlText w:val=""/>
      <w:lvlJc w:val="left"/>
      <w:pPr>
        <w:ind w:left="1942" w:hanging="360"/>
      </w:pPr>
      <w:rPr>
        <w:rFonts w:hint="default" w:ascii="Wingdings" w:hAnsi="Wingdings"/>
      </w:rPr>
    </w:lvl>
    <w:lvl w:ilvl="3" w:tplc="AE5689B8">
      <w:start w:val="1"/>
      <w:numFmt w:val="bullet"/>
      <w:lvlText w:val=""/>
      <w:lvlJc w:val="left"/>
      <w:pPr>
        <w:ind w:left="2662" w:hanging="360"/>
      </w:pPr>
      <w:rPr>
        <w:rFonts w:hint="default" w:ascii="Symbol" w:hAnsi="Symbol"/>
      </w:rPr>
    </w:lvl>
    <w:lvl w:ilvl="4" w:tplc="FE3832EE">
      <w:start w:val="1"/>
      <w:numFmt w:val="bullet"/>
      <w:lvlText w:val="o"/>
      <w:lvlJc w:val="left"/>
      <w:pPr>
        <w:ind w:left="3382" w:hanging="360"/>
      </w:pPr>
      <w:rPr>
        <w:rFonts w:hint="default" w:ascii="Courier New" w:hAnsi="Courier New"/>
      </w:rPr>
    </w:lvl>
    <w:lvl w:ilvl="5" w:tplc="1C1A7090">
      <w:start w:val="1"/>
      <w:numFmt w:val="bullet"/>
      <w:lvlText w:val=""/>
      <w:lvlJc w:val="left"/>
      <w:pPr>
        <w:ind w:left="4102" w:hanging="360"/>
      </w:pPr>
      <w:rPr>
        <w:rFonts w:hint="default" w:ascii="Wingdings" w:hAnsi="Wingdings"/>
      </w:rPr>
    </w:lvl>
    <w:lvl w:ilvl="6" w:tplc="E07EC1FC">
      <w:start w:val="1"/>
      <w:numFmt w:val="bullet"/>
      <w:lvlText w:val=""/>
      <w:lvlJc w:val="left"/>
      <w:pPr>
        <w:ind w:left="4822" w:hanging="360"/>
      </w:pPr>
      <w:rPr>
        <w:rFonts w:hint="default" w:ascii="Symbol" w:hAnsi="Symbol"/>
      </w:rPr>
    </w:lvl>
    <w:lvl w:ilvl="7" w:tplc="7D828460">
      <w:start w:val="1"/>
      <w:numFmt w:val="bullet"/>
      <w:lvlText w:val="o"/>
      <w:lvlJc w:val="left"/>
      <w:pPr>
        <w:ind w:left="5542" w:hanging="360"/>
      </w:pPr>
      <w:rPr>
        <w:rFonts w:hint="default" w:ascii="Courier New" w:hAnsi="Courier New"/>
      </w:rPr>
    </w:lvl>
    <w:lvl w:ilvl="8" w:tplc="C8446E36">
      <w:start w:val="1"/>
      <w:numFmt w:val="bullet"/>
      <w:lvlText w:val=""/>
      <w:lvlJc w:val="left"/>
      <w:pPr>
        <w:ind w:left="6262" w:hanging="360"/>
      </w:pPr>
      <w:rPr>
        <w:rFonts w:hint="default" w:ascii="Wingdings" w:hAnsi="Wingdings"/>
      </w:rPr>
    </w:lvl>
  </w:abstractNum>
  <w:abstractNum w:abstractNumId="100" w15:restartNumberingAfterBreak="0">
    <w:nsid w:val="2BCE402D"/>
    <w:multiLevelType w:val="hybridMultilevel"/>
    <w:tmpl w:val="ED16EEB2"/>
    <w:lvl w:ilvl="0" w:tplc="45426B3A">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01" w15:restartNumberingAfterBreak="0">
    <w:nsid w:val="2BFAD4CB"/>
    <w:multiLevelType w:val="hybridMultilevel"/>
    <w:tmpl w:val="D0C81AEA"/>
    <w:lvl w:ilvl="0" w:tplc="F3C8C5B2">
      <w:start w:val="1"/>
      <w:numFmt w:val="decimal"/>
      <w:lvlText w:val="%1."/>
      <w:lvlJc w:val="left"/>
      <w:pPr>
        <w:ind w:left="502" w:hanging="360"/>
      </w:pPr>
    </w:lvl>
    <w:lvl w:ilvl="1" w:tplc="DA8A7954">
      <w:start w:val="1"/>
      <w:numFmt w:val="lowerLetter"/>
      <w:lvlText w:val="%2."/>
      <w:lvlJc w:val="left"/>
      <w:pPr>
        <w:ind w:left="1222" w:hanging="360"/>
      </w:pPr>
    </w:lvl>
    <w:lvl w:ilvl="2" w:tplc="2E3058B8">
      <w:start w:val="1"/>
      <w:numFmt w:val="lowerRoman"/>
      <w:lvlText w:val="%3."/>
      <w:lvlJc w:val="right"/>
      <w:pPr>
        <w:ind w:left="1942" w:hanging="180"/>
      </w:pPr>
    </w:lvl>
    <w:lvl w:ilvl="3" w:tplc="17383926">
      <w:start w:val="1"/>
      <w:numFmt w:val="decimal"/>
      <w:lvlText w:val="%4."/>
      <w:lvlJc w:val="left"/>
      <w:pPr>
        <w:ind w:left="2662" w:hanging="360"/>
      </w:pPr>
    </w:lvl>
    <w:lvl w:ilvl="4" w:tplc="D0920EB8">
      <w:start w:val="1"/>
      <w:numFmt w:val="lowerLetter"/>
      <w:lvlText w:val="%5."/>
      <w:lvlJc w:val="left"/>
      <w:pPr>
        <w:ind w:left="3382" w:hanging="360"/>
      </w:pPr>
    </w:lvl>
    <w:lvl w:ilvl="5" w:tplc="1A7662B6">
      <w:start w:val="1"/>
      <w:numFmt w:val="lowerRoman"/>
      <w:lvlText w:val="%6."/>
      <w:lvlJc w:val="right"/>
      <w:pPr>
        <w:ind w:left="4102" w:hanging="180"/>
      </w:pPr>
    </w:lvl>
    <w:lvl w:ilvl="6" w:tplc="605AC498">
      <w:start w:val="1"/>
      <w:numFmt w:val="decimal"/>
      <w:lvlText w:val="%7."/>
      <w:lvlJc w:val="left"/>
      <w:pPr>
        <w:ind w:left="4822" w:hanging="360"/>
      </w:pPr>
    </w:lvl>
    <w:lvl w:ilvl="7" w:tplc="A628D832">
      <w:start w:val="1"/>
      <w:numFmt w:val="lowerLetter"/>
      <w:lvlText w:val="%8."/>
      <w:lvlJc w:val="left"/>
      <w:pPr>
        <w:ind w:left="5542" w:hanging="360"/>
      </w:pPr>
    </w:lvl>
    <w:lvl w:ilvl="8" w:tplc="86A4B932">
      <w:start w:val="1"/>
      <w:numFmt w:val="lowerRoman"/>
      <w:lvlText w:val="%9."/>
      <w:lvlJc w:val="right"/>
      <w:pPr>
        <w:ind w:left="6262" w:hanging="180"/>
      </w:pPr>
    </w:lvl>
  </w:abstractNum>
  <w:abstractNum w:abstractNumId="102" w15:restartNumberingAfterBreak="0">
    <w:nsid w:val="2C19BEFF"/>
    <w:multiLevelType w:val="hybridMultilevel"/>
    <w:tmpl w:val="DB8C3CF4"/>
    <w:lvl w:ilvl="0" w:tplc="D66EF78A">
      <w:start w:val="2"/>
      <w:numFmt w:val="decimal"/>
      <w:lvlText w:val="%1"/>
      <w:lvlJc w:val="left"/>
      <w:pPr>
        <w:ind w:left="295" w:hanging="360"/>
      </w:pPr>
      <w:rPr>
        <w:rFonts w:hint="default" w:ascii="Garamond" w:hAnsi="Garamond"/>
      </w:rPr>
    </w:lvl>
    <w:lvl w:ilvl="1" w:tplc="1584A62C">
      <w:start w:val="1"/>
      <w:numFmt w:val="lowerLetter"/>
      <w:lvlText w:val="%2."/>
      <w:lvlJc w:val="left"/>
      <w:pPr>
        <w:ind w:left="1582" w:hanging="360"/>
      </w:pPr>
    </w:lvl>
    <w:lvl w:ilvl="2" w:tplc="8640BC02">
      <w:start w:val="1"/>
      <w:numFmt w:val="lowerRoman"/>
      <w:lvlText w:val="%3."/>
      <w:lvlJc w:val="right"/>
      <w:pPr>
        <w:ind w:left="2302" w:hanging="180"/>
      </w:pPr>
    </w:lvl>
    <w:lvl w:ilvl="3" w:tplc="2D6AB67C">
      <w:start w:val="1"/>
      <w:numFmt w:val="decimal"/>
      <w:lvlText w:val="%4."/>
      <w:lvlJc w:val="left"/>
      <w:pPr>
        <w:ind w:left="3022" w:hanging="360"/>
      </w:pPr>
    </w:lvl>
    <w:lvl w:ilvl="4" w:tplc="2788DC30">
      <w:start w:val="1"/>
      <w:numFmt w:val="lowerLetter"/>
      <w:lvlText w:val="%5."/>
      <w:lvlJc w:val="left"/>
      <w:pPr>
        <w:ind w:left="3742" w:hanging="360"/>
      </w:pPr>
    </w:lvl>
    <w:lvl w:ilvl="5" w:tplc="A6F6DF3E">
      <w:start w:val="1"/>
      <w:numFmt w:val="lowerRoman"/>
      <w:lvlText w:val="%6."/>
      <w:lvlJc w:val="right"/>
      <w:pPr>
        <w:ind w:left="4462" w:hanging="180"/>
      </w:pPr>
    </w:lvl>
    <w:lvl w:ilvl="6" w:tplc="F53215E2">
      <w:start w:val="1"/>
      <w:numFmt w:val="decimal"/>
      <w:lvlText w:val="%7."/>
      <w:lvlJc w:val="left"/>
      <w:pPr>
        <w:ind w:left="5182" w:hanging="360"/>
      </w:pPr>
    </w:lvl>
    <w:lvl w:ilvl="7" w:tplc="C9FEAC22">
      <w:start w:val="1"/>
      <w:numFmt w:val="lowerLetter"/>
      <w:lvlText w:val="%8."/>
      <w:lvlJc w:val="left"/>
      <w:pPr>
        <w:ind w:left="5902" w:hanging="360"/>
      </w:pPr>
    </w:lvl>
    <w:lvl w:ilvl="8" w:tplc="42541A2C">
      <w:start w:val="1"/>
      <w:numFmt w:val="lowerRoman"/>
      <w:lvlText w:val="%9."/>
      <w:lvlJc w:val="right"/>
      <w:pPr>
        <w:ind w:left="6622" w:hanging="180"/>
      </w:pPr>
    </w:lvl>
  </w:abstractNum>
  <w:abstractNum w:abstractNumId="103" w15:restartNumberingAfterBreak="0">
    <w:nsid w:val="2C3FFA34"/>
    <w:multiLevelType w:val="hybridMultilevel"/>
    <w:tmpl w:val="FFFFFFFF"/>
    <w:lvl w:ilvl="0" w:tplc="6678625C">
      <w:start w:val="1"/>
      <w:numFmt w:val="decimal"/>
      <w:lvlText w:val="%1."/>
      <w:lvlJc w:val="left"/>
      <w:pPr>
        <w:ind w:left="502" w:hanging="360"/>
      </w:pPr>
    </w:lvl>
    <w:lvl w:ilvl="1" w:tplc="CD6EA430">
      <w:start w:val="1"/>
      <w:numFmt w:val="lowerLetter"/>
      <w:lvlText w:val="%2."/>
      <w:lvlJc w:val="left"/>
      <w:pPr>
        <w:ind w:left="1222" w:hanging="360"/>
      </w:pPr>
    </w:lvl>
    <w:lvl w:ilvl="2" w:tplc="3EAEEDB2">
      <w:start w:val="1"/>
      <w:numFmt w:val="lowerRoman"/>
      <w:lvlText w:val="%3."/>
      <w:lvlJc w:val="right"/>
      <w:pPr>
        <w:ind w:left="1942" w:hanging="180"/>
      </w:pPr>
    </w:lvl>
    <w:lvl w:ilvl="3" w:tplc="469C241A">
      <w:start w:val="1"/>
      <w:numFmt w:val="decimal"/>
      <w:lvlText w:val="%4."/>
      <w:lvlJc w:val="left"/>
      <w:pPr>
        <w:ind w:left="2662" w:hanging="360"/>
      </w:pPr>
    </w:lvl>
    <w:lvl w:ilvl="4" w:tplc="72886A34">
      <w:start w:val="1"/>
      <w:numFmt w:val="lowerLetter"/>
      <w:lvlText w:val="%5."/>
      <w:lvlJc w:val="left"/>
      <w:pPr>
        <w:ind w:left="3382" w:hanging="360"/>
      </w:pPr>
    </w:lvl>
    <w:lvl w:ilvl="5" w:tplc="B8984F96">
      <w:start w:val="1"/>
      <w:numFmt w:val="lowerRoman"/>
      <w:lvlText w:val="%6."/>
      <w:lvlJc w:val="right"/>
      <w:pPr>
        <w:ind w:left="4102" w:hanging="180"/>
      </w:pPr>
    </w:lvl>
    <w:lvl w:ilvl="6" w:tplc="9808CF88">
      <w:start w:val="1"/>
      <w:numFmt w:val="decimal"/>
      <w:lvlText w:val="%7."/>
      <w:lvlJc w:val="left"/>
      <w:pPr>
        <w:ind w:left="4822" w:hanging="360"/>
      </w:pPr>
    </w:lvl>
    <w:lvl w:ilvl="7" w:tplc="2F0E9F78">
      <w:start w:val="1"/>
      <w:numFmt w:val="lowerLetter"/>
      <w:lvlText w:val="%8."/>
      <w:lvlJc w:val="left"/>
      <w:pPr>
        <w:ind w:left="5542" w:hanging="360"/>
      </w:pPr>
    </w:lvl>
    <w:lvl w:ilvl="8" w:tplc="45368C50">
      <w:start w:val="1"/>
      <w:numFmt w:val="lowerRoman"/>
      <w:lvlText w:val="%9."/>
      <w:lvlJc w:val="right"/>
      <w:pPr>
        <w:ind w:left="6262" w:hanging="180"/>
      </w:pPr>
    </w:lvl>
  </w:abstractNum>
  <w:abstractNum w:abstractNumId="104" w15:restartNumberingAfterBreak="0">
    <w:nsid w:val="2C52D2AE"/>
    <w:multiLevelType w:val="hybridMultilevel"/>
    <w:tmpl w:val="5C34C39C"/>
    <w:lvl w:ilvl="0" w:tplc="C4BCD380">
      <w:start w:val="1"/>
      <w:numFmt w:val="decimal"/>
      <w:lvlText w:val="%1."/>
      <w:lvlJc w:val="left"/>
      <w:pPr>
        <w:ind w:left="502" w:hanging="360"/>
      </w:pPr>
    </w:lvl>
    <w:lvl w:ilvl="1" w:tplc="5CE06EF0">
      <w:start w:val="1"/>
      <w:numFmt w:val="lowerLetter"/>
      <w:lvlText w:val="%2."/>
      <w:lvlJc w:val="left"/>
      <w:pPr>
        <w:ind w:left="1222" w:hanging="360"/>
      </w:pPr>
    </w:lvl>
    <w:lvl w:ilvl="2" w:tplc="8C74E338">
      <w:start w:val="1"/>
      <w:numFmt w:val="lowerRoman"/>
      <w:lvlText w:val="%3."/>
      <w:lvlJc w:val="right"/>
      <w:pPr>
        <w:ind w:left="1942" w:hanging="180"/>
      </w:pPr>
    </w:lvl>
    <w:lvl w:ilvl="3" w:tplc="A0C65858">
      <w:start w:val="1"/>
      <w:numFmt w:val="decimal"/>
      <w:lvlText w:val="%4."/>
      <w:lvlJc w:val="left"/>
      <w:pPr>
        <w:ind w:left="2662" w:hanging="360"/>
      </w:pPr>
    </w:lvl>
    <w:lvl w:ilvl="4" w:tplc="92C0364C">
      <w:start w:val="1"/>
      <w:numFmt w:val="lowerLetter"/>
      <w:lvlText w:val="%5."/>
      <w:lvlJc w:val="left"/>
      <w:pPr>
        <w:ind w:left="3382" w:hanging="360"/>
      </w:pPr>
    </w:lvl>
    <w:lvl w:ilvl="5" w:tplc="722210CC">
      <w:start w:val="1"/>
      <w:numFmt w:val="lowerRoman"/>
      <w:lvlText w:val="%6."/>
      <w:lvlJc w:val="right"/>
      <w:pPr>
        <w:ind w:left="4102" w:hanging="180"/>
      </w:pPr>
    </w:lvl>
    <w:lvl w:ilvl="6" w:tplc="E57ED470">
      <w:start w:val="1"/>
      <w:numFmt w:val="decimal"/>
      <w:lvlText w:val="%7."/>
      <w:lvlJc w:val="left"/>
      <w:pPr>
        <w:ind w:left="4822" w:hanging="360"/>
      </w:pPr>
    </w:lvl>
    <w:lvl w:ilvl="7" w:tplc="538A4DB0">
      <w:start w:val="1"/>
      <w:numFmt w:val="lowerLetter"/>
      <w:lvlText w:val="%8."/>
      <w:lvlJc w:val="left"/>
      <w:pPr>
        <w:ind w:left="5542" w:hanging="360"/>
      </w:pPr>
    </w:lvl>
    <w:lvl w:ilvl="8" w:tplc="DA3EFDCA">
      <w:start w:val="1"/>
      <w:numFmt w:val="lowerRoman"/>
      <w:lvlText w:val="%9."/>
      <w:lvlJc w:val="right"/>
      <w:pPr>
        <w:ind w:left="6262" w:hanging="180"/>
      </w:pPr>
    </w:lvl>
  </w:abstractNum>
  <w:abstractNum w:abstractNumId="105" w15:restartNumberingAfterBreak="0">
    <w:nsid w:val="2C88A65D"/>
    <w:multiLevelType w:val="hybridMultilevel"/>
    <w:tmpl w:val="8166CCBA"/>
    <w:lvl w:ilvl="0" w:tplc="9A867748">
      <w:start w:val="1"/>
      <w:numFmt w:val="lowerLetter"/>
      <w:lvlText w:val="%1."/>
      <w:lvlJc w:val="left"/>
      <w:pPr>
        <w:ind w:left="720" w:hanging="360"/>
      </w:pPr>
    </w:lvl>
    <w:lvl w:ilvl="1" w:tplc="985CA232">
      <w:start w:val="1"/>
      <w:numFmt w:val="lowerLetter"/>
      <w:lvlText w:val="%2."/>
      <w:lvlJc w:val="left"/>
      <w:pPr>
        <w:ind w:left="1440" w:hanging="360"/>
      </w:pPr>
    </w:lvl>
    <w:lvl w:ilvl="2" w:tplc="C9DEEBAE">
      <w:start w:val="1"/>
      <w:numFmt w:val="lowerRoman"/>
      <w:lvlText w:val="%3."/>
      <w:lvlJc w:val="right"/>
      <w:pPr>
        <w:ind w:left="2160" w:hanging="180"/>
      </w:pPr>
    </w:lvl>
    <w:lvl w:ilvl="3" w:tplc="207EFD9A">
      <w:start w:val="1"/>
      <w:numFmt w:val="decimal"/>
      <w:lvlText w:val="%4."/>
      <w:lvlJc w:val="left"/>
      <w:pPr>
        <w:ind w:left="2880" w:hanging="360"/>
      </w:pPr>
    </w:lvl>
    <w:lvl w:ilvl="4" w:tplc="BDCA831C">
      <w:start w:val="1"/>
      <w:numFmt w:val="lowerLetter"/>
      <w:lvlText w:val="%5."/>
      <w:lvlJc w:val="left"/>
      <w:pPr>
        <w:ind w:left="3600" w:hanging="360"/>
      </w:pPr>
    </w:lvl>
    <w:lvl w:ilvl="5" w:tplc="6B50594A">
      <w:start w:val="1"/>
      <w:numFmt w:val="lowerRoman"/>
      <w:lvlText w:val="%6."/>
      <w:lvlJc w:val="right"/>
      <w:pPr>
        <w:ind w:left="4320" w:hanging="180"/>
      </w:pPr>
    </w:lvl>
    <w:lvl w:ilvl="6" w:tplc="E3141A9E">
      <w:start w:val="1"/>
      <w:numFmt w:val="decimal"/>
      <w:lvlText w:val="%7."/>
      <w:lvlJc w:val="left"/>
      <w:pPr>
        <w:ind w:left="5040" w:hanging="360"/>
      </w:pPr>
    </w:lvl>
    <w:lvl w:ilvl="7" w:tplc="7CFC50C0">
      <w:start w:val="1"/>
      <w:numFmt w:val="lowerLetter"/>
      <w:lvlText w:val="%8."/>
      <w:lvlJc w:val="left"/>
      <w:pPr>
        <w:ind w:left="5760" w:hanging="360"/>
      </w:pPr>
    </w:lvl>
    <w:lvl w:ilvl="8" w:tplc="44DADF22">
      <w:start w:val="1"/>
      <w:numFmt w:val="lowerRoman"/>
      <w:lvlText w:val="%9."/>
      <w:lvlJc w:val="right"/>
      <w:pPr>
        <w:ind w:left="6480" w:hanging="180"/>
      </w:pPr>
    </w:lvl>
  </w:abstractNum>
  <w:abstractNum w:abstractNumId="106" w15:restartNumberingAfterBreak="0">
    <w:nsid w:val="2CB420FE"/>
    <w:multiLevelType w:val="hybridMultilevel"/>
    <w:tmpl w:val="C62E68D0"/>
    <w:lvl w:ilvl="0" w:tplc="6C9E4BB4">
      <w:start w:val="8"/>
      <w:numFmt w:val="decimal"/>
      <w:lvlText w:val="%1"/>
      <w:lvlJc w:val="left"/>
      <w:pPr>
        <w:ind w:left="40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8681862">
      <w:start w:val="1"/>
      <w:numFmt w:val="lowerLetter"/>
      <w:lvlText w:val="%2"/>
      <w:lvlJc w:val="left"/>
      <w:pPr>
        <w:ind w:left="117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EFED706">
      <w:start w:val="1"/>
      <w:numFmt w:val="lowerRoman"/>
      <w:lvlText w:val="%3"/>
      <w:lvlJc w:val="left"/>
      <w:pPr>
        <w:ind w:left="189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AFCCA268">
      <w:start w:val="1"/>
      <w:numFmt w:val="decimal"/>
      <w:lvlText w:val="%4"/>
      <w:lvlJc w:val="left"/>
      <w:pPr>
        <w:ind w:left="261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09A4FF0">
      <w:start w:val="1"/>
      <w:numFmt w:val="lowerLetter"/>
      <w:lvlText w:val="%5"/>
      <w:lvlJc w:val="left"/>
      <w:pPr>
        <w:ind w:left="333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AF427A0">
      <w:start w:val="1"/>
      <w:numFmt w:val="lowerRoman"/>
      <w:lvlText w:val="%6"/>
      <w:lvlJc w:val="left"/>
      <w:pPr>
        <w:ind w:left="405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822EA22C">
      <w:start w:val="1"/>
      <w:numFmt w:val="decimal"/>
      <w:lvlText w:val="%7"/>
      <w:lvlJc w:val="left"/>
      <w:pPr>
        <w:ind w:left="477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1FC29E00">
      <w:start w:val="1"/>
      <w:numFmt w:val="lowerLetter"/>
      <w:lvlText w:val="%8"/>
      <w:lvlJc w:val="left"/>
      <w:pPr>
        <w:ind w:left="549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E204828">
      <w:start w:val="1"/>
      <w:numFmt w:val="lowerRoman"/>
      <w:lvlText w:val="%9"/>
      <w:lvlJc w:val="left"/>
      <w:pPr>
        <w:ind w:left="621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07" w15:restartNumberingAfterBreak="0">
    <w:nsid w:val="2D03193C"/>
    <w:multiLevelType w:val="hybridMultilevel"/>
    <w:tmpl w:val="A83EBDB2"/>
    <w:lvl w:ilvl="0" w:tplc="C4AC9BB6">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8C6777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E0C807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E2240A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E15C188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528E80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1012DFE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BFA2B2E">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F10C0DE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08" w15:restartNumberingAfterBreak="0">
    <w:nsid w:val="2D1A0B00"/>
    <w:multiLevelType w:val="hybridMultilevel"/>
    <w:tmpl w:val="6612491E"/>
    <w:lvl w:ilvl="0" w:tplc="6388EC2C">
      <w:start w:val="1"/>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F986860">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DF66730">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03F8BF6A">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D134714C">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F2FA1132">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03E6530">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4470E5D4">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A6A0CF1E">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09" w15:restartNumberingAfterBreak="0">
    <w:nsid w:val="2D683674"/>
    <w:multiLevelType w:val="hybridMultilevel"/>
    <w:tmpl w:val="7FC8BE78"/>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10" w15:restartNumberingAfterBreak="0">
    <w:nsid w:val="2D7A2A72"/>
    <w:multiLevelType w:val="hybridMultilevel"/>
    <w:tmpl w:val="FFFFFFFF"/>
    <w:lvl w:ilvl="0" w:tplc="FFFFFFFF">
      <w:start w:val="1"/>
      <w:numFmt w:val="decimal"/>
      <w:lvlText w:val="%1."/>
      <w:lvlJc w:val="left"/>
      <w:pPr>
        <w:ind w:left="502" w:hanging="360"/>
      </w:pPr>
    </w:lvl>
    <w:lvl w:ilvl="1" w:tplc="2A36AB92">
      <w:start w:val="1"/>
      <w:numFmt w:val="lowerLetter"/>
      <w:lvlText w:val="%2."/>
      <w:lvlJc w:val="left"/>
      <w:pPr>
        <w:ind w:left="1222" w:hanging="360"/>
      </w:pPr>
    </w:lvl>
    <w:lvl w:ilvl="2" w:tplc="76E25A64">
      <w:start w:val="1"/>
      <w:numFmt w:val="lowerRoman"/>
      <w:lvlText w:val="%3."/>
      <w:lvlJc w:val="right"/>
      <w:pPr>
        <w:ind w:left="1942" w:hanging="180"/>
      </w:pPr>
    </w:lvl>
    <w:lvl w:ilvl="3" w:tplc="06A4FEF0">
      <w:start w:val="1"/>
      <w:numFmt w:val="decimal"/>
      <w:lvlText w:val="%4."/>
      <w:lvlJc w:val="left"/>
      <w:pPr>
        <w:ind w:left="2662" w:hanging="360"/>
      </w:pPr>
    </w:lvl>
    <w:lvl w:ilvl="4" w:tplc="EB6C2ACE">
      <w:start w:val="1"/>
      <w:numFmt w:val="lowerLetter"/>
      <w:lvlText w:val="%5."/>
      <w:lvlJc w:val="left"/>
      <w:pPr>
        <w:ind w:left="3382" w:hanging="360"/>
      </w:pPr>
    </w:lvl>
    <w:lvl w:ilvl="5" w:tplc="91D2C58E">
      <w:start w:val="1"/>
      <w:numFmt w:val="lowerRoman"/>
      <w:lvlText w:val="%6."/>
      <w:lvlJc w:val="right"/>
      <w:pPr>
        <w:ind w:left="4102" w:hanging="180"/>
      </w:pPr>
    </w:lvl>
    <w:lvl w:ilvl="6" w:tplc="66C02CDE">
      <w:start w:val="1"/>
      <w:numFmt w:val="decimal"/>
      <w:lvlText w:val="%7."/>
      <w:lvlJc w:val="left"/>
      <w:pPr>
        <w:ind w:left="4822" w:hanging="360"/>
      </w:pPr>
    </w:lvl>
    <w:lvl w:ilvl="7" w:tplc="BC3E2D8E">
      <w:start w:val="1"/>
      <w:numFmt w:val="lowerLetter"/>
      <w:lvlText w:val="%8."/>
      <w:lvlJc w:val="left"/>
      <w:pPr>
        <w:ind w:left="5542" w:hanging="360"/>
      </w:pPr>
    </w:lvl>
    <w:lvl w:ilvl="8" w:tplc="1FE02A82">
      <w:start w:val="1"/>
      <w:numFmt w:val="lowerRoman"/>
      <w:lvlText w:val="%9."/>
      <w:lvlJc w:val="right"/>
      <w:pPr>
        <w:ind w:left="6262" w:hanging="180"/>
      </w:pPr>
    </w:lvl>
  </w:abstractNum>
  <w:abstractNum w:abstractNumId="111" w15:restartNumberingAfterBreak="0">
    <w:nsid w:val="2ECB6D93"/>
    <w:multiLevelType w:val="hybridMultilevel"/>
    <w:tmpl w:val="BEB81B30"/>
    <w:lvl w:ilvl="0" w:tplc="6A4658E0">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4A8F61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F47CE25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43EF58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158DE2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0AAD41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24FA015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BE47AB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4B292F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2" w15:restartNumberingAfterBreak="0">
    <w:nsid w:val="2F075B60"/>
    <w:multiLevelType w:val="hybridMultilevel"/>
    <w:tmpl w:val="93CC83DA"/>
    <w:lvl w:ilvl="0" w:tplc="FFB6ACBE">
      <w:start w:val="2"/>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13" w15:restartNumberingAfterBreak="0">
    <w:nsid w:val="2FAA3EE1"/>
    <w:multiLevelType w:val="hybridMultilevel"/>
    <w:tmpl w:val="15827992"/>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14" w15:restartNumberingAfterBreak="0">
    <w:nsid w:val="304B6C22"/>
    <w:multiLevelType w:val="hybridMultilevel"/>
    <w:tmpl w:val="5662681E"/>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5" w15:restartNumberingAfterBreak="0">
    <w:nsid w:val="315E13BB"/>
    <w:multiLevelType w:val="hybridMultilevel"/>
    <w:tmpl w:val="6624F4FA"/>
    <w:lvl w:ilvl="0" w:tplc="DB56265A">
      <w:start w:val="1"/>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60C870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D48C938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0B4C2A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D6E621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1F02CF6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D32AE2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7F8209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8AB6085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6" w15:restartNumberingAfterBreak="0">
    <w:nsid w:val="32010C9D"/>
    <w:multiLevelType w:val="hybridMultilevel"/>
    <w:tmpl w:val="042674C6"/>
    <w:lvl w:ilvl="0" w:tplc="5784D752">
      <w:start w:val="4"/>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4B452D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4FCF44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63A3304">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99E4450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88BABDF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B72C83E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15D6057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13C9FE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7" w15:restartNumberingAfterBreak="0">
    <w:nsid w:val="3204064A"/>
    <w:multiLevelType w:val="hybridMultilevel"/>
    <w:tmpl w:val="059800B8"/>
    <w:lvl w:ilvl="0" w:tplc="08160017">
      <w:start w:val="1"/>
      <w:numFmt w:val="lowerLetter"/>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18" w15:restartNumberingAfterBreak="0">
    <w:nsid w:val="321F128F"/>
    <w:multiLevelType w:val="hybridMultilevel"/>
    <w:tmpl w:val="59441DFC"/>
    <w:lvl w:ilvl="0" w:tplc="BFDCE972">
      <w:start w:val="3"/>
      <w:numFmt w:val="lowerLetter"/>
      <w:lvlText w:val="%1)"/>
      <w:lvlJc w:val="left"/>
      <w:pPr>
        <w:ind w:left="7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695ED736">
      <w:start w:val="1"/>
      <w:numFmt w:val="lowerLetter"/>
      <w:lvlText w:val="%2"/>
      <w:lvlJc w:val="left"/>
      <w:pPr>
        <w:ind w:left="136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0B28CAA">
      <w:start w:val="1"/>
      <w:numFmt w:val="lowerRoman"/>
      <w:lvlText w:val="%3"/>
      <w:lvlJc w:val="left"/>
      <w:pPr>
        <w:ind w:left="208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0298EFDE">
      <w:start w:val="1"/>
      <w:numFmt w:val="decimal"/>
      <w:lvlText w:val="%4"/>
      <w:lvlJc w:val="left"/>
      <w:pPr>
        <w:ind w:left="280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CD642720">
      <w:start w:val="1"/>
      <w:numFmt w:val="lowerLetter"/>
      <w:lvlText w:val="%5"/>
      <w:lvlJc w:val="left"/>
      <w:pPr>
        <w:ind w:left="352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4D4CCCA">
      <w:start w:val="1"/>
      <w:numFmt w:val="lowerRoman"/>
      <w:lvlText w:val="%6"/>
      <w:lvlJc w:val="left"/>
      <w:pPr>
        <w:ind w:left="424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DA965770">
      <w:start w:val="1"/>
      <w:numFmt w:val="decimal"/>
      <w:lvlText w:val="%7"/>
      <w:lvlJc w:val="left"/>
      <w:pPr>
        <w:ind w:left="496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D60C485E">
      <w:start w:val="1"/>
      <w:numFmt w:val="lowerLetter"/>
      <w:lvlText w:val="%8"/>
      <w:lvlJc w:val="left"/>
      <w:pPr>
        <w:ind w:left="568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BD68CF44">
      <w:start w:val="1"/>
      <w:numFmt w:val="lowerRoman"/>
      <w:lvlText w:val="%9"/>
      <w:lvlJc w:val="left"/>
      <w:pPr>
        <w:ind w:left="640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19" w15:restartNumberingAfterBreak="0">
    <w:nsid w:val="32263E69"/>
    <w:multiLevelType w:val="hybridMultilevel"/>
    <w:tmpl w:val="9622246E"/>
    <w:lvl w:ilvl="0" w:tplc="FA10F4E8">
      <w:start w:val="1"/>
      <w:numFmt w:val="decimal"/>
      <w:lvlText w:val="%1."/>
      <w:lvlJc w:val="left"/>
      <w:pPr>
        <w:ind w:left="502" w:hanging="360"/>
      </w:pPr>
    </w:lvl>
    <w:lvl w:ilvl="1" w:tplc="22D0EE5E">
      <w:start w:val="1"/>
      <w:numFmt w:val="lowerLetter"/>
      <w:lvlText w:val="%2."/>
      <w:lvlJc w:val="left"/>
      <w:pPr>
        <w:ind w:left="1222" w:hanging="360"/>
      </w:pPr>
    </w:lvl>
    <w:lvl w:ilvl="2" w:tplc="18A00B88">
      <w:start w:val="1"/>
      <w:numFmt w:val="lowerRoman"/>
      <w:lvlText w:val="%3."/>
      <w:lvlJc w:val="right"/>
      <w:pPr>
        <w:ind w:left="1942" w:hanging="180"/>
      </w:pPr>
    </w:lvl>
    <w:lvl w:ilvl="3" w:tplc="B09600BE">
      <w:start w:val="1"/>
      <w:numFmt w:val="decimal"/>
      <w:lvlText w:val="%4."/>
      <w:lvlJc w:val="left"/>
      <w:pPr>
        <w:ind w:left="2662" w:hanging="360"/>
      </w:pPr>
    </w:lvl>
    <w:lvl w:ilvl="4" w:tplc="E504664A">
      <w:start w:val="1"/>
      <w:numFmt w:val="lowerLetter"/>
      <w:lvlText w:val="%5."/>
      <w:lvlJc w:val="left"/>
      <w:pPr>
        <w:ind w:left="3382" w:hanging="360"/>
      </w:pPr>
    </w:lvl>
    <w:lvl w:ilvl="5" w:tplc="9718EF54">
      <w:start w:val="1"/>
      <w:numFmt w:val="lowerRoman"/>
      <w:lvlText w:val="%6."/>
      <w:lvlJc w:val="right"/>
      <w:pPr>
        <w:ind w:left="4102" w:hanging="180"/>
      </w:pPr>
    </w:lvl>
    <w:lvl w:ilvl="6" w:tplc="FED4D412">
      <w:start w:val="1"/>
      <w:numFmt w:val="decimal"/>
      <w:lvlText w:val="%7."/>
      <w:lvlJc w:val="left"/>
      <w:pPr>
        <w:ind w:left="4822" w:hanging="360"/>
      </w:pPr>
    </w:lvl>
    <w:lvl w:ilvl="7" w:tplc="5464E12E">
      <w:start w:val="1"/>
      <w:numFmt w:val="lowerLetter"/>
      <w:lvlText w:val="%8."/>
      <w:lvlJc w:val="left"/>
      <w:pPr>
        <w:ind w:left="5542" w:hanging="360"/>
      </w:pPr>
    </w:lvl>
    <w:lvl w:ilvl="8" w:tplc="32983E48">
      <w:start w:val="1"/>
      <w:numFmt w:val="lowerRoman"/>
      <w:lvlText w:val="%9."/>
      <w:lvlJc w:val="right"/>
      <w:pPr>
        <w:ind w:left="6262" w:hanging="180"/>
      </w:pPr>
    </w:lvl>
  </w:abstractNum>
  <w:abstractNum w:abstractNumId="120" w15:restartNumberingAfterBreak="0">
    <w:nsid w:val="32437C31"/>
    <w:multiLevelType w:val="hybridMultilevel"/>
    <w:tmpl w:val="8BD4EB4A"/>
    <w:lvl w:ilvl="0" w:tplc="3CA60FB2">
      <w:start w:val="2"/>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9FBEB3A0">
      <w:start w:val="1"/>
      <w:numFmt w:val="lowerLetter"/>
      <w:lvlText w:val="%2"/>
      <w:lvlJc w:val="left"/>
      <w:pPr>
        <w:ind w:left="14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5BACD4C">
      <w:start w:val="1"/>
      <w:numFmt w:val="lowerRoman"/>
      <w:lvlText w:val="%3"/>
      <w:lvlJc w:val="left"/>
      <w:pPr>
        <w:ind w:left="21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62ABCAA">
      <w:start w:val="1"/>
      <w:numFmt w:val="decimal"/>
      <w:lvlText w:val="%4"/>
      <w:lvlJc w:val="left"/>
      <w:pPr>
        <w:ind w:left="287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5956A3E2">
      <w:start w:val="1"/>
      <w:numFmt w:val="lowerLetter"/>
      <w:lvlText w:val="%5"/>
      <w:lvlJc w:val="left"/>
      <w:pPr>
        <w:ind w:left="359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B0EA4B4">
      <w:start w:val="1"/>
      <w:numFmt w:val="lowerRoman"/>
      <w:lvlText w:val="%6"/>
      <w:lvlJc w:val="left"/>
      <w:pPr>
        <w:ind w:left="431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54C3DE8">
      <w:start w:val="1"/>
      <w:numFmt w:val="decimal"/>
      <w:lvlText w:val="%7"/>
      <w:lvlJc w:val="left"/>
      <w:pPr>
        <w:ind w:left="50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5178F548">
      <w:start w:val="1"/>
      <w:numFmt w:val="lowerLetter"/>
      <w:lvlText w:val="%8"/>
      <w:lvlJc w:val="left"/>
      <w:pPr>
        <w:ind w:left="57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F58EE5A">
      <w:start w:val="1"/>
      <w:numFmt w:val="lowerRoman"/>
      <w:lvlText w:val="%9"/>
      <w:lvlJc w:val="left"/>
      <w:pPr>
        <w:ind w:left="647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21" w15:restartNumberingAfterBreak="0">
    <w:nsid w:val="3246572B"/>
    <w:multiLevelType w:val="hybridMultilevel"/>
    <w:tmpl w:val="980EE59E"/>
    <w:lvl w:ilvl="0" w:tplc="598E124A">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DF66FC90">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9D2672E">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BF84C21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D7890AC">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462B7CA">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3822FEC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38522DC2">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E33C2EF2">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22" w15:restartNumberingAfterBreak="0">
    <w:nsid w:val="324B34B8"/>
    <w:multiLevelType w:val="hybridMultilevel"/>
    <w:tmpl w:val="4AC6211C"/>
    <w:lvl w:ilvl="0" w:tplc="8FA431C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79C6AB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08B8E54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CEE9C5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19644FB8">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F18080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36C947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71C36D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47033D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23" w15:restartNumberingAfterBreak="0">
    <w:nsid w:val="32A113F8"/>
    <w:multiLevelType w:val="hybridMultilevel"/>
    <w:tmpl w:val="651447C6"/>
    <w:lvl w:ilvl="0" w:tplc="08160017">
      <w:start w:val="1"/>
      <w:numFmt w:val="lowerLetter"/>
      <w:lvlText w:val="%1)"/>
      <w:lvlJc w:val="left"/>
      <w:pPr>
        <w:ind w:left="510" w:hanging="360"/>
      </w:pPr>
    </w:lvl>
    <w:lvl w:ilvl="1" w:tplc="08160019">
      <w:start w:val="1"/>
      <w:numFmt w:val="lowerLetter"/>
      <w:lvlText w:val="%2."/>
      <w:lvlJc w:val="left"/>
      <w:pPr>
        <w:ind w:left="1230" w:hanging="360"/>
      </w:pPr>
    </w:lvl>
    <w:lvl w:ilvl="2" w:tplc="0816001B" w:tentative="1">
      <w:start w:val="1"/>
      <w:numFmt w:val="lowerRoman"/>
      <w:lvlText w:val="%3."/>
      <w:lvlJc w:val="right"/>
      <w:pPr>
        <w:ind w:left="1950" w:hanging="180"/>
      </w:pPr>
    </w:lvl>
    <w:lvl w:ilvl="3" w:tplc="0816000F" w:tentative="1">
      <w:start w:val="1"/>
      <w:numFmt w:val="decimal"/>
      <w:lvlText w:val="%4."/>
      <w:lvlJc w:val="left"/>
      <w:pPr>
        <w:ind w:left="2670" w:hanging="360"/>
      </w:pPr>
    </w:lvl>
    <w:lvl w:ilvl="4" w:tplc="08160019" w:tentative="1">
      <w:start w:val="1"/>
      <w:numFmt w:val="lowerLetter"/>
      <w:lvlText w:val="%5."/>
      <w:lvlJc w:val="left"/>
      <w:pPr>
        <w:ind w:left="3390" w:hanging="360"/>
      </w:pPr>
    </w:lvl>
    <w:lvl w:ilvl="5" w:tplc="0816001B" w:tentative="1">
      <w:start w:val="1"/>
      <w:numFmt w:val="lowerRoman"/>
      <w:lvlText w:val="%6."/>
      <w:lvlJc w:val="right"/>
      <w:pPr>
        <w:ind w:left="4110" w:hanging="180"/>
      </w:pPr>
    </w:lvl>
    <w:lvl w:ilvl="6" w:tplc="0816000F" w:tentative="1">
      <w:start w:val="1"/>
      <w:numFmt w:val="decimal"/>
      <w:lvlText w:val="%7."/>
      <w:lvlJc w:val="left"/>
      <w:pPr>
        <w:ind w:left="4830" w:hanging="360"/>
      </w:pPr>
    </w:lvl>
    <w:lvl w:ilvl="7" w:tplc="08160019" w:tentative="1">
      <w:start w:val="1"/>
      <w:numFmt w:val="lowerLetter"/>
      <w:lvlText w:val="%8."/>
      <w:lvlJc w:val="left"/>
      <w:pPr>
        <w:ind w:left="5550" w:hanging="360"/>
      </w:pPr>
    </w:lvl>
    <w:lvl w:ilvl="8" w:tplc="0816001B" w:tentative="1">
      <w:start w:val="1"/>
      <w:numFmt w:val="lowerRoman"/>
      <w:lvlText w:val="%9."/>
      <w:lvlJc w:val="right"/>
      <w:pPr>
        <w:ind w:left="6270" w:hanging="180"/>
      </w:pPr>
    </w:lvl>
  </w:abstractNum>
  <w:abstractNum w:abstractNumId="124" w15:restartNumberingAfterBreak="0">
    <w:nsid w:val="32A6C85D"/>
    <w:multiLevelType w:val="hybridMultilevel"/>
    <w:tmpl w:val="FFFFFFFF"/>
    <w:lvl w:ilvl="0" w:tplc="9B1AB9D2">
      <w:start w:val="1"/>
      <w:numFmt w:val="lowerLetter"/>
      <w:lvlText w:val="%1)"/>
      <w:lvlJc w:val="left"/>
      <w:pPr>
        <w:ind w:left="487" w:hanging="360"/>
      </w:pPr>
    </w:lvl>
    <w:lvl w:ilvl="1" w:tplc="5BA410EE">
      <w:start w:val="1"/>
      <w:numFmt w:val="lowerLetter"/>
      <w:lvlText w:val="%2."/>
      <w:lvlJc w:val="left"/>
      <w:pPr>
        <w:ind w:left="1207" w:hanging="360"/>
      </w:pPr>
    </w:lvl>
    <w:lvl w:ilvl="2" w:tplc="F9A242B8">
      <w:start w:val="1"/>
      <w:numFmt w:val="lowerRoman"/>
      <w:lvlText w:val="%3."/>
      <w:lvlJc w:val="right"/>
      <w:pPr>
        <w:ind w:left="1927" w:hanging="180"/>
      </w:pPr>
    </w:lvl>
    <w:lvl w:ilvl="3" w:tplc="E472941C">
      <w:start w:val="1"/>
      <w:numFmt w:val="decimal"/>
      <w:lvlText w:val="%4."/>
      <w:lvlJc w:val="left"/>
      <w:pPr>
        <w:ind w:left="2647" w:hanging="360"/>
      </w:pPr>
    </w:lvl>
    <w:lvl w:ilvl="4" w:tplc="995C09EC">
      <w:start w:val="1"/>
      <w:numFmt w:val="lowerLetter"/>
      <w:lvlText w:val="%5."/>
      <w:lvlJc w:val="left"/>
      <w:pPr>
        <w:ind w:left="3367" w:hanging="360"/>
      </w:pPr>
    </w:lvl>
    <w:lvl w:ilvl="5" w:tplc="1DD48FF2">
      <w:start w:val="1"/>
      <w:numFmt w:val="lowerRoman"/>
      <w:lvlText w:val="%6."/>
      <w:lvlJc w:val="right"/>
      <w:pPr>
        <w:ind w:left="4087" w:hanging="180"/>
      </w:pPr>
    </w:lvl>
    <w:lvl w:ilvl="6" w:tplc="ACD87B96">
      <w:start w:val="1"/>
      <w:numFmt w:val="decimal"/>
      <w:lvlText w:val="%7."/>
      <w:lvlJc w:val="left"/>
      <w:pPr>
        <w:ind w:left="4807" w:hanging="360"/>
      </w:pPr>
    </w:lvl>
    <w:lvl w:ilvl="7" w:tplc="C5226738">
      <w:start w:val="1"/>
      <w:numFmt w:val="lowerLetter"/>
      <w:lvlText w:val="%8."/>
      <w:lvlJc w:val="left"/>
      <w:pPr>
        <w:ind w:left="5527" w:hanging="360"/>
      </w:pPr>
    </w:lvl>
    <w:lvl w:ilvl="8" w:tplc="55CE5C3C">
      <w:start w:val="1"/>
      <w:numFmt w:val="lowerRoman"/>
      <w:lvlText w:val="%9."/>
      <w:lvlJc w:val="right"/>
      <w:pPr>
        <w:ind w:left="6247" w:hanging="180"/>
      </w:pPr>
    </w:lvl>
  </w:abstractNum>
  <w:abstractNum w:abstractNumId="125" w15:restartNumberingAfterBreak="0">
    <w:nsid w:val="33253FE8"/>
    <w:multiLevelType w:val="hybridMultilevel"/>
    <w:tmpl w:val="DF54247E"/>
    <w:lvl w:ilvl="0" w:tplc="3AC2ABDE">
      <w:start w:val="1"/>
      <w:numFmt w:val="lowerLetter"/>
      <w:lvlText w:val="%1)"/>
      <w:lvlJc w:val="left"/>
      <w:pPr>
        <w:ind w:left="644" w:hanging="360"/>
      </w:pPr>
      <w:rPr>
        <w:rFonts w:hint="default"/>
      </w:r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126" w15:restartNumberingAfterBreak="0">
    <w:nsid w:val="349D31EC"/>
    <w:multiLevelType w:val="hybridMultilevel"/>
    <w:tmpl w:val="D93A3890"/>
    <w:lvl w:ilvl="0" w:tplc="42B8201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FFFFFFF">
      <w:start w:val="1"/>
      <w:numFmt w:val="lowerLetter"/>
      <w:lvlText w:val="%2)"/>
      <w:lvlJc w:val="left"/>
      <w:pPr>
        <w:ind w:left="862"/>
      </w:pPr>
      <w:rPr>
        <w:rFonts w:hint="default" w:ascii="Garamond" w:hAnsi="Garamond"/>
        <w:b w:val="0"/>
        <w:i/>
        <w:iCs/>
        <w:strike w:val="0"/>
        <w:dstrike w:val="0"/>
        <w:color w:val="000000"/>
        <w:sz w:val="24"/>
        <w:szCs w:val="24"/>
        <w:u w:val="none" w:color="000000"/>
        <w:bdr w:val="none" w:color="auto" w:sz="0" w:space="0"/>
        <w:shd w:val="clear" w:color="auto" w:fill="auto"/>
        <w:vertAlign w:val="baseline"/>
      </w:rPr>
    </w:lvl>
    <w:lvl w:ilvl="2" w:tplc="411AE8FE">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044AF5C8">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4525EF8">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DC2AFB2C">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7F22A4E6">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4722944">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B3654FC">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27" w15:restartNumberingAfterBreak="0">
    <w:nsid w:val="34A434B9"/>
    <w:multiLevelType w:val="hybridMultilevel"/>
    <w:tmpl w:val="BF5A572C"/>
    <w:lvl w:ilvl="0" w:tplc="C8DA027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AC5A8288">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35FA353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0B2CDE1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E2856B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ECCE8F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CDC6CDC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404D6F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AFB6806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28" w15:restartNumberingAfterBreak="0">
    <w:nsid w:val="353314B5"/>
    <w:multiLevelType w:val="hybridMultilevel"/>
    <w:tmpl w:val="179279CE"/>
    <w:lvl w:ilvl="0" w:tplc="669AB43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8566AA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94AA17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B712B2C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08AED8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5A90AB2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E60C12B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6DCD88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24839E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29" w15:restartNumberingAfterBreak="0">
    <w:nsid w:val="35B93BC1"/>
    <w:multiLevelType w:val="hybridMultilevel"/>
    <w:tmpl w:val="18E8DCAA"/>
    <w:lvl w:ilvl="0" w:tplc="08160017">
      <w:start w:val="1"/>
      <w:numFmt w:val="lowerLetter"/>
      <w:lvlText w:val="%1)"/>
      <w:lvlJc w:val="left"/>
      <w:pPr>
        <w:ind w:left="862" w:hanging="360"/>
      </w:p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130" w15:restartNumberingAfterBreak="0">
    <w:nsid w:val="366A47BA"/>
    <w:multiLevelType w:val="hybridMultilevel"/>
    <w:tmpl w:val="C444DE00"/>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31" w15:restartNumberingAfterBreak="0">
    <w:nsid w:val="36F5ED1E"/>
    <w:multiLevelType w:val="hybridMultilevel"/>
    <w:tmpl w:val="FFFFFFFF"/>
    <w:lvl w:ilvl="0" w:tplc="F1701896">
      <w:start w:val="1"/>
      <w:numFmt w:val="decimal"/>
      <w:lvlText w:val="%1."/>
      <w:lvlJc w:val="left"/>
      <w:pPr>
        <w:ind w:left="502" w:hanging="360"/>
      </w:pPr>
    </w:lvl>
    <w:lvl w:ilvl="1" w:tplc="7412307E">
      <w:start w:val="1"/>
      <w:numFmt w:val="lowerLetter"/>
      <w:lvlText w:val="%2."/>
      <w:lvlJc w:val="left"/>
      <w:pPr>
        <w:ind w:left="1222" w:hanging="360"/>
      </w:pPr>
    </w:lvl>
    <w:lvl w:ilvl="2" w:tplc="C6B6EF10">
      <w:start w:val="1"/>
      <w:numFmt w:val="lowerRoman"/>
      <w:lvlText w:val="%3."/>
      <w:lvlJc w:val="right"/>
      <w:pPr>
        <w:ind w:left="1942" w:hanging="180"/>
      </w:pPr>
    </w:lvl>
    <w:lvl w:ilvl="3" w:tplc="F0DE303E">
      <w:start w:val="1"/>
      <w:numFmt w:val="decimal"/>
      <w:lvlText w:val="%4."/>
      <w:lvlJc w:val="left"/>
      <w:pPr>
        <w:ind w:left="2662" w:hanging="360"/>
      </w:pPr>
    </w:lvl>
    <w:lvl w:ilvl="4" w:tplc="0FA0BCD4">
      <w:start w:val="1"/>
      <w:numFmt w:val="lowerLetter"/>
      <w:lvlText w:val="%5."/>
      <w:lvlJc w:val="left"/>
      <w:pPr>
        <w:ind w:left="3382" w:hanging="360"/>
      </w:pPr>
    </w:lvl>
    <w:lvl w:ilvl="5" w:tplc="A9E2C07E">
      <w:start w:val="1"/>
      <w:numFmt w:val="lowerRoman"/>
      <w:lvlText w:val="%6."/>
      <w:lvlJc w:val="right"/>
      <w:pPr>
        <w:ind w:left="4102" w:hanging="180"/>
      </w:pPr>
    </w:lvl>
    <w:lvl w:ilvl="6" w:tplc="5C4EB646">
      <w:start w:val="1"/>
      <w:numFmt w:val="decimal"/>
      <w:lvlText w:val="%7."/>
      <w:lvlJc w:val="left"/>
      <w:pPr>
        <w:ind w:left="4822" w:hanging="360"/>
      </w:pPr>
    </w:lvl>
    <w:lvl w:ilvl="7" w:tplc="462A1EEC">
      <w:start w:val="1"/>
      <w:numFmt w:val="lowerLetter"/>
      <w:lvlText w:val="%8."/>
      <w:lvlJc w:val="left"/>
      <w:pPr>
        <w:ind w:left="5542" w:hanging="360"/>
      </w:pPr>
    </w:lvl>
    <w:lvl w:ilvl="8" w:tplc="99329010">
      <w:start w:val="1"/>
      <w:numFmt w:val="lowerRoman"/>
      <w:lvlText w:val="%9."/>
      <w:lvlJc w:val="right"/>
      <w:pPr>
        <w:ind w:left="6262" w:hanging="180"/>
      </w:pPr>
    </w:lvl>
  </w:abstractNum>
  <w:abstractNum w:abstractNumId="132" w15:restartNumberingAfterBreak="0">
    <w:nsid w:val="381FC15C"/>
    <w:multiLevelType w:val="hybridMultilevel"/>
    <w:tmpl w:val="8C506B70"/>
    <w:lvl w:ilvl="0" w:tplc="07161318">
      <w:start w:val="1"/>
      <w:numFmt w:val="decimal"/>
      <w:lvlText w:val="%1."/>
      <w:lvlJc w:val="left"/>
      <w:pPr>
        <w:ind w:left="502" w:hanging="360"/>
      </w:pPr>
    </w:lvl>
    <w:lvl w:ilvl="1" w:tplc="BEC2D2B4">
      <w:start w:val="1"/>
      <w:numFmt w:val="lowerLetter"/>
      <w:lvlText w:val="%2."/>
      <w:lvlJc w:val="left"/>
      <w:pPr>
        <w:ind w:left="1222" w:hanging="360"/>
      </w:pPr>
    </w:lvl>
    <w:lvl w:ilvl="2" w:tplc="CE065646">
      <w:start w:val="1"/>
      <w:numFmt w:val="lowerRoman"/>
      <w:lvlText w:val="%3."/>
      <w:lvlJc w:val="right"/>
      <w:pPr>
        <w:ind w:left="1942" w:hanging="180"/>
      </w:pPr>
    </w:lvl>
    <w:lvl w:ilvl="3" w:tplc="324A9EA4">
      <w:start w:val="1"/>
      <w:numFmt w:val="decimal"/>
      <w:lvlText w:val="%4."/>
      <w:lvlJc w:val="left"/>
      <w:pPr>
        <w:ind w:left="2662" w:hanging="360"/>
      </w:pPr>
    </w:lvl>
    <w:lvl w:ilvl="4" w:tplc="9E92D0D6">
      <w:start w:val="1"/>
      <w:numFmt w:val="lowerLetter"/>
      <w:lvlText w:val="%5."/>
      <w:lvlJc w:val="left"/>
      <w:pPr>
        <w:ind w:left="3382" w:hanging="360"/>
      </w:pPr>
    </w:lvl>
    <w:lvl w:ilvl="5" w:tplc="3418F216">
      <w:start w:val="1"/>
      <w:numFmt w:val="lowerRoman"/>
      <w:lvlText w:val="%6."/>
      <w:lvlJc w:val="right"/>
      <w:pPr>
        <w:ind w:left="4102" w:hanging="180"/>
      </w:pPr>
    </w:lvl>
    <w:lvl w:ilvl="6" w:tplc="E9AAB8D0">
      <w:start w:val="1"/>
      <w:numFmt w:val="decimal"/>
      <w:lvlText w:val="%7."/>
      <w:lvlJc w:val="left"/>
      <w:pPr>
        <w:ind w:left="4822" w:hanging="360"/>
      </w:pPr>
    </w:lvl>
    <w:lvl w:ilvl="7" w:tplc="95185CEE">
      <w:start w:val="1"/>
      <w:numFmt w:val="lowerLetter"/>
      <w:lvlText w:val="%8."/>
      <w:lvlJc w:val="left"/>
      <w:pPr>
        <w:ind w:left="5542" w:hanging="360"/>
      </w:pPr>
    </w:lvl>
    <w:lvl w:ilvl="8" w:tplc="7974C50A">
      <w:start w:val="1"/>
      <w:numFmt w:val="lowerRoman"/>
      <w:lvlText w:val="%9."/>
      <w:lvlJc w:val="right"/>
      <w:pPr>
        <w:ind w:left="6262" w:hanging="180"/>
      </w:pPr>
    </w:lvl>
  </w:abstractNum>
  <w:abstractNum w:abstractNumId="133" w15:restartNumberingAfterBreak="0">
    <w:nsid w:val="395419BC"/>
    <w:multiLevelType w:val="hybridMultilevel"/>
    <w:tmpl w:val="E5D22C1A"/>
    <w:lvl w:ilvl="0" w:tplc="3740E358">
      <w:start w:val="2"/>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49BE7F42">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696EFAF8">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B4F6EA4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7130B8D4">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3670E5EE">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85B4F22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6750D4DE">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E000892">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34" w15:restartNumberingAfterBreak="0">
    <w:nsid w:val="39F90027"/>
    <w:multiLevelType w:val="hybridMultilevel"/>
    <w:tmpl w:val="FFFFFFFF"/>
    <w:lvl w:ilvl="0" w:tplc="CE5A0CE2">
      <w:start w:val="1"/>
      <w:numFmt w:val="decimal"/>
      <w:lvlText w:val="%1."/>
      <w:lvlJc w:val="left"/>
      <w:pPr>
        <w:ind w:left="502" w:hanging="360"/>
      </w:pPr>
    </w:lvl>
    <w:lvl w:ilvl="1" w:tplc="B686A28E">
      <w:start w:val="1"/>
      <w:numFmt w:val="lowerLetter"/>
      <w:lvlText w:val="%2."/>
      <w:lvlJc w:val="left"/>
      <w:pPr>
        <w:ind w:left="1222" w:hanging="360"/>
      </w:pPr>
    </w:lvl>
    <w:lvl w:ilvl="2" w:tplc="9B2448EC">
      <w:start w:val="1"/>
      <w:numFmt w:val="lowerRoman"/>
      <w:lvlText w:val="%3."/>
      <w:lvlJc w:val="right"/>
      <w:pPr>
        <w:ind w:left="1942" w:hanging="180"/>
      </w:pPr>
    </w:lvl>
    <w:lvl w:ilvl="3" w:tplc="1ACED04A">
      <w:start w:val="1"/>
      <w:numFmt w:val="decimal"/>
      <w:lvlText w:val="%4."/>
      <w:lvlJc w:val="left"/>
      <w:pPr>
        <w:ind w:left="2662" w:hanging="360"/>
      </w:pPr>
    </w:lvl>
    <w:lvl w:ilvl="4" w:tplc="511AD5B2">
      <w:start w:val="1"/>
      <w:numFmt w:val="lowerLetter"/>
      <w:lvlText w:val="%5."/>
      <w:lvlJc w:val="left"/>
      <w:pPr>
        <w:ind w:left="3382" w:hanging="360"/>
      </w:pPr>
    </w:lvl>
    <w:lvl w:ilvl="5" w:tplc="897E26F2">
      <w:start w:val="1"/>
      <w:numFmt w:val="lowerRoman"/>
      <w:lvlText w:val="%6."/>
      <w:lvlJc w:val="right"/>
      <w:pPr>
        <w:ind w:left="4102" w:hanging="180"/>
      </w:pPr>
    </w:lvl>
    <w:lvl w:ilvl="6" w:tplc="7CD8EE44">
      <w:start w:val="1"/>
      <w:numFmt w:val="decimal"/>
      <w:lvlText w:val="%7."/>
      <w:lvlJc w:val="left"/>
      <w:pPr>
        <w:ind w:left="4822" w:hanging="360"/>
      </w:pPr>
    </w:lvl>
    <w:lvl w:ilvl="7" w:tplc="2E1AE588">
      <w:start w:val="1"/>
      <w:numFmt w:val="lowerLetter"/>
      <w:lvlText w:val="%8."/>
      <w:lvlJc w:val="left"/>
      <w:pPr>
        <w:ind w:left="5542" w:hanging="360"/>
      </w:pPr>
    </w:lvl>
    <w:lvl w:ilvl="8" w:tplc="41D62142">
      <w:start w:val="1"/>
      <w:numFmt w:val="lowerRoman"/>
      <w:lvlText w:val="%9."/>
      <w:lvlJc w:val="right"/>
      <w:pPr>
        <w:ind w:left="6262" w:hanging="180"/>
      </w:pPr>
    </w:lvl>
  </w:abstractNum>
  <w:abstractNum w:abstractNumId="135" w15:restartNumberingAfterBreak="0">
    <w:nsid w:val="3A566277"/>
    <w:multiLevelType w:val="hybridMultilevel"/>
    <w:tmpl w:val="FFFFFFFF"/>
    <w:lvl w:ilvl="0" w:tplc="FFFFFFFF">
      <w:start w:val="1"/>
      <w:numFmt w:val="decimal"/>
      <w:lvlText w:val="%1."/>
      <w:lvlJc w:val="left"/>
      <w:pPr>
        <w:ind w:left="502" w:hanging="360"/>
      </w:pPr>
    </w:lvl>
    <w:lvl w:ilvl="1" w:tplc="F5F8BF16">
      <w:start w:val="1"/>
      <w:numFmt w:val="lowerLetter"/>
      <w:lvlText w:val="%2."/>
      <w:lvlJc w:val="left"/>
      <w:pPr>
        <w:ind w:left="1222" w:hanging="360"/>
      </w:pPr>
    </w:lvl>
    <w:lvl w:ilvl="2" w:tplc="56B02DE6">
      <w:start w:val="1"/>
      <w:numFmt w:val="lowerRoman"/>
      <w:lvlText w:val="%3."/>
      <w:lvlJc w:val="right"/>
      <w:pPr>
        <w:ind w:left="1942" w:hanging="180"/>
      </w:pPr>
    </w:lvl>
    <w:lvl w:ilvl="3" w:tplc="362EF3EC">
      <w:start w:val="1"/>
      <w:numFmt w:val="decimal"/>
      <w:lvlText w:val="%4."/>
      <w:lvlJc w:val="left"/>
      <w:pPr>
        <w:ind w:left="2662" w:hanging="360"/>
      </w:pPr>
    </w:lvl>
    <w:lvl w:ilvl="4" w:tplc="6532B194">
      <w:start w:val="1"/>
      <w:numFmt w:val="lowerLetter"/>
      <w:lvlText w:val="%5."/>
      <w:lvlJc w:val="left"/>
      <w:pPr>
        <w:ind w:left="3382" w:hanging="360"/>
      </w:pPr>
    </w:lvl>
    <w:lvl w:ilvl="5" w:tplc="FF10A50E">
      <w:start w:val="1"/>
      <w:numFmt w:val="lowerRoman"/>
      <w:lvlText w:val="%6."/>
      <w:lvlJc w:val="right"/>
      <w:pPr>
        <w:ind w:left="4102" w:hanging="180"/>
      </w:pPr>
    </w:lvl>
    <w:lvl w:ilvl="6" w:tplc="AFA604EE">
      <w:start w:val="1"/>
      <w:numFmt w:val="decimal"/>
      <w:lvlText w:val="%7."/>
      <w:lvlJc w:val="left"/>
      <w:pPr>
        <w:ind w:left="4822" w:hanging="360"/>
      </w:pPr>
    </w:lvl>
    <w:lvl w:ilvl="7" w:tplc="56C63EF2">
      <w:start w:val="1"/>
      <w:numFmt w:val="lowerLetter"/>
      <w:lvlText w:val="%8."/>
      <w:lvlJc w:val="left"/>
      <w:pPr>
        <w:ind w:left="5542" w:hanging="360"/>
      </w:pPr>
    </w:lvl>
    <w:lvl w:ilvl="8" w:tplc="235CF186">
      <w:start w:val="1"/>
      <w:numFmt w:val="lowerRoman"/>
      <w:lvlText w:val="%9."/>
      <w:lvlJc w:val="right"/>
      <w:pPr>
        <w:ind w:left="6262" w:hanging="180"/>
      </w:pPr>
    </w:lvl>
  </w:abstractNum>
  <w:abstractNum w:abstractNumId="136" w15:restartNumberingAfterBreak="0">
    <w:nsid w:val="3B154625"/>
    <w:multiLevelType w:val="hybridMultilevel"/>
    <w:tmpl w:val="6BB80122"/>
    <w:lvl w:ilvl="0" w:tplc="ADB6CFEA">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F9D6453C">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6B0AF110">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87043EEC">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F8EB918">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6EBC9932">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EF67DF8">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F7CC11F4">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3DC04E1C">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37" w15:restartNumberingAfterBreak="0">
    <w:nsid w:val="3B233A9F"/>
    <w:multiLevelType w:val="hybridMultilevel"/>
    <w:tmpl w:val="7076FFF8"/>
    <w:lvl w:ilvl="0" w:tplc="8F7622D0">
      <w:start w:val="1"/>
      <w:numFmt w:val="lowerLetter"/>
      <w:lvlText w:val="%1)"/>
      <w:lvlJc w:val="left"/>
      <w:pPr>
        <w:ind w:left="502" w:hanging="360"/>
      </w:pPr>
    </w:lvl>
    <w:lvl w:ilvl="1" w:tplc="F7D2EDAC">
      <w:start w:val="1"/>
      <w:numFmt w:val="lowerLetter"/>
      <w:lvlText w:val="%2."/>
      <w:lvlJc w:val="left"/>
      <w:pPr>
        <w:ind w:left="1222" w:hanging="360"/>
      </w:pPr>
    </w:lvl>
    <w:lvl w:ilvl="2" w:tplc="902EE1EA">
      <w:start w:val="1"/>
      <w:numFmt w:val="lowerRoman"/>
      <w:lvlText w:val="%3."/>
      <w:lvlJc w:val="right"/>
      <w:pPr>
        <w:ind w:left="1942" w:hanging="180"/>
      </w:pPr>
    </w:lvl>
    <w:lvl w:ilvl="3" w:tplc="6CDA539C">
      <w:start w:val="1"/>
      <w:numFmt w:val="decimal"/>
      <w:lvlText w:val="%4."/>
      <w:lvlJc w:val="left"/>
      <w:pPr>
        <w:ind w:left="2662" w:hanging="360"/>
      </w:pPr>
    </w:lvl>
    <w:lvl w:ilvl="4" w:tplc="FEBCF790">
      <w:start w:val="1"/>
      <w:numFmt w:val="lowerLetter"/>
      <w:lvlText w:val="%5."/>
      <w:lvlJc w:val="left"/>
      <w:pPr>
        <w:ind w:left="3382" w:hanging="360"/>
      </w:pPr>
    </w:lvl>
    <w:lvl w:ilvl="5" w:tplc="0FF47236">
      <w:start w:val="1"/>
      <w:numFmt w:val="lowerRoman"/>
      <w:lvlText w:val="%6."/>
      <w:lvlJc w:val="right"/>
      <w:pPr>
        <w:ind w:left="4102" w:hanging="180"/>
      </w:pPr>
    </w:lvl>
    <w:lvl w:ilvl="6" w:tplc="DF729950">
      <w:start w:val="1"/>
      <w:numFmt w:val="decimal"/>
      <w:lvlText w:val="%7."/>
      <w:lvlJc w:val="left"/>
      <w:pPr>
        <w:ind w:left="4822" w:hanging="360"/>
      </w:pPr>
    </w:lvl>
    <w:lvl w:ilvl="7" w:tplc="F7A63A2E">
      <w:start w:val="1"/>
      <w:numFmt w:val="lowerLetter"/>
      <w:lvlText w:val="%8."/>
      <w:lvlJc w:val="left"/>
      <w:pPr>
        <w:ind w:left="5542" w:hanging="360"/>
      </w:pPr>
    </w:lvl>
    <w:lvl w:ilvl="8" w:tplc="5F2A4064">
      <w:start w:val="1"/>
      <w:numFmt w:val="lowerRoman"/>
      <w:lvlText w:val="%9."/>
      <w:lvlJc w:val="right"/>
      <w:pPr>
        <w:ind w:left="6262" w:hanging="180"/>
      </w:pPr>
    </w:lvl>
  </w:abstractNum>
  <w:abstractNum w:abstractNumId="138" w15:restartNumberingAfterBreak="0">
    <w:nsid w:val="3BFEE1B4"/>
    <w:multiLevelType w:val="hybridMultilevel"/>
    <w:tmpl w:val="FFFFFFFF"/>
    <w:lvl w:ilvl="0" w:tplc="18409144">
      <w:start w:val="1"/>
      <w:numFmt w:val="decimal"/>
      <w:lvlText w:val="%1."/>
      <w:lvlJc w:val="left"/>
      <w:pPr>
        <w:ind w:left="502" w:hanging="360"/>
      </w:pPr>
    </w:lvl>
    <w:lvl w:ilvl="1" w:tplc="77AA48BA">
      <w:start w:val="1"/>
      <w:numFmt w:val="lowerLetter"/>
      <w:lvlText w:val="%2."/>
      <w:lvlJc w:val="left"/>
      <w:pPr>
        <w:ind w:left="1222" w:hanging="360"/>
      </w:pPr>
    </w:lvl>
    <w:lvl w:ilvl="2" w:tplc="6082CA82">
      <w:start w:val="1"/>
      <w:numFmt w:val="lowerRoman"/>
      <w:lvlText w:val="%3."/>
      <w:lvlJc w:val="right"/>
      <w:pPr>
        <w:ind w:left="1942" w:hanging="180"/>
      </w:pPr>
    </w:lvl>
    <w:lvl w:ilvl="3" w:tplc="85824DDC">
      <w:start w:val="1"/>
      <w:numFmt w:val="decimal"/>
      <w:lvlText w:val="%4."/>
      <w:lvlJc w:val="left"/>
      <w:pPr>
        <w:ind w:left="2662" w:hanging="360"/>
      </w:pPr>
    </w:lvl>
    <w:lvl w:ilvl="4" w:tplc="565ECD60">
      <w:start w:val="1"/>
      <w:numFmt w:val="lowerLetter"/>
      <w:lvlText w:val="%5."/>
      <w:lvlJc w:val="left"/>
      <w:pPr>
        <w:ind w:left="3382" w:hanging="360"/>
      </w:pPr>
    </w:lvl>
    <w:lvl w:ilvl="5" w:tplc="80EA2FDC">
      <w:start w:val="1"/>
      <w:numFmt w:val="lowerRoman"/>
      <w:lvlText w:val="%6."/>
      <w:lvlJc w:val="right"/>
      <w:pPr>
        <w:ind w:left="4102" w:hanging="180"/>
      </w:pPr>
    </w:lvl>
    <w:lvl w:ilvl="6" w:tplc="7A661844">
      <w:start w:val="1"/>
      <w:numFmt w:val="decimal"/>
      <w:lvlText w:val="%7."/>
      <w:lvlJc w:val="left"/>
      <w:pPr>
        <w:ind w:left="4822" w:hanging="360"/>
      </w:pPr>
    </w:lvl>
    <w:lvl w:ilvl="7" w:tplc="52DC3F8E">
      <w:start w:val="1"/>
      <w:numFmt w:val="lowerLetter"/>
      <w:lvlText w:val="%8."/>
      <w:lvlJc w:val="left"/>
      <w:pPr>
        <w:ind w:left="5542" w:hanging="360"/>
      </w:pPr>
    </w:lvl>
    <w:lvl w:ilvl="8" w:tplc="9FBC83DE">
      <w:start w:val="1"/>
      <w:numFmt w:val="lowerRoman"/>
      <w:lvlText w:val="%9."/>
      <w:lvlJc w:val="right"/>
      <w:pPr>
        <w:ind w:left="6262" w:hanging="180"/>
      </w:pPr>
    </w:lvl>
  </w:abstractNum>
  <w:abstractNum w:abstractNumId="139" w15:restartNumberingAfterBreak="0">
    <w:nsid w:val="3C3D2352"/>
    <w:multiLevelType w:val="hybridMultilevel"/>
    <w:tmpl w:val="84D2DE90"/>
    <w:lvl w:ilvl="0" w:tplc="C92079E4">
      <w:start w:val="4"/>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C6C4DDA2">
      <w:start w:val="1"/>
      <w:numFmt w:val="lowerLetter"/>
      <w:lvlText w:val="%2"/>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44F4A4C8">
      <w:start w:val="1"/>
      <w:numFmt w:val="lowerRoman"/>
      <w:lvlText w:val="%3"/>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2398CF72">
      <w:start w:val="1"/>
      <w:numFmt w:val="decimal"/>
      <w:lvlText w:val="%4"/>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B1C4E9C">
      <w:start w:val="1"/>
      <w:numFmt w:val="lowerLetter"/>
      <w:lvlText w:val="%5"/>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1D01466">
      <w:start w:val="1"/>
      <w:numFmt w:val="lowerRoman"/>
      <w:lvlText w:val="%6"/>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FCC8044">
      <w:start w:val="1"/>
      <w:numFmt w:val="decimal"/>
      <w:lvlText w:val="%7"/>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4392B8EA">
      <w:start w:val="1"/>
      <w:numFmt w:val="lowerLetter"/>
      <w:lvlText w:val="%8"/>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F4A9D0C">
      <w:start w:val="1"/>
      <w:numFmt w:val="lowerRoman"/>
      <w:lvlText w:val="%9"/>
      <w:lvlJc w:val="left"/>
      <w:pPr>
        <w:ind w:left="65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40" w15:restartNumberingAfterBreak="0">
    <w:nsid w:val="3C6527A3"/>
    <w:multiLevelType w:val="hybridMultilevel"/>
    <w:tmpl w:val="ACC0CD76"/>
    <w:lvl w:ilvl="0" w:tplc="DFB23B24">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39C4E1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0F8EC3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874CE2B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568FF1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132D44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CEBA5B4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EE83A0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C240A4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41" w15:restartNumberingAfterBreak="0">
    <w:nsid w:val="3C7D34E9"/>
    <w:multiLevelType w:val="hybridMultilevel"/>
    <w:tmpl w:val="322E865E"/>
    <w:lvl w:ilvl="0" w:tplc="6E3C843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AE685BB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8309A5A">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D410138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79099A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56AC8CD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8640AAF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8B0A9A2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E5E1B4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42" w15:restartNumberingAfterBreak="0">
    <w:nsid w:val="3D03A26D"/>
    <w:multiLevelType w:val="hybridMultilevel"/>
    <w:tmpl w:val="1A523C30"/>
    <w:lvl w:ilvl="0" w:tplc="74A4486C">
      <w:start w:val="1"/>
      <w:numFmt w:val="decimal"/>
      <w:lvlText w:val="%1."/>
      <w:lvlJc w:val="left"/>
      <w:pPr>
        <w:ind w:left="502" w:hanging="360"/>
      </w:pPr>
    </w:lvl>
    <w:lvl w:ilvl="1" w:tplc="C526BF9C">
      <w:start w:val="1"/>
      <w:numFmt w:val="lowerLetter"/>
      <w:lvlText w:val="%2."/>
      <w:lvlJc w:val="left"/>
      <w:pPr>
        <w:ind w:left="1222" w:hanging="360"/>
      </w:pPr>
    </w:lvl>
    <w:lvl w:ilvl="2" w:tplc="50FA14A6">
      <w:start w:val="1"/>
      <w:numFmt w:val="lowerRoman"/>
      <w:lvlText w:val="%3."/>
      <w:lvlJc w:val="right"/>
      <w:pPr>
        <w:ind w:left="1942" w:hanging="180"/>
      </w:pPr>
    </w:lvl>
    <w:lvl w:ilvl="3" w:tplc="7D48BFB4">
      <w:start w:val="1"/>
      <w:numFmt w:val="decimal"/>
      <w:lvlText w:val="%4."/>
      <w:lvlJc w:val="left"/>
      <w:pPr>
        <w:ind w:left="2662" w:hanging="360"/>
      </w:pPr>
    </w:lvl>
    <w:lvl w:ilvl="4" w:tplc="DB607B38">
      <w:start w:val="1"/>
      <w:numFmt w:val="lowerLetter"/>
      <w:lvlText w:val="%5."/>
      <w:lvlJc w:val="left"/>
      <w:pPr>
        <w:ind w:left="3382" w:hanging="360"/>
      </w:pPr>
    </w:lvl>
    <w:lvl w:ilvl="5" w:tplc="8732F854">
      <w:start w:val="1"/>
      <w:numFmt w:val="lowerRoman"/>
      <w:lvlText w:val="%6."/>
      <w:lvlJc w:val="right"/>
      <w:pPr>
        <w:ind w:left="4102" w:hanging="180"/>
      </w:pPr>
    </w:lvl>
    <w:lvl w:ilvl="6" w:tplc="5C766D84">
      <w:start w:val="1"/>
      <w:numFmt w:val="decimal"/>
      <w:lvlText w:val="%7."/>
      <w:lvlJc w:val="left"/>
      <w:pPr>
        <w:ind w:left="4822" w:hanging="360"/>
      </w:pPr>
    </w:lvl>
    <w:lvl w:ilvl="7" w:tplc="B9CAED6E">
      <w:start w:val="1"/>
      <w:numFmt w:val="lowerLetter"/>
      <w:lvlText w:val="%8."/>
      <w:lvlJc w:val="left"/>
      <w:pPr>
        <w:ind w:left="5542" w:hanging="360"/>
      </w:pPr>
    </w:lvl>
    <w:lvl w:ilvl="8" w:tplc="58588038">
      <w:start w:val="1"/>
      <w:numFmt w:val="lowerRoman"/>
      <w:lvlText w:val="%9."/>
      <w:lvlJc w:val="right"/>
      <w:pPr>
        <w:ind w:left="6262" w:hanging="180"/>
      </w:pPr>
    </w:lvl>
  </w:abstractNum>
  <w:abstractNum w:abstractNumId="143" w15:restartNumberingAfterBreak="0">
    <w:nsid w:val="3D2865F5"/>
    <w:multiLevelType w:val="hybridMultilevel"/>
    <w:tmpl w:val="6C36DC5E"/>
    <w:lvl w:ilvl="0" w:tplc="08160017">
      <w:start w:val="1"/>
      <w:numFmt w:val="lowerLetter"/>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44" w15:restartNumberingAfterBreak="0">
    <w:nsid w:val="3D64AC6D"/>
    <w:multiLevelType w:val="hybridMultilevel"/>
    <w:tmpl w:val="71E835BE"/>
    <w:lvl w:ilvl="0" w:tplc="41B646F6">
      <w:start w:val="1"/>
      <w:numFmt w:val="bullet"/>
      <w:lvlText w:val="-"/>
      <w:lvlJc w:val="left"/>
      <w:pPr>
        <w:ind w:left="487" w:hanging="360"/>
      </w:pPr>
      <w:rPr>
        <w:rFonts w:hint="default" w:ascii="Aptos" w:hAnsi="Aptos"/>
      </w:rPr>
    </w:lvl>
    <w:lvl w:ilvl="1" w:tplc="CF4EA250">
      <w:start w:val="1"/>
      <w:numFmt w:val="bullet"/>
      <w:lvlText w:val="o"/>
      <w:lvlJc w:val="left"/>
      <w:pPr>
        <w:ind w:left="1207" w:hanging="360"/>
      </w:pPr>
      <w:rPr>
        <w:rFonts w:hint="default" w:ascii="Courier New" w:hAnsi="Courier New"/>
      </w:rPr>
    </w:lvl>
    <w:lvl w:ilvl="2" w:tplc="68A4B76C">
      <w:start w:val="1"/>
      <w:numFmt w:val="bullet"/>
      <w:lvlText w:val=""/>
      <w:lvlJc w:val="left"/>
      <w:pPr>
        <w:ind w:left="1927" w:hanging="360"/>
      </w:pPr>
      <w:rPr>
        <w:rFonts w:hint="default" w:ascii="Wingdings" w:hAnsi="Wingdings"/>
      </w:rPr>
    </w:lvl>
    <w:lvl w:ilvl="3" w:tplc="59E639E0">
      <w:start w:val="1"/>
      <w:numFmt w:val="bullet"/>
      <w:lvlText w:val=""/>
      <w:lvlJc w:val="left"/>
      <w:pPr>
        <w:ind w:left="2647" w:hanging="360"/>
      </w:pPr>
      <w:rPr>
        <w:rFonts w:hint="default" w:ascii="Symbol" w:hAnsi="Symbol"/>
      </w:rPr>
    </w:lvl>
    <w:lvl w:ilvl="4" w:tplc="D36EB4E0">
      <w:start w:val="1"/>
      <w:numFmt w:val="bullet"/>
      <w:lvlText w:val="o"/>
      <w:lvlJc w:val="left"/>
      <w:pPr>
        <w:ind w:left="3367" w:hanging="360"/>
      </w:pPr>
      <w:rPr>
        <w:rFonts w:hint="default" w:ascii="Courier New" w:hAnsi="Courier New"/>
      </w:rPr>
    </w:lvl>
    <w:lvl w:ilvl="5" w:tplc="89088CD8">
      <w:start w:val="1"/>
      <w:numFmt w:val="bullet"/>
      <w:lvlText w:val=""/>
      <w:lvlJc w:val="left"/>
      <w:pPr>
        <w:ind w:left="4087" w:hanging="360"/>
      </w:pPr>
      <w:rPr>
        <w:rFonts w:hint="default" w:ascii="Wingdings" w:hAnsi="Wingdings"/>
      </w:rPr>
    </w:lvl>
    <w:lvl w:ilvl="6" w:tplc="DEB0BAE2">
      <w:start w:val="1"/>
      <w:numFmt w:val="bullet"/>
      <w:lvlText w:val=""/>
      <w:lvlJc w:val="left"/>
      <w:pPr>
        <w:ind w:left="4807" w:hanging="360"/>
      </w:pPr>
      <w:rPr>
        <w:rFonts w:hint="default" w:ascii="Symbol" w:hAnsi="Symbol"/>
      </w:rPr>
    </w:lvl>
    <w:lvl w:ilvl="7" w:tplc="0E308838">
      <w:start w:val="1"/>
      <w:numFmt w:val="bullet"/>
      <w:lvlText w:val="o"/>
      <w:lvlJc w:val="left"/>
      <w:pPr>
        <w:ind w:left="5527" w:hanging="360"/>
      </w:pPr>
      <w:rPr>
        <w:rFonts w:hint="default" w:ascii="Courier New" w:hAnsi="Courier New"/>
      </w:rPr>
    </w:lvl>
    <w:lvl w:ilvl="8" w:tplc="6BEC93C8">
      <w:start w:val="1"/>
      <w:numFmt w:val="bullet"/>
      <w:lvlText w:val=""/>
      <w:lvlJc w:val="left"/>
      <w:pPr>
        <w:ind w:left="6247" w:hanging="360"/>
      </w:pPr>
      <w:rPr>
        <w:rFonts w:hint="default" w:ascii="Wingdings" w:hAnsi="Wingdings"/>
      </w:rPr>
    </w:lvl>
  </w:abstractNum>
  <w:abstractNum w:abstractNumId="145" w15:restartNumberingAfterBreak="0">
    <w:nsid w:val="3DA4984C"/>
    <w:multiLevelType w:val="hybridMultilevel"/>
    <w:tmpl w:val="FFFFFFFF"/>
    <w:lvl w:ilvl="0" w:tplc="075803F4">
      <w:start w:val="1"/>
      <w:numFmt w:val="decimal"/>
      <w:lvlText w:val="%1."/>
      <w:lvlJc w:val="left"/>
      <w:pPr>
        <w:ind w:left="502" w:hanging="360"/>
      </w:pPr>
    </w:lvl>
    <w:lvl w:ilvl="1" w:tplc="04161DF4">
      <w:start w:val="1"/>
      <w:numFmt w:val="lowerLetter"/>
      <w:lvlText w:val="%2."/>
      <w:lvlJc w:val="left"/>
      <w:pPr>
        <w:ind w:left="1222" w:hanging="360"/>
      </w:pPr>
    </w:lvl>
    <w:lvl w:ilvl="2" w:tplc="8214AC24">
      <w:start w:val="1"/>
      <w:numFmt w:val="lowerRoman"/>
      <w:lvlText w:val="%3."/>
      <w:lvlJc w:val="right"/>
      <w:pPr>
        <w:ind w:left="1942" w:hanging="180"/>
      </w:pPr>
    </w:lvl>
    <w:lvl w:ilvl="3" w:tplc="6238813A">
      <w:start w:val="1"/>
      <w:numFmt w:val="decimal"/>
      <w:lvlText w:val="%4."/>
      <w:lvlJc w:val="left"/>
      <w:pPr>
        <w:ind w:left="2662" w:hanging="360"/>
      </w:pPr>
    </w:lvl>
    <w:lvl w:ilvl="4" w:tplc="0382E3A4">
      <w:start w:val="1"/>
      <w:numFmt w:val="lowerLetter"/>
      <w:lvlText w:val="%5."/>
      <w:lvlJc w:val="left"/>
      <w:pPr>
        <w:ind w:left="3382" w:hanging="360"/>
      </w:pPr>
    </w:lvl>
    <w:lvl w:ilvl="5" w:tplc="9EFCCBF2">
      <w:start w:val="1"/>
      <w:numFmt w:val="lowerRoman"/>
      <w:lvlText w:val="%6."/>
      <w:lvlJc w:val="right"/>
      <w:pPr>
        <w:ind w:left="4102" w:hanging="180"/>
      </w:pPr>
    </w:lvl>
    <w:lvl w:ilvl="6" w:tplc="A498C6B0">
      <w:start w:val="1"/>
      <w:numFmt w:val="decimal"/>
      <w:lvlText w:val="%7."/>
      <w:lvlJc w:val="left"/>
      <w:pPr>
        <w:ind w:left="4822" w:hanging="360"/>
      </w:pPr>
    </w:lvl>
    <w:lvl w:ilvl="7" w:tplc="EA3452D2">
      <w:start w:val="1"/>
      <w:numFmt w:val="lowerLetter"/>
      <w:lvlText w:val="%8."/>
      <w:lvlJc w:val="left"/>
      <w:pPr>
        <w:ind w:left="5542" w:hanging="360"/>
      </w:pPr>
    </w:lvl>
    <w:lvl w:ilvl="8" w:tplc="A684A0DA">
      <w:start w:val="1"/>
      <w:numFmt w:val="lowerRoman"/>
      <w:lvlText w:val="%9."/>
      <w:lvlJc w:val="right"/>
      <w:pPr>
        <w:ind w:left="6262" w:hanging="180"/>
      </w:pPr>
    </w:lvl>
  </w:abstractNum>
  <w:abstractNum w:abstractNumId="146" w15:restartNumberingAfterBreak="0">
    <w:nsid w:val="3DA77149"/>
    <w:multiLevelType w:val="hybridMultilevel"/>
    <w:tmpl w:val="A3069096"/>
    <w:lvl w:ilvl="0" w:tplc="75A0053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3707E0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2742845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DE0BAB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F205C2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6060E8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B8D68C4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0FADA0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1CAE2C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47" w15:restartNumberingAfterBreak="0">
    <w:nsid w:val="3E003992"/>
    <w:multiLevelType w:val="hybridMultilevel"/>
    <w:tmpl w:val="8D86AF22"/>
    <w:lvl w:ilvl="0" w:tplc="4FF82C6A">
      <w:start w:val="6"/>
      <w:numFmt w:val="decimal"/>
      <w:lvlText w:val="%1."/>
      <w:lvlJc w:val="left"/>
      <w:pPr>
        <w:ind w:left="1207"/>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A4265D8">
      <w:start w:val="1"/>
      <w:numFmt w:val="lowerLetter"/>
      <w:lvlText w:val="%2"/>
      <w:lvlJc w:val="left"/>
      <w:pPr>
        <w:ind w:left="17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8812B8C6">
      <w:start w:val="1"/>
      <w:numFmt w:val="lowerRoman"/>
      <w:lvlText w:val="%3"/>
      <w:lvlJc w:val="left"/>
      <w:pPr>
        <w:ind w:left="25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B0CB6DA">
      <w:start w:val="1"/>
      <w:numFmt w:val="decimal"/>
      <w:lvlText w:val="%4"/>
      <w:lvlJc w:val="left"/>
      <w:pPr>
        <w:ind w:left="32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7302955C">
      <w:start w:val="1"/>
      <w:numFmt w:val="lowerLetter"/>
      <w:lvlText w:val="%5"/>
      <w:lvlJc w:val="left"/>
      <w:pPr>
        <w:ind w:left="394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91EBB52">
      <w:start w:val="1"/>
      <w:numFmt w:val="lowerRoman"/>
      <w:lvlText w:val="%6"/>
      <w:lvlJc w:val="left"/>
      <w:pPr>
        <w:ind w:left="466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336FA4C">
      <w:start w:val="1"/>
      <w:numFmt w:val="decimal"/>
      <w:lvlText w:val="%7"/>
      <w:lvlJc w:val="left"/>
      <w:pPr>
        <w:ind w:left="53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B9F6B89A">
      <w:start w:val="1"/>
      <w:numFmt w:val="lowerLetter"/>
      <w:lvlText w:val="%8"/>
      <w:lvlJc w:val="left"/>
      <w:pPr>
        <w:ind w:left="61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06AF9A2">
      <w:start w:val="1"/>
      <w:numFmt w:val="lowerRoman"/>
      <w:lvlText w:val="%9"/>
      <w:lvlJc w:val="left"/>
      <w:pPr>
        <w:ind w:left="68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48" w15:restartNumberingAfterBreak="0">
    <w:nsid w:val="3E4C3BFD"/>
    <w:multiLevelType w:val="hybridMultilevel"/>
    <w:tmpl w:val="2B6E886A"/>
    <w:lvl w:ilvl="0" w:tplc="3AC2ABDE">
      <w:start w:val="1"/>
      <w:numFmt w:val="lowerLetter"/>
      <w:lvlText w:val="%1)"/>
      <w:lvlJc w:val="left"/>
      <w:pPr>
        <w:ind w:left="644" w:hanging="360"/>
      </w:pPr>
      <w:rPr>
        <w:rFonts w:hint="default"/>
      </w:r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149" w15:restartNumberingAfterBreak="0">
    <w:nsid w:val="3F0C6D94"/>
    <w:multiLevelType w:val="hybridMultilevel"/>
    <w:tmpl w:val="A88EBC32"/>
    <w:lvl w:ilvl="0" w:tplc="631EDB8A">
      <w:start w:val="1"/>
      <w:numFmt w:val="bullet"/>
      <w:lvlText w:val=""/>
      <w:lvlJc w:val="left"/>
      <w:pPr>
        <w:ind w:left="502" w:hanging="360"/>
      </w:pPr>
      <w:rPr>
        <w:rFonts w:hint="default" w:ascii="Symbol" w:hAnsi="Symbol"/>
      </w:rPr>
    </w:lvl>
    <w:lvl w:ilvl="1" w:tplc="F1C82224">
      <w:start w:val="1"/>
      <w:numFmt w:val="bullet"/>
      <w:lvlText w:val="o"/>
      <w:lvlJc w:val="left"/>
      <w:pPr>
        <w:ind w:left="1222" w:hanging="360"/>
      </w:pPr>
      <w:rPr>
        <w:rFonts w:hint="default" w:ascii="Courier New" w:hAnsi="Courier New"/>
      </w:rPr>
    </w:lvl>
    <w:lvl w:ilvl="2" w:tplc="1C80BB8E">
      <w:start w:val="1"/>
      <w:numFmt w:val="bullet"/>
      <w:lvlText w:val=""/>
      <w:lvlJc w:val="left"/>
      <w:pPr>
        <w:ind w:left="1942" w:hanging="360"/>
      </w:pPr>
      <w:rPr>
        <w:rFonts w:hint="default" w:ascii="Wingdings" w:hAnsi="Wingdings"/>
      </w:rPr>
    </w:lvl>
    <w:lvl w:ilvl="3" w:tplc="C9AC57CC">
      <w:start w:val="1"/>
      <w:numFmt w:val="bullet"/>
      <w:lvlText w:val=""/>
      <w:lvlJc w:val="left"/>
      <w:pPr>
        <w:ind w:left="2662" w:hanging="360"/>
      </w:pPr>
      <w:rPr>
        <w:rFonts w:hint="default" w:ascii="Symbol" w:hAnsi="Symbol"/>
      </w:rPr>
    </w:lvl>
    <w:lvl w:ilvl="4" w:tplc="B9AED92A">
      <w:start w:val="1"/>
      <w:numFmt w:val="bullet"/>
      <w:lvlText w:val="o"/>
      <w:lvlJc w:val="left"/>
      <w:pPr>
        <w:ind w:left="3382" w:hanging="360"/>
      </w:pPr>
      <w:rPr>
        <w:rFonts w:hint="default" w:ascii="Courier New" w:hAnsi="Courier New"/>
      </w:rPr>
    </w:lvl>
    <w:lvl w:ilvl="5" w:tplc="B678C0F0">
      <w:start w:val="1"/>
      <w:numFmt w:val="bullet"/>
      <w:lvlText w:val=""/>
      <w:lvlJc w:val="left"/>
      <w:pPr>
        <w:ind w:left="4102" w:hanging="360"/>
      </w:pPr>
      <w:rPr>
        <w:rFonts w:hint="default" w:ascii="Wingdings" w:hAnsi="Wingdings"/>
      </w:rPr>
    </w:lvl>
    <w:lvl w:ilvl="6" w:tplc="69AA0F62">
      <w:start w:val="1"/>
      <w:numFmt w:val="bullet"/>
      <w:lvlText w:val=""/>
      <w:lvlJc w:val="left"/>
      <w:pPr>
        <w:ind w:left="4822" w:hanging="360"/>
      </w:pPr>
      <w:rPr>
        <w:rFonts w:hint="default" w:ascii="Symbol" w:hAnsi="Symbol"/>
      </w:rPr>
    </w:lvl>
    <w:lvl w:ilvl="7" w:tplc="71B46C04">
      <w:start w:val="1"/>
      <w:numFmt w:val="bullet"/>
      <w:lvlText w:val="o"/>
      <w:lvlJc w:val="left"/>
      <w:pPr>
        <w:ind w:left="5542" w:hanging="360"/>
      </w:pPr>
      <w:rPr>
        <w:rFonts w:hint="default" w:ascii="Courier New" w:hAnsi="Courier New"/>
      </w:rPr>
    </w:lvl>
    <w:lvl w:ilvl="8" w:tplc="5706D8B2">
      <w:start w:val="1"/>
      <w:numFmt w:val="bullet"/>
      <w:lvlText w:val=""/>
      <w:lvlJc w:val="left"/>
      <w:pPr>
        <w:ind w:left="6262" w:hanging="360"/>
      </w:pPr>
      <w:rPr>
        <w:rFonts w:hint="default" w:ascii="Wingdings" w:hAnsi="Wingdings"/>
      </w:rPr>
    </w:lvl>
  </w:abstractNum>
  <w:abstractNum w:abstractNumId="150" w15:restartNumberingAfterBreak="0">
    <w:nsid w:val="3F7107E0"/>
    <w:multiLevelType w:val="hybridMultilevel"/>
    <w:tmpl w:val="8BACEE16"/>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1" w15:restartNumberingAfterBreak="0">
    <w:nsid w:val="401C452D"/>
    <w:multiLevelType w:val="hybridMultilevel"/>
    <w:tmpl w:val="03BCA1AC"/>
    <w:lvl w:ilvl="0" w:tplc="D3E0B76C">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18A27FFC">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EAABEA6">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D4EA2A4">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E225B6E">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EFE272BE">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3C54D76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35C6402E">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FE85EEA">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52" w15:restartNumberingAfterBreak="0">
    <w:nsid w:val="40AD5EBD"/>
    <w:multiLevelType w:val="hybridMultilevel"/>
    <w:tmpl w:val="61BE4E6A"/>
    <w:lvl w:ilvl="0" w:tplc="08160017">
      <w:start w:val="1"/>
      <w:numFmt w:val="lowerLetter"/>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53" w15:restartNumberingAfterBreak="0">
    <w:nsid w:val="40BF36A7"/>
    <w:multiLevelType w:val="hybridMultilevel"/>
    <w:tmpl w:val="FFFFFFFF"/>
    <w:lvl w:ilvl="0" w:tplc="D2C8E854">
      <w:start w:val="1"/>
      <w:numFmt w:val="decimal"/>
      <w:lvlText w:val="%1."/>
      <w:lvlJc w:val="left"/>
      <w:pPr>
        <w:ind w:left="502" w:hanging="360"/>
      </w:pPr>
    </w:lvl>
    <w:lvl w:ilvl="1" w:tplc="7AC450DA">
      <w:start w:val="1"/>
      <w:numFmt w:val="lowerLetter"/>
      <w:lvlText w:val="%2."/>
      <w:lvlJc w:val="left"/>
      <w:pPr>
        <w:ind w:left="1222" w:hanging="360"/>
      </w:pPr>
    </w:lvl>
    <w:lvl w:ilvl="2" w:tplc="15C43DA6">
      <w:start w:val="1"/>
      <w:numFmt w:val="lowerRoman"/>
      <w:lvlText w:val="%3."/>
      <w:lvlJc w:val="right"/>
      <w:pPr>
        <w:ind w:left="1942" w:hanging="180"/>
      </w:pPr>
    </w:lvl>
    <w:lvl w:ilvl="3" w:tplc="6F769F3C">
      <w:start w:val="1"/>
      <w:numFmt w:val="decimal"/>
      <w:lvlText w:val="%4."/>
      <w:lvlJc w:val="left"/>
      <w:pPr>
        <w:ind w:left="2662" w:hanging="360"/>
      </w:pPr>
    </w:lvl>
    <w:lvl w:ilvl="4" w:tplc="6F28BD72">
      <w:start w:val="1"/>
      <w:numFmt w:val="lowerLetter"/>
      <w:lvlText w:val="%5."/>
      <w:lvlJc w:val="left"/>
      <w:pPr>
        <w:ind w:left="3382" w:hanging="360"/>
      </w:pPr>
    </w:lvl>
    <w:lvl w:ilvl="5" w:tplc="3076707A">
      <w:start w:val="1"/>
      <w:numFmt w:val="lowerRoman"/>
      <w:lvlText w:val="%6."/>
      <w:lvlJc w:val="right"/>
      <w:pPr>
        <w:ind w:left="4102" w:hanging="180"/>
      </w:pPr>
    </w:lvl>
    <w:lvl w:ilvl="6" w:tplc="6C542E42">
      <w:start w:val="1"/>
      <w:numFmt w:val="decimal"/>
      <w:lvlText w:val="%7."/>
      <w:lvlJc w:val="left"/>
      <w:pPr>
        <w:ind w:left="4822" w:hanging="360"/>
      </w:pPr>
    </w:lvl>
    <w:lvl w:ilvl="7" w:tplc="24C8980E">
      <w:start w:val="1"/>
      <w:numFmt w:val="lowerLetter"/>
      <w:lvlText w:val="%8."/>
      <w:lvlJc w:val="left"/>
      <w:pPr>
        <w:ind w:left="5542" w:hanging="360"/>
      </w:pPr>
    </w:lvl>
    <w:lvl w:ilvl="8" w:tplc="ED0A60DA">
      <w:start w:val="1"/>
      <w:numFmt w:val="lowerRoman"/>
      <w:lvlText w:val="%9."/>
      <w:lvlJc w:val="right"/>
      <w:pPr>
        <w:ind w:left="6262" w:hanging="180"/>
      </w:pPr>
    </w:lvl>
  </w:abstractNum>
  <w:abstractNum w:abstractNumId="154" w15:restartNumberingAfterBreak="0">
    <w:nsid w:val="413F4D8C"/>
    <w:multiLevelType w:val="hybridMultilevel"/>
    <w:tmpl w:val="8724F03E"/>
    <w:lvl w:ilvl="0" w:tplc="0B10CC38">
      <w:start w:val="5"/>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2A18245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47A7CE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4B43BF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D76081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422778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367225B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85F6C4F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BB22800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55" w15:restartNumberingAfterBreak="0">
    <w:nsid w:val="41AED029"/>
    <w:multiLevelType w:val="hybridMultilevel"/>
    <w:tmpl w:val="3886FD98"/>
    <w:lvl w:ilvl="0" w:tplc="60E471B8">
      <w:start w:val="1"/>
      <w:numFmt w:val="lowerLetter"/>
      <w:lvlText w:val="%1)"/>
      <w:lvlJc w:val="left"/>
      <w:pPr>
        <w:ind w:left="862" w:hanging="360"/>
      </w:pPr>
    </w:lvl>
    <w:lvl w:ilvl="1" w:tplc="0F76A302">
      <w:start w:val="1"/>
      <w:numFmt w:val="lowerLetter"/>
      <w:lvlText w:val="%2."/>
      <w:lvlJc w:val="left"/>
      <w:pPr>
        <w:ind w:left="1582" w:hanging="360"/>
      </w:pPr>
    </w:lvl>
    <w:lvl w:ilvl="2" w:tplc="1B6EA60E">
      <w:start w:val="1"/>
      <w:numFmt w:val="lowerRoman"/>
      <w:lvlText w:val="%3."/>
      <w:lvlJc w:val="right"/>
      <w:pPr>
        <w:ind w:left="2302" w:hanging="180"/>
      </w:pPr>
    </w:lvl>
    <w:lvl w:ilvl="3" w:tplc="DA42CABE">
      <w:start w:val="1"/>
      <w:numFmt w:val="decimal"/>
      <w:lvlText w:val="%4."/>
      <w:lvlJc w:val="left"/>
      <w:pPr>
        <w:ind w:left="3022" w:hanging="360"/>
      </w:pPr>
    </w:lvl>
    <w:lvl w:ilvl="4" w:tplc="738E71B4">
      <w:start w:val="1"/>
      <w:numFmt w:val="lowerLetter"/>
      <w:lvlText w:val="%5."/>
      <w:lvlJc w:val="left"/>
      <w:pPr>
        <w:ind w:left="3742" w:hanging="360"/>
      </w:pPr>
    </w:lvl>
    <w:lvl w:ilvl="5" w:tplc="8BE6A0FE">
      <w:start w:val="1"/>
      <w:numFmt w:val="lowerRoman"/>
      <w:lvlText w:val="%6."/>
      <w:lvlJc w:val="right"/>
      <w:pPr>
        <w:ind w:left="4462" w:hanging="180"/>
      </w:pPr>
    </w:lvl>
    <w:lvl w:ilvl="6" w:tplc="B18237F8">
      <w:start w:val="1"/>
      <w:numFmt w:val="decimal"/>
      <w:lvlText w:val="%7."/>
      <w:lvlJc w:val="left"/>
      <w:pPr>
        <w:ind w:left="5182" w:hanging="360"/>
      </w:pPr>
    </w:lvl>
    <w:lvl w:ilvl="7" w:tplc="B4E2F12A">
      <w:start w:val="1"/>
      <w:numFmt w:val="lowerLetter"/>
      <w:lvlText w:val="%8."/>
      <w:lvlJc w:val="left"/>
      <w:pPr>
        <w:ind w:left="5902" w:hanging="360"/>
      </w:pPr>
    </w:lvl>
    <w:lvl w:ilvl="8" w:tplc="586ECF5A">
      <w:start w:val="1"/>
      <w:numFmt w:val="lowerRoman"/>
      <w:lvlText w:val="%9."/>
      <w:lvlJc w:val="right"/>
      <w:pPr>
        <w:ind w:left="6622" w:hanging="180"/>
      </w:pPr>
    </w:lvl>
  </w:abstractNum>
  <w:abstractNum w:abstractNumId="156" w15:restartNumberingAfterBreak="0">
    <w:nsid w:val="42C53FD1"/>
    <w:multiLevelType w:val="hybridMultilevel"/>
    <w:tmpl w:val="E55EFBAA"/>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57" w15:restartNumberingAfterBreak="0">
    <w:nsid w:val="4320550C"/>
    <w:multiLevelType w:val="hybridMultilevel"/>
    <w:tmpl w:val="03F8B212"/>
    <w:lvl w:ilvl="0" w:tplc="FD069968">
      <w:start w:val="1"/>
      <w:numFmt w:val="decimal"/>
      <w:lvlText w:val="%1 -"/>
      <w:lvlJc w:val="left"/>
      <w:pPr>
        <w:ind w:left="360" w:hanging="360"/>
      </w:pPr>
      <w:rPr>
        <w:rFonts w:hint="default"/>
      </w:rPr>
    </w:lvl>
    <w:lvl w:ilvl="1" w:tplc="08160019" w:tentative="1">
      <w:start w:val="1"/>
      <w:numFmt w:val="lowerLetter"/>
      <w:lvlText w:val="%2."/>
      <w:lvlJc w:val="left"/>
      <w:pPr>
        <w:ind w:left="826" w:hanging="360"/>
      </w:pPr>
    </w:lvl>
    <w:lvl w:ilvl="2" w:tplc="0816001B" w:tentative="1">
      <w:start w:val="1"/>
      <w:numFmt w:val="lowerRoman"/>
      <w:lvlText w:val="%3."/>
      <w:lvlJc w:val="right"/>
      <w:pPr>
        <w:ind w:left="1546" w:hanging="180"/>
      </w:pPr>
    </w:lvl>
    <w:lvl w:ilvl="3" w:tplc="0816000F" w:tentative="1">
      <w:start w:val="1"/>
      <w:numFmt w:val="decimal"/>
      <w:lvlText w:val="%4."/>
      <w:lvlJc w:val="left"/>
      <w:pPr>
        <w:ind w:left="2266" w:hanging="360"/>
      </w:pPr>
    </w:lvl>
    <w:lvl w:ilvl="4" w:tplc="08160019" w:tentative="1">
      <w:start w:val="1"/>
      <w:numFmt w:val="lowerLetter"/>
      <w:lvlText w:val="%5."/>
      <w:lvlJc w:val="left"/>
      <w:pPr>
        <w:ind w:left="2986" w:hanging="360"/>
      </w:pPr>
    </w:lvl>
    <w:lvl w:ilvl="5" w:tplc="0816001B" w:tentative="1">
      <w:start w:val="1"/>
      <w:numFmt w:val="lowerRoman"/>
      <w:lvlText w:val="%6."/>
      <w:lvlJc w:val="right"/>
      <w:pPr>
        <w:ind w:left="3706" w:hanging="180"/>
      </w:pPr>
    </w:lvl>
    <w:lvl w:ilvl="6" w:tplc="0816000F" w:tentative="1">
      <w:start w:val="1"/>
      <w:numFmt w:val="decimal"/>
      <w:lvlText w:val="%7."/>
      <w:lvlJc w:val="left"/>
      <w:pPr>
        <w:ind w:left="4426" w:hanging="360"/>
      </w:pPr>
    </w:lvl>
    <w:lvl w:ilvl="7" w:tplc="08160019" w:tentative="1">
      <w:start w:val="1"/>
      <w:numFmt w:val="lowerLetter"/>
      <w:lvlText w:val="%8."/>
      <w:lvlJc w:val="left"/>
      <w:pPr>
        <w:ind w:left="5146" w:hanging="360"/>
      </w:pPr>
    </w:lvl>
    <w:lvl w:ilvl="8" w:tplc="0816001B" w:tentative="1">
      <w:start w:val="1"/>
      <w:numFmt w:val="lowerRoman"/>
      <w:lvlText w:val="%9."/>
      <w:lvlJc w:val="right"/>
      <w:pPr>
        <w:ind w:left="5866" w:hanging="180"/>
      </w:pPr>
    </w:lvl>
  </w:abstractNum>
  <w:abstractNum w:abstractNumId="158" w15:restartNumberingAfterBreak="0">
    <w:nsid w:val="43A56105"/>
    <w:multiLevelType w:val="hybridMultilevel"/>
    <w:tmpl w:val="76204A96"/>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59" w15:restartNumberingAfterBreak="0">
    <w:nsid w:val="43AE2AEB"/>
    <w:multiLevelType w:val="hybridMultilevel"/>
    <w:tmpl w:val="770A348C"/>
    <w:lvl w:ilvl="0" w:tplc="2FD44732">
      <w:start w:val="2"/>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6040D40">
      <w:start w:val="1"/>
      <w:numFmt w:val="lowerLetter"/>
      <w:lvlText w:val="%2)"/>
      <w:lvlJc w:val="left"/>
      <w:pPr>
        <w:ind w:left="863"/>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FA4B618">
      <w:start w:val="1"/>
      <w:numFmt w:val="lowerRoman"/>
      <w:lvlText w:val="%3"/>
      <w:lvlJc w:val="left"/>
      <w:pPr>
        <w:ind w:left="14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23C24B30">
      <w:start w:val="1"/>
      <w:numFmt w:val="decimal"/>
      <w:lvlText w:val="%4"/>
      <w:lvlJc w:val="left"/>
      <w:pPr>
        <w:ind w:left="21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CA0CB1AA">
      <w:start w:val="1"/>
      <w:numFmt w:val="lowerLetter"/>
      <w:lvlText w:val="%5"/>
      <w:lvlJc w:val="left"/>
      <w:pPr>
        <w:ind w:left="287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34A8A2F4">
      <w:start w:val="1"/>
      <w:numFmt w:val="lowerRoman"/>
      <w:lvlText w:val="%6"/>
      <w:lvlJc w:val="left"/>
      <w:pPr>
        <w:ind w:left="359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D9681AE0">
      <w:start w:val="1"/>
      <w:numFmt w:val="decimal"/>
      <w:lvlText w:val="%7"/>
      <w:lvlJc w:val="left"/>
      <w:pPr>
        <w:ind w:left="431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4AB432CA">
      <w:start w:val="1"/>
      <w:numFmt w:val="lowerLetter"/>
      <w:lvlText w:val="%8"/>
      <w:lvlJc w:val="left"/>
      <w:pPr>
        <w:ind w:left="50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F3848B8">
      <w:start w:val="1"/>
      <w:numFmt w:val="lowerRoman"/>
      <w:lvlText w:val="%9"/>
      <w:lvlJc w:val="left"/>
      <w:pPr>
        <w:ind w:left="57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60" w15:restartNumberingAfterBreak="0">
    <w:nsid w:val="442D420F"/>
    <w:multiLevelType w:val="hybridMultilevel"/>
    <w:tmpl w:val="DFF8F1C2"/>
    <w:lvl w:ilvl="0" w:tplc="26584410">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FA8F27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DB6070B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B6EE36F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E812812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A3F4651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1C044AB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822996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A49698B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61" w15:restartNumberingAfterBreak="0">
    <w:nsid w:val="4459B9B9"/>
    <w:multiLevelType w:val="hybridMultilevel"/>
    <w:tmpl w:val="FFFFFFFF"/>
    <w:lvl w:ilvl="0" w:tplc="3844E8F0">
      <w:start w:val="1"/>
      <w:numFmt w:val="decimal"/>
      <w:lvlText w:val="%1."/>
      <w:lvlJc w:val="left"/>
      <w:pPr>
        <w:ind w:left="502" w:hanging="360"/>
      </w:pPr>
    </w:lvl>
    <w:lvl w:ilvl="1" w:tplc="FF028392">
      <w:start w:val="1"/>
      <w:numFmt w:val="lowerLetter"/>
      <w:lvlText w:val="%2."/>
      <w:lvlJc w:val="left"/>
      <w:pPr>
        <w:ind w:left="1222" w:hanging="360"/>
      </w:pPr>
    </w:lvl>
    <w:lvl w:ilvl="2" w:tplc="10A8673C">
      <w:start w:val="1"/>
      <w:numFmt w:val="lowerRoman"/>
      <w:lvlText w:val="%3."/>
      <w:lvlJc w:val="right"/>
      <w:pPr>
        <w:ind w:left="1942" w:hanging="180"/>
      </w:pPr>
    </w:lvl>
    <w:lvl w:ilvl="3" w:tplc="CFFA50C4">
      <w:start w:val="1"/>
      <w:numFmt w:val="decimal"/>
      <w:lvlText w:val="%4."/>
      <w:lvlJc w:val="left"/>
      <w:pPr>
        <w:ind w:left="2662" w:hanging="360"/>
      </w:pPr>
    </w:lvl>
    <w:lvl w:ilvl="4" w:tplc="FB5A6A06">
      <w:start w:val="1"/>
      <w:numFmt w:val="lowerLetter"/>
      <w:lvlText w:val="%5."/>
      <w:lvlJc w:val="left"/>
      <w:pPr>
        <w:ind w:left="3382" w:hanging="360"/>
      </w:pPr>
    </w:lvl>
    <w:lvl w:ilvl="5" w:tplc="E6140BB6">
      <w:start w:val="1"/>
      <w:numFmt w:val="lowerRoman"/>
      <w:lvlText w:val="%6."/>
      <w:lvlJc w:val="right"/>
      <w:pPr>
        <w:ind w:left="4102" w:hanging="180"/>
      </w:pPr>
    </w:lvl>
    <w:lvl w:ilvl="6" w:tplc="8200D922">
      <w:start w:val="1"/>
      <w:numFmt w:val="decimal"/>
      <w:lvlText w:val="%7."/>
      <w:lvlJc w:val="left"/>
      <w:pPr>
        <w:ind w:left="4822" w:hanging="360"/>
      </w:pPr>
    </w:lvl>
    <w:lvl w:ilvl="7" w:tplc="9D228EA6">
      <w:start w:val="1"/>
      <w:numFmt w:val="lowerLetter"/>
      <w:lvlText w:val="%8."/>
      <w:lvlJc w:val="left"/>
      <w:pPr>
        <w:ind w:left="5542" w:hanging="360"/>
      </w:pPr>
    </w:lvl>
    <w:lvl w:ilvl="8" w:tplc="0BE0CAF2">
      <w:start w:val="1"/>
      <w:numFmt w:val="lowerRoman"/>
      <w:lvlText w:val="%9."/>
      <w:lvlJc w:val="right"/>
      <w:pPr>
        <w:ind w:left="6262" w:hanging="180"/>
      </w:pPr>
    </w:lvl>
  </w:abstractNum>
  <w:abstractNum w:abstractNumId="162" w15:restartNumberingAfterBreak="0">
    <w:nsid w:val="44676A44"/>
    <w:multiLevelType w:val="hybridMultilevel"/>
    <w:tmpl w:val="0026FA44"/>
    <w:lvl w:ilvl="0" w:tplc="9CC6C97A">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F9004B0">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0B8653F0">
      <w:start w:val="1"/>
      <w:numFmt w:val="lowerRoman"/>
      <w:lvlText w:val="%3"/>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9CCCDFCE">
      <w:start w:val="1"/>
      <w:numFmt w:val="decimal"/>
      <w:lvlText w:val="%4"/>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DD8F448">
      <w:start w:val="1"/>
      <w:numFmt w:val="lowerLetter"/>
      <w:lvlText w:val="%5"/>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159A23E6">
      <w:start w:val="1"/>
      <w:numFmt w:val="lowerRoman"/>
      <w:lvlText w:val="%6"/>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9BD84790">
      <w:start w:val="1"/>
      <w:numFmt w:val="decimal"/>
      <w:lvlText w:val="%7"/>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C02E4532">
      <w:start w:val="1"/>
      <w:numFmt w:val="lowerLetter"/>
      <w:lvlText w:val="%8"/>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EB56E210">
      <w:start w:val="1"/>
      <w:numFmt w:val="lowerRoman"/>
      <w:lvlText w:val="%9"/>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63" w15:restartNumberingAfterBreak="0">
    <w:nsid w:val="449C5814"/>
    <w:multiLevelType w:val="hybridMultilevel"/>
    <w:tmpl w:val="6378841C"/>
    <w:lvl w:ilvl="0" w:tplc="0816001B">
      <w:start w:val="1"/>
      <w:numFmt w:val="lowerRoman"/>
      <w:lvlText w:val="%1."/>
      <w:lvlJc w:val="righ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64" w15:restartNumberingAfterBreak="0">
    <w:nsid w:val="45C5D3CB"/>
    <w:multiLevelType w:val="hybridMultilevel"/>
    <w:tmpl w:val="FFFFFFFF"/>
    <w:lvl w:ilvl="0" w:tplc="9C4EC652">
      <w:start w:val="1"/>
      <w:numFmt w:val="decimal"/>
      <w:lvlText w:val="%1."/>
      <w:lvlJc w:val="left"/>
      <w:pPr>
        <w:ind w:left="502" w:hanging="360"/>
      </w:pPr>
    </w:lvl>
    <w:lvl w:ilvl="1" w:tplc="B1164D02">
      <w:start w:val="1"/>
      <w:numFmt w:val="lowerLetter"/>
      <w:lvlText w:val="%2."/>
      <w:lvlJc w:val="left"/>
      <w:pPr>
        <w:ind w:left="1222" w:hanging="360"/>
      </w:pPr>
    </w:lvl>
    <w:lvl w:ilvl="2" w:tplc="A1C486BE">
      <w:start w:val="1"/>
      <w:numFmt w:val="lowerRoman"/>
      <w:lvlText w:val="%3."/>
      <w:lvlJc w:val="right"/>
      <w:pPr>
        <w:ind w:left="1942" w:hanging="180"/>
      </w:pPr>
    </w:lvl>
    <w:lvl w:ilvl="3" w:tplc="C1A20C76">
      <w:start w:val="1"/>
      <w:numFmt w:val="decimal"/>
      <w:lvlText w:val="%4."/>
      <w:lvlJc w:val="left"/>
      <w:pPr>
        <w:ind w:left="2662" w:hanging="360"/>
      </w:pPr>
    </w:lvl>
    <w:lvl w:ilvl="4" w:tplc="6F8CBF8A">
      <w:start w:val="1"/>
      <w:numFmt w:val="lowerLetter"/>
      <w:lvlText w:val="%5."/>
      <w:lvlJc w:val="left"/>
      <w:pPr>
        <w:ind w:left="3382" w:hanging="360"/>
      </w:pPr>
    </w:lvl>
    <w:lvl w:ilvl="5" w:tplc="9E92D036">
      <w:start w:val="1"/>
      <w:numFmt w:val="lowerRoman"/>
      <w:lvlText w:val="%6."/>
      <w:lvlJc w:val="right"/>
      <w:pPr>
        <w:ind w:left="4102" w:hanging="180"/>
      </w:pPr>
    </w:lvl>
    <w:lvl w:ilvl="6" w:tplc="1E5AADF2">
      <w:start w:val="1"/>
      <w:numFmt w:val="decimal"/>
      <w:lvlText w:val="%7."/>
      <w:lvlJc w:val="left"/>
      <w:pPr>
        <w:ind w:left="4822" w:hanging="360"/>
      </w:pPr>
    </w:lvl>
    <w:lvl w:ilvl="7" w:tplc="8AD826C6">
      <w:start w:val="1"/>
      <w:numFmt w:val="lowerLetter"/>
      <w:lvlText w:val="%8."/>
      <w:lvlJc w:val="left"/>
      <w:pPr>
        <w:ind w:left="5542" w:hanging="360"/>
      </w:pPr>
    </w:lvl>
    <w:lvl w:ilvl="8" w:tplc="E0128EA2">
      <w:start w:val="1"/>
      <w:numFmt w:val="lowerRoman"/>
      <w:lvlText w:val="%9."/>
      <w:lvlJc w:val="right"/>
      <w:pPr>
        <w:ind w:left="6262" w:hanging="180"/>
      </w:pPr>
    </w:lvl>
  </w:abstractNum>
  <w:abstractNum w:abstractNumId="165" w15:restartNumberingAfterBreak="0">
    <w:nsid w:val="46501B4D"/>
    <w:multiLevelType w:val="hybridMultilevel"/>
    <w:tmpl w:val="239C5EFC"/>
    <w:lvl w:ilvl="0" w:tplc="0816000F">
      <w:start w:val="1"/>
      <w:numFmt w:val="decimal"/>
      <w:lvlText w:val="%1."/>
      <w:lvlJc w:val="left"/>
      <w:pPr>
        <w:ind w:left="862" w:hanging="360"/>
      </w:p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166" w15:restartNumberingAfterBreak="0">
    <w:nsid w:val="46B96D63"/>
    <w:multiLevelType w:val="hybridMultilevel"/>
    <w:tmpl w:val="17F43574"/>
    <w:lvl w:ilvl="0" w:tplc="0B96D954">
      <w:start w:val="1"/>
      <w:numFmt w:val="decimal"/>
      <w:lvlText w:val="%1."/>
      <w:lvlJc w:val="left"/>
      <w:pPr>
        <w:ind w:left="720" w:hanging="360"/>
      </w:pPr>
    </w:lvl>
    <w:lvl w:ilvl="1" w:tplc="26BA24FE">
      <w:start w:val="1"/>
      <w:numFmt w:val="lowerLetter"/>
      <w:lvlText w:val="%2."/>
      <w:lvlJc w:val="left"/>
      <w:pPr>
        <w:ind w:left="1440" w:hanging="360"/>
      </w:pPr>
    </w:lvl>
    <w:lvl w:ilvl="2" w:tplc="94BC8688">
      <w:start w:val="1"/>
      <w:numFmt w:val="lowerRoman"/>
      <w:lvlText w:val="%3."/>
      <w:lvlJc w:val="right"/>
      <w:pPr>
        <w:ind w:left="2160" w:hanging="180"/>
      </w:pPr>
    </w:lvl>
    <w:lvl w:ilvl="3" w:tplc="89CCFCC4">
      <w:start w:val="1"/>
      <w:numFmt w:val="decimal"/>
      <w:lvlText w:val="%4."/>
      <w:lvlJc w:val="left"/>
      <w:pPr>
        <w:ind w:left="2880" w:hanging="360"/>
      </w:pPr>
    </w:lvl>
    <w:lvl w:ilvl="4" w:tplc="9876657A">
      <w:start w:val="1"/>
      <w:numFmt w:val="lowerLetter"/>
      <w:lvlText w:val="%5."/>
      <w:lvlJc w:val="left"/>
      <w:pPr>
        <w:ind w:left="3600" w:hanging="360"/>
      </w:pPr>
    </w:lvl>
    <w:lvl w:ilvl="5" w:tplc="8D86F96A">
      <w:start w:val="1"/>
      <w:numFmt w:val="lowerRoman"/>
      <w:lvlText w:val="%6."/>
      <w:lvlJc w:val="right"/>
      <w:pPr>
        <w:ind w:left="4320" w:hanging="180"/>
      </w:pPr>
    </w:lvl>
    <w:lvl w:ilvl="6" w:tplc="D8A25D90">
      <w:start w:val="1"/>
      <w:numFmt w:val="decimal"/>
      <w:lvlText w:val="%7."/>
      <w:lvlJc w:val="left"/>
      <w:pPr>
        <w:ind w:left="5040" w:hanging="360"/>
      </w:pPr>
    </w:lvl>
    <w:lvl w:ilvl="7" w:tplc="D89200B0">
      <w:start w:val="1"/>
      <w:numFmt w:val="lowerLetter"/>
      <w:lvlText w:val="%8."/>
      <w:lvlJc w:val="left"/>
      <w:pPr>
        <w:ind w:left="5760" w:hanging="360"/>
      </w:pPr>
    </w:lvl>
    <w:lvl w:ilvl="8" w:tplc="C012294A">
      <w:start w:val="1"/>
      <w:numFmt w:val="lowerRoman"/>
      <w:lvlText w:val="%9."/>
      <w:lvlJc w:val="right"/>
      <w:pPr>
        <w:ind w:left="6480" w:hanging="180"/>
      </w:pPr>
    </w:lvl>
  </w:abstractNum>
  <w:abstractNum w:abstractNumId="167" w15:restartNumberingAfterBreak="0">
    <w:nsid w:val="478913E7"/>
    <w:multiLevelType w:val="hybridMultilevel"/>
    <w:tmpl w:val="7D2677D6"/>
    <w:lvl w:ilvl="0" w:tplc="08160017">
      <w:start w:val="1"/>
      <w:numFmt w:val="lowerLetter"/>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68" w15:restartNumberingAfterBreak="0">
    <w:nsid w:val="48004EC4"/>
    <w:multiLevelType w:val="hybridMultilevel"/>
    <w:tmpl w:val="22940A5A"/>
    <w:lvl w:ilvl="0" w:tplc="6FBE5964">
      <w:start w:val="1"/>
      <w:numFmt w:val="decimal"/>
      <w:lvlText w:val="%1."/>
      <w:lvlJc w:val="left"/>
      <w:pPr>
        <w:ind w:left="502" w:hanging="360"/>
      </w:pPr>
    </w:lvl>
    <w:lvl w:ilvl="1" w:tplc="A9547368">
      <w:start w:val="1"/>
      <w:numFmt w:val="lowerLetter"/>
      <w:lvlText w:val="%2)"/>
      <w:lvlJc w:val="left"/>
      <w:pPr>
        <w:ind w:left="1222" w:hanging="360"/>
      </w:pPr>
    </w:lvl>
    <w:lvl w:ilvl="2" w:tplc="BC3E28C0">
      <w:start w:val="1"/>
      <w:numFmt w:val="lowerRoman"/>
      <w:lvlText w:val="%3."/>
      <w:lvlJc w:val="right"/>
      <w:pPr>
        <w:ind w:left="1942" w:hanging="180"/>
      </w:pPr>
    </w:lvl>
    <w:lvl w:ilvl="3" w:tplc="A0543276">
      <w:start w:val="1"/>
      <w:numFmt w:val="decimal"/>
      <w:lvlText w:val="%4."/>
      <w:lvlJc w:val="left"/>
      <w:pPr>
        <w:ind w:left="2662" w:hanging="360"/>
      </w:pPr>
    </w:lvl>
    <w:lvl w:ilvl="4" w:tplc="4B7AE220">
      <w:start w:val="1"/>
      <w:numFmt w:val="lowerLetter"/>
      <w:lvlText w:val="%5."/>
      <w:lvlJc w:val="left"/>
      <w:pPr>
        <w:ind w:left="3382" w:hanging="360"/>
      </w:pPr>
    </w:lvl>
    <w:lvl w:ilvl="5" w:tplc="9E664A98">
      <w:start w:val="1"/>
      <w:numFmt w:val="lowerRoman"/>
      <w:lvlText w:val="%6."/>
      <w:lvlJc w:val="right"/>
      <w:pPr>
        <w:ind w:left="4102" w:hanging="180"/>
      </w:pPr>
    </w:lvl>
    <w:lvl w:ilvl="6" w:tplc="1F44EB18">
      <w:start w:val="1"/>
      <w:numFmt w:val="decimal"/>
      <w:lvlText w:val="%7."/>
      <w:lvlJc w:val="left"/>
      <w:pPr>
        <w:ind w:left="4822" w:hanging="360"/>
      </w:pPr>
    </w:lvl>
    <w:lvl w:ilvl="7" w:tplc="A0B2338A">
      <w:start w:val="1"/>
      <w:numFmt w:val="lowerLetter"/>
      <w:lvlText w:val="%8."/>
      <w:lvlJc w:val="left"/>
      <w:pPr>
        <w:ind w:left="5542" w:hanging="360"/>
      </w:pPr>
    </w:lvl>
    <w:lvl w:ilvl="8" w:tplc="ACDC09C0">
      <w:start w:val="1"/>
      <w:numFmt w:val="lowerRoman"/>
      <w:lvlText w:val="%9."/>
      <w:lvlJc w:val="right"/>
      <w:pPr>
        <w:ind w:left="6262" w:hanging="180"/>
      </w:pPr>
    </w:lvl>
  </w:abstractNum>
  <w:abstractNum w:abstractNumId="169" w15:restartNumberingAfterBreak="0">
    <w:nsid w:val="488D9A0B"/>
    <w:multiLevelType w:val="hybridMultilevel"/>
    <w:tmpl w:val="33E06960"/>
    <w:lvl w:ilvl="0" w:tplc="0916D626">
      <w:start w:val="1"/>
      <w:numFmt w:val="decimal"/>
      <w:lvlText w:val="%1."/>
      <w:lvlJc w:val="left"/>
      <w:pPr>
        <w:ind w:left="487" w:hanging="360"/>
      </w:pPr>
    </w:lvl>
    <w:lvl w:ilvl="1" w:tplc="1D3601C2">
      <w:start w:val="1"/>
      <w:numFmt w:val="lowerLetter"/>
      <w:lvlText w:val="%2."/>
      <w:lvlJc w:val="left"/>
      <w:pPr>
        <w:ind w:left="1207" w:hanging="360"/>
      </w:pPr>
    </w:lvl>
    <w:lvl w:ilvl="2" w:tplc="DCD8D5D4">
      <w:start w:val="1"/>
      <w:numFmt w:val="lowerRoman"/>
      <w:lvlText w:val="%3."/>
      <w:lvlJc w:val="right"/>
      <w:pPr>
        <w:ind w:left="1927" w:hanging="180"/>
      </w:pPr>
    </w:lvl>
    <w:lvl w:ilvl="3" w:tplc="9F8C5BDE">
      <w:start w:val="1"/>
      <w:numFmt w:val="decimal"/>
      <w:lvlText w:val="%4."/>
      <w:lvlJc w:val="left"/>
      <w:pPr>
        <w:ind w:left="2647" w:hanging="360"/>
      </w:pPr>
    </w:lvl>
    <w:lvl w:ilvl="4" w:tplc="AD0C1B38">
      <w:start w:val="1"/>
      <w:numFmt w:val="lowerLetter"/>
      <w:lvlText w:val="%5."/>
      <w:lvlJc w:val="left"/>
      <w:pPr>
        <w:ind w:left="3367" w:hanging="360"/>
      </w:pPr>
    </w:lvl>
    <w:lvl w:ilvl="5" w:tplc="9050EDD8">
      <w:start w:val="1"/>
      <w:numFmt w:val="lowerRoman"/>
      <w:lvlText w:val="%6."/>
      <w:lvlJc w:val="right"/>
      <w:pPr>
        <w:ind w:left="4087" w:hanging="180"/>
      </w:pPr>
    </w:lvl>
    <w:lvl w:ilvl="6" w:tplc="2182EAD4">
      <w:start w:val="1"/>
      <w:numFmt w:val="decimal"/>
      <w:lvlText w:val="%7."/>
      <w:lvlJc w:val="left"/>
      <w:pPr>
        <w:ind w:left="4807" w:hanging="360"/>
      </w:pPr>
    </w:lvl>
    <w:lvl w:ilvl="7" w:tplc="652A8BB0">
      <w:start w:val="1"/>
      <w:numFmt w:val="lowerLetter"/>
      <w:lvlText w:val="%8."/>
      <w:lvlJc w:val="left"/>
      <w:pPr>
        <w:ind w:left="5527" w:hanging="360"/>
      </w:pPr>
    </w:lvl>
    <w:lvl w:ilvl="8" w:tplc="823A5134">
      <w:start w:val="1"/>
      <w:numFmt w:val="lowerRoman"/>
      <w:lvlText w:val="%9."/>
      <w:lvlJc w:val="right"/>
      <w:pPr>
        <w:ind w:left="6247" w:hanging="180"/>
      </w:pPr>
    </w:lvl>
  </w:abstractNum>
  <w:abstractNum w:abstractNumId="170" w15:restartNumberingAfterBreak="0">
    <w:nsid w:val="48DC63B7"/>
    <w:multiLevelType w:val="hybridMultilevel"/>
    <w:tmpl w:val="3B7C9664"/>
    <w:lvl w:ilvl="0" w:tplc="03AE9CCA">
      <w:start w:val="6"/>
      <w:numFmt w:val="lowerLetter"/>
      <w:lvlText w:val="%1)"/>
      <w:lvlJc w:val="left"/>
      <w:pPr>
        <w:ind w:left="7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77C05D66">
      <w:start w:val="1"/>
      <w:numFmt w:val="lowerLetter"/>
      <w:lvlText w:val="%2"/>
      <w:lvlJc w:val="left"/>
      <w:pPr>
        <w:ind w:left="136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E982926">
      <w:start w:val="1"/>
      <w:numFmt w:val="lowerRoman"/>
      <w:lvlText w:val="%3"/>
      <w:lvlJc w:val="left"/>
      <w:pPr>
        <w:ind w:left="208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D269A58">
      <w:start w:val="1"/>
      <w:numFmt w:val="decimal"/>
      <w:lvlText w:val="%4"/>
      <w:lvlJc w:val="left"/>
      <w:pPr>
        <w:ind w:left="28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9A0A92C">
      <w:start w:val="1"/>
      <w:numFmt w:val="lowerLetter"/>
      <w:lvlText w:val="%5"/>
      <w:lvlJc w:val="left"/>
      <w:pPr>
        <w:ind w:left="352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C5AA410">
      <w:start w:val="1"/>
      <w:numFmt w:val="lowerRoman"/>
      <w:lvlText w:val="%6"/>
      <w:lvlJc w:val="left"/>
      <w:pPr>
        <w:ind w:left="424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6F3E3CFE">
      <w:start w:val="1"/>
      <w:numFmt w:val="decimal"/>
      <w:lvlText w:val="%7"/>
      <w:lvlJc w:val="left"/>
      <w:pPr>
        <w:ind w:left="496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51A0DBD4">
      <w:start w:val="1"/>
      <w:numFmt w:val="lowerLetter"/>
      <w:lvlText w:val="%8"/>
      <w:lvlJc w:val="left"/>
      <w:pPr>
        <w:ind w:left="568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13EE134C">
      <w:start w:val="1"/>
      <w:numFmt w:val="lowerRoman"/>
      <w:lvlText w:val="%9"/>
      <w:lvlJc w:val="left"/>
      <w:pPr>
        <w:ind w:left="64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71" w15:restartNumberingAfterBreak="0">
    <w:nsid w:val="48E07DC1"/>
    <w:multiLevelType w:val="hybridMultilevel"/>
    <w:tmpl w:val="A4167B9E"/>
    <w:lvl w:ilvl="0" w:tplc="0D5CDD18">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72" w15:restartNumberingAfterBreak="0">
    <w:nsid w:val="48F1413A"/>
    <w:multiLevelType w:val="hybridMultilevel"/>
    <w:tmpl w:val="FFFFFFFF"/>
    <w:lvl w:ilvl="0" w:tplc="E1A28BFE">
      <w:start w:val="1"/>
      <w:numFmt w:val="decimal"/>
      <w:lvlText w:val="%1."/>
      <w:lvlJc w:val="left"/>
      <w:pPr>
        <w:ind w:left="502" w:hanging="360"/>
      </w:pPr>
    </w:lvl>
    <w:lvl w:ilvl="1" w:tplc="F2600366">
      <w:start w:val="1"/>
      <w:numFmt w:val="lowerLetter"/>
      <w:lvlText w:val="%2."/>
      <w:lvlJc w:val="left"/>
      <w:pPr>
        <w:ind w:left="1222" w:hanging="360"/>
      </w:pPr>
    </w:lvl>
    <w:lvl w:ilvl="2" w:tplc="A8A2DE06">
      <w:start w:val="1"/>
      <w:numFmt w:val="lowerRoman"/>
      <w:lvlText w:val="%3."/>
      <w:lvlJc w:val="right"/>
      <w:pPr>
        <w:ind w:left="1942" w:hanging="180"/>
      </w:pPr>
    </w:lvl>
    <w:lvl w:ilvl="3" w:tplc="3F586AF6">
      <w:start w:val="1"/>
      <w:numFmt w:val="decimal"/>
      <w:lvlText w:val="%4."/>
      <w:lvlJc w:val="left"/>
      <w:pPr>
        <w:ind w:left="2662" w:hanging="360"/>
      </w:pPr>
    </w:lvl>
    <w:lvl w:ilvl="4" w:tplc="BB3EB450">
      <w:start w:val="1"/>
      <w:numFmt w:val="lowerLetter"/>
      <w:lvlText w:val="%5."/>
      <w:lvlJc w:val="left"/>
      <w:pPr>
        <w:ind w:left="3382" w:hanging="360"/>
      </w:pPr>
    </w:lvl>
    <w:lvl w:ilvl="5" w:tplc="E4482E90">
      <w:start w:val="1"/>
      <w:numFmt w:val="lowerRoman"/>
      <w:lvlText w:val="%6."/>
      <w:lvlJc w:val="right"/>
      <w:pPr>
        <w:ind w:left="4102" w:hanging="180"/>
      </w:pPr>
    </w:lvl>
    <w:lvl w:ilvl="6" w:tplc="D922B068">
      <w:start w:val="1"/>
      <w:numFmt w:val="decimal"/>
      <w:lvlText w:val="%7."/>
      <w:lvlJc w:val="left"/>
      <w:pPr>
        <w:ind w:left="4822" w:hanging="360"/>
      </w:pPr>
    </w:lvl>
    <w:lvl w:ilvl="7" w:tplc="31F6143A">
      <w:start w:val="1"/>
      <w:numFmt w:val="lowerLetter"/>
      <w:lvlText w:val="%8."/>
      <w:lvlJc w:val="left"/>
      <w:pPr>
        <w:ind w:left="5542" w:hanging="360"/>
      </w:pPr>
    </w:lvl>
    <w:lvl w:ilvl="8" w:tplc="651C7684">
      <w:start w:val="1"/>
      <w:numFmt w:val="lowerRoman"/>
      <w:lvlText w:val="%9."/>
      <w:lvlJc w:val="right"/>
      <w:pPr>
        <w:ind w:left="6262" w:hanging="180"/>
      </w:pPr>
    </w:lvl>
  </w:abstractNum>
  <w:abstractNum w:abstractNumId="173" w15:restartNumberingAfterBreak="0">
    <w:nsid w:val="49881A4D"/>
    <w:multiLevelType w:val="hybridMultilevel"/>
    <w:tmpl w:val="8A1A7DBE"/>
    <w:lvl w:ilvl="0" w:tplc="3FB4400E">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AE62FC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1D0E242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8F48AA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C56428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22E690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EC565A5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E796E72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E4E420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74" w15:restartNumberingAfterBreak="0">
    <w:nsid w:val="49964372"/>
    <w:multiLevelType w:val="hybridMultilevel"/>
    <w:tmpl w:val="4BEE39EC"/>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75" w15:restartNumberingAfterBreak="0">
    <w:nsid w:val="49BE778B"/>
    <w:multiLevelType w:val="hybridMultilevel"/>
    <w:tmpl w:val="973657CE"/>
    <w:lvl w:ilvl="0" w:tplc="0EDEB94C">
      <w:start w:val="1"/>
      <w:numFmt w:val="decimal"/>
      <w:lvlText w:val="%1."/>
      <w:lvlJc w:val="left"/>
      <w:pPr>
        <w:ind w:left="382" w:hanging="360"/>
      </w:pPr>
    </w:lvl>
    <w:lvl w:ilvl="1" w:tplc="12581A52">
      <w:start w:val="1"/>
      <w:numFmt w:val="lowerLetter"/>
      <w:lvlText w:val="%2."/>
      <w:lvlJc w:val="left"/>
      <w:pPr>
        <w:ind w:left="1102" w:hanging="360"/>
      </w:pPr>
    </w:lvl>
    <w:lvl w:ilvl="2" w:tplc="02D85BE6">
      <w:start w:val="1"/>
      <w:numFmt w:val="lowerRoman"/>
      <w:lvlText w:val="%3."/>
      <w:lvlJc w:val="right"/>
      <w:pPr>
        <w:ind w:left="1822" w:hanging="180"/>
      </w:pPr>
    </w:lvl>
    <w:lvl w:ilvl="3" w:tplc="151E9EDC">
      <w:start w:val="1"/>
      <w:numFmt w:val="decimal"/>
      <w:lvlText w:val="%4."/>
      <w:lvlJc w:val="left"/>
      <w:pPr>
        <w:ind w:left="2542" w:hanging="360"/>
      </w:pPr>
    </w:lvl>
    <w:lvl w:ilvl="4" w:tplc="0CC2B412">
      <w:start w:val="1"/>
      <w:numFmt w:val="lowerLetter"/>
      <w:lvlText w:val="%5."/>
      <w:lvlJc w:val="left"/>
      <w:pPr>
        <w:ind w:left="3262" w:hanging="360"/>
      </w:pPr>
    </w:lvl>
    <w:lvl w:ilvl="5" w:tplc="C330854A">
      <w:start w:val="1"/>
      <w:numFmt w:val="lowerRoman"/>
      <w:lvlText w:val="%6."/>
      <w:lvlJc w:val="right"/>
      <w:pPr>
        <w:ind w:left="3982" w:hanging="180"/>
      </w:pPr>
    </w:lvl>
    <w:lvl w:ilvl="6" w:tplc="1276A8D0">
      <w:start w:val="1"/>
      <w:numFmt w:val="decimal"/>
      <w:lvlText w:val="%7."/>
      <w:lvlJc w:val="left"/>
      <w:pPr>
        <w:ind w:left="4702" w:hanging="360"/>
      </w:pPr>
    </w:lvl>
    <w:lvl w:ilvl="7" w:tplc="B2585004">
      <w:start w:val="1"/>
      <w:numFmt w:val="lowerLetter"/>
      <w:lvlText w:val="%8."/>
      <w:lvlJc w:val="left"/>
      <w:pPr>
        <w:ind w:left="5422" w:hanging="360"/>
      </w:pPr>
    </w:lvl>
    <w:lvl w:ilvl="8" w:tplc="0524889C">
      <w:start w:val="1"/>
      <w:numFmt w:val="lowerRoman"/>
      <w:lvlText w:val="%9."/>
      <w:lvlJc w:val="right"/>
      <w:pPr>
        <w:ind w:left="6142" w:hanging="180"/>
      </w:pPr>
    </w:lvl>
  </w:abstractNum>
  <w:abstractNum w:abstractNumId="176" w15:restartNumberingAfterBreak="0">
    <w:nsid w:val="49DB130A"/>
    <w:multiLevelType w:val="hybridMultilevel"/>
    <w:tmpl w:val="9F10B452"/>
    <w:lvl w:ilvl="0" w:tplc="59581596">
      <w:start w:val="1"/>
      <w:numFmt w:val="decimal"/>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77" w15:restartNumberingAfterBreak="0">
    <w:nsid w:val="49FE69B8"/>
    <w:multiLevelType w:val="hybridMultilevel"/>
    <w:tmpl w:val="CA78D34A"/>
    <w:lvl w:ilvl="0" w:tplc="C5028BA6">
      <w:start w:val="1"/>
      <w:numFmt w:val="decimal"/>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78" w15:restartNumberingAfterBreak="0">
    <w:nsid w:val="4A944146"/>
    <w:multiLevelType w:val="hybridMultilevel"/>
    <w:tmpl w:val="BDFCDC08"/>
    <w:lvl w:ilvl="0" w:tplc="CB82BDEC">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0E8A18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1CC7B6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C067B7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4A2A91F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A52B79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948AD94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C887EC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835032A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79" w15:restartNumberingAfterBreak="0">
    <w:nsid w:val="4ACD4FEA"/>
    <w:multiLevelType w:val="hybridMultilevel"/>
    <w:tmpl w:val="1286F2AC"/>
    <w:lvl w:ilvl="0" w:tplc="52E8FF4C">
      <w:start w:val="1"/>
      <w:numFmt w:val="lowerLetter"/>
      <w:lvlText w:val="%1)"/>
      <w:lvlJc w:val="left"/>
      <w:pPr>
        <w:ind w:left="7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9BA451F6">
      <w:start w:val="1"/>
      <w:numFmt w:val="lowerLetter"/>
      <w:lvlText w:val="%2"/>
      <w:lvlJc w:val="left"/>
      <w:pPr>
        <w:ind w:left="136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9DAC7572">
      <w:start w:val="1"/>
      <w:numFmt w:val="lowerRoman"/>
      <w:lvlText w:val="%3"/>
      <w:lvlJc w:val="left"/>
      <w:pPr>
        <w:ind w:left="208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3BD494E8">
      <w:start w:val="1"/>
      <w:numFmt w:val="decimal"/>
      <w:lvlText w:val="%4"/>
      <w:lvlJc w:val="left"/>
      <w:pPr>
        <w:ind w:left="28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4D412AC">
      <w:start w:val="1"/>
      <w:numFmt w:val="lowerLetter"/>
      <w:lvlText w:val="%5"/>
      <w:lvlJc w:val="left"/>
      <w:pPr>
        <w:ind w:left="352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AC4D910">
      <w:start w:val="1"/>
      <w:numFmt w:val="lowerRoman"/>
      <w:lvlText w:val="%6"/>
      <w:lvlJc w:val="left"/>
      <w:pPr>
        <w:ind w:left="424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62AED24">
      <w:start w:val="1"/>
      <w:numFmt w:val="decimal"/>
      <w:lvlText w:val="%7"/>
      <w:lvlJc w:val="left"/>
      <w:pPr>
        <w:ind w:left="496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3BAC9632">
      <w:start w:val="1"/>
      <w:numFmt w:val="lowerLetter"/>
      <w:lvlText w:val="%8"/>
      <w:lvlJc w:val="left"/>
      <w:pPr>
        <w:ind w:left="568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994C8C0A">
      <w:start w:val="1"/>
      <w:numFmt w:val="lowerRoman"/>
      <w:lvlText w:val="%9"/>
      <w:lvlJc w:val="left"/>
      <w:pPr>
        <w:ind w:left="64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80" w15:restartNumberingAfterBreak="0">
    <w:nsid w:val="4AEC5F0A"/>
    <w:multiLevelType w:val="hybridMultilevel"/>
    <w:tmpl w:val="B600D52E"/>
    <w:lvl w:ilvl="0" w:tplc="08227E4E">
      <w:start w:val="1"/>
      <w:numFmt w:val="lowerLetter"/>
      <w:lvlText w:val="%1)"/>
      <w:lvlJc w:val="left"/>
      <w:pPr>
        <w:ind w:left="720" w:hanging="360"/>
      </w:pPr>
    </w:lvl>
    <w:lvl w:ilvl="1" w:tplc="F1108622">
      <w:start w:val="1"/>
      <w:numFmt w:val="lowerLetter"/>
      <w:lvlText w:val="%2."/>
      <w:lvlJc w:val="left"/>
      <w:pPr>
        <w:ind w:left="1440" w:hanging="360"/>
      </w:pPr>
    </w:lvl>
    <w:lvl w:ilvl="2" w:tplc="2C3EBCCE">
      <w:start w:val="1"/>
      <w:numFmt w:val="lowerRoman"/>
      <w:lvlText w:val="%3."/>
      <w:lvlJc w:val="right"/>
      <w:pPr>
        <w:ind w:left="2160" w:hanging="180"/>
      </w:pPr>
    </w:lvl>
    <w:lvl w:ilvl="3" w:tplc="C144D200">
      <w:start w:val="1"/>
      <w:numFmt w:val="decimal"/>
      <w:lvlText w:val="%4."/>
      <w:lvlJc w:val="left"/>
      <w:pPr>
        <w:ind w:left="2880" w:hanging="360"/>
      </w:pPr>
    </w:lvl>
    <w:lvl w:ilvl="4" w:tplc="D310C04C">
      <w:start w:val="1"/>
      <w:numFmt w:val="lowerLetter"/>
      <w:lvlText w:val="%5."/>
      <w:lvlJc w:val="left"/>
      <w:pPr>
        <w:ind w:left="3600" w:hanging="360"/>
      </w:pPr>
    </w:lvl>
    <w:lvl w:ilvl="5" w:tplc="A26E070C">
      <w:start w:val="1"/>
      <w:numFmt w:val="lowerRoman"/>
      <w:lvlText w:val="%6."/>
      <w:lvlJc w:val="right"/>
      <w:pPr>
        <w:ind w:left="4320" w:hanging="180"/>
      </w:pPr>
    </w:lvl>
    <w:lvl w:ilvl="6" w:tplc="B6428118">
      <w:start w:val="1"/>
      <w:numFmt w:val="decimal"/>
      <w:lvlText w:val="%7."/>
      <w:lvlJc w:val="left"/>
      <w:pPr>
        <w:ind w:left="5040" w:hanging="360"/>
      </w:pPr>
    </w:lvl>
    <w:lvl w:ilvl="7" w:tplc="EAEE625C">
      <w:start w:val="1"/>
      <w:numFmt w:val="lowerLetter"/>
      <w:lvlText w:val="%8."/>
      <w:lvlJc w:val="left"/>
      <w:pPr>
        <w:ind w:left="5760" w:hanging="360"/>
      </w:pPr>
    </w:lvl>
    <w:lvl w:ilvl="8" w:tplc="DE6453BA">
      <w:start w:val="1"/>
      <w:numFmt w:val="lowerRoman"/>
      <w:lvlText w:val="%9."/>
      <w:lvlJc w:val="right"/>
      <w:pPr>
        <w:ind w:left="6480" w:hanging="180"/>
      </w:pPr>
    </w:lvl>
  </w:abstractNum>
  <w:abstractNum w:abstractNumId="181" w15:restartNumberingAfterBreak="0">
    <w:nsid w:val="4AEC76A8"/>
    <w:multiLevelType w:val="hybridMultilevel"/>
    <w:tmpl w:val="DB5E349C"/>
    <w:lvl w:ilvl="0" w:tplc="9FDC5828">
      <w:start w:val="2"/>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78D02C4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990CD002">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3541C7E">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4D8A1F6E">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6F48452">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8CE5B0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08C032DA">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56DC942C">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82" w15:restartNumberingAfterBreak="0">
    <w:nsid w:val="4B182BCB"/>
    <w:multiLevelType w:val="hybridMultilevel"/>
    <w:tmpl w:val="AABA55B8"/>
    <w:lvl w:ilvl="0" w:tplc="FFFFFFFF">
      <w:start w:val="2"/>
      <w:numFmt w:val="decimal"/>
      <w:lvlText w:val="%1"/>
      <w:lvlJc w:val="left"/>
      <w:pPr>
        <w:ind w:left="295"/>
      </w:pPr>
      <w:rPr>
        <w:rFonts w:hint="default" w:ascii="Garamond" w:hAnsi="Garamond"/>
        <w:b w:val="0"/>
        <w:i w:val="0"/>
        <w:strike w:val="0"/>
        <w:dstrike w:val="0"/>
        <w:color w:val="000000"/>
        <w:sz w:val="24"/>
        <w:szCs w:val="24"/>
        <w:u w:val="none" w:color="000000"/>
        <w:bdr w:val="none" w:color="auto" w:sz="0" w:space="0"/>
        <w:shd w:val="clear" w:color="auto" w:fill="auto"/>
        <w:vertAlign w:val="baseline"/>
      </w:rPr>
    </w:lvl>
    <w:lvl w:ilvl="1" w:tplc="DA9E614A">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C380B394">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C20A893E">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7AD49EA2">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2ECB78E">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35E6055A">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CB0E8A58">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2E0A064">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83" w15:restartNumberingAfterBreak="0">
    <w:nsid w:val="4B1F2AA7"/>
    <w:multiLevelType w:val="hybridMultilevel"/>
    <w:tmpl w:val="139A6928"/>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84" w15:restartNumberingAfterBreak="0">
    <w:nsid w:val="4BCF6966"/>
    <w:multiLevelType w:val="hybridMultilevel"/>
    <w:tmpl w:val="FFFFFFFF"/>
    <w:lvl w:ilvl="0" w:tplc="C0AC355E">
      <w:start w:val="1"/>
      <w:numFmt w:val="decimal"/>
      <w:lvlText w:val="%1."/>
      <w:lvlJc w:val="left"/>
      <w:pPr>
        <w:ind w:left="502" w:hanging="360"/>
      </w:pPr>
    </w:lvl>
    <w:lvl w:ilvl="1" w:tplc="BB542066">
      <w:start w:val="1"/>
      <w:numFmt w:val="lowerLetter"/>
      <w:lvlText w:val="%2."/>
      <w:lvlJc w:val="left"/>
      <w:pPr>
        <w:ind w:left="1222" w:hanging="360"/>
      </w:pPr>
    </w:lvl>
    <w:lvl w:ilvl="2" w:tplc="2C9CAD48">
      <w:start w:val="1"/>
      <w:numFmt w:val="lowerRoman"/>
      <w:lvlText w:val="%3."/>
      <w:lvlJc w:val="right"/>
      <w:pPr>
        <w:ind w:left="1942" w:hanging="180"/>
      </w:pPr>
    </w:lvl>
    <w:lvl w:ilvl="3" w:tplc="4104C110">
      <w:start w:val="1"/>
      <w:numFmt w:val="decimal"/>
      <w:lvlText w:val="%4."/>
      <w:lvlJc w:val="left"/>
      <w:pPr>
        <w:ind w:left="2662" w:hanging="360"/>
      </w:pPr>
    </w:lvl>
    <w:lvl w:ilvl="4" w:tplc="07023EE8">
      <w:start w:val="1"/>
      <w:numFmt w:val="lowerLetter"/>
      <w:lvlText w:val="%5."/>
      <w:lvlJc w:val="left"/>
      <w:pPr>
        <w:ind w:left="3382" w:hanging="360"/>
      </w:pPr>
    </w:lvl>
    <w:lvl w:ilvl="5" w:tplc="A3A4399C">
      <w:start w:val="1"/>
      <w:numFmt w:val="lowerRoman"/>
      <w:lvlText w:val="%6."/>
      <w:lvlJc w:val="right"/>
      <w:pPr>
        <w:ind w:left="4102" w:hanging="180"/>
      </w:pPr>
    </w:lvl>
    <w:lvl w:ilvl="6" w:tplc="7ED04EEC">
      <w:start w:val="1"/>
      <w:numFmt w:val="decimal"/>
      <w:lvlText w:val="%7."/>
      <w:lvlJc w:val="left"/>
      <w:pPr>
        <w:ind w:left="4822" w:hanging="360"/>
      </w:pPr>
    </w:lvl>
    <w:lvl w:ilvl="7" w:tplc="4DBEC40A">
      <w:start w:val="1"/>
      <w:numFmt w:val="lowerLetter"/>
      <w:lvlText w:val="%8."/>
      <w:lvlJc w:val="left"/>
      <w:pPr>
        <w:ind w:left="5542" w:hanging="360"/>
      </w:pPr>
    </w:lvl>
    <w:lvl w:ilvl="8" w:tplc="4650C1B0">
      <w:start w:val="1"/>
      <w:numFmt w:val="lowerRoman"/>
      <w:lvlText w:val="%9."/>
      <w:lvlJc w:val="right"/>
      <w:pPr>
        <w:ind w:left="6262" w:hanging="180"/>
      </w:pPr>
    </w:lvl>
  </w:abstractNum>
  <w:abstractNum w:abstractNumId="185" w15:restartNumberingAfterBreak="0">
    <w:nsid w:val="4CDF5E64"/>
    <w:multiLevelType w:val="hybridMultilevel"/>
    <w:tmpl w:val="D92E3A00"/>
    <w:lvl w:ilvl="0" w:tplc="902C8C94">
      <w:start w:val="5"/>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7ECE2D0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53986D82">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40A0D8C">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8A0191C">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8840A3AE">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21895B2">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770EF1C8">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09F8F43E">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86" w15:restartNumberingAfterBreak="0">
    <w:nsid w:val="4D186961"/>
    <w:multiLevelType w:val="hybridMultilevel"/>
    <w:tmpl w:val="FA8424EE"/>
    <w:lvl w:ilvl="0" w:tplc="1FAA1D7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AC6B8FA">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C2C0FBC">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EA24F818">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760E220">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7CE24E8">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4AEEE91C">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79345F66">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27DA3D16">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87" w15:restartNumberingAfterBreak="0">
    <w:nsid w:val="4DB441AF"/>
    <w:multiLevelType w:val="hybridMultilevel"/>
    <w:tmpl w:val="40741F92"/>
    <w:lvl w:ilvl="0" w:tplc="9DF685F2">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AF05EF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22DE0B1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9B22B9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C34E72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E6C324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CCCBD0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8AEE3CC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20CA82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88" w15:restartNumberingAfterBreak="0">
    <w:nsid w:val="4F3F7B57"/>
    <w:multiLevelType w:val="hybridMultilevel"/>
    <w:tmpl w:val="F8B85168"/>
    <w:lvl w:ilvl="0" w:tplc="65E47D2E">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BCAA6E90">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73A23F0">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3202DF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FE84144">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32AAECAA">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59A3AC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830E20F4">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9A6461A">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89" w15:restartNumberingAfterBreak="0">
    <w:nsid w:val="4FCF8689"/>
    <w:multiLevelType w:val="hybridMultilevel"/>
    <w:tmpl w:val="33ACB7D4"/>
    <w:lvl w:ilvl="0" w:tplc="CEC01F96">
      <w:start w:val="1"/>
      <w:numFmt w:val="lowerLetter"/>
      <w:lvlText w:val="%1)"/>
      <w:lvlJc w:val="left"/>
      <w:pPr>
        <w:ind w:left="502" w:hanging="360"/>
      </w:pPr>
    </w:lvl>
    <w:lvl w:ilvl="1" w:tplc="29169782">
      <w:start w:val="1"/>
      <w:numFmt w:val="lowerLetter"/>
      <w:lvlText w:val="%2."/>
      <w:lvlJc w:val="left"/>
      <w:pPr>
        <w:ind w:left="1222" w:hanging="360"/>
      </w:pPr>
    </w:lvl>
    <w:lvl w:ilvl="2" w:tplc="BCF21E54">
      <w:start w:val="1"/>
      <w:numFmt w:val="lowerRoman"/>
      <w:lvlText w:val="%3."/>
      <w:lvlJc w:val="right"/>
      <w:pPr>
        <w:ind w:left="1942" w:hanging="180"/>
      </w:pPr>
    </w:lvl>
    <w:lvl w:ilvl="3" w:tplc="D988DC9C">
      <w:start w:val="1"/>
      <w:numFmt w:val="decimal"/>
      <w:lvlText w:val="%4."/>
      <w:lvlJc w:val="left"/>
      <w:pPr>
        <w:ind w:left="2662" w:hanging="360"/>
      </w:pPr>
    </w:lvl>
    <w:lvl w:ilvl="4" w:tplc="EED02478">
      <w:start w:val="1"/>
      <w:numFmt w:val="lowerLetter"/>
      <w:lvlText w:val="%5."/>
      <w:lvlJc w:val="left"/>
      <w:pPr>
        <w:ind w:left="3382" w:hanging="360"/>
      </w:pPr>
    </w:lvl>
    <w:lvl w:ilvl="5" w:tplc="99C80D88">
      <w:start w:val="1"/>
      <w:numFmt w:val="lowerRoman"/>
      <w:lvlText w:val="%6."/>
      <w:lvlJc w:val="right"/>
      <w:pPr>
        <w:ind w:left="4102" w:hanging="180"/>
      </w:pPr>
    </w:lvl>
    <w:lvl w:ilvl="6" w:tplc="558C3C34">
      <w:start w:val="1"/>
      <w:numFmt w:val="decimal"/>
      <w:lvlText w:val="%7."/>
      <w:lvlJc w:val="left"/>
      <w:pPr>
        <w:ind w:left="4822" w:hanging="360"/>
      </w:pPr>
    </w:lvl>
    <w:lvl w:ilvl="7" w:tplc="24E005FE">
      <w:start w:val="1"/>
      <w:numFmt w:val="lowerLetter"/>
      <w:lvlText w:val="%8."/>
      <w:lvlJc w:val="left"/>
      <w:pPr>
        <w:ind w:left="5542" w:hanging="360"/>
      </w:pPr>
    </w:lvl>
    <w:lvl w:ilvl="8" w:tplc="38C0A9CE">
      <w:start w:val="1"/>
      <w:numFmt w:val="lowerRoman"/>
      <w:lvlText w:val="%9."/>
      <w:lvlJc w:val="right"/>
      <w:pPr>
        <w:ind w:left="6262" w:hanging="180"/>
      </w:pPr>
    </w:lvl>
  </w:abstractNum>
  <w:abstractNum w:abstractNumId="190" w15:restartNumberingAfterBreak="0">
    <w:nsid w:val="50150046"/>
    <w:multiLevelType w:val="hybridMultilevel"/>
    <w:tmpl w:val="AC666B4A"/>
    <w:lvl w:ilvl="0" w:tplc="56F2FF2A">
      <w:start w:val="1"/>
      <w:numFmt w:val="lowerLetter"/>
      <w:lvlText w:val="%1)"/>
      <w:lvlJc w:val="left"/>
      <w:pPr>
        <w:ind w:left="360" w:hanging="360"/>
      </w:pPr>
      <w:rPr>
        <w:b w:val="0"/>
        <w:bCs w:val="0"/>
        <w:strike w:val="0"/>
      </w:rPr>
    </w:lvl>
    <w:lvl w:ilvl="1" w:tplc="08160019" w:tentative="1">
      <w:start w:val="1"/>
      <w:numFmt w:val="lowerLetter"/>
      <w:lvlText w:val="%2."/>
      <w:lvlJc w:val="left"/>
      <w:pPr>
        <w:ind w:left="1207" w:hanging="360"/>
      </w:pPr>
    </w:lvl>
    <w:lvl w:ilvl="2" w:tplc="0816001B" w:tentative="1">
      <w:start w:val="1"/>
      <w:numFmt w:val="lowerRoman"/>
      <w:lvlText w:val="%3."/>
      <w:lvlJc w:val="right"/>
      <w:pPr>
        <w:ind w:left="1927" w:hanging="180"/>
      </w:pPr>
    </w:lvl>
    <w:lvl w:ilvl="3" w:tplc="0816000F" w:tentative="1">
      <w:start w:val="1"/>
      <w:numFmt w:val="decimal"/>
      <w:lvlText w:val="%4."/>
      <w:lvlJc w:val="left"/>
      <w:pPr>
        <w:ind w:left="2647" w:hanging="360"/>
      </w:pPr>
    </w:lvl>
    <w:lvl w:ilvl="4" w:tplc="08160019" w:tentative="1">
      <w:start w:val="1"/>
      <w:numFmt w:val="lowerLetter"/>
      <w:lvlText w:val="%5."/>
      <w:lvlJc w:val="left"/>
      <w:pPr>
        <w:ind w:left="3367" w:hanging="360"/>
      </w:pPr>
    </w:lvl>
    <w:lvl w:ilvl="5" w:tplc="0816001B" w:tentative="1">
      <w:start w:val="1"/>
      <w:numFmt w:val="lowerRoman"/>
      <w:lvlText w:val="%6."/>
      <w:lvlJc w:val="right"/>
      <w:pPr>
        <w:ind w:left="4087" w:hanging="180"/>
      </w:pPr>
    </w:lvl>
    <w:lvl w:ilvl="6" w:tplc="0816000F" w:tentative="1">
      <w:start w:val="1"/>
      <w:numFmt w:val="decimal"/>
      <w:lvlText w:val="%7."/>
      <w:lvlJc w:val="left"/>
      <w:pPr>
        <w:ind w:left="4807" w:hanging="360"/>
      </w:pPr>
    </w:lvl>
    <w:lvl w:ilvl="7" w:tplc="08160019" w:tentative="1">
      <w:start w:val="1"/>
      <w:numFmt w:val="lowerLetter"/>
      <w:lvlText w:val="%8."/>
      <w:lvlJc w:val="left"/>
      <w:pPr>
        <w:ind w:left="5527" w:hanging="360"/>
      </w:pPr>
    </w:lvl>
    <w:lvl w:ilvl="8" w:tplc="0816001B" w:tentative="1">
      <w:start w:val="1"/>
      <w:numFmt w:val="lowerRoman"/>
      <w:lvlText w:val="%9."/>
      <w:lvlJc w:val="right"/>
      <w:pPr>
        <w:ind w:left="6247" w:hanging="180"/>
      </w:pPr>
    </w:lvl>
  </w:abstractNum>
  <w:abstractNum w:abstractNumId="191" w15:restartNumberingAfterBreak="0">
    <w:nsid w:val="504537A7"/>
    <w:multiLevelType w:val="hybridMultilevel"/>
    <w:tmpl w:val="67DE4016"/>
    <w:lvl w:ilvl="0" w:tplc="E7B81096">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E28E51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4DE2E7A">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C3CE20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2BEB1D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1146A00">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7B4420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15EC1F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8DF46AA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92" w15:restartNumberingAfterBreak="0">
    <w:nsid w:val="5063227B"/>
    <w:multiLevelType w:val="hybridMultilevel"/>
    <w:tmpl w:val="E25448F2"/>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3" w15:restartNumberingAfterBreak="0">
    <w:nsid w:val="508D70FA"/>
    <w:multiLevelType w:val="hybridMultilevel"/>
    <w:tmpl w:val="FDF0860A"/>
    <w:lvl w:ilvl="0" w:tplc="C7F495D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50CAB1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1E366D1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4DEC34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27ECCC7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C4EDA8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4B709D0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7A184C0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0E0EBF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94" w15:restartNumberingAfterBreak="0">
    <w:nsid w:val="50F479E7"/>
    <w:multiLevelType w:val="hybridMultilevel"/>
    <w:tmpl w:val="CF2A2CC0"/>
    <w:lvl w:ilvl="0" w:tplc="23F00D32">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BFAD7C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5421D0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D6C0FCD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183C2F8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2485FE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D66BAB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574AF4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E1A6214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95" w15:restartNumberingAfterBreak="0">
    <w:nsid w:val="5105624C"/>
    <w:multiLevelType w:val="hybridMultilevel"/>
    <w:tmpl w:val="DFC29B96"/>
    <w:lvl w:ilvl="0" w:tplc="441E9186">
      <w:start w:val="4"/>
      <w:numFmt w:val="decimal"/>
      <w:lvlText w:val="%1"/>
      <w:lvlJc w:val="left"/>
      <w:pPr>
        <w:ind w:left="295" w:hanging="360"/>
      </w:pPr>
      <w:rPr>
        <w:rFonts w:hint="default" w:ascii="Garamond" w:hAnsi="Garamond"/>
      </w:rPr>
    </w:lvl>
    <w:lvl w:ilvl="1" w:tplc="6A92B932">
      <w:start w:val="1"/>
      <w:numFmt w:val="lowerLetter"/>
      <w:lvlText w:val="%2."/>
      <w:lvlJc w:val="left"/>
      <w:pPr>
        <w:ind w:left="1222" w:hanging="360"/>
      </w:pPr>
    </w:lvl>
    <w:lvl w:ilvl="2" w:tplc="3D149F16">
      <w:start w:val="1"/>
      <w:numFmt w:val="lowerRoman"/>
      <w:lvlText w:val="%3."/>
      <w:lvlJc w:val="right"/>
      <w:pPr>
        <w:ind w:left="1942" w:hanging="180"/>
      </w:pPr>
    </w:lvl>
    <w:lvl w:ilvl="3" w:tplc="7932EFE2">
      <w:start w:val="1"/>
      <w:numFmt w:val="decimal"/>
      <w:lvlText w:val="%4."/>
      <w:lvlJc w:val="left"/>
      <w:pPr>
        <w:ind w:left="2662" w:hanging="360"/>
      </w:pPr>
    </w:lvl>
    <w:lvl w:ilvl="4" w:tplc="3C783AEA">
      <w:start w:val="1"/>
      <w:numFmt w:val="lowerLetter"/>
      <w:lvlText w:val="%5."/>
      <w:lvlJc w:val="left"/>
      <w:pPr>
        <w:ind w:left="3382" w:hanging="360"/>
      </w:pPr>
    </w:lvl>
    <w:lvl w:ilvl="5" w:tplc="B6EE7988">
      <w:start w:val="1"/>
      <w:numFmt w:val="lowerRoman"/>
      <w:lvlText w:val="%6."/>
      <w:lvlJc w:val="right"/>
      <w:pPr>
        <w:ind w:left="4102" w:hanging="180"/>
      </w:pPr>
    </w:lvl>
    <w:lvl w:ilvl="6" w:tplc="D8BE98C8">
      <w:start w:val="1"/>
      <w:numFmt w:val="decimal"/>
      <w:lvlText w:val="%7."/>
      <w:lvlJc w:val="left"/>
      <w:pPr>
        <w:ind w:left="4822" w:hanging="360"/>
      </w:pPr>
    </w:lvl>
    <w:lvl w:ilvl="7" w:tplc="C06A3D98">
      <w:start w:val="1"/>
      <w:numFmt w:val="lowerLetter"/>
      <w:lvlText w:val="%8."/>
      <w:lvlJc w:val="left"/>
      <w:pPr>
        <w:ind w:left="5542" w:hanging="360"/>
      </w:pPr>
    </w:lvl>
    <w:lvl w:ilvl="8" w:tplc="65247AEA">
      <w:start w:val="1"/>
      <w:numFmt w:val="lowerRoman"/>
      <w:lvlText w:val="%9."/>
      <w:lvlJc w:val="right"/>
      <w:pPr>
        <w:ind w:left="6262" w:hanging="180"/>
      </w:pPr>
    </w:lvl>
  </w:abstractNum>
  <w:abstractNum w:abstractNumId="196" w15:restartNumberingAfterBreak="0">
    <w:nsid w:val="515149DB"/>
    <w:multiLevelType w:val="hybridMultilevel"/>
    <w:tmpl w:val="523C3B42"/>
    <w:lvl w:ilvl="0" w:tplc="0816001B">
      <w:start w:val="1"/>
      <w:numFmt w:val="lowerRoman"/>
      <w:lvlText w:val="%1."/>
      <w:lvlJc w:val="right"/>
      <w:pPr>
        <w:ind w:left="772" w:hanging="360"/>
      </w:pPr>
    </w:lvl>
    <w:lvl w:ilvl="1" w:tplc="08160019" w:tentative="1">
      <w:start w:val="1"/>
      <w:numFmt w:val="lowerLetter"/>
      <w:lvlText w:val="%2."/>
      <w:lvlJc w:val="left"/>
      <w:pPr>
        <w:ind w:left="1492" w:hanging="360"/>
      </w:pPr>
    </w:lvl>
    <w:lvl w:ilvl="2" w:tplc="0816001B" w:tentative="1">
      <w:start w:val="1"/>
      <w:numFmt w:val="lowerRoman"/>
      <w:lvlText w:val="%3."/>
      <w:lvlJc w:val="right"/>
      <w:pPr>
        <w:ind w:left="2212" w:hanging="180"/>
      </w:pPr>
    </w:lvl>
    <w:lvl w:ilvl="3" w:tplc="0816000F" w:tentative="1">
      <w:start w:val="1"/>
      <w:numFmt w:val="decimal"/>
      <w:lvlText w:val="%4."/>
      <w:lvlJc w:val="left"/>
      <w:pPr>
        <w:ind w:left="2932" w:hanging="360"/>
      </w:pPr>
    </w:lvl>
    <w:lvl w:ilvl="4" w:tplc="08160019" w:tentative="1">
      <w:start w:val="1"/>
      <w:numFmt w:val="lowerLetter"/>
      <w:lvlText w:val="%5."/>
      <w:lvlJc w:val="left"/>
      <w:pPr>
        <w:ind w:left="3652" w:hanging="360"/>
      </w:pPr>
    </w:lvl>
    <w:lvl w:ilvl="5" w:tplc="0816001B" w:tentative="1">
      <w:start w:val="1"/>
      <w:numFmt w:val="lowerRoman"/>
      <w:lvlText w:val="%6."/>
      <w:lvlJc w:val="right"/>
      <w:pPr>
        <w:ind w:left="4372" w:hanging="180"/>
      </w:pPr>
    </w:lvl>
    <w:lvl w:ilvl="6" w:tplc="0816000F" w:tentative="1">
      <w:start w:val="1"/>
      <w:numFmt w:val="decimal"/>
      <w:lvlText w:val="%7."/>
      <w:lvlJc w:val="left"/>
      <w:pPr>
        <w:ind w:left="5092" w:hanging="360"/>
      </w:pPr>
    </w:lvl>
    <w:lvl w:ilvl="7" w:tplc="08160019" w:tentative="1">
      <w:start w:val="1"/>
      <w:numFmt w:val="lowerLetter"/>
      <w:lvlText w:val="%8."/>
      <w:lvlJc w:val="left"/>
      <w:pPr>
        <w:ind w:left="5812" w:hanging="360"/>
      </w:pPr>
    </w:lvl>
    <w:lvl w:ilvl="8" w:tplc="0816001B" w:tentative="1">
      <w:start w:val="1"/>
      <w:numFmt w:val="lowerRoman"/>
      <w:lvlText w:val="%9."/>
      <w:lvlJc w:val="right"/>
      <w:pPr>
        <w:ind w:left="6532" w:hanging="180"/>
      </w:pPr>
    </w:lvl>
  </w:abstractNum>
  <w:abstractNum w:abstractNumId="197" w15:restartNumberingAfterBreak="0">
    <w:nsid w:val="51A85AEF"/>
    <w:multiLevelType w:val="hybridMultilevel"/>
    <w:tmpl w:val="B344B334"/>
    <w:lvl w:ilvl="0" w:tplc="4378CC78">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8DD0108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21261B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E3E428A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40AB2C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084E95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DCD20E8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B9E1DCE">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AC6C3DC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98" w15:restartNumberingAfterBreak="0">
    <w:nsid w:val="52024FED"/>
    <w:multiLevelType w:val="hybridMultilevel"/>
    <w:tmpl w:val="D66A405C"/>
    <w:lvl w:ilvl="0" w:tplc="9D6A8592">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CFE2D0D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692798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D9C8474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68EAA4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6F2A080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EA6784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FD0B2F2">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A56BDA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99" w15:restartNumberingAfterBreak="0">
    <w:nsid w:val="523D46C6"/>
    <w:multiLevelType w:val="hybridMultilevel"/>
    <w:tmpl w:val="ADC0538E"/>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0" w15:restartNumberingAfterBreak="0">
    <w:nsid w:val="52BB2826"/>
    <w:multiLevelType w:val="hybridMultilevel"/>
    <w:tmpl w:val="01C06BD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1" w15:restartNumberingAfterBreak="0">
    <w:nsid w:val="531B69B2"/>
    <w:multiLevelType w:val="multilevel"/>
    <w:tmpl w:val="3618ACE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2" w15:restartNumberingAfterBreak="0">
    <w:nsid w:val="538A1E6C"/>
    <w:multiLevelType w:val="hybridMultilevel"/>
    <w:tmpl w:val="B7C49066"/>
    <w:lvl w:ilvl="0" w:tplc="00D66A72">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58AB8A0">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8C1A3138">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9A982BE8">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DF149E1C">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BDACCBA">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785E4304">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5C36DCD2">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578BC2A">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03" w15:restartNumberingAfterBreak="0">
    <w:nsid w:val="53A34D01"/>
    <w:multiLevelType w:val="hybridMultilevel"/>
    <w:tmpl w:val="A6D6EB08"/>
    <w:lvl w:ilvl="0" w:tplc="2F9CC8CA">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F8CB9B0">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03B80004">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C9E4ADE">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7E8C460">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13C0EB10">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6548DD48">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CB66C0B0">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D64E07FE">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04" w15:restartNumberingAfterBreak="0">
    <w:nsid w:val="53DA172A"/>
    <w:multiLevelType w:val="hybridMultilevel"/>
    <w:tmpl w:val="AE1E2C7A"/>
    <w:lvl w:ilvl="0" w:tplc="B7A25B3A">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3F88D00C">
      <w:start w:val="1"/>
      <w:numFmt w:val="lowerLetter"/>
      <w:lvlText w:val="%2"/>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E64688DA">
      <w:start w:val="1"/>
      <w:numFmt w:val="lowerRoman"/>
      <w:lvlText w:val="%3"/>
      <w:lvlJc w:val="left"/>
      <w:pPr>
        <w:ind w:left="23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8530E124">
      <w:start w:val="1"/>
      <w:numFmt w:val="decimal"/>
      <w:lvlText w:val="%4"/>
      <w:lvlJc w:val="left"/>
      <w:pPr>
        <w:ind w:left="30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5B8E116">
      <w:start w:val="1"/>
      <w:numFmt w:val="lowerLetter"/>
      <w:lvlText w:val="%5"/>
      <w:lvlJc w:val="left"/>
      <w:pPr>
        <w:ind w:left="374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07A30A4">
      <w:start w:val="1"/>
      <w:numFmt w:val="lowerRoman"/>
      <w:lvlText w:val="%6"/>
      <w:lvlJc w:val="left"/>
      <w:pPr>
        <w:ind w:left="44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6690430C">
      <w:start w:val="1"/>
      <w:numFmt w:val="decimal"/>
      <w:lvlText w:val="%7"/>
      <w:lvlJc w:val="left"/>
      <w:pPr>
        <w:ind w:left="51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5DC94B6">
      <w:start w:val="1"/>
      <w:numFmt w:val="lowerLetter"/>
      <w:lvlText w:val="%8"/>
      <w:lvlJc w:val="left"/>
      <w:pPr>
        <w:ind w:left="59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00E31A4">
      <w:start w:val="1"/>
      <w:numFmt w:val="lowerRoman"/>
      <w:lvlText w:val="%9"/>
      <w:lvlJc w:val="left"/>
      <w:pPr>
        <w:ind w:left="66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05" w15:restartNumberingAfterBreak="0">
    <w:nsid w:val="5428053A"/>
    <w:multiLevelType w:val="hybridMultilevel"/>
    <w:tmpl w:val="FFFFFFFF"/>
    <w:lvl w:ilvl="0" w:tplc="041AD4CE">
      <w:start w:val="1"/>
      <w:numFmt w:val="decimal"/>
      <w:lvlText w:val="%1."/>
      <w:lvlJc w:val="left"/>
      <w:pPr>
        <w:ind w:left="502" w:hanging="360"/>
      </w:pPr>
    </w:lvl>
    <w:lvl w:ilvl="1" w:tplc="6BA28D5A">
      <w:start w:val="1"/>
      <w:numFmt w:val="lowerLetter"/>
      <w:lvlText w:val="%2."/>
      <w:lvlJc w:val="left"/>
      <w:pPr>
        <w:ind w:left="1222" w:hanging="360"/>
      </w:pPr>
    </w:lvl>
    <w:lvl w:ilvl="2" w:tplc="1E8AE73A">
      <w:start w:val="1"/>
      <w:numFmt w:val="lowerRoman"/>
      <w:lvlText w:val="%3."/>
      <w:lvlJc w:val="right"/>
      <w:pPr>
        <w:ind w:left="1942" w:hanging="180"/>
      </w:pPr>
    </w:lvl>
    <w:lvl w:ilvl="3" w:tplc="282C86C4">
      <w:start w:val="1"/>
      <w:numFmt w:val="decimal"/>
      <w:lvlText w:val="%4."/>
      <w:lvlJc w:val="left"/>
      <w:pPr>
        <w:ind w:left="2662" w:hanging="360"/>
      </w:pPr>
    </w:lvl>
    <w:lvl w:ilvl="4" w:tplc="90E89284">
      <w:start w:val="1"/>
      <w:numFmt w:val="lowerLetter"/>
      <w:lvlText w:val="%5."/>
      <w:lvlJc w:val="left"/>
      <w:pPr>
        <w:ind w:left="3382" w:hanging="360"/>
      </w:pPr>
    </w:lvl>
    <w:lvl w:ilvl="5" w:tplc="58E266B6">
      <w:start w:val="1"/>
      <w:numFmt w:val="lowerRoman"/>
      <w:lvlText w:val="%6."/>
      <w:lvlJc w:val="right"/>
      <w:pPr>
        <w:ind w:left="4102" w:hanging="180"/>
      </w:pPr>
    </w:lvl>
    <w:lvl w:ilvl="6" w:tplc="B4BC2658">
      <w:start w:val="1"/>
      <w:numFmt w:val="decimal"/>
      <w:lvlText w:val="%7."/>
      <w:lvlJc w:val="left"/>
      <w:pPr>
        <w:ind w:left="4822" w:hanging="360"/>
      </w:pPr>
    </w:lvl>
    <w:lvl w:ilvl="7" w:tplc="57968DFA">
      <w:start w:val="1"/>
      <w:numFmt w:val="lowerLetter"/>
      <w:lvlText w:val="%8."/>
      <w:lvlJc w:val="left"/>
      <w:pPr>
        <w:ind w:left="5542" w:hanging="360"/>
      </w:pPr>
    </w:lvl>
    <w:lvl w:ilvl="8" w:tplc="4F004672">
      <w:start w:val="1"/>
      <w:numFmt w:val="lowerRoman"/>
      <w:lvlText w:val="%9."/>
      <w:lvlJc w:val="right"/>
      <w:pPr>
        <w:ind w:left="6262" w:hanging="180"/>
      </w:pPr>
    </w:lvl>
  </w:abstractNum>
  <w:abstractNum w:abstractNumId="206" w15:restartNumberingAfterBreak="0">
    <w:nsid w:val="54562DA9"/>
    <w:multiLevelType w:val="hybridMultilevel"/>
    <w:tmpl w:val="B6FA4E2E"/>
    <w:lvl w:ilvl="0" w:tplc="CD1C21A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086EEE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8DA2EE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7CE081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13256F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6022954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CA8FAA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30A0A7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E19A6B6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07" w15:restartNumberingAfterBreak="0">
    <w:nsid w:val="54C854E5"/>
    <w:multiLevelType w:val="multilevel"/>
    <w:tmpl w:val="8F6A456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8" w15:restartNumberingAfterBreak="0">
    <w:nsid w:val="555E3306"/>
    <w:multiLevelType w:val="hybridMultilevel"/>
    <w:tmpl w:val="5296D78A"/>
    <w:lvl w:ilvl="0" w:tplc="6E485BCA">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B344ED2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1B084E76">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50AE4A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DD0DBDE">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64A4626C">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2D21E02">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4BADE52">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A129982">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09" w15:restartNumberingAfterBreak="0">
    <w:nsid w:val="55BA0BC9"/>
    <w:multiLevelType w:val="hybridMultilevel"/>
    <w:tmpl w:val="28F6EAEE"/>
    <w:lvl w:ilvl="0" w:tplc="324AC178">
      <w:start w:val="3"/>
      <w:numFmt w:val="decimal"/>
      <w:lvlText w:val="3"/>
      <w:lvlJc w:val="left"/>
      <w:pPr>
        <w:ind w:left="502" w:hanging="360"/>
      </w:pPr>
    </w:lvl>
    <w:lvl w:ilvl="1" w:tplc="9DB6E0F6">
      <w:start w:val="1"/>
      <w:numFmt w:val="lowerLetter"/>
      <w:lvlText w:val="%2."/>
      <w:lvlJc w:val="left"/>
      <w:pPr>
        <w:ind w:left="1222" w:hanging="360"/>
      </w:pPr>
    </w:lvl>
    <w:lvl w:ilvl="2" w:tplc="E3444FB8">
      <w:start w:val="1"/>
      <w:numFmt w:val="lowerRoman"/>
      <w:lvlText w:val="%3."/>
      <w:lvlJc w:val="right"/>
      <w:pPr>
        <w:ind w:left="1942" w:hanging="180"/>
      </w:pPr>
    </w:lvl>
    <w:lvl w:ilvl="3" w:tplc="9D1CA18E">
      <w:start w:val="1"/>
      <w:numFmt w:val="decimal"/>
      <w:lvlText w:val="%4."/>
      <w:lvlJc w:val="left"/>
      <w:pPr>
        <w:ind w:left="2662" w:hanging="360"/>
      </w:pPr>
    </w:lvl>
    <w:lvl w:ilvl="4" w:tplc="2E98D378">
      <w:start w:val="1"/>
      <w:numFmt w:val="lowerLetter"/>
      <w:lvlText w:val="%5."/>
      <w:lvlJc w:val="left"/>
      <w:pPr>
        <w:ind w:left="3382" w:hanging="360"/>
      </w:pPr>
    </w:lvl>
    <w:lvl w:ilvl="5" w:tplc="2F228D62">
      <w:start w:val="1"/>
      <w:numFmt w:val="lowerRoman"/>
      <w:lvlText w:val="%6."/>
      <w:lvlJc w:val="right"/>
      <w:pPr>
        <w:ind w:left="4102" w:hanging="180"/>
      </w:pPr>
    </w:lvl>
    <w:lvl w:ilvl="6" w:tplc="555AF2AC">
      <w:start w:val="1"/>
      <w:numFmt w:val="decimal"/>
      <w:lvlText w:val="%7."/>
      <w:lvlJc w:val="left"/>
      <w:pPr>
        <w:ind w:left="4822" w:hanging="360"/>
      </w:pPr>
    </w:lvl>
    <w:lvl w:ilvl="7" w:tplc="51521AE4">
      <w:start w:val="1"/>
      <w:numFmt w:val="lowerLetter"/>
      <w:lvlText w:val="%8."/>
      <w:lvlJc w:val="left"/>
      <w:pPr>
        <w:ind w:left="5542" w:hanging="360"/>
      </w:pPr>
    </w:lvl>
    <w:lvl w:ilvl="8" w:tplc="21F890EE">
      <w:start w:val="1"/>
      <w:numFmt w:val="lowerRoman"/>
      <w:lvlText w:val="%9."/>
      <w:lvlJc w:val="right"/>
      <w:pPr>
        <w:ind w:left="6262" w:hanging="180"/>
      </w:pPr>
    </w:lvl>
  </w:abstractNum>
  <w:abstractNum w:abstractNumId="210" w15:restartNumberingAfterBreak="0">
    <w:nsid w:val="560D6B2E"/>
    <w:multiLevelType w:val="multilevel"/>
    <w:tmpl w:val="1E201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6667F9A"/>
    <w:multiLevelType w:val="hybridMultilevel"/>
    <w:tmpl w:val="3EF4A24A"/>
    <w:lvl w:ilvl="0" w:tplc="923A4B70">
      <w:start w:val="1"/>
      <w:numFmt w:val="bullet"/>
      <w:lvlText w:val=""/>
      <w:lvlJc w:val="left"/>
      <w:pPr>
        <w:ind w:left="502" w:hanging="360"/>
      </w:pPr>
      <w:rPr>
        <w:rFonts w:hint="default" w:ascii="Symbol" w:hAnsi="Symbol"/>
      </w:rPr>
    </w:lvl>
    <w:lvl w:ilvl="1" w:tplc="6B669C70">
      <w:start w:val="1"/>
      <w:numFmt w:val="bullet"/>
      <w:lvlText w:val="o"/>
      <w:lvlJc w:val="left"/>
      <w:pPr>
        <w:ind w:left="1222" w:hanging="360"/>
      </w:pPr>
      <w:rPr>
        <w:rFonts w:hint="default" w:ascii="Courier New" w:hAnsi="Courier New"/>
      </w:rPr>
    </w:lvl>
    <w:lvl w:ilvl="2" w:tplc="1270C3F8">
      <w:start w:val="1"/>
      <w:numFmt w:val="bullet"/>
      <w:lvlText w:val=""/>
      <w:lvlJc w:val="left"/>
      <w:pPr>
        <w:ind w:left="1942" w:hanging="360"/>
      </w:pPr>
      <w:rPr>
        <w:rFonts w:hint="default" w:ascii="Wingdings" w:hAnsi="Wingdings"/>
      </w:rPr>
    </w:lvl>
    <w:lvl w:ilvl="3" w:tplc="BD9210BA">
      <w:start w:val="1"/>
      <w:numFmt w:val="bullet"/>
      <w:lvlText w:val=""/>
      <w:lvlJc w:val="left"/>
      <w:pPr>
        <w:ind w:left="2662" w:hanging="360"/>
      </w:pPr>
      <w:rPr>
        <w:rFonts w:hint="default" w:ascii="Symbol" w:hAnsi="Symbol"/>
      </w:rPr>
    </w:lvl>
    <w:lvl w:ilvl="4" w:tplc="19E2498C">
      <w:start w:val="1"/>
      <w:numFmt w:val="bullet"/>
      <w:lvlText w:val="o"/>
      <w:lvlJc w:val="left"/>
      <w:pPr>
        <w:ind w:left="3382" w:hanging="360"/>
      </w:pPr>
      <w:rPr>
        <w:rFonts w:hint="default" w:ascii="Courier New" w:hAnsi="Courier New"/>
      </w:rPr>
    </w:lvl>
    <w:lvl w:ilvl="5" w:tplc="F3FC8B36">
      <w:start w:val="1"/>
      <w:numFmt w:val="bullet"/>
      <w:lvlText w:val=""/>
      <w:lvlJc w:val="left"/>
      <w:pPr>
        <w:ind w:left="4102" w:hanging="360"/>
      </w:pPr>
      <w:rPr>
        <w:rFonts w:hint="default" w:ascii="Wingdings" w:hAnsi="Wingdings"/>
      </w:rPr>
    </w:lvl>
    <w:lvl w:ilvl="6" w:tplc="06ECEA7A">
      <w:start w:val="1"/>
      <w:numFmt w:val="bullet"/>
      <w:lvlText w:val=""/>
      <w:lvlJc w:val="left"/>
      <w:pPr>
        <w:ind w:left="4822" w:hanging="360"/>
      </w:pPr>
      <w:rPr>
        <w:rFonts w:hint="default" w:ascii="Symbol" w:hAnsi="Symbol"/>
      </w:rPr>
    </w:lvl>
    <w:lvl w:ilvl="7" w:tplc="CFB4A1E8">
      <w:start w:val="1"/>
      <w:numFmt w:val="bullet"/>
      <w:lvlText w:val="o"/>
      <w:lvlJc w:val="left"/>
      <w:pPr>
        <w:ind w:left="5542" w:hanging="360"/>
      </w:pPr>
      <w:rPr>
        <w:rFonts w:hint="default" w:ascii="Courier New" w:hAnsi="Courier New"/>
      </w:rPr>
    </w:lvl>
    <w:lvl w:ilvl="8" w:tplc="ED3817CA">
      <w:start w:val="1"/>
      <w:numFmt w:val="bullet"/>
      <w:lvlText w:val=""/>
      <w:lvlJc w:val="left"/>
      <w:pPr>
        <w:ind w:left="6262" w:hanging="360"/>
      </w:pPr>
      <w:rPr>
        <w:rFonts w:hint="default" w:ascii="Wingdings" w:hAnsi="Wingdings"/>
      </w:rPr>
    </w:lvl>
  </w:abstractNum>
  <w:abstractNum w:abstractNumId="212" w15:restartNumberingAfterBreak="0">
    <w:nsid w:val="56735216"/>
    <w:multiLevelType w:val="hybridMultilevel"/>
    <w:tmpl w:val="DA326AC6"/>
    <w:lvl w:ilvl="0" w:tplc="BE8CB15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43C609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164F1E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8BC63F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9C6A2D7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2886DA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DA6584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3661EA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154EF4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13" w15:restartNumberingAfterBreak="0">
    <w:nsid w:val="57243FCA"/>
    <w:multiLevelType w:val="hybridMultilevel"/>
    <w:tmpl w:val="E60AA412"/>
    <w:lvl w:ilvl="0" w:tplc="DC344A36">
      <w:start w:val="1"/>
      <w:numFmt w:val="lowerLetter"/>
      <w:lvlText w:val="%1)"/>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60E6DEA8">
      <w:start w:val="1"/>
      <w:numFmt w:val="lowerLetter"/>
      <w:lvlText w:val="%2"/>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87B8356E">
      <w:start w:val="1"/>
      <w:numFmt w:val="lowerRoman"/>
      <w:lvlText w:val="%3"/>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35A8C272">
      <w:start w:val="1"/>
      <w:numFmt w:val="decimal"/>
      <w:lvlText w:val="%4"/>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2983E20">
      <w:start w:val="1"/>
      <w:numFmt w:val="lowerLetter"/>
      <w:lvlText w:val="%5"/>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4BC6BC4">
      <w:start w:val="1"/>
      <w:numFmt w:val="lowerRoman"/>
      <w:lvlText w:val="%6"/>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C12C30C">
      <w:start w:val="1"/>
      <w:numFmt w:val="decimal"/>
      <w:lvlText w:val="%7"/>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496E5706">
      <w:start w:val="1"/>
      <w:numFmt w:val="lowerLetter"/>
      <w:lvlText w:val="%8"/>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4F4C528">
      <w:start w:val="1"/>
      <w:numFmt w:val="lowerRoman"/>
      <w:lvlText w:val="%9"/>
      <w:lvlJc w:val="left"/>
      <w:pPr>
        <w:ind w:left="72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14" w15:restartNumberingAfterBreak="0">
    <w:nsid w:val="57843379"/>
    <w:multiLevelType w:val="hybridMultilevel"/>
    <w:tmpl w:val="BC8A6A56"/>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15" w15:restartNumberingAfterBreak="0">
    <w:nsid w:val="57AF0C1D"/>
    <w:multiLevelType w:val="hybridMultilevel"/>
    <w:tmpl w:val="CA88729A"/>
    <w:lvl w:ilvl="0" w:tplc="1CBE113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40A75D8">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3BD84264">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684673A">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751084B0">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FBD26620">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7A72D486">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0ECE756">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5E345BEE">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16" w15:restartNumberingAfterBreak="0">
    <w:nsid w:val="58225DF7"/>
    <w:multiLevelType w:val="hybridMultilevel"/>
    <w:tmpl w:val="205CCF1C"/>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17" w15:restartNumberingAfterBreak="0">
    <w:nsid w:val="5834074E"/>
    <w:multiLevelType w:val="multilevel"/>
    <w:tmpl w:val="96D60E2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8" w15:restartNumberingAfterBreak="0">
    <w:nsid w:val="5910BC4A"/>
    <w:multiLevelType w:val="hybridMultilevel"/>
    <w:tmpl w:val="9F3C51E0"/>
    <w:lvl w:ilvl="0" w:tplc="95F8CA64">
      <w:start w:val="1"/>
      <w:numFmt w:val="decimal"/>
      <w:lvlText w:val="%1."/>
      <w:lvlJc w:val="left"/>
      <w:pPr>
        <w:ind w:left="720" w:hanging="360"/>
      </w:pPr>
    </w:lvl>
    <w:lvl w:ilvl="1" w:tplc="12AEF3BA">
      <w:start w:val="1"/>
      <w:numFmt w:val="lowerLetter"/>
      <w:lvlText w:val="%2."/>
      <w:lvlJc w:val="left"/>
      <w:pPr>
        <w:ind w:left="1440" w:hanging="360"/>
      </w:pPr>
    </w:lvl>
    <w:lvl w:ilvl="2" w:tplc="F04AE76C">
      <w:start w:val="1"/>
      <w:numFmt w:val="lowerRoman"/>
      <w:lvlText w:val="%3."/>
      <w:lvlJc w:val="right"/>
      <w:pPr>
        <w:ind w:left="2160" w:hanging="180"/>
      </w:pPr>
    </w:lvl>
    <w:lvl w:ilvl="3" w:tplc="BCA6BFB8">
      <w:start w:val="1"/>
      <w:numFmt w:val="decimal"/>
      <w:lvlText w:val="%4."/>
      <w:lvlJc w:val="left"/>
      <w:pPr>
        <w:ind w:left="2880" w:hanging="360"/>
      </w:pPr>
    </w:lvl>
    <w:lvl w:ilvl="4" w:tplc="6A76AD6C">
      <w:start w:val="1"/>
      <w:numFmt w:val="lowerLetter"/>
      <w:lvlText w:val="%5."/>
      <w:lvlJc w:val="left"/>
      <w:pPr>
        <w:ind w:left="3600" w:hanging="360"/>
      </w:pPr>
    </w:lvl>
    <w:lvl w:ilvl="5" w:tplc="9D567E66">
      <w:start w:val="1"/>
      <w:numFmt w:val="lowerRoman"/>
      <w:lvlText w:val="%6."/>
      <w:lvlJc w:val="right"/>
      <w:pPr>
        <w:ind w:left="4320" w:hanging="180"/>
      </w:pPr>
    </w:lvl>
    <w:lvl w:ilvl="6" w:tplc="8398F876">
      <w:start w:val="1"/>
      <w:numFmt w:val="decimal"/>
      <w:lvlText w:val="%7."/>
      <w:lvlJc w:val="left"/>
      <w:pPr>
        <w:ind w:left="5040" w:hanging="360"/>
      </w:pPr>
    </w:lvl>
    <w:lvl w:ilvl="7" w:tplc="630AE6F0">
      <w:start w:val="1"/>
      <w:numFmt w:val="lowerLetter"/>
      <w:lvlText w:val="%8."/>
      <w:lvlJc w:val="left"/>
      <w:pPr>
        <w:ind w:left="5760" w:hanging="360"/>
      </w:pPr>
    </w:lvl>
    <w:lvl w:ilvl="8" w:tplc="0BD2B7D4">
      <w:start w:val="1"/>
      <w:numFmt w:val="lowerRoman"/>
      <w:lvlText w:val="%9."/>
      <w:lvlJc w:val="right"/>
      <w:pPr>
        <w:ind w:left="6480" w:hanging="180"/>
      </w:pPr>
    </w:lvl>
  </w:abstractNum>
  <w:abstractNum w:abstractNumId="219" w15:restartNumberingAfterBreak="0">
    <w:nsid w:val="596257EA"/>
    <w:multiLevelType w:val="hybridMultilevel"/>
    <w:tmpl w:val="CFBA8BE6"/>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20" w15:restartNumberingAfterBreak="0">
    <w:nsid w:val="5A290FBB"/>
    <w:multiLevelType w:val="hybridMultilevel"/>
    <w:tmpl w:val="3F864A10"/>
    <w:lvl w:ilvl="0" w:tplc="B596BEE0">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0B5E58A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C54C636">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B378B7CE">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BC6C59A">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18DACDB0">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624C742C">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3D50B12C">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952EA9FC">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21" w15:restartNumberingAfterBreak="0">
    <w:nsid w:val="5AF23CCD"/>
    <w:multiLevelType w:val="hybridMultilevel"/>
    <w:tmpl w:val="33B0651A"/>
    <w:lvl w:ilvl="0" w:tplc="123C0F60">
      <w:start w:val="1"/>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22" w15:restartNumberingAfterBreak="0">
    <w:nsid w:val="5B10971A"/>
    <w:multiLevelType w:val="hybridMultilevel"/>
    <w:tmpl w:val="EC1C7CC6"/>
    <w:lvl w:ilvl="0" w:tplc="4664E766">
      <w:start w:val="1"/>
      <w:numFmt w:val="decimal"/>
      <w:lvlText w:val="%1."/>
      <w:lvlJc w:val="left"/>
      <w:pPr>
        <w:ind w:left="487" w:hanging="360"/>
      </w:pPr>
    </w:lvl>
    <w:lvl w:ilvl="1" w:tplc="DDF0D1B6">
      <w:start w:val="1"/>
      <w:numFmt w:val="lowerLetter"/>
      <w:lvlText w:val="%2."/>
      <w:lvlJc w:val="left"/>
      <w:pPr>
        <w:ind w:left="1207" w:hanging="360"/>
      </w:pPr>
    </w:lvl>
    <w:lvl w:ilvl="2" w:tplc="E09416CA">
      <w:start w:val="1"/>
      <w:numFmt w:val="lowerRoman"/>
      <w:lvlText w:val="%3."/>
      <w:lvlJc w:val="right"/>
      <w:pPr>
        <w:ind w:left="1927" w:hanging="180"/>
      </w:pPr>
    </w:lvl>
    <w:lvl w:ilvl="3" w:tplc="8BF8475A">
      <w:start w:val="1"/>
      <w:numFmt w:val="decimal"/>
      <w:lvlText w:val="%4."/>
      <w:lvlJc w:val="left"/>
      <w:pPr>
        <w:ind w:left="2647" w:hanging="360"/>
      </w:pPr>
    </w:lvl>
    <w:lvl w:ilvl="4" w:tplc="A920C9F4">
      <w:start w:val="1"/>
      <w:numFmt w:val="lowerLetter"/>
      <w:lvlText w:val="%5."/>
      <w:lvlJc w:val="left"/>
      <w:pPr>
        <w:ind w:left="3367" w:hanging="360"/>
      </w:pPr>
    </w:lvl>
    <w:lvl w:ilvl="5" w:tplc="52CE3206">
      <w:start w:val="1"/>
      <w:numFmt w:val="lowerRoman"/>
      <w:lvlText w:val="%6."/>
      <w:lvlJc w:val="right"/>
      <w:pPr>
        <w:ind w:left="4087" w:hanging="180"/>
      </w:pPr>
    </w:lvl>
    <w:lvl w:ilvl="6" w:tplc="58725FD2">
      <w:start w:val="1"/>
      <w:numFmt w:val="decimal"/>
      <w:lvlText w:val="%7."/>
      <w:lvlJc w:val="left"/>
      <w:pPr>
        <w:ind w:left="4807" w:hanging="360"/>
      </w:pPr>
    </w:lvl>
    <w:lvl w:ilvl="7" w:tplc="941EC4A0">
      <w:start w:val="1"/>
      <w:numFmt w:val="lowerLetter"/>
      <w:lvlText w:val="%8."/>
      <w:lvlJc w:val="left"/>
      <w:pPr>
        <w:ind w:left="5527" w:hanging="360"/>
      </w:pPr>
    </w:lvl>
    <w:lvl w:ilvl="8" w:tplc="D7F8C7DE">
      <w:start w:val="1"/>
      <w:numFmt w:val="lowerRoman"/>
      <w:lvlText w:val="%9."/>
      <w:lvlJc w:val="right"/>
      <w:pPr>
        <w:ind w:left="6247" w:hanging="180"/>
      </w:pPr>
    </w:lvl>
  </w:abstractNum>
  <w:abstractNum w:abstractNumId="223" w15:restartNumberingAfterBreak="0">
    <w:nsid w:val="5B2CC2B9"/>
    <w:multiLevelType w:val="hybridMultilevel"/>
    <w:tmpl w:val="F4C8427A"/>
    <w:lvl w:ilvl="0" w:tplc="9C4A71AC">
      <w:start w:val="1"/>
      <w:numFmt w:val="lowerLetter"/>
      <w:lvlText w:val="%1)"/>
      <w:lvlJc w:val="left"/>
      <w:pPr>
        <w:ind w:left="720" w:hanging="360"/>
      </w:pPr>
    </w:lvl>
    <w:lvl w:ilvl="1" w:tplc="4B0EBB66">
      <w:start w:val="1"/>
      <w:numFmt w:val="lowerLetter"/>
      <w:lvlText w:val="%2."/>
      <w:lvlJc w:val="left"/>
      <w:pPr>
        <w:ind w:left="1440" w:hanging="360"/>
      </w:pPr>
    </w:lvl>
    <w:lvl w:ilvl="2" w:tplc="E19CA4C2">
      <w:start w:val="1"/>
      <w:numFmt w:val="lowerRoman"/>
      <w:lvlText w:val="%3."/>
      <w:lvlJc w:val="right"/>
      <w:pPr>
        <w:ind w:left="2160" w:hanging="180"/>
      </w:pPr>
    </w:lvl>
    <w:lvl w:ilvl="3" w:tplc="5220EC74">
      <w:start w:val="1"/>
      <w:numFmt w:val="decimal"/>
      <w:lvlText w:val="%4."/>
      <w:lvlJc w:val="left"/>
      <w:pPr>
        <w:ind w:left="2880" w:hanging="360"/>
      </w:pPr>
    </w:lvl>
    <w:lvl w:ilvl="4" w:tplc="CB3A0F08">
      <w:start w:val="1"/>
      <w:numFmt w:val="lowerLetter"/>
      <w:lvlText w:val="%5."/>
      <w:lvlJc w:val="left"/>
      <w:pPr>
        <w:ind w:left="3600" w:hanging="360"/>
      </w:pPr>
    </w:lvl>
    <w:lvl w:ilvl="5" w:tplc="E356FAE2">
      <w:start w:val="1"/>
      <w:numFmt w:val="lowerRoman"/>
      <w:lvlText w:val="%6."/>
      <w:lvlJc w:val="right"/>
      <w:pPr>
        <w:ind w:left="4320" w:hanging="180"/>
      </w:pPr>
    </w:lvl>
    <w:lvl w:ilvl="6" w:tplc="3B2C5460">
      <w:start w:val="1"/>
      <w:numFmt w:val="decimal"/>
      <w:lvlText w:val="%7."/>
      <w:lvlJc w:val="left"/>
      <w:pPr>
        <w:ind w:left="5040" w:hanging="360"/>
      </w:pPr>
    </w:lvl>
    <w:lvl w:ilvl="7" w:tplc="4FECA8A0">
      <w:start w:val="1"/>
      <w:numFmt w:val="lowerLetter"/>
      <w:lvlText w:val="%8."/>
      <w:lvlJc w:val="left"/>
      <w:pPr>
        <w:ind w:left="5760" w:hanging="360"/>
      </w:pPr>
    </w:lvl>
    <w:lvl w:ilvl="8" w:tplc="77543A3E">
      <w:start w:val="1"/>
      <w:numFmt w:val="lowerRoman"/>
      <w:lvlText w:val="%9."/>
      <w:lvlJc w:val="right"/>
      <w:pPr>
        <w:ind w:left="6480" w:hanging="180"/>
      </w:pPr>
    </w:lvl>
  </w:abstractNum>
  <w:abstractNum w:abstractNumId="224" w15:restartNumberingAfterBreak="0">
    <w:nsid w:val="5B580A3E"/>
    <w:multiLevelType w:val="hybridMultilevel"/>
    <w:tmpl w:val="26AAB162"/>
    <w:lvl w:ilvl="0" w:tplc="7298B2FE">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4470113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63821A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85C23F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560AF9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00C1C7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45C621F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11A41F8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4768CB5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25" w15:restartNumberingAfterBreak="0">
    <w:nsid w:val="5BBF61ED"/>
    <w:multiLevelType w:val="hybridMultilevel"/>
    <w:tmpl w:val="CAA8431A"/>
    <w:lvl w:ilvl="0" w:tplc="8A0C553A">
      <w:start w:val="1"/>
      <w:numFmt w:val="decimal"/>
      <w:lvlText w:val="%1."/>
      <w:lvlJc w:val="left"/>
      <w:pPr>
        <w:ind w:left="502" w:hanging="360"/>
      </w:pPr>
    </w:lvl>
    <w:lvl w:ilvl="1" w:tplc="092418D6">
      <w:start w:val="1"/>
      <w:numFmt w:val="lowerLetter"/>
      <w:lvlText w:val="%2."/>
      <w:lvlJc w:val="left"/>
      <w:pPr>
        <w:ind w:left="1222" w:hanging="360"/>
      </w:pPr>
    </w:lvl>
    <w:lvl w:ilvl="2" w:tplc="40008966">
      <w:start w:val="1"/>
      <w:numFmt w:val="lowerRoman"/>
      <w:lvlText w:val="%3."/>
      <w:lvlJc w:val="right"/>
      <w:pPr>
        <w:ind w:left="1942" w:hanging="180"/>
      </w:pPr>
    </w:lvl>
    <w:lvl w:ilvl="3" w:tplc="8B84A72E">
      <w:start w:val="1"/>
      <w:numFmt w:val="decimal"/>
      <w:lvlText w:val="%4."/>
      <w:lvlJc w:val="left"/>
      <w:pPr>
        <w:ind w:left="2662" w:hanging="360"/>
      </w:pPr>
    </w:lvl>
    <w:lvl w:ilvl="4" w:tplc="031C8C18">
      <w:start w:val="1"/>
      <w:numFmt w:val="lowerLetter"/>
      <w:lvlText w:val="%5."/>
      <w:lvlJc w:val="left"/>
      <w:pPr>
        <w:ind w:left="3382" w:hanging="360"/>
      </w:pPr>
    </w:lvl>
    <w:lvl w:ilvl="5" w:tplc="0DCC9688">
      <w:start w:val="1"/>
      <w:numFmt w:val="lowerRoman"/>
      <w:lvlText w:val="%6."/>
      <w:lvlJc w:val="right"/>
      <w:pPr>
        <w:ind w:left="4102" w:hanging="180"/>
      </w:pPr>
    </w:lvl>
    <w:lvl w:ilvl="6" w:tplc="8250AA74">
      <w:start w:val="1"/>
      <w:numFmt w:val="decimal"/>
      <w:lvlText w:val="%7."/>
      <w:lvlJc w:val="left"/>
      <w:pPr>
        <w:ind w:left="4822" w:hanging="360"/>
      </w:pPr>
    </w:lvl>
    <w:lvl w:ilvl="7" w:tplc="BDC269B4">
      <w:start w:val="1"/>
      <w:numFmt w:val="lowerLetter"/>
      <w:lvlText w:val="%8."/>
      <w:lvlJc w:val="left"/>
      <w:pPr>
        <w:ind w:left="5542" w:hanging="360"/>
      </w:pPr>
    </w:lvl>
    <w:lvl w:ilvl="8" w:tplc="9C005346">
      <w:start w:val="1"/>
      <w:numFmt w:val="lowerRoman"/>
      <w:lvlText w:val="%9."/>
      <w:lvlJc w:val="right"/>
      <w:pPr>
        <w:ind w:left="6262" w:hanging="180"/>
      </w:pPr>
    </w:lvl>
  </w:abstractNum>
  <w:abstractNum w:abstractNumId="226" w15:restartNumberingAfterBreak="0">
    <w:nsid w:val="5BF76C6E"/>
    <w:multiLevelType w:val="hybridMultilevel"/>
    <w:tmpl w:val="0436E6A0"/>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27" w15:restartNumberingAfterBreak="0">
    <w:nsid w:val="5DB378BF"/>
    <w:multiLevelType w:val="hybridMultilevel"/>
    <w:tmpl w:val="EF6ED01E"/>
    <w:lvl w:ilvl="0" w:tplc="FFFFFFFF">
      <w:start w:val="4"/>
      <w:numFmt w:val="decimal"/>
      <w:lvlText w:val="%1"/>
      <w:lvlJc w:val="left"/>
      <w:pPr>
        <w:ind w:left="295"/>
      </w:pPr>
      <w:rPr>
        <w:rFonts w:hint="default" w:ascii="Garamond" w:hAnsi="Garamond"/>
        <w:b w:val="0"/>
        <w:i w:val="0"/>
        <w:strike w:val="0"/>
        <w:dstrike w:val="0"/>
        <w:color w:val="000000"/>
        <w:sz w:val="24"/>
        <w:szCs w:val="24"/>
        <w:u w:val="none" w:color="000000"/>
        <w:bdr w:val="none" w:color="auto" w:sz="0" w:space="0"/>
        <w:shd w:val="clear" w:color="auto" w:fill="auto"/>
        <w:vertAlign w:val="baseline"/>
      </w:rPr>
    </w:lvl>
    <w:lvl w:ilvl="1" w:tplc="8C98491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845E80A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C2E619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A4C06A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3DBCBC8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2A1E3F9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546C51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BB6A4F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28" w15:restartNumberingAfterBreak="0">
    <w:nsid w:val="5DDA2D50"/>
    <w:multiLevelType w:val="hybridMultilevel"/>
    <w:tmpl w:val="11544B7E"/>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29" w15:restartNumberingAfterBreak="0">
    <w:nsid w:val="5DF24ED0"/>
    <w:multiLevelType w:val="hybridMultilevel"/>
    <w:tmpl w:val="99746A98"/>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30" w15:restartNumberingAfterBreak="0">
    <w:nsid w:val="5F733CF9"/>
    <w:multiLevelType w:val="hybridMultilevel"/>
    <w:tmpl w:val="B6A6B430"/>
    <w:lvl w:ilvl="0" w:tplc="23D87B48">
      <w:start w:val="1"/>
      <w:numFmt w:val="lowerLetter"/>
      <w:lvlText w:val="%1."/>
      <w:lvlJc w:val="left"/>
      <w:pPr>
        <w:ind w:left="502" w:hanging="360"/>
      </w:pPr>
    </w:lvl>
    <w:lvl w:ilvl="1" w:tplc="04C2C8EE">
      <w:start w:val="1"/>
      <w:numFmt w:val="lowerLetter"/>
      <w:lvlText w:val="%2."/>
      <w:lvlJc w:val="left"/>
      <w:pPr>
        <w:ind w:left="1222" w:hanging="360"/>
      </w:pPr>
    </w:lvl>
    <w:lvl w:ilvl="2" w:tplc="EBB064FE">
      <w:start w:val="1"/>
      <w:numFmt w:val="lowerRoman"/>
      <w:lvlText w:val="%3."/>
      <w:lvlJc w:val="right"/>
      <w:pPr>
        <w:ind w:left="1942" w:hanging="180"/>
      </w:pPr>
    </w:lvl>
    <w:lvl w:ilvl="3" w:tplc="D458BA52">
      <w:start w:val="1"/>
      <w:numFmt w:val="decimal"/>
      <w:lvlText w:val="%4."/>
      <w:lvlJc w:val="left"/>
      <w:pPr>
        <w:ind w:left="2662" w:hanging="360"/>
      </w:pPr>
    </w:lvl>
    <w:lvl w:ilvl="4" w:tplc="922E58D4">
      <w:start w:val="1"/>
      <w:numFmt w:val="lowerLetter"/>
      <w:lvlText w:val="%5."/>
      <w:lvlJc w:val="left"/>
      <w:pPr>
        <w:ind w:left="3382" w:hanging="360"/>
      </w:pPr>
    </w:lvl>
    <w:lvl w:ilvl="5" w:tplc="0FC8C1AE">
      <w:start w:val="1"/>
      <w:numFmt w:val="lowerRoman"/>
      <w:lvlText w:val="%6."/>
      <w:lvlJc w:val="right"/>
      <w:pPr>
        <w:ind w:left="4102" w:hanging="180"/>
      </w:pPr>
    </w:lvl>
    <w:lvl w:ilvl="6" w:tplc="D6EA7B16">
      <w:start w:val="1"/>
      <w:numFmt w:val="decimal"/>
      <w:lvlText w:val="%7."/>
      <w:lvlJc w:val="left"/>
      <w:pPr>
        <w:ind w:left="4822" w:hanging="360"/>
      </w:pPr>
    </w:lvl>
    <w:lvl w:ilvl="7" w:tplc="8C423D9A">
      <w:start w:val="1"/>
      <w:numFmt w:val="lowerLetter"/>
      <w:lvlText w:val="%8."/>
      <w:lvlJc w:val="left"/>
      <w:pPr>
        <w:ind w:left="5542" w:hanging="360"/>
      </w:pPr>
    </w:lvl>
    <w:lvl w:ilvl="8" w:tplc="B55E4776">
      <w:start w:val="1"/>
      <w:numFmt w:val="lowerRoman"/>
      <w:lvlText w:val="%9."/>
      <w:lvlJc w:val="right"/>
      <w:pPr>
        <w:ind w:left="6262" w:hanging="180"/>
      </w:pPr>
    </w:lvl>
  </w:abstractNum>
  <w:abstractNum w:abstractNumId="231" w15:restartNumberingAfterBreak="0">
    <w:nsid w:val="5FB4588B"/>
    <w:multiLevelType w:val="hybridMultilevel"/>
    <w:tmpl w:val="EC449B0E"/>
    <w:lvl w:ilvl="0" w:tplc="AD729EC8">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32" w15:restartNumberingAfterBreak="0">
    <w:nsid w:val="5FD56130"/>
    <w:multiLevelType w:val="hybridMultilevel"/>
    <w:tmpl w:val="53742298"/>
    <w:lvl w:ilvl="0" w:tplc="9112FBC2">
      <w:start w:val="1"/>
      <w:numFmt w:val="bullet"/>
      <w:lvlText w:val=""/>
      <w:lvlJc w:val="left"/>
      <w:pPr>
        <w:ind w:left="502" w:hanging="360"/>
      </w:pPr>
      <w:rPr>
        <w:rFonts w:hint="default" w:ascii="Symbol" w:hAnsi="Symbol"/>
      </w:rPr>
    </w:lvl>
    <w:lvl w:ilvl="1" w:tplc="080E4102">
      <w:start w:val="1"/>
      <w:numFmt w:val="bullet"/>
      <w:lvlText w:val="o"/>
      <w:lvlJc w:val="left"/>
      <w:pPr>
        <w:ind w:left="1222" w:hanging="360"/>
      </w:pPr>
      <w:rPr>
        <w:rFonts w:hint="default" w:ascii="Courier New" w:hAnsi="Courier New"/>
      </w:rPr>
    </w:lvl>
    <w:lvl w:ilvl="2" w:tplc="413E337E">
      <w:start w:val="1"/>
      <w:numFmt w:val="bullet"/>
      <w:lvlText w:val=""/>
      <w:lvlJc w:val="left"/>
      <w:pPr>
        <w:ind w:left="1942" w:hanging="360"/>
      </w:pPr>
      <w:rPr>
        <w:rFonts w:hint="default" w:ascii="Wingdings" w:hAnsi="Wingdings"/>
      </w:rPr>
    </w:lvl>
    <w:lvl w:ilvl="3" w:tplc="D1CE5AA2">
      <w:start w:val="1"/>
      <w:numFmt w:val="bullet"/>
      <w:lvlText w:val=""/>
      <w:lvlJc w:val="left"/>
      <w:pPr>
        <w:ind w:left="2662" w:hanging="360"/>
      </w:pPr>
      <w:rPr>
        <w:rFonts w:hint="default" w:ascii="Symbol" w:hAnsi="Symbol"/>
      </w:rPr>
    </w:lvl>
    <w:lvl w:ilvl="4" w:tplc="8D3EF474">
      <w:start w:val="1"/>
      <w:numFmt w:val="bullet"/>
      <w:lvlText w:val="o"/>
      <w:lvlJc w:val="left"/>
      <w:pPr>
        <w:ind w:left="3382" w:hanging="360"/>
      </w:pPr>
      <w:rPr>
        <w:rFonts w:hint="default" w:ascii="Courier New" w:hAnsi="Courier New"/>
      </w:rPr>
    </w:lvl>
    <w:lvl w:ilvl="5" w:tplc="A5E0F162">
      <w:start w:val="1"/>
      <w:numFmt w:val="bullet"/>
      <w:lvlText w:val=""/>
      <w:lvlJc w:val="left"/>
      <w:pPr>
        <w:ind w:left="4102" w:hanging="360"/>
      </w:pPr>
      <w:rPr>
        <w:rFonts w:hint="default" w:ascii="Wingdings" w:hAnsi="Wingdings"/>
      </w:rPr>
    </w:lvl>
    <w:lvl w:ilvl="6" w:tplc="C1546B96">
      <w:start w:val="1"/>
      <w:numFmt w:val="bullet"/>
      <w:lvlText w:val=""/>
      <w:lvlJc w:val="left"/>
      <w:pPr>
        <w:ind w:left="4822" w:hanging="360"/>
      </w:pPr>
      <w:rPr>
        <w:rFonts w:hint="default" w:ascii="Symbol" w:hAnsi="Symbol"/>
      </w:rPr>
    </w:lvl>
    <w:lvl w:ilvl="7" w:tplc="D4787B26">
      <w:start w:val="1"/>
      <w:numFmt w:val="bullet"/>
      <w:lvlText w:val="o"/>
      <w:lvlJc w:val="left"/>
      <w:pPr>
        <w:ind w:left="5542" w:hanging="360"/>
      </w:pPr>
      <w:rPr>
        <w:rFonts w:hint="default" w:ascii="Courier New" w:hAnsi="Courier New"/>
      </w:rPr>
    </w:lvl>
    <w:lvl w:ilvl="8" w:tplc="D4543AB2">
      <w:start w:val="1"/>
      <w:numFmt w:val="bullet"/>
      <w:lvlText w:val=""/>
      <w:lvlJc w:val="left"/>
      <w:pPr>
        <w:ind w:left="6262" w:hanging="360"/>
      </w:pPr>
      <w:rPr>
        <w:rFonts w:hint="default" w:ascii="Wingdings" w:hAnsi="Wingdings"/>
      </w:rPr>
    </w:lvl>
  </w:abstractNum>
  <w:abstractNum w:abstractNumId="233" w15:restartNumberingAfterBreak="0">
    <w:nsid w:val="5FEE69CE"/>
    <w:multiLevelType w:val="hybridMultilevel"/>
    <w:tmpl w:val="AD88C242"/>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4" w15:restartNumberingAfterBreak="0">
    <w:nsid w:val="5FF161B8"/>
    <w:multiLevelType w:val="hybridMultilevel"/>
    <w:tmpl w:val="7E98057A"/>
    <w:lvl w:ilvl="0" w:tplc="6B7CED84">
      <w:start w:val="1"/>
      <w:numFmt w:val="lowerLetter"/>
      <w:lvlText w:val="%1."/>
      <w:lvlJc w:val="left"/>
      <w:pPr>
        <w:ind w:left="502" w:hanging="360"/>
      </w:pPr>
    </w:lvl>
    <w:lvl w:ilvl="1" w:tplc="694E55D6">
      <w:start w:val="1"/>
      <w:numFmt w:val="lowerLetter"/>
      <w:lvlText w:val="%2."/>
      <w:lvlJc w:val="left"/>
      <w:pPr>
        <w:ind w:left="1222" w:hanging="360"/>
      </w:pPr>
    </w:lvl>
    <w:lvl w:ilvl="2" w:tplc="6526C726">
      <w:start w:val="1"/>
      <w:numFmt w:val="lowerRoman"/>
      <w:lvlText w:val="%3."/>
      <w:lvlJc w:val="right"/>
      <w:pPr>
        <w:ind w:left="1942" w:hanging="180"/>
      </w:pPr>
    </w:lvl>
    <w:lvl w:ilvl="3" w:tplc="9202DDEC">
      <w:start w:val="1"/>
      <w:numFmt w:val="decimal"/>
      <w:lvlText w:val="%4."/>
      <w:lvlJc w:val="left"/>
      <w:pPr>
        <w:ind w:left="2662" w:hanging="360"/>
      </w:pPr>
    </w:lvl>
    <w:lvl w:ilvl="4" w:tplc="5950AD14">
      <w:start w:val="1"/>
      <w:numFmt w:val="lowerLetter"/>
      <w:lvlText w:val="%5."/>
      <w:lvlJc w:val="left"/>
      <w:pPr>
        <w:ind w:left="3382" w:hanging="360"/>
      </w:pPr>
    </w:lvl>
    <w:lvl w:ilvl="5" w:tplc="8AFEDA04">
      <w:start w:val="1"/>
      <w:numFmt w:val="lowerRoman"/>
      <w:lvlText w:val="%6."/>
      <w:lvlJc w:val="right"/>
      <w:pPr>
        <w:ind w:left="4102" w:hanging="180"/>
      </w:pPr>
    </w:lvl>
    <w:lvl w:ilvl="6" w:tplc="7C9C03F4">
      <w:start w:val="1"/>
      <w:numFmt w:val="decimal"/>
      <w:lvlText w:val="%7."/>
      <w:lvlJc w:val="left"/>
      <w:pPr>
        <w:ind w:left="4822" w:hanging="360"/>
      </w:pPr>
    </w:lvl>
    <w:lvl w:ilvl="7" w:tplc="0F92A3EE">
      <w:start w:val="1"/>
      <w:numFmt w:val="lowerLetter"/>
      <w:lvlText w:val="%8."/>
      <w:lvlJc w:val="left"/>
      <w:pPr>
        <w:ind w:left="5542" w:hanging="360"/>
      </w:pPr>
    </w:lvl>
    <w:lvl w:ilvl="8" w:tplc="51D4BEE8">
      <w:start w:val="1"/>
      <w:numFmt w:val="lowerRoman"/>
      <w:lvlText w:val="%9."/>
      <w:lvlJc w:val="right"/>
      <w:pPr>
        <w:ind w:left="6262" w:hanging="180"/>
      </w:pPr>
    </w:lvl>
  </w:abstractNum>
  <w:abstractNum w:abstractNumId="235" w15:restartNumberingAfterBreak="0">
    <w:nsid w:val="606B3DBF"/>
    <w:multiLevelType w:val="hybridMultilevel"/>
    <w:tmpl w:val="AEFA1800"/>
    <w:lvl w:ilvl="0" w:tplc="48649168">
      <w:start w:val="2"/>
      <w:numFmt w:val="decimal"/>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36" w15:restartNumberingAfterBreak="0">
    <w:nsid w:val="60A6F2FB"/>
    <w:multiLevelType w:val="hybridMultilevel"/>
    <w:tmpl w:val="B360F450"/>
    <w:lvl w:ilvl="0" w:tplc="268A054E">
      <w:start w:val="2"/>
      <w:numFmt w:val="lowerLetter"/>
      <w:lvlText w:val="%1)"/>
      <w:lvlJc w:val="left"/>
      <w:pPr>
        <w:ind w:left="992" w:hanging="360"/>
      </w:pPr>
      <w:rPr>
        <w:rFonts w:hint="default" w:ascii="Garamond" w:hAnsi="Garamond"/>
      </w:rPr>
    </w:lvl>
    <w:lvl w:ilvl="1" w:tplc="C1902AAE">
      <w:start w:val="1"/>
      <w:numFmt w:val="lowerLetter"/>
      <w:lvlText w:val="%2."/>
      <w:lvlJc w:val="left"/>
      <w:pPr>
        <w:ind w:left="1789" w:hanging="360"/>
      </w:pPr>
    </w:lvl>
    <w:lvl w:ilvl="2" w:tplc="CB58808E">
      <w:start w:val="1"/>
      <w:numFmt w:val="lowerRoman"/>
      <w:lvlText w:val="%3."/>
      <w:lvlJc w:val="right"/>
      <w:pPr>
        <w:ind w:left="2509" w:hanging="180"/>
      </w:pPr>
    </w:lvl>
    <w:lvl w:ilvl="3" w:tplc="61346B90">
      <w:start w:val="1"/>
      <w:numFmt w:val="decimal"/>
      <w:lvlText w:val="%4."/>
      <w:lvlJc w:val="left"/>
      <w:pPr>
        <w:ind w:left="3229" w:hanging="360"/>
      </w:pPr>
    </w:lvl>
    <w:lvl w:ilvl="4" w:tplc="D8280920">
      <w:start w:val="1"/>
      <w:numFmt w:val="lowerLetter"/>
      <w:lvlText w:val="%5."/>
      <w:lvlJc w:val="left"/>
      <w:pPr>
        <w:ind w:left="3949" w:hanging="360"/>
      </w:pPr>
    </w:lvl>
    <w:lvl w:ilvl="5" w:tplc="6594607E">
      <w:start w:val="1"/>
      <w:numFmt w:val="lowerRoman"/>
      <w:lvlText w:val="%6."/>
      <w:lvlJc w:val="right"/>
      <w:pPr>
        <w:ind w:left="4669" w:hanging="180"/>
      </w:pPr>
    </w:lvl>
    <w:lvl w:ilvl="6" w:tplc="41388092">
      <w:start w:val="1"/>
      <w:numFmt w:val="decimal"/>
      <w:lvlText w:val="%7."/>
      <w:lvlJc w:val="left"/>
      <w:pPr>
        <w:ind w:left="5389" w:hanging="360"/>
      </w:pPr>
    </w:lvl>
    <w:lvl w:ilvl="7" w:tplc="E982E1D8">
      <w:start w:val="1"/>
      <w:numFmt w:val="lowerLetter"/>
      <w:lvlText w:val="%8."/>
      <w:lvlJc w:val="left"/>
      <w:pPr>
        <w:ind w:left="6109" w:hanging="360"/>
      </w:pPr>
    </w:lvl>
    <w:lvl w:ilvl="8" w:tplc="DC16F806">
      <w:start w:val="1"/>
      <w:numFmt w:val="lowerRoman"/>
      <w:lvlText w:val="%9."/>
      <w:lvlJc w:val="right"/>
      <w:pPr>
        <w:ind w:left="6829" w:hanging="180"/>
      </w:pPr>
    </w:lvl>
  </w:abstractNum>
  <w:abstractNum w:abstractNumId="237" w15:restartNumberingAfterBreak="0">
    <w:nsid w:val="61036D60"/>
    <w:multiLevelType w:val="hybridMultilevel"/>
    <w:tmpl w:val="8AB25D7C"/>
    <w:lvl w:ilvl="0" w:tplc="08160017">
      <w:start w:val="1"/>
      <w:numFmt w:val="lowerLetter"/>
      <w:lvlText w:val="%1)"/>
      <w:lvlJc w:val="left"/>
      <w:pPr>
        <w:ind w:left="711" w:hanging="360"/>
      </w:pPr>
    </w:lvl>
    <w:lvl w:ilvl="1" w:tplc="0816001B">
      <w:start w:val="1"/>
      <w:numFmt w:val="lowerRoman"/>
      <w:lvlText w:val="%2."/>
      <w:lvlJc w:val="right"/>
      <w:pPr>
        <w:ind w:left="1431" w:hanging="360"/>
      </w:pPr>
    </w:lvl>
    <w:lvl w:ilvl="2" w:tplc="0816001B" w:tentative="1">
      <w:start w:val="1"/>
      <w:numFmt w:val="lowerRoman"/>
      <w:lvlText w:val="%3."/>
      <w:lvlJc w:val="right"/>
      <w:pPr>
        <w:ind w:left="2151" w:hanging="180"/>
      </w:pPr>
    </w:lvl>
    <w:lvl w:ilvl="3" w:tplc="0816000F" w:tentative="1">
      <w:start w:val="1"/>
      <w:numFmt w:val="decimal"/>
      <w:lvlText w:val="%4."/>
      <w:lvlJc w:val="left"/>
      <w:pPr>
        <w:ind w:left="2871" w:hanging="360"/>
      </w:pPr>
    </w:lvl>
    <w:lvl w:ilvl="4" w:tplc="08160019" w:tentative="1">
      <w:start w:val="1"/>
      <w:numFmt w:val="lowerLetter"/>
      <w:lvlText w:val="%5."/>
      <w:lvlJc w:val="left"/>
      <w:pPr>
        <w:ind w:left="3591" w:hanging="360"/>
      </w:pPr>
    </w:lvl>
    <w:lvl w:ilvl="5" w:tplc="0816001B" w:tentative="1">
      <w:start w:val="1"/>
      <w:numFmt w:val="lowerRoman"/>
      <w:lvlText w:val="%6."/>
      <w:lvlJc w:val="right"/>
      <w:pPr>
        <w:ind w:left="4311" w:hanging="180"/>
      </w:pPr>
    </w:lvl>
    <w:lvl w:ilvl="6" w:tplc="0816000F" w:tentative="1">
      <w:start w:val="1"/>
      <w:numFmt w:val="decimal"/>
      <w:lvlText w:val="%7."/>
      <w:lvlJc w:val="left"/>
      <w:pPr>
        <w:ind w:left="5031" w:hanging="360"/>
      </w:pPr>
    </w:lvl>
    <w:lvl w:ilvl="7" w:tplc="08160019" w:tentative="1">
      <w:start w:val="1"/>
      <w:numFmt w:val="lowerLetter"/>
      <w:lvlText w:val="%8."/>
      <w:lvlJc w:val="left"/>
      <w:pPr>
        <w:ind w:left="5751" w:hanging="360"/>
      </w:pPr>
    </w:lvl>
    <w:lvl w:ilvl="8" w:tplc="0816001B" w:tentative="1">
      <w:start w:val="1"/>
      <w:numFmt w:val="lowerRoman"/>
      <w:lvlText w:val="%9."/>
      <w:lvlJc w:val="right"/>
      <w:pPr>
        <w:ind w:left="6471" w:hanging="180"/>
      </w:pPr>
    </w:lvl>
  </w:abstractNum>
  <w:abstractNum w:abstractNumId="238" w15:restartNumberingAfterBreak="0">
    <w:nsid w:val="615303BB"/>
    <w:multiLevelType w:val="hybridMultilevel"/>
    <w:tmpl w:val="8E7A7CAA"/>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39" w15:restartNumberingAfterBreak="0">
    <w:nsid w:val="61CE7357"/>
    <w:multiLevelType w:val="hybridMultilevel"/>
    <w:tmpl w:val="29C86A60"/>
    <w:lvl w:ilvl="0" w:tplc="6C243178">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18E214C4">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1CA568A">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F427E62">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F5ECF2AE">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9EE8BB4">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E7E6FF1A">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23C83ADA">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19C64064">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40" w15:restartNumberingAfterBreak="0">
    <w:nsid w:val="61DA4322"/>
    <w:multiLevelType w:val="hybridMultilevel"/>
    <w:tmpl w:val="84866A9A"/>
    <w:lvl w:ilvl="0" w:tplc="23D037CA">
      <w:start w:val="1"/>
      <w:numFmt w:val="lowerLetter"/>
      <w:lvlText w:val="%1)"/>
      <w:lvlJc w:val="left"/>
      <w:pPr>
        <w:ind w:left="104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C96E0448">
      <w:start w:val="1"/>
      <w:numFmt w:val="lowerLetter"/>
      <w:lvlText w:val="%2"/>
      <w:lvlJc w:val="left"/>
      <w:pPr>
        <w:ind w:left="161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C86124C">
      <w:start w:val="1"/>
      <w:numFmt w:val="lowerRoman"/>
      <w:lvlText w:val="%3"/>
      <w:lvlJc w:val="left"/>
      <w:pPr>
        <w:ind w:left="233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60C2740A">
      <w:start w:val="1"/>
      <w:numFmt w:val="decimal"/>
      <w:lvlText w:val="%4"/>
      <w:lvlJc w:val="left"/>
      <w:pPr>
        <w:ind w:left="305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BEEE7F0">
      <w:start w:val="1"/>
      <w:numFmt w:val="lowerLetter"/>
      <w:lvlText w:val="%5"/>
      <w:lvlJc w:val="left"/>
      <w:pPr>
        <w:ind w:left="377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3E65206">
      <w:start w:val="1"/>
      <w:numFmt w:val="lowerRoman"/>
      <w:lvlText w:val="%6"/>
      <w:lvlJc w:val="left"/>
      <w:pPr>
        <w:ind w:left="449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C0C3FAE">
      <w:start w:val="1"/>
      <w:numFmt w:val="decimal"/>
      <w:lvlText w:val="%7"/>
      <w:lvlJc w:val="left"/>
      <w:pPr>
        <w:ind w:left="521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8330623C">
      <w:start w:val="1"/>
      <w:numFmt w:val="lowerLetter"/>
      <w:lvlText w:val="%8"/>
      <w:lvlJc w:val="left"/>
      <w:pPr>
        <w:ind w:left="593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2834E19A">
      <w:start w:val="1"/>
      <w:numFmt w:val="lowerRoman"/>
      <w:lvlText w:val="%9"/>
      <w:lvlJc w:val="left"/>
      <w:pPr>
        <w:ind w:left="665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41" w15:restartNumberingAfterBreak="0">
    <w:nsid w:val="622E3B9F"/>
    <w:multiLevelType w:val="hybridMultilevel"/>
    <w:tmpl w:val="E8802D2C"/>
    <w:lvl w:ilvl="0" w:tplc="389E4FB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77241FEA">
      <w:start w:val="1"/>
      <w:numFmt w:val="lowerLetter"/>
      <w:lvlText w:val="%2)"/>
      <w:lvlJc w:val="left"/>
      <w:pPr>
        <w:ind w:left="861"/>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8DE6788">
      <w:start w:val="1"/>
      <w:numFmt w:val="lowerRoman"/>
      <w:lvlText w:val="%3"/>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4D74E774">
      <w:start w:val="1"/>
      <w:numFmt w:val="decimal"/>
      <w:lvlText w:val="%4"/>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05B0892E">
      <w:start w:val="1"/>
      <w:numFmt w:val="lowerLetter"/>
      <w:lvlText w:val="%5"/>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3822E204">
      <w:start w:val="1"/>
      <w:numFmt w:val="lowerRoman"/>
      <w:lvlText w:val="%6"/>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51F205CC">
      <w:start w:val="1"/>
      <w:numFmt w:val="decimal"/>
      <w:lvlText w:val="%7"/>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986DCF0">
      <w:start w:val="1"/>
      <w:numFmt w:val="lowerLetter"/>
      <w:lvlText w:val="%8"/>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378648C">
      <w:start w:val="1"/>
      <w:numFmt w:val="lowerRoman"/>
      <w:lvlText w:val="%9"/>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42" w15:restartNumberingAfterBreak="0">
    <w:nsid w:val="623B3DBD"/>
    <w:multiLevelType w:val="hybridMultilevel"/>
    <w:tmpl w:val="9D1CDCB4"/>
    <w:lvl w:ilvl="0" w:tplc="5E02FBAA">
      <w:start w:val="1"/>
      <w:numFmt w:val="decimal"/>
      <w:lvlText w:val="%1"/>
      <w:lvlJc w:val="left"/>
      <w:pPr>
        <w:ind w:left="31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EBCC3A2">
      <w:start w:val="1"/>
      <w:numFmt w:val="lowerLetter"/>
      <w:lvlText w:val="%2)"/>
      <w:lvlJc w:val="left"/>
      <w:pPr>
        <w:ind w:left="104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234ABBA">
      <w:start w:val="1"/>
      <w:numFmt w:val="lowerRoman"/>
      <w:lvlText w:val="%3"/>
      <w:lvlJc w:val="left"/>
      <w:pPr>
        <w:ind w:left="161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A602208E">
      <w:start w:val="1"/>
      <w:numFmt w:val="decimal"/>
      <w:lvlText w:val="%4"/>
      <w:lvlJc w:val="left"/>
      <w:pPr>
        <w:ind w:left="233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51E066DA">
      <w:start w:val="1"/>
      <w:numFmt w:val="lowerLetter"/>
      <w:lvlText w:val="%5"/>
      <w:lvlJc w:val="left"/>
      <w:pPr>
        <w:ind w:left="305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12465902">
      <w:start w:val="1"/>
      <w:numFmt w:val="lowerRoman"/>
      <w:lvlText w:val="%6"/>
      <w:lvlJc w:val="left"/>
      <w:pPr>
        <w:ind w:left="377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B584AC4">
      <w:start w:val="1"/>
      <w:numFmt w:val="decimal"/>
      <w:lvlText w:val="%7"/>
      <w:lvlJc w:val="left"/>
      <w:pPr>
        <w:ind w:left="449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D9808A20">
      <w:start w:val="1"/>
      <w:numFmt w:val="lowerLetter"/>
      <w:lvlText w:val="%8"/>
      <w:lvlJc w:val="left"/>
      <w:pPr>
        <w:ind w:left="521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54EC4B72">
      <w:start w:val="1"/>
      <w:numFmt w:val="lowerRoman"/>
      <w:lvlText w:val="%9"/>
      <w:lvlJc w:val="left"/>
      <w:pPr>
        <w:ind w:left="593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43" w15:restartNumberingAfterBreak="0">
    <w:nsid w:val="62680DB5"/>
    <w:multiLevelType w:val="hybridMultilevel"/>
    <w:tmpl w:val="13087428"/>
    <w:lvl w:ilvl="0" w:tplc="8FB0C7DE">
      <w:start w:val="5"/>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7C4240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C92DB9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C8AAB17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632F668">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BF803CC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5FACD6F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EC8FFC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F256541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44" w15:restartNumberingAfterBreak="0">
    <w:nsid w:val="63027FA7"/>
    <w:multiLevelType w:val="multilevel"/>
    <w:tmpl w:val="786AF3B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5" w15:restartNumberingAfterBreak="0">
    <w:nsid w:val="631D0E98"/>
    <w:multiLevelType w:val="hybridMultilevel"/>
    <w:tmpl w:val="1D26A194"/>
    <w:lvl w:ilvl="0" w:tplc="2A7C5A52">
      <w:start w:val="3"/>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440AE08">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9D8823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C4AC8BA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1C8EF56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FE2292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0949CB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E92CC9A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B760968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46" w15:restartNumberingAfterBreak="0">
    <w:nsid w:val="63712A06"/>
    <w:multiLevelType w:val="hybridMultilevel"/>
    <w:tmpl w:val="C8B66EAC"/>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7" w15:restartNumberingAfterBreak="0">
    <w:nsid w:val="63FB7F17"/>
    <w:multiLevelType w:val="hybridMultilevel"/>
    <w:tmpl w:val="FFFFFFFF"/>
    <w:lvl w:ilvl="0" w:tplc="0EAC2B38">
      <w:start w:val="1"/>
      <w:numFmt w:val="decimal"/>
      <w:lvlText w:val="%1."/>
      <w:lvlJc w:val="left"/>
      <w:pPr>
        <w:ind w:left="502" w:hanging="360"/>
      </w:pPr>
    </w:lvl>
    <w:lvl w:ilvl="1" w:tplc="8B387646">
      <w:start w:val="1"/>
      <w:numFmt w:val="lowerLetter"/>
      <w:lvlText w:val="%2."/>
      <w:lvlJc w:val="left"/>
      <w:pPr>
        <w:ind w:left="1222" w:hanging="360"/>
      </w:pPr>
    </w:lvl>
    <w:lvl w:ilvl="2" w:tplc="C3E6F426">
      <w:start w:val="1"/>
      <w:numFmt w:val="lowerRoman"/>
      <w:lvlText w:val="%3."/>
      <w:lvlJc w:val="right"/>
      <w:pPr>
        <w:ind w:left="1942" w:hanging="180"/>
      </w:pPr>
    </w:lvl>
    <w:lvl w:ilvl="3" w:tplc="FE0CB140">
      <w:start w:val="1"/>
      <w:numFmt w:val="decimal"/>
      <w:lvlText w:val="%4."/>
      <w:lvlJc w:val="left"/>
      <w:pPr>
        <w:ind w:left="2662" w:hanging="360"/>
      </w:pPr>
    </w:lvl>
    <w:lvl w:ilvl="4" w:tplc="6DF0E964">
      <w:start w:val="1"/>
      <w:numFmt w:val="lowerLetter"/>
      <w:lvlText w:val="%5."/>
      <w:lvlJc w:val="left"/>
      <w:pPr>
        <w:ind w:left="3382" w:hanging="360"/>
      </w:pPr>
    </w:lvl>
    <w:lvl w:ilvl="5" w:tplc="42C62314">
      <w:start w:val="1"/>
      <w:numFmt w:val="lowerRoman"/>
      <w:lvlText w:val="%6."/>
      <w:lvlJc w:val="right"/>
      <w:pPr>
        <w:ind w:left="4102" w:hanging="180"/>
      </w:pPr>
    </w:lvl>
    <w:lvl w:ilvl="6" w:tplc="19925D96">
      <w:start w:val="1"/>
      <w:numFmt w:val="decimal"/>
      <w:lvlText w:val="%7."/>
      <w:lvlJc w:val="left"/>
      <w:pPr>
        <w:ind w:left="4822" w:hanging="360"/>
      </w:pPr>
    </w:lvl>
    <w:lvl w:ilvl="7" w:tplc="B4665396">
      <w:start w:val="1"/>
      <w:numFmt w:val="lowerLetter"/>
      <w:lvlText w:val="%8."/>
      <w:lvlJc w:val="left"/>
      <w:pPr>
        <w:ind w:left="5542" w:hanging="360"/>
      </w:pPr>
    </w:lvl>
    <w:lvl w:ilvl="8" w:tplc="2F32F4CC">
      <w:start w:val="1"/>
      <w:numFmt w:val="lowerRoman"/>
      <w:lvlText w:val="%9."/>
      <w:lvlJc w:val="right"/>
      <w:pPr>
        <w:ind w:left="6262" w:hanging="180"/>
      </w:pPr>
    </w:lvl>
  </w:abstractNum>
  <w:abstractNum w:abstractNumId="248" w15:restartNumberingAfterBreak="0">
    <w:nsid w:val="64F77261"/>
    <w:multiLevelType w:val="hybridMultilevel"/>
    <w:tmpl w:val="B7B41BCE"/>
    <w:lvl w:ilvl="0" w:tplc="0AF82A60">
      <w:start w:val="1"/>
      <w:numFmt w:val="decimal"/>
      <w:lvlText w:val="2"/>
      <w:lvlJc w:val="left"/>
      <w:pPr>
        <w:ind w:left="502" w:hanging="360"/>
      </w:pPr>
    </w:lvl>
    <w:lvl w:ilvl="1" w:tplc="F89C23F0">
      <w:start w:val="1"/>
      <w:numFmt w:val="lowerLetter"/>
      <w:lvlText w:val="%2."/>
      <w:lvlJc w:val="left"/>
      <w:pPr>
        <w:ind w:left="1222" w:hanging="360"/>
      </w:pPr>
    </w:lvl>
    <w:lvl w:ilvl="2" w:tplc="1FE4D57A">
      <w:start w:val="1"/>
      <w:numFmt w:val="lowerRoman"/>
      <w:lvlText w:val="%3."/>
      <w:lvlJc w:val="right"/>
      <w:pPr>
        <w:ind w:left="1942" w:hanging="180"/>
      </w:pPr>
    </w:lvl>
    <w:lvl w:ilvl="3" w:tplc="22EE5D9C">
      <w:start w:val="1"/>
      <w:numFmt w:val="decimal"/>
      <w:lvlText w:val="%4."/>
      <w:lvlJc w:val="left"/>
      <w:pPr>
        <w:ind w:left="2662" w:hanging="360"/>
      </w:pPr>
    </w:lvl>
    <w:lvl w:ilvl="4" w:tplc="BF9414F0">
      <w:start w:val="1"/>
      <w:numFmt w:val="lowerLetter"/>
      <w:lvlText w:val="%5."/>
      <w:lvlJc w:val="left"/>
      <w:pPr>
        <w:ind w:left="3382" w:hanging="360"/>
      </w:pPr>
    </w:lvl>
    <w:lvl w:ilvl="5" w:tplc="95CE861E">
      <w:start w:val="1"/>
      <w:numFmt w:val="lowerRoman"/>
      <w:lvlText w:val="%6."/>
      <w:lvlJc w:val="right"/>
      <w:pPr>
        <w:ind w:left="4102" w:hanging="180"/>
      </w:pPr>
    </w:lvl>
    <w:lvl w:ilvl="6" w:tplc="9D1254B8">
      <w:start w:val="1"/>
      <w:numFmt w:val="decimal"/>
      <w:lvlText w:val="%7."/>
      <w:lvlJc w:val="left"/>
      <w:pPr>
        <w:ind w:left="4822" w:hanging="360"/>
      </w:pPr>
    </w:lvl>
    <w:lvl w:ilvl="7" w:tplc="9E524C46">
      <w:start w:val="1"/>
      <w:numFmt w:val="lowerLetter"/>
      <w:lvlText w:val="%8."/>
      <w:lvlJc w:val="left"/>
      <w:pPr>
        <w:ind w:left="5542" w:hanging="360"/>
      </w:pPr>
    </w:lvl>
    <w:lvl w:ilvl="8" w:tplc="A35697FE">
      <w:start w:val="1"/>
      <w:numFmt w:val="lowerRoman"/>
      <w:lvlText w:val="%9."/>
      <w:lvlJc w:val="right"/>
      <w:pPr>
        <w:ind w:left="6262" w:hanging="180"/>
      </w:pPr>
    </w:lvl>
  </w:abstractNum>
  <w:abstractNum w:abstractNumId="249" w15:restartNumberingAfterBreak="0">
    <w:nsid w:val="656C2575"/>
    <w:multiLevelType w:val="hybridMultilevel"/>
    <w:tmpl w:val="6088CF64"/>
    <w:lvl w:ilvl="0" w:tplc="BF92D92A">
      <w:start w:val="6"/>
      <w:numFmt w:val="decimal"/>
      <w:lvlText w:val="%1"/>
      <w:lvlJc w:val="left"/>
      <w:pPr>
        <w:ind w:left="40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C4EC1238">
      <w:start w:val="1"/>
      <w:numFmt w:val="lowerLetter"/>
      <w:lvlText w:val="%2"/>
      <w:lvlJc w:val="left"/>
      <w:pPr>
        <w:ind w:left="117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69CE680E">
      <w:start w:val="1"/>
      <w:numFmt w:val="lowerRoman"/>
      <w:lvlText w:val="%3"/>
      <w:lvlJc w:val="left"/>
      <w:pPr>
        <w:ind w:left="189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274BF70">
      <w:start w:val="1"/>
      <w:numFmt w:val="decimal"/>
      <w:lvlText w:val="%4"/>
      <w:lvlJc w:val="left"/>
      <w:pPr>
        <w:ind w:left="261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AB40CA8">
      <w:start w:val="1"/>
      <w:numFmt w:val="lowerLetter"/>
      <w:lvlText w:val="%5"/>
      <w:lvlJc w:val="left"/>
      <w:pPr>
        <w:ind w:left="333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1DED26A">
      <w:start w:val="1"/>
      <w:numFmt w:val="lowerRoman"/>
      <w:lvlText w:val="%6"/>
      <w:lvlJc w:val="left"/>
      <w:pPr>
        <w:ind w:left="405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7C6C9DA">
      <w:start w:val="1"/>
      <w:numFmt w:val="decimal"/>
      <w:lvlText w:val="%7"/>
      <w:lvlJc w:val="left"/>
      <w:pPr>
        <w:ind w:left="477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066D08C">
      <w:start w:val="1"/>
      <w:numFmt w:val="lowerLetter"/>
      <w:lvlText w:val="%8"/>
      <w:lvlJc w:val="left"/>
      <w:pPr>
        <w:ind w:left="549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5E86D58">
      <w:start w:val="1"/>
      <w:numFmt w:val="lowerRoman"/>
      <w:lvlText w:val="%9"/>
      <w:lvlJc w:val="left"/>
      <w:pPr>
        <w:ind w:left="621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50" w15:restartNumberingAfterBreak="0">
    <w:nsid w:val="659159A6"/>
    <w:multiLevelType w:val="hybridMultilevel"/>
    <w:tmpl w:val="88209A7A"/>
    <w:lvl w:ilvl="0" w:tplc="AAE6E95E">
      <w:start w:val="1"/>
      <w:numFmt w:val="decimal"/>
      <w:lvlText w:val="%1."/>
      <w:lvlJc w:val="left"/>
      <w:pPr>
        <w:ind w:left="502" w:hanging="360"/>
      </w:pPr>
    </w:lvl>
    <w:lvl w:ilvl="1" w:tplc="3834A49A">
      <w:start w:val="1"/>
      <w:numFmt w:val="lowerLetter"/>
      <w:lvlText w:val="%2."/>
      <w:lvlJc w:val="left"/>
      <w:pPr>
        <w:ind w:left="1222" w:hanging="360"/>
      </w:pPr>
    </w:lvl>
    <w:lvl w:ilvl="2" w:tplc="41945C3E">
      <w:start w:val="1"/>
      <w:numFmt w:val="lowerRoman"/>
      <w:lvlText w:val="%3."/>
      <w:lvlJc w:val="right"/>
      <w:pPr>
        <w:ind w:left="1942" w:hanging="180"/>
      </w:pPr>
    </w:lvl>
    <w:lvl w:ilvl="3" w:tplc="397EEAFA">
      <w:start w:val="1"/>
      <w:numFmt w:val="decimal"/>
      <w:lvlText w:val="%4."/>
      <w:lvlJc w:val="left"/>
      <w:pPr>
        <w:ind w:left="2662" w:hanging="360"/>
      </w:pPr>
    </w:lvl>
    <w:lvl w:ilvl="4" w:tplc="0E426668">
      <w:start w:val="1"/>
      <w:numFmt w:val="lowerLetter"/>
      <w:lvlText w:val="%5."/>
      <w:lvlJc w:val="left"/>
      <w:pPr>
        <w:ind w:left="3382" w:hanging="360"/>
      </w:pPr>
    </w:lvl>
    <w:lvl w:ilvl="5" w:tplc="35963CA8">
      <w:start w:val="1"/>
      <w:numFmt w:val="lowerRoman"/>
      <w:lvlText w:val="%6."/>
      <w:lvlJc w:val="right"/>
      <w:pPr>
        <w:ind w:left="4102" w:hanging="180"/>
      </w:pPr>
    </w:lvl>
    <w:lvl w:ilvl="6" w:tplc="6DC0C234">
      <w:start w:val="1"/>
      <w:numFmt w:val="decimal"/>
      <w:lvlText w:val="%7."/>
      <w:lvlJc w:val="left"/>
      <w:pPr>
        <w:ind w:left="4822" w:hanging="360"/>
      </w:pPr>
    </w:lvl>
    <w:lvl w:ilvl="7" w:tplc="D088B080">
      <w:start w:val="1"/>
      <w:numFmt w:val="lowerLetter"/>
      <w:lvlText w:val="%8."/>
      <w:lvlJc w:val="left"/>
      <w:pPr>
        <w:ind w:left="5542" w:hanging="360"/>
      </w:pPr>
    </w:lvl>
    <w:lvl w:ilvl="8" w:tplc="8CDC6B66">
      <w:start w:val="1"/>
      <w:numFmt w:val="lowerRoman"/>
      <w:lvlText w:val="%9."/>
      <w:lvlJc w:val="right"/>
      <w:pPr>
        <w:ind w:left="6262" w:hanging="180"/>
      </w:pPr>
    </w:lvl>
  </w:abstractNum>
  <w:abstractNum w:abstractNumId="251" w15:restartNumberingAfterBreak="0">
    <w:nsid w:val="65FA687E"/>
    <w:multiLevelType w:val="hybridMultilevel"/>
    <w:tmpl w:val="E2BE2316"/>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2" w15:restartNumberingAfterBreak="0">
    <w:nsid w:val="663C5F8F"/>
    <w:multiLevelType w:val="hybridMultilevel"/>
    <w:tmpl w:val="98BCE490"/>
    <w:lvl w:ilvl="0" w:tplc="2DC415C6">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488128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13446CC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D386C9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20A47DC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A6E52E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C3236D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DEE36BE">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98810F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53" w15:restartNumberingAfterBreak="0">
    <w:nsid w:val="665CD568"/>
    <w:multiLevelType w:val="hybridMultilevel"/>
    <w:tmpl w:val="FFFFFFFF"/>
    <w:lvl w:ilvl="0" w:tplc="07221FC4">
      <w:start w:val="1"/>
      <w:numFmt w:val="bullet"/>
      <w:lvlText w:val=""/>
      <w:lvlJc w:val="left"/>
      <w:pPr>
        <w:ind w:left="487" w:hanging="360"/>
      </w:pPr>
      <w:rPr>
        <w:rFonts w:hint="default" w:ascii="Symbol" w:hAnsi="Symbol"/>
      </w:rPr>
    </w:lvl>
    <w:lvl w:ilvl="1" w:tplc="F4B0CB24">
      <w:start w:val="1"/>
      <w:numFmt w:val="bullet"/>
      <w:lvlText w:val="o"/>
      <w:lvlJc w:val="left"/>
      <w:pPr>
        <w:ind w:left="1207" w:hanging="360"/>
      </w:pPr>
      <w:rPr>
        <w:rFonts w:hint="default" w:ascii="Courier New" w:hAnsi="Courier New"/>
      </w:rPr>
    </w:lvl>
    <w:lvl w:ilvl="2" w:tplc="98241ACC">
      <w:start w:val="1"/>
      <w:numFmt w:val="bullet"/>
      <w:lvlText w:val=""/>
      <w:lvlJc w:val="left"/>
      <w:pPr>
        <w:ind w:left="1927" w:hanging="360"/>
      </w:pPr>
      <w:rPr>
        <w:rFonts w:hint="default" w:ascii="Wingdings" w:hAnsi="Wingdings"/>
      </w:rPr>
    </w:lvl>
    <w:lvl w:ilvl="3" w:tplc="6AC4398E">
      <w:start w:val="1"/>
      <w:numFmt w:val="bullet"/>
      <w:lvlText w:val=""/>
      <w:lvlJc w:val="left"/>
      <w:pPr>
        <w:ind w:left="2647" w:hanging="360"/>
      </w:pPr>
      <w:rPr>
        <w:rFonts w:hint="default" w:ascii="Symbol" w:hAnsi="Symbol"/>
      </w:rPr>
    </w:lvl>
    <w:lvl w:ilvl="4" w:tplc="81D0871C">
      <w:start w:val="1"/>
      <w:numFmt w:val="bullet"/>
      <w:lvlText w:val="o"/>
      <w:lvlJc w:val="left"/>
      <w:pPr>
        <w:ind w:left="3367" w:hanging="360"/>
      </w:pPr>
      <w:rPr>
        <w:rFonts w:hint="default" w:ascii="Courier New" w:hAnsi="Courier New"/>
      </w:rPr>
    </w:lvl>
    <w:lvl w:ilvl="5" w:tplc="C7DA86DE">
      <w:start w:val="1"/>
      <w:numFmt w:val="bullet"/>
      <w:lvlText w:val=""/>
      <w:lvlJc w:val="left"/>
      <w:pPr>
        <w:ind w:left="4087" w:hanging="360"/>
      </w:pPr>
      <w:rPr>
        <w:rFonts w:hint="default" w:ascii="Wingdings" w:hAnsi="Wingdings"/>
      </w:rPr>
    </w:lvl>
    <w:lvl w:ilvl="6" w:tplc="5E742334">
      <w:start w:val="1"/>
      <w:numFmt w:val="bullet"/>
      <w:lvlText w:val=""/>
      <w:lvlJc w:val="left"/>
      <w:pPr>
        <w:ind w:left="4807" w:hanging="360"/>
      </w:pPr>
      <w:rPr>
        <w:rFonts w:hint="default" w:ascii="Symbol" w:hAnsi="Symbol"/>
      </w:rPr>
    </w:lvl>
    <w:lvl w:ilvl="7" w:tplc="D2D4993E">
      <w:start w:val="1"/>
      <w:numFmt w:val="bullet"/>
      <w:lvlText w:val="o"/>
      <w:lvlJc w:val="left"/>
      <w:pPr>
        <w:ind w:left="5527" w:hanging="360"/>
      </w:pPr>
      <w:rPr>
        <w:rFonts w:hint="default" w:ascii="Courier New" w:hAnsi="Courier New"/>
      </w:rPr>
    </w:lvl>
    <w:lvl w:ilvl="8" w:tplc="6FE06296">
      <w:start w:val="1"/>
      <w:numFmt w:val="bullet"/>
      <w:lvlText w:val=""/>
      <w:lvlJc w:val="left"/>
      <w:pPr>
        <w:ind w:left="6247" w:hanging="360"/>
      </w:pPr>
      <w:rPr>
        <w:rFonts w:hint="default" w:ascii="Wingdings" w:hAnsi="Wingdings"/>
      </w:rPr>
    </w:lvl>
  </w:abstractNum>
  <w:abstractNum w:abstractNumId="254" w15:restartNumberingAfterBreak="0">
    <w:nsid w:val="66B74EF1"/>
    <w:multiLevelType w:val="hybridMultilevel"/>
    <w:tmpl w:val="C84EE5E2"/>
    <w:lvl w:ilvl="0" w:tplc="FFFFFFFF">
      <w:start w:val="1"/>
      <w:numFmt w:val="decimal"/>
      <w:lvlText w:val="%1 -"/>
      <w:lvlJc w:val="left"/>
      <w:pPr>
        <w:ind w:left="360" w:hanging="360"/>
      </w:pPr>
      <w:rPr>
        <w:rFonts w:hint="default"/>
      </w:rPr>
    </w:lvl>
    <w:lvl w:ilvl="1" w:tplc="FFFFFFFF" w:tentative="1">
      <w:start w:val="1"/>
      <w:numFmt w:val="lowerLetter"/>
      <w:lvlText w:val="%2."/>
      <w:lvlJc w:val="left"/>
      <w:pPr>
        <w:ind w:left="826" w:hanging="360"/>
      </w:pPr>
    </w:lvl>
    <w:lvl w:ilvl="2" w:tplc="FFFFFFFF" w:tentative="1">
      <w:start w:val="1"/>
      <w:numFmt w:val="lowerRoman"/>
      <w:lvlText w:val="%3."/>
      <w:lvlJc w:val="right"/>
      <w:pPr>
        <w:ind w:left="1546" w:hanging="180"/>
      </w:pPr>
    </w:lvl>
    <w:lvl w:ilvl="3" w:tplc="FFFFFFFF" w:tentative="1">
      <w:start w:val="1"/>
      <w:numFmt w:val="decimal"/>
      <w:lvlText w:val="%4."/>
      <w:lvlJc w:val="left"/>
      <w:pPr>
        <w:ind w:left="2266" w:hanging="360"/>
      </w:pPr>
    </w:lvl>
    <w:lvl w:ilvl="4" w:tplc="FFFFFFFF" w:tentative="1">
      <w:start w:val="1"/>
      <w:numFmt w:val="lowerLetter"/>
      <w:lvlText w:val="%5."/>
      <w:lvlJc w:val="left"/>
      <w:pPr>
        <w:ind w:left="2986" w:hanging="360"/>
      </w:pPr>
    </w:lvl>
    <w:lvl w:ilvl="5" w:tplc="FFFFFFFF" w:tentative="1">
      <w:start w:val="1"/>
      <w:numFmt w:val="lowerRoman"/>
      <w:lvlText w:val="%6."/>
      <w:lvlJc w:val="right"/>
      <w:pPr>
        <w:ind w:left="3706" w:hanging="180"/>
      </w:pPr>
    </w:lvl>
    <w:lvl w:ilvl="6" w:tplc="FFFFFFFF" w:tentative="1">
      <w:start w:val="1"/>
      <w:numFmt w:val="decimal"/>
      <w:lvlText w:val="%7."/>
      <w:lvlJc w:val="left"/>
      <w:pPr>
        <w:ind w:left="4426" w:hanging="360"/>
      </w:pPr>
    </w:lvl>
    <w:lvl w:ilvl="7" w:tplc="FFFFFFFF" w:tentative="1">
      <w:start w:val="1"/>
      <w:numFmt w:val="lowerLetter"/>
      <w:lvlText w:val="%8."/>
      <w:lvlJc w:val="left"/>
      <w:pPr>
        <w:ind w:left="5146" w:hanging="360"/>
      </w:pPr>
    </w:lvl>
    <w:lvl w:ilvl="8" w:tplc="FFFFFFFF" w:tentative="1">
      <w:start w:val="1"/>
      <w:numFmt w:val="lowerRoman"/>
      <w:lvlText w:val="%9."/>
      <w:lvlJc w:val="right"/>
      <w:pPr>
        <w:ind w:left="5866" w:hanging="180"/>
      </w:pPr>
    </w:lvl>
  </w:abstractNum>
  <w:abstractNum w:abstractNumId="255" w15:restartNumberingAfterBreak="0">
    <w:nsid w:val="68473A12"/>
    <w:multiLevelType w:val="hybridMultilevel"/>
    <w:tmpl w:val="66123C5A"/>
    <w:lvl w:ilvl="0" w:tplc="91B2C034">
      <w:start w:val="1"/>
      <w:numFmt w:val="decimal"/>
      <w:lvlText w:val="%1."/>
      <w:lvlJc w:val="left"/>
      <w:pPr>
        <w:ind w:left="502" w:hanging="360"/>
      </w:pPr>
    </w:lvl>
    <w:lvl w:ilvl="1" w:tplc="316A3ED2">
      <w:start w:val="1"/>
      <w:numFmt w:val="lowerLetter"/>
      <w:lvlText w:val="%2."/>
      <w:lvlJc w:val="left"/>
      <w:pPr>
        <w:ind w:left="1222" w:hanging="360"/>
      </w:pPr>
    </w:lvl>
    <w:lvl w:ilvl="2" w:tplc="53B82AD4">
      <w:start w:val="1"/>
      <w:numFmt w:val="lowerRoman"/>
      <w:lvlText w:val="%3."/>
      <w:lvlJc w:val="right"/>
      <w:pPr>
        <w:ind w:left="1942" w:hanging="180"/>
      </w:pPr>
    </w:lvl>
    <w:lvl w:ilvl="3" w:tplc="70AAC974">
      <w:start w:val="1"/>
      <w:numFmt w:val="decimal"/>
      <w:lvlText w:val="%4."/>
      <w:lvlJc w:val="left"/>
      <w:pPr>
        <w:ind w:left="2662" w:hanging="360"/>
      </w:pPr>
    </w:lvl>
    <w:lvl w:ilvl="4" w:tplc="0FF484E4">
      <w:start w:val="1"/>
      <w:numFmt w:val="lowerLetter"/>
      <w:lvlText w:val="%5."/>
      <w:lvlJc w:val="left"/>
      <w:pPr>
        <w:ind w:left="3382" w:hanging="360"/>
      </w:pPr>
    </w:lvl>
    <w:lvl w:ilvl="5" w:tplc="B57026CE">
      <w:start w:val="1"/>
      <w:numFmt w:val="lowerRoman"/>
      <w:lvlText w:val="%6."/>
      <w:lvlJc w:val="right"/>
      <w:pPr>
        <w:ind w:left="4102" w:hanging="180"/>
      </w:pPr>
    </w:lvl>
    <w:lvl w:ilvl="6" w:tplc="2BD63376">
      <w:start w:val="1"/>
      <w:numFmt w:val="decimal"/>
      <w:lvlText w:val="%7."/>
      <w:lvlJc w:val="left"/>
      <w:pPr>
        <w:ind w:left="4822" w:hanging="360"/>
      </w:pPr>
    </w:lvl>
    <w:lvl w:ilvl="7" w:tplc="7F4C107A">
      <w:start w:val="1"/>
      <w:numFmt w:val="lowerLetter"/>
      <w:lvlText w:val="%8."/>
      <w:lvlJc w:val="left"/>
      <w:pPr>
        <w:ind w:left="5542" w:hanging="360"/>
      </w:pPr>
    </w:lvl>
    <w:lvl w:ilvl="8" w:tplc="9A729FC6">
      <w:start w:val="1"/>
      <w:numFmt w:val="lowerRoman"/>
      <w:lvlText w:val="%9."/>
      <w:lvlJc w:val="right"/>
      <w:pPr>
        <w:ind w:left="6262" w:hanging="180"/>
      </w:pPr>
    </w:lvl>
  </w:abstractNum>
  <w:abstractNum w:abstractNumId="256" w15:restartNumberingAfterBreak="0">
    <w:nsid w:val="685686F9"/>
    <w:multiLevelType w:val="hybridMultilevel"/>
    <w:tmpl w:val="FB5EE13E"/>
    <w:lvl w:ilvl="0" w:tplc="B23C5A42">
      <w:start w:val="1"/>
      <w:numFmt w:val="bullet"/>
      <w:lvlText w:val="-"/>
      <w:lvlJc w:val="left"/>
      <w:pPr>
        <w:ind w:left="487" w:hanging="360"/>
      </w:pPr>
      <w:rPr>
        <w:rFonts w:hint="default" w:ascii="Aptos" w:hAnsi="Aptos"/>
      </w:rPr>
    </w:lvl>
    <w:lvl w:ilvl="1" w:tplc="FAD44D0E">
      <w:start w:val="1"/>
      <w:numFmt w:val="bullet"/>
      <w:lvlText w:val="o"/>
      <w:lvlJc w:val="left"/>
      <w:pPr>
        <w:ind w:left="1207" w:hanging="360"/>
      </w:pPr>
      <w:rPr>
        <w:rFonts w:hint="default" w:ascii="Courier New" w:hAnsi="Courier New"/>
      </w:rPr>
    </w:lvl>
    <w:lvl w:ilvl="2" w:tplc="6ED691CC">
      <w:start w:val="1"/>
      <w:numFmt w:val="bullet"/>
      <w:lvlText w:val=""/>
      <w:lvlJc w:val="left"/>
      <w:pPr>
        <w:ind w:left="1927" w:hanging="360"/>
      </w:pPr>
      <w:rPr>
        <w:rFonts w:hint="default" w:ascii="Wingdings" w:hAnsi="Wingdings"/>
      </w:rPr>
    </w:lvl>
    <w:lvl w:ilvl="3" w:tplc="C00AAFF2">
      <w:start w:val="1"/>
      <w:numFmt w:val="bullet"/>
      <w:lvlText w:val=""/>
      <w:lvlJc w:val="left"/>
      <w:pPr>
        <w:ind w:left="2647" w:hanging="360"/>
      </w:pPr>
      <w:rPr>
        <w:rFonts w:hint="default" w:ascii="Symbol" w:hAnsi="Symbol"/>
      </w:rPr>
    </w:lvl>
    <w:lvl w:ilvl="4" w:tplc="6A9EC4B4">
      <w:start w:val="1"/>
      <w:numFmt w:val="bullet"/>
      <w:lvlText w:val="o"/>
      <w:lvlJc w:val="left"/>
      <w:pPr>
        <w:ind w:left="3367" w:hanging="360"/>
      </w:pPr>
      <w:rPr>
        <w:rFonts w:hint="default" w:ascii="Courier New" w:hAnsi="Courier New"/>
      </w:rPr>
    </w:lvl>
    <w:lvl w:ilvl="5" w:tplc="DC06922C">
      <w:start w:val="1"/>
      <w:numFmt w:val="bullet"/>
      <w:lvlText w:val=""/>
      <w:lvlJc w:val="left"/>
      <w:pPr>
        <w:ind w:left="4087" w:hanging="360"/>
      </w:pPr>
      <w:rPr>
        <w:rFonts w:hint="default" w:ascii="Wingdings" w:hAnsi="Wingdings"/>
      </w:rPr>
    </w:lvl>
    <w:lvl w:ilvl="6" w:tplc="19B0F38E">
      <w:start w:val="1"/>
      <w:numFmt w:val="bullet"/>
      <w:lvlText w:val=""/>
      <w:lvlJc w:val="left"/>
      <w:pPr>
        <w:ind w:left="4807" w:hanging="360"/>
      </w:pPr>
      <w:rPr>
        <w:rFonts w:hint="default" w:ascii="Symbol" w:hAnsi="Symbol"/>
      </w:rPr>
    </w:lvl>
    <w:lvl w:ilvl="7" w:tplc="28549296">
      <w:start w:val="1"/>
      <w:numFmt w:val="bullet"/>
      <w:lvlText w:val="o"/>
      <w:lvlJc w:val="left"/>
      <w:pPr>
        <w:ind w:left="5527" w:hanging="360"/>
      </w:pPr>
      <w:rPr>
        <w:rFonts w:hint="default" w:ascii="Courier New" w:hAnsi="Courier New"/>
      </w:rPr>
    </w:lvl>
    <w:lvl w:ilvl="8" w:tplc="10E223A2">
      <w:start w:val="1"/>
      <w:numFmt w:val="bullet"/>
      <w:lvlText w:val=""/>
      <w:lvlJc w:val="left"/>
      <w:pPr>
        <w:ind w:left="6247" w:hanging="360"/>
      </w:pPr>
      <w:rPr>
        <w:rFonts w:hint="default" w:ascii="Wingdings" w:hAnsi="Wingdings"/>
      </w:rPr>
    </w:lvl>
  </w:abstractNum>
  <w:abstractNum w:abstractNumId="257" w15:restartNumberingAfterBreak="0">
    <w:nsid w:val="68972F6C"/>
    <w:multiLevelType w:val="hybridMultilevel"/>
    <w:tmpl w:val="1FBAA556"/>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8" w15:restartNumberingAfterBreak="0">
    <w:nsid w:val="68DF068A"/>
    <w:multiLevelType w:val="hybridMultilevel"/>
    <w:tmpl w:val="3148F6DA"/>
    <w:lvl w:ilvl="0" w:tplc="B47467E4">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122EE1A6">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1DC69A28">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943EB35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2A8E974">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14A3728">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5468AF2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EDCC3FC4">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1E069B6">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59" w15:restartNumberingAfterBreak="0">
    <w:nsid w:val="6937344D"/>
    <w:multiLevelType w:val="hybridMultilevel"/>
    <w:tmpl w:val="3C2013CA"/>
    <w:lvl w:ilvl="0" w:tplc="08160017">
      <w:start w:val="1"/>
      <w:numFmt w:val="lowerLetter"/>
      <w:lvlText w:val="%1)"/>
      <w:lvlJc w:val="left"/>
      <w:pPr>
        <w:ind w:left="510" w:hanging="360"/>
      </w:pPr>
    </w:lvl>
    <w:lvl w:ilvl="1" w:tplc="08160019">
      <w:start w:val="1"/>
      <w:numFmt w:val="lowerLetter"/>
      <w:lvlText w:val="%2."/>
      <w:lvlJc w:val="left"/>
      <w:pPr>
        <w:ind w:left="1230" w:hanging="360"/>
      </w:pPr>
    </w:lvl>
    <w:lvl w:ilvl="2" w:tplc="0816001B" w:tentative="1">
      <w:start w:val="1"/>
      <w:numFmt w:val="lowerRoman"/>
      <w:lvlText w:val="%3."/>
      <w:lvlJc w:val="right"/>
      <w:pPr>
        <w:ind w:left="1950" w:hanging="180"/>
      </w:pPr>
    </w:lvl>
    <w:lvl w:ilvl="3" w:tplc="0816000F" w:tentative="1">
      <w:start w:val="1"/>
      <w:numFmt w:val="decimal"/>
      <w:lvlText w:val="%4."/>
      <w:lvlJc w:val="left"/>
      <w:pPr>
        <w:ind w:left="2670" w:hanging="360"/>
      </w:pPr>
    </w:lvl>
    <w:lvl w:ilvl="4" w:tplc="08160019" w:tentative="1">
      <w:start w:val="1"/>
      <w:numFmt w:val="lowerLetter"/>
      <w:lvlText w:val="%5."/>
      <w:lvlJc w:val="left"/>
      <w:pPr>
        <w:ind w:left="3390" w:hanging="360"/>
      </w:pPr>
    </w:lvl>
    <w:lvl w:ilvl="5" w:tplc="0816001B" w:tentative="1">
      <w:start w:val="1"/>
      <w:numFmt w:val="lowerRoman"/>
      <w:lvlText w:val="%6."/>
      <w:lvlJc w:val="right"/>
      <w:pPr>
        <w:ind w:left="4110" w:hanging="180"/>
      </w:pPr>
    </w:lvl>
    <w:lvl w:ilvl="6" w:tplc="0816000F" w:tentative="1">
      <w:start w:val="1"/>
      <w:numFmt w:val="decimal"/>
      <w:lvlText w:val="%7."/>
      <w:lvlJc w:val="left"/>
      <w:pPr>
        <w:ind w:left="4830" w:hanging="360"/>
      </w:pPr>
    </w:lvl>
    <w:lvl w:ilvl="7" w:tplc="08160019" w:tentative="1">
      <w:start w:val="1"/>
      <w:numFmt w:val="lowerLetter"/>
      <w:lvlText w:val="%8."/>
      <w:lvlJc w:val="left"/>
      <w:pPr>
        <w:ind w:left="5550" w:hanging="360"/>
      </w:pPr>
    </w:lvl>
    <w:lvl w:ilvl="8" w:tplc="0816001B" w:tentative="1">
      <w:start w:val="1"/>
      <w:numFmt w:val="lowerRoman"/>
      <w:lvlText w:val="%9."/>
      <w:lvlJc w:val="right"/>
      <w:pPr>
        <w:ind w:left="6270" w:hanging="180"/>
      </w:pPr>
    </w:lvl>
  </w:abstractNum>
  <w:abstractNum w:abstractNumId="260" w15:restartNumberingAfterBreak="0">
    <w:nsid w:val="6A40C96F"/>
    <w:multiLevelType w:val="hybridMultilevel"/>
    <w:tmpl w:val="015686DE"/>
    <w:lvl w:ilvl="0" w:tplc="7A92D5DA">
      <w:start w:val="1"/>
      <w:numFmt w:val="lowerLetter"/>
      <w:lvlText w:val="%1)"/>
      <w:lvlJc w:val="left"/>
      <w:pPr>
        <w:ind w:left="862" w:hanging="360"/>
      </w:pPr>
    </w:lvl>
    <w:lvl w:ilvl="1" w:tplc="97B0CE66">
      <w:start w:val="1"/>
      <w:numFmt w:val="lowerLetter"/>
      <w:lvlText w:val="%2."/>
      <w:lvlJc w:val="left"/>
      <w:pPr>
        <w:ind w:left="1582" w:hanging="360"/>
      </w:pPr>
    </w:lvl>
    <w:lvl w:ilvl="2" w:tplc="DC148F58">
      <w:start w:val="1"/>
      <w:numFmt w:val="lowerRoman"/>
      <w:lvlText w:val="%3."/>
      <w:lvlJc w:val="right"/>
      <w:pPr>
        <w:ind w:left="2302" w:hanging="180"/>
      </w:pPr>
    </w:lvl>
    <w:lvl w:ilvl="3" w:tplc="BEB0219C">
      <w:start w:val="1"/>
      <w:numFmt w:val="decimal"/>
      <w:lvlText w:val="%4."/>
      <w:lvlJc w:val="left"/>
      <w:pPr>
        <w:ind w:left="3022" w:hanging="360"/>
      </w:pPr>
    </w:lvl>
    <w:lvl w:ilvl="4" w:tplc="ADA05AE0">
      <w:start w:val="1"/>
      <w:numFmt w:val="lowerLetter"/>
      <w:lvlText w:val="%5."/>
      <w:lvlJc w:val="left"/>
      <w:pPr>
        <w:ind w:left="3742" w:hanging="360"/>
      </w:pPr>
    </w:lvl>
    <w:lvl w:ilvl="5" w:tplc="C2EEDD9E">
      <w:start w:val="1"/>
      <w:numFmt w:val="lowerRoman"/>
      <w:lvlText w:val="%6."/>
      <w:lvlJc w:val="right"/>
      <w:pPr>
        <w:ind w:left="4462" w:hanging="180"/>
      </w:pPr>
    </w:lvl>
    <w:lvl w:ilvl="6" w:tplc="8166A95E">
      <w:start w:val="1"/>
      <w:numFmt w:val="decimal"/>
      <w:lvlText w:val="%7."/>
      <w:lvlJc w:val="left"/>
      <w:pPr>
        <w:ind w:left="5182" w:hanging="360"/>
      </w:pPr>
    </w:lvl>
    <w:lvl w:ilvl="7" w:tplc="232EFB18">
      <w:start w:val="1"/>
      <w:numFmt w:val="lowerLetter"/>
      <w:lvlText w:val="%8."/>
      <w:lvlJc w:val="left"/>
      <w:pPr>
        <w:ind w:left="5902" w:hanging="360"/>
      </w:pPr>
    </w:lvl>
    <w:lvl w:ilvl="8" w:tplc="7A0EE6E8">
      <w:start w:val="1"/>
      <w:numFmt w:val="lowerRoman"/>
      <w:lvlText w:val="%9."/>
      <w:lvlJc w:val="right"/>
      <w:pPr>
        <w:ind w:left="6622" w:hanging="180"/>
      </w:pPr>
    </w:lvl>
  </w:abstractNum>
  <w:abstractNum w:abstractNumId="261" w15:restartNumberingAfterBreak="0">
    <w:nsid w:val="6AEE7A8A"/>
    <w:multiLevelType w:val="hybridMultilevel"/>
    <w:tmpl w:val="93EC4DD2"/>
    <w:lvl w:ilvl="0" w:tplc="DD46531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D7274B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AD6236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26027A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942D16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B3F07E2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E2AAAD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83C6AA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1068B64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62" w15:restartNumberingAfterBreak="0">
    <w:nsid w:val="6B945683"/>
    <w:multiLevelType w:val="hybridMultilevel"/>
    <w:tmpl w:val="FFFFFFFF"/>
    <w:lvl w:ilvl="0" w:tplc="07A479C4">
      <w:start w:val="1"/>
      <w:numFmt w:val="decimal"/>
      <w:lvlText w:val="%1."/>
      <w:lvlJc w:val="left"/>
      <w:pPr>
        <w:ind w:left="502" w:hanging="360"/>
      </w:pPr>
    </w:lvl>
    <w:lvl w:ilvl="1" w:tplc="B1D02584">
      <w:start w:val="1"/>
      <w:numFmt w:val="lowerLetter"/>
      <w:lvlText w:val="%2."/>
      <w:lvlJc w:val="left"/>
      <w:pPr>
        <w:ind w:left="1222" w:hanging="360"/>
      </w:pPr>
    </w:lvl>
    <w:lvl w:ilvl="2" w:tplc="AECA2396">
      <w:start w:val="1"/>
      <w:numFmt w:val="lowerRoman"/>
      <w:lvlText w:val="%3."/>
      <w:lvlJc w:val="right"/>
      <w:pPr>
        <w:ind w:left="1942" w:hanging="180"/>
      </w:pPr>
    </w:lvl>
    <w:lvl w:ilvl="3" w:tplc="8474F9B6">
      <w:start w:val="1"/>
      <w:numFmt w:val="decimal"/>
      <w:lvlText w:val="%4."/>
      <w:lvlJc w:val="left"/>
      <w:pPr>
        <w:ind w:left="2662" w:hanging="360"/>
      </w:pPr>
    </w:lvl>
    <w:lvl w:ilvl="4" w:tplc="4394E05A">
      <w:start w:val="1"/>
      <w:numFmt w:val="lowerLetter"/>
      <w:lvlText w:val="%5."/>
      <w:lvlJc w:val="left"/>
      <w:pPr>
        <w:ind w:left="3382" w:hanging="360"/>
      </w:pPr>
    </w:lvl>
    <w:lvl w:ilvl="5" w:tplc="9EF81D32">
      <w:start w:val="1"/>
      <w:numFmt w:val="lowerRoman"/>
      <w:lvlText w:val="%6."/>
      <w:lvlJc w:val="right"/>
      <w:pPr>
        <w:ind w:left="4102" w:hanging="180"/>
      </w:pPr>
    </w:lvl>
    <w:lvl w:ilvl="6" w:tplc="6194CFD2">
      <w:start w:val="1"/>
      <w:numFmt w:val="decimal"/>
      <w:lvlText w:val="%7."/>
      <w:lvlJc w:val="left"/>
      <w:pPr>
        <w:ind w:left="4822" w:hanging="360"/>
      </w:pPr>
    </w:lvl>
    <w:lvl w:ilvl="7" w:tplc="41B2A366">
      <w:start w:val="1"/>
      <w:numFmt w:val="lowerLetter"/>
      <w:lvlText w:val="%8."/>
      <w:lvlJc w:val="left"/>
      <w:pPr>
        <w:ind w:left="5542" w:hanging="360"/>
      </w:pPr>
    </w:lvl>
    <w:lvl w:ilvl="8" w:tplc="1D1AF3BE">
      <w:start w:val="1"/>
      <w:numFmt w:val="lowerRoman"/>
      <w:lvlText w:val="%9."/>
      <w:lvlJc w:val="right"/>
      <w:pPr>
        <w:ind w:left="6262" w:hanging="180"/>
      </w:pPr>
    </w:lvl>
  </w:abstractNum>
  <w:abstractNum w:abstractNumId="263" w15:restartNumberingAfterBreak="0">
    <w:nsid w:val="6BB012B0"/>
    <w:multiLevelType w:val="hybridMultilevel"/>
    <w:tmpl w:val="478AEB24"/>
    <w:lvl w:ilvl="0" w:tplc="40EAE446">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2B88A6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D0438F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9DE747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51A54F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87F690A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7A6346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C5426A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B3AC704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64" w15:restartNumberingAfterBreak="0">
    <w:nsid w:val="6BB97271"/>
    <w:multiLevelType w:val="hybridMultilevel"/>
    <w:tmpl w:val="5B7C0358"/>
    <w:lvl w:ilvl="0" w:tplc="08160017">
      <w:start w:val="1"/>
      <w:numFmt w:val="lowerLetter"/>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65" w15:restartNumberingAfterBreak="0">
    <w:nsid w:val="6C467C4D"/>
    <w:multiLevelType w:val="hybridMultilevel"/>
    <w:tmpl w:val="0476910C"/>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66" w15:restartNumberingAfterBreak="0">
    <w:nsid w:val="6C496D69"/>
    <w:multiLevelType w:val="hybridMultilevel"/>
    <w:tmpl w:val="6ABE8076"/>
    <w:lvl w:ilvl="0" w:tplc="AC1C201E">
      <w:start w:val="2"/>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66821352">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8506E110">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B674F064">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5ECAD2A">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D074900C">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2ECA8B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950E9F9C">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BB8B700">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67" w15:restartNumberingAfterBreak="0">
    <w:nsid w:val="6C7A5E0B"/>
    <w:multiLevelType w:val="hybridMultilevel"/>
    <w:tmpl w:val="1584E324"/>
    <w:lvl w:ilvl="0" w:tplc="7486CCDA">
      <w:start w:val="4"/>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7D405E9E">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2E62AF20">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18A5C7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DCC3F42">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5C602690">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52E509C">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D01C40A0">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FA8EE3A">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68" w15:restartNumberingAfterBreak="0">
    <w:nsid w:val="6CE6060B"/>
    <w:multiLevelType w:val="hybridMultilevel"/>
    <w:tmpl w:val="36C0CA4E"/>
    <w:lvl w:ilvl="0" w:tplc="90BAA7EC">
      <w:start w:val="1"/>
      <w:numFmt w:val="decimal"/>
      <w:lvlText w:val="1"/>
      <w:lvlJc w:val="left"/>
      <w:pPr>
        <w:ind w:left="502" w:hanging="360"/>
      </w:pPr>
    </w:lvl>
    <w:lvl w:ilvl="1" w:tplc="BA8E8D74">
      <w:start w:val="1"/>
      <w:numFmt w:val="lowerLetter"/>
      <w:lvlText w:val="%2."/>
      <w:lvlJc w:val="left"/>
      <w:pPr>
        <w:ind w:left="1222" w:hanging="360"/>
      </w:pPr>
    </w:lvl>
    <w:lvl w:ilvl="2" w:tplc="0E60BBA2">
      <w:start w:val="1"/>
      <w:numFmt w:val="lowerRoman"/>
      <w:lvlText w:val="%3."/>
      <w:lvlJc w:val="right"/>
      <w:pPr>
        <w:ind w:left="1942" w:hanging="180"/>
      </w:pPr>
    </w:lvl>
    <w:lvl w:ilvl="3" w:tplc="BBB6DAEC">
      <w:start w:val="1"/>
      <w:numFmt w:val="decimal"/>
      <w:lvlText w:val="%4."/>
      <w:lvlJc w:val="left"/>
      <w:pPr>
        <w:ind w:left="2662" w:hanging="360"/>
      </w:pPr>
    </w:lvl>
    <w:lvl w:ilvl="4" w:tplc="4F10880C">
      <w:start w:val="1"/>
      <w:numFmt w:val="lowerLetter"/>
      <w:lvlText w:val="%5."/>
      <w:lvlJc w:val="left"/>
      <w:pPr>
        <w:ind w:left="3382" w:hanging="360"/>
      </w:pPr>
    </w:lvl>
    <w:lvl w:ilvl="5" w:tplc="D1AC3CFE">
      <w:start w:val="1"/>
      <w:numFmt w:val="lowerRoman"/>
      <w:lvlText w:val="%6."/>
      <w:lvlJc w:val="right"/>
      <w:pPr>
        <w:ind w:left="4102" w:hanging="180"/>
      </w:pPr>
    </w:lvl>
    <w:lvl w:ilvl="6" w:tplc="714E19E6">
      <w:start w:val="1"/>
      <w:numFmt w:val="decimal"/>
      <w:lvlText w:val="%7."/>
      <w:lvlJc w:val="left"/>
      <w:pPr>
        <w:ind w:left="4822" w:hanging="360"/>
      </w:pPr>
    </w:lvl>
    <w:lvl w:ilvl="7" w:tplc="ED1E210E">
      <w:start w:val="1"/>
      <w:numFmt w:val="lowerLetter"/>
      <w:lvlText w:val="%8."/>
      <w:lvlJc w:val="left"/>
      <w:pPr>
        <w:ind w:left="5542" w:hanging="360"/>
      </w:pPr>
    </w:lvl>
    <w:lvl w:ilvl="8" w:tplc="9F6A2350">
      <w:start w:val="1"/>
      <w:numFmt w:val="lowerRoman"/>
      <w:lvlText w:val="%9."/>
      <w:lvlJc w:val="right"/>
      <w:pPr>
        <w:ind w:left="6262" w:hanging="180"/>
      </w:pPr>
    </w:lvl>
  </w:abstractNum>
  <w:abstractNum w:abstractNumId="269" w15:restartNumberingAfterBreak="0">
    <w:nsid w:val="6CEF1F22"/>
    <w:multiLevelType w:val="hybridMultilevel"/>
    <w:tmpl w:val="FFFFFFFF"/>
    <w:lvl w:ilvl="0" w:tplc="3AB6D146">
      <w:start w:val="1"/>
      <w:numFmt w:val="decimal"/>
      <w:lvlText w:val="%1."/>
      <w:lvlJc w:val="left"/>
      <w:pPr>
        <w:ind w:left="502" w:hanging="360"/>
      </w:pPr>
    </w:lvl>
    <w:lvl w:ilvl="1" w:tplc="F57E9DE0">
      <w:start w:val="1"/>
      <w:numFmt w:val="lowerLetter"/>
      <w:lvlText w:val="%2."/>
      <w:lvlJc w:val="left"/>
      <w:pPr>
        <w:ind w:left="1222" w:hanging="360"/>
      </w:pPr>
    </w:lvl>
    <w:lvl w:ilvl="2" w:tplc="33F6E98C">
      <w:start w:val="1"/>
      <w:numFmt w:val="lowerRoman"/>
      <w:lvlText w:val="%3."/>
      <w:lvlJc w:val="right"/>
      <w:pPr>
        <w:ind w:left="1942" w:hanging="180"/>
      </w:pPr>
    </w:lvl>
    <w:lvl w:ilvl="3" w:tplc="49C448F6">
      <w:start w:val="1"/>
      <w:numFmt w:val="decimal"/>
      <w:lvlText w:val="%4."/>
      <w:lvlJc w:val="left"/>
      <w:pPr>
        <w:ind w:left="2662" w:hanging="360"/>
      </w:pPr>
    </w:lvl>
    <w:lvl w:ilvl="4" w:tplc="5900DBFE">
      <w:start w:val="1"/>
      <w:numFmt w:val="lowerLetter"/>
      <w:lvlText w:val="%5."/>
      <w:lvlJc w:val="left"/>
      <w:pPr>
        <w:ind w:left="3382" w:hanging="360"/>
      </w:pPr>
    </w:lvl>
    <w:lvl w:ilvl="5" w:tplc="1ADE1A52">
      <w:start w:val="1"/>
      <w:numFmt w:val="lowerRoman"/>
      <w:lvlText w:val="%6."/>
      <w:lvlJc w:val="right"/>
      <w:pPr>
        <w:ind w:left="4102" w:hanging="180"/>
      </w:pPr>
    </w:lvl>
    <w:lvl w:ilvl="6" w:tplc="3D72CF3A">
      <w:start w:val="1"/>
      <w:numFmt w:val="decimal"/>
      <w:lvlText w:val="%7."/>
      <w:lvlJc w:val="left"/>
      <w:pPr>
        <w:ind w:left="4822" w:hanging="360"/>
      </w:pPr>
    </w:lvl>
    <w:lvl w:ilvl="7" w:tplc="6E4A8B04">
      <w:start w:val="1"/>
      <w:numFmt w:val="lowerLetter"/>
      <w:lvlText w:val="%8."/>
      <w:lvlJc w:val="left"/>
      <w:pPr>
        <w:ind w:left="5542" w:hanging="360"/>
      </w:pPr>
    </w:lvl>
    <w:lvl w:ilvl="8" w:tplc="7ABAD650">
      <w:start w:val="1"/>
      <w:numFmt w:val="lowerRoman"/>
      <w:lvlText w:val="%9."/>
      <w:lvlJc w:val="right"/>
      <w:pPr>
        <w:ind w:left="6262" w:hanging="180"/>
      </w:pPr>
    </w:lvl>
  </w:abstractNum>
  <w:abstractNum w:abstractNumId="270" w15:restartNumberingAfterBreak="0">
    <w:nsid w:val="6D040584"/>
    <w:multiLevelType w:val="hybridMultilevel"/>
    <w:tmpl w:val="75640150"/>
    <w:lvl w:ilvl="0" w:tplc="B50C2058">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A6A1964">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700D91E">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B805D4C">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E5CC7C4">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78A4854">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3DBEECC2">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91281902">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29C60FC">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71" w15:restartNumberingAfterBreak="0">
    <w:nsid w:val="6D511C13"/>
    <w:multiLevelType w:val="hybridMultilevel"/>
    <w:tmpl w:val="9D1E05F2"/>
    <w:lvl w:ilvl="0" w:tplc="7C705288">
      <w:start w:val="4"/>
      <w:numFmt w:val="lowerRoman"/>
      <w:lvlText w:val="%1)"/>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8FBC8CD8">
      <w:start w:val="1"/>
      <w:numFmt w:val="lowerLetter"/>
      <w:lvlText w:val="%2"/>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278039E">
      <w:start w:val="1"/>
      <w:numFmt w:val="lowerRoman"/>
      <w:lvlText w:val="%3"/>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F8C93A2">
      <w:start w:val="1"/>
      <w:numFmt w:val="decimal"/>
      <w:lvlText w:val="%4"/>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4BF2D9DE">
      <w:start w:val="1"/>
      <w:numFmt w:val="lowerLetter"/>
      <w:lvlText w:val="%5"/>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CE564230">
      <w:start w:val="1"/>
      <w:numFmt w:val="lowerRoman"/>
      <w:lvlText w:val="%6"/>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970AC6D0">
      <w:start w:val="1"/>
      <w:numFmt w:val="decimal"/>
      <w:lvlText w:val="%7"/>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84CDD80">
      <w:start w:val="1"/>
      <w:numFmt w:val="lowerLetter"/>
      <w:lvlText w:val="%8"/>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878A0E0">
      <w:start w:val="1"/>
      <w:numFmt w:val="lowerRoman"/>
      <w:lvlText w:val="%9"/>
      <w:lvlJc w:val="left"/>
      <w:pPr>
        <w:ind w:left="72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72" w15:restartNumberingAfterBreak="0">
    <w:nsid w:val="6D8A0E8F"/>
    <w:multiLevelType w:val="hybridMultilevel"/>
    <w:tmpl w:val="7D56D924"/>
    <w:lvl w:ilvl="0" w:tplc="3AC2ABDE">
      <w:start w:val="1"/>
      <w:numFmt w:val="lowerLetter"/>
      <w:lvlText w:val="%1)"/>
      <w:lvlJc w:val="left"/>
      <w:pPr>
        <w:ind w:left="786" w:hanging="360"/>
      </w:pPr>
      <w:rPr>
        <w:rFonts w:hint="default"/>
      </w:rPr>
    </w:lvl>
    <w:lvl w:ilvl="1" w:tplc="08160019" w:tentative="1">
      <w:start w:val="1"/>
      <w:numFmt w:val="lowerLetter"/>
      <w:lvlText w:val="%2."/>
      <w:lvlJc w:val="left"/>
      <w:pPr>
        <w:ind w:left="1724" w:hanging="360"/>
      </w:pPr>
    </w:lvl>
    <w:lvl w:ilvl="2" w:tplc="0816001B" w:tentative="1">
      <w:start w:val="1"/>
      <w:numFmt w:val="lowerRoman"/>
      <w:lvlText w:val="%3."/>
      <w:lvlJc w:val="right"/>
      <w:pPr>
        <w:ind w:left="2444" w:hanging="180"/>
      </w:pPr>
    </w:lvl>
    <w:lvl w:ilvl="3" w:tplc="0816000F" w:tentative="1">
      <w:start w:val="1"/>
      <w:numFmt w:val="decimal"/>
      <w:lvlText w:val="%4."/>
      <w:lvlJc w:val="left"/>
      <w:pPr>
        <w:ind w:left="3164" w:hanging="360"/>
      </w:pPr>
    </w:lvl>
    <w:lvl w:ilvl="4" w:tplc="08160019" w:tentative="1">
      <w:start w:val="1"/>
      <w:numFmt w:val="lowerLetter"/>
      <w:lvlText w:val="%5."/>
      <w:lvlJc w:val="left"/>
      <w:pPr>
        <w:ind w:left="3884" w:hanging="360"/>
      </w:pPr>
    </w:lvl>
    <w:lvl w:ilvl="5" w:tplc="0816001B" w:tentative="1">
      <w:start w:val="1"/>
      <w:numFmt w:val="lowerRoman"/>
      <w:lvlText w:val="%6."/>
      <w:lvlJc w:val="right"/>
      <w:pPr>
        <w:ind w:left="4604" w:hanging="180"/>
      </w:pPr>
    </w:lvl>
    <w:lvl w:ilvl="6" w:tplc="0816000F" w:tentative="1">
      <w:start w:val="1"/>
      <w:numFmt w:val="decimal"/>
      <w:lvlText w:val="%7."/>
      <w:lvlJc w:val="left"/>
      <w:pPr>
        <w:ind w:left="5324" w:hanging="360"/>
      </w:pPr>
    </w:lvl>
    <w:lvl w:ilvl="7" w:tplc="08160019" w:tentative="1">
      <w:start w:val="1"/>
      <w:numFmt w:val="lowerLetter"/>
      <w:lvlText w:val="%8."/>
      <w:lvlJc w:val="left"/>
      <w:pPr>
        <w:ind w:left="6044" w:hanging="360"/>
      </w:pPr>
    </w:lvl>
    <w:lvl w:ilvl="8" w:tplc="0816001B" w:tentative="1">
      <w:start w:val="1"/>
      <w:numFmt w:val="lowerRoman"/>
      <w:lvlText w:val="%9."/>
      <w:lvlJc w:val="right"/>
      <w:pPr>
        <w:ind w:left="6764" w:hanging="180"/>
      </w:pPr>
    </w:lvl>
  </w:abstractNum>
  <w:abstractNum w:abstractNumId="273" w15:restartNumberingAfterBreak="0">
    <w:nsid w:val="6E422162"/>
    <w:multiLevelType w:val="hybridMultilevel"/>
    <w:tmpl w:val="B2364668"/>
    <w:lvl w:ilvl="0" w:tplc="8DEE6FA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FC67B9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FE45D2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50CB4E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DAEBEB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1C8F7E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C00A0A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07EB13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D7FC7E9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74" w15:restartNumberingAfterBreak="0">
    <w:nsid w:val="6E6ECDA3"/>
    <w:multiLevelType w:val="hybridMultilevel"/>
    <w:tmpl w:val="A57287D0"/>
    <w:lvl w:ilvl="0" w:tplc="ADCAC7EE">
      <w:start w:val="1"/>
      <w:numFmt w:val="lowerLetter"/>
      <w:lvlText w:val="%1)"/>
      <w:lvlJc w:val="left"/>
      <w:pPr>
        <w:ind w:left="795" w:hanging="360"/>
      </w:pPr>
    </w:lvl>
    <w:lvl w:ilvl="1" w:tplc="8AFC5014">
      <w:start w:val="1"/>
      <w:numFmt w:val="lowerLetter"/>
      <w:lvlText w:val="%2."/>
      <w:lvlJc w:val="left"/>
      <w:pPr>
        <w:ind w:left="1515" w:hanging="360"/>
      </w:pPr>
    </w:lvl>
    <w:lvl w:ilvl="2" w:tplc="923442FA">
      <w:start w:val="1"/>
      <w:numFmt w:val="lowerRoman"/>
      <w:lvlText w:val="%3."/>
      <w:lvlJc w:val="right"/>
      <w:pPr>
        <w:ind w:left="2235" w:hanging="180"/>
      </w:pPr>
    </w:lvl>
    <w:lvl w:ilvl="3" w:tplc="E566214E">
      <w:start w:val="1"/>
      <w:numFmt w:val="decimal"/>
      <w:lvlText w:val="%4."/>
      <w:lvlJc w:val="left"/>
      <w:pPr>
        <w:ind w:left="2955" w:hanging="360"/>
      </w:pPr>
    </w:lvl>
    <w:lvl w:ilvl="4" w:tplc="15EA05D6">
      <w:start w:val="1"/>
      <w:numFmt w:val="lowerLetter"/>
      <w:lvlText w:val="%5."/>
      <w:lvlJc w:val="left"/>
      <w:pPr>
        <w:ind w:left="3675" w:hanging="360"/>
      </w:pPr>
    </w:lvl>
    <w:lvl w:ilvl="5" w:tplc="2EF82F5A">
      <w:start w:val="1"/>
      <w:numFmt w:val="lowerRoman"/>
      <w:lvlText w:val="%6."/>
      <w:lvlJc w:val="right"/>
      <w:pPr>
        <w:ind w:left="4395" w:hanging="180"/>
      </w:pPr>
    </w:lvl>
    <w:lvl w:ilvl="6" w:tplc="0180C3E0">
      <w:start w:val="1"/>
      <w:numFmt w:val="decimal"/>
      <w:lvlText w:val="%7."/>
      <w:lvlJc w:val="left"/>
      <w:pPr>
        <w:ind w:left="5115" w:hanging="360"/>
      </w:pPr>
    </w:lvl>
    <w:lvl w:ilvl="7" w:tplc="1B8E88DE">
      <w:start w:val="1"/>
      <w:numFmt w:val="lowerLetter"/>
      <w:lvlText w:val="%8."/>
      <w:lvlJc w:val="left"/>
      <w:pPr>
        <w:ind w:left="5835" w:hanging="360"/>
      </w:pPr>
    </w:lvl>
    <w:lvl w:ilvl="8" w:tplc="2EFE1D6C">
      <w:start w:val="1"/>
      <w:numFmt w:val="lowerRoman"/>
      <w:lvlText w:val="%9."/>
      <w:lvlJc w:val="right"/>
      <w:pPr>
        <w:ind w:left="6555" w:hanging="180"/>
      </w:pPr>
    </w:lvl>
  </w:abstractNum>
  <w:abstractNum w:abstractNumId="275" w15:restartNumberingAfterBreak="0">
    <w:nsid w:val="6ECD3197"/>
    <w:multiLevelType w:val="hybridMultilevel"/>
    <w:tmpl w:val="FFFFFFFF"/>
    <w:lvl w:ilvl="0" w:tplc="2FD0C144">
      <w:start w:val="1"/>
      <w:numFmt w:val="decimal"/>
      <w:lvlText w:val="(d)"/>
      <w:lvlJc w:val="left"/>
      <w:pPr>
        <w:ind w:left="720" w:hanging="360"/>
      </w:pPr>
    </w:lvl>
    <w:lvl w:ilvl="1" w:tplc="EDD80172">
      <w:start w:val="1"/>
      <w:numFmt w:val="lowerLetter"/>
      <w:lvlText w:val="%2."/>
      <w:lvlJc w:val="left"/>
      <w:pPr>
        <w:ind w:left="1440" w:hanging="360"/>
      </w:pPr>
    </w:lvl>
    <w:lvl w:ilvl="2" w:tplc="DBA6FFB4">
      <w:start w:val="1"/>
      <w:numFmt w:val="lowerRoman"/>
      <w:lvlText w:val="%3."/>
      <w:lvlJc w:val="right"/>
      <w:pPr>
        <w:ind w:left="2160" w:hanging="180"/>
      </w:pPr>
    </w:lvl>
    <w:lvl w:ilvl="3" w:tplc="4120FDDE">
      <w:start w:val="1"/>
      <w:numFmt w:val="decimal"/>
      <w:lvlText w:val="%4."/>
      <w:lvlJc w:val="left"/>
      <w:pPr>
        <w:ind w:left="2880" w:hanging="360"/>
      </w:pPr>
    </w:lvl>
    <w:lvl w:ilvl="4" w:tplc="E29284AE">
      <w:start w:val="1"/>
      <w:numFmt w:val="lowerLetter"/>
      <w:lvlText w:val="%5."/>
      <w:lvlJc w:val="left"/>
      <w:pPr>
        <w:ind w:left="3600" w:hanging="360"/>
      </w:pPr>
    </w:lvl>
    <w:lvl w:ilvl="5" w:tplc="78EED4EE">
      <w:start w:val="1"/>
      <w:numFmt w:val="lowerRoman"/>
      <w:lvlText w:val="%6."/>
      <w:lvlJc w:val="right"/>
      <w:pPr>
        <w:ind w:left="4320" w:hanging="180"/>
      </w:pPr>
    </w:lvl>
    <w:lvl w:ilvl="6" w:tplc="2E92FD7E">
      <w:start w:val="1"/>
      <w:numFmt w:val="decimal"/>
      <w:lvlText w:val="%7."/>
      <w:lvlJc w:val="left"/>
      <w:pPr>
        <w:ind w:left="5040" w:hanging="360"/>
      </w:pPr>
    </w:lvl>
    <w:lvl w:ilvl="7" w:tplc="6DEC6E06">
      <w:start w:val="1"/>
      <w:numFmt w:val="lowerLetter"/>
      <w:lvlText w:val="%8."/>
      <w:lvlJc w:val="left"/>
      <w:pPr>
        <w:ind w:left="5760" w:hanging="360"/>
      </w:pPr>
    </w:lvl>
    <w:lvl w:ilvl="8" w:tplc="484AD080">
      <w:start w:val="1"/>
      <w:numFmt w:val="lowerRoman"/>
      <w:lvlText w:val="%9."/>
      <w:lvlJc w:val="right"/>
      <w:pPr>
        <w:ind w:left="6480" w:hanging="180"/>
      </w:pPr>
    </w:lvl>
  </w:abstractNum>
  <w:abstractNum w:abstractNumId="276" w15:restartNumberingAfterBreak="0">
    <w:nsid w:val="6F497535"/>
    <w:multiLevelType w:val="hybridMultilevel"/>
    <w:tmpl w:val="9A60ED6C"/>
    <w:lvl w:ilvl="0" w:tplc="DA4E6738">
      <w:start w:val="1"/>
      <w:numFmt w:val="upperLetter"/>
      <w:lvlText w:val="%1)"/>
      <w:lvlJc w:val="left"/>
      <w:pPr>
        <w:ind w:left="862" w:hanging="360"/>
      </w:pPr>
    </w:lvl>
    <w:lvl w:ilvl="1" w:tplc="42B8002A">
      <w:start w:val="1"/>
      <w:numFmt w:val="lowerLetter"/>
      <w:lvlText w:val="%2."/>
      <w:lvlJc w:val="left"/>
      <w:pPr>
        <w:ind w:left="1582" w:hanging="360"/>
      </w:pPr>
    </w:lvl>
    <w:lvl w:ilvl="2" w:tplc="94E0D07A">
      <w:start w:val="1"/>
      <w:numFmt w:val="lowerRoman"/>
      <w:lvlText w:val="%3."/>
      <w:lvlJc w:val="right"/>
      <w:pPr>
        <w:ind w:left="2302" w:hanging="180"/>
      </w:pPr>
    </w:lvl>
    <w:lvl w:ilvl="3" w:tplc="702E0C20">
      <w:start w:val="1"/>
      <w:numFmt w:val="decimal"/>
      <w:lvlText w:val="%4."/>
      <w:lvlJc w:val="left"/>
      <w:pPr>
        <w:ind w:left="3022" w:hanging="360"/>
      </w:pPr>
    </w:lvl>
    <w:lvl w:ilvl="4" w:tplc="852C5AE4">
      <w:start w:val="1"/>
      <w:numFmt w:val="lowerLetter"/>
      <w:lvlText w:val="%5."/>
      <w:lvlJc w:val="left"/>
      <w:pPr>
        <w:ind w:left="3742" w:hanging="360"/>
      </w:pPr>
    </w:lvl>
    <w:lvl w:ilvl="5" w:tplc="704CA16A">
      <w:start w:val="1"/>
      <w:numFmt w:val="lowerRoman"/>
      <w:lvlText w:val="%6."/>
      <w:lvlJc w:val="right"/>
      <w:pPr>
        <w:ind w:left="4462" w:hanging="180"/>
      </w:pPr>
    </w:lvl>
    <w:lvl w:ilvl="6" w:tplc="0A34E38C">
      <w:start w:val="1"/>
      <w:numFmt w:val="decimal"/>
      <w:lvlText w:val="%7."/>
      <w:lvlJc w:val="left"/>
      <w:pPr>
        <w:ind w:left="5182" w:hanging="360"/>
      </w:pPr>
    </w:lvl>
    <w:lvl w:ilvl="7" w:tplc="13DC5AEE">
      <w:start w:val="1"/>
      <w:numFmt w:val="lowerLetter"/>
      <w:lvlText w:val="%8."/>
      <w:lvlJc w:val="left"/>
      <w:pPr>
        <w:ind w:left="5902" w:hanging="360"/>
      </w:pPr>
    </w:lvl>
    <w:lvl w:ilvl="8" w:tplc="E494C2DA">
      <w:start w:val="1"/>
      <w:numFmt w:val="lowerRoman"/>
      <w:lvlText w:val="%9."/>
      <w:lvlJc w:val="right"/>
      <w:pPr>
        <w:ind w:left="6622" w:hanging="180"/>
      </w:pPr>
    </w:lvl>
  </w:abstractNum>
  <w:abstractNum w:abstractNumId="277" w15:restartNumberingAfterBreak="0">
    <w:nsid w:val="6F4F7D12"/>
    <w:multiLevelType w:val="hybridMultilevel"/>
    <w:tmpl w:val="BE6A927C"/>
    <w:lvl w:ilvl="0" w:tplc="2A16D678">
      <w:start w:val="1"/>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3AEC298">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DECA761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DA0CAD4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AA8A52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C9E5C3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74A6A51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EF6976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4B0455B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78" w15:restartNumberingAfterBreak="0">
    <w:nsid w:val="6F9277F3"/>
    <w:multiLevelType w:val="hybridMultilevel"/>
    <w:tmpl w:val="019AC7C8"/>
    <w:lvl w:ilvl="0" w:tplc="B8F899A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499C4AD4">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2218639C">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8C6A1D4">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AD40116A">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7C18256A">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722227A">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10D89E40">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A0D467F6">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79" w15:restartNumberingAfterBreak="0">
    <w:nsid w:val="6F9D3B97"/>
    <w:multiLevelType w:val="hybridMultilevel"/>
    <w:tmpl w:val="7CF8C1EC"/>
    <w:lvl w:ilvl="0" w:tplc="FD3A2A24">
      <w:start w:val="1"/>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7E40F9A">
      <w:start w:val="1"/>
      <w:numFmt w:val="lowerLetter"/>
      <w:lvlText w:val="%2)"/>
      <w:lvlJc w:val="left"/>
      <w:pPr>
        <w:ind w:left="861"/>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3980AD0">
      <w:start w:val="1"/>
      <w:numFmt w:val="lowerRoman"/>
      <w:lvlText w:val="%3"/>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D581B62">
      <w:start w:val="1"/>
      <w:numFmt w:val="decimal"/>
      <w:lvlText w:val="%4"/>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C95E9866">
      <w:start w:val="1"/>
      <w:numFmt w:val="lowerLetter"/>
      <w:lvlText w:val="%5"/>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A962C46">
      <w:start w:val="1"/>
      <w:numFmt w:val="lowerRoman"/>
      <w:lvlText w:val="%6"/>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1847F88">
      <w:start w:val="1"/>
      <w:numFmt w:val="decimal"/>
      <w:lvlText w:val="%7"/>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22F0DCA8">
      <w:start w:val="1"/>
      <w:numFmt w:val="lowerLetter"/>
      <w:lvlText w:val="%8"/>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B3DC835A">
      <w:start w:val="1"/>
      <w:numFmt w:val="lowerRoman"/>
      <w:lvlText w:val="%9"/>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80" w15:restartNumberingAfterBreak="0">
    <w:nsid w:val="70845550"/>
    <w:multiLevelType w:val="hybridMultilevel"/>
    <w:tmpl w:val="37C4C266"/>
    <w:lvl w:ilvl="0" w:tplc="0816001B">
      <w:start w:val="1"/>
      <w:numFmt w:val="low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1" w15:restartNumberingAfterBreak="0">
    <w:nsid w:val="70918357"/>
    <w:multiLevelType w:val="hybridMultilevel"/>
    <w:tmpl w:val="D96EEEC8"/>
    <w:lvl w:ilvl="0" w:tplc="EFE6E8E6">
      <w:start w:val="1"/>
      <w:numFmt w:val="decimal"/>
      <w:lvlText w:val="%1."/>
      <w:lvlJc w:val="left"/>
      <w:pPr>
        <w:ind w:left="502" w:hanging="360"/>
      </w:pPr>
    </w:lvl>
    <w:lvl w:ilvl="1" w:tplc="870A17F8">
      <w:start w:val="1"/>
      <w:numFmt w:val="lowerLetter"/>
      <w:lvlText w:val="a)"/>
      <w:lvlJc w:val="left"/>
      <w:pPr>
        <w:ind w:left="1222" w:hanging="360"/>
      </w:pPr>
    </w:lvl>
    <w:lvl w:ilvl="2" w:tplc="FCB2DC20">
      <w:start w:val="1"/>
      <w:numFmt w:val="lowerRoman"/>
      <w:lvlText w:val="%3."/>
      <w:lvlJc w:val="right"/>
      <w:pPr>
        <w:ind w:left="1942" w:hanging="180"/>
      </w:pPr>
    </w:lvl>
    <w:lvl w:ilvl="3" w:tplc="7682B9CE">
      <w:start w:val="1"/>
      <w:numFmt w:val="decimal"/>
      <w:lvlText w:val="%4."/>
      <w:lvlJc w:val="left"/>
      <w:pPr>
        <w:ind w:left="2662" w:hanging="360"/>
      </w:pPr>
    </w:lvl>
    <w:lvl w:ilvl="4" w:tplc="91668D7C">
      <w:start w:val="1"/>
      <w:numFmt w:val="lowerLetter"/>
      <w:lvlText w:val="%5."/>
      <w:lvlJc w:val="left"/>
      <w:pPr>
        <w:ind w:left="3382" w:hanging="360"/>
      </w:pPr>
    </w:lvl>
    <w:lvl w:ilvl="5" w:tplc="46D4AF2A">
      <w:start w:val="1"/>
      <w:numFmt w:val="lowerRoman"/>
      <w:lvlText w:val="%6."/>
      <w:lvlJc w:val="right"/>
      <w:pPr>
        <w:ind w:left="4102" w:hanging="180"/>
      </w:pPr>
    </w:lvl>
    <w:lvl w:ilvl="6" w:tplc="8AA8B91E">
      <w:start w:val="1"/>
      <w:numFmt w:val="decimal"/>
      <w:lvlText w:val="%7."/>
      <w:lvlJc w:val="left"/>
      <w:pPr>
        <w:ind w:left="4822" w:hanging="360"/>
      </w:pPr>
    </w:lvl>
    <w:lvl w:ilvl="7" w:tplc="3A58B41A">
      <w:start w:val="1"/>
      <w:numFmt w:val="lowerLetter"/>
      <w:lvlText w:val="%8."/>
      <w:lvlJc w:val="left"/>
      <w:pPr>
        <w:ind w:left="5542" w:hanging="360"/>
      </w:pPr>
    </w:lvl>
    <w:lvl w:ilvl="8" w:tplc="F2BC9716">
      <w:start w:val="1"/>
      <w:numFmt w:val="lowerRoman"/>
      <w:lvlText w:val="%9."/>
      <w:lvlJc w:val="right"/>
      <w:pPr>
        <w:ind w:left="6262" w:hanging="180"/>
      </w:pPr>
    </w:lvl>
  </w:abstractNum>
  <w:abstractNum w:abstractNumId="282" w15:restartNumberingAfterBreak="0">
    <w:nsid w:val="70D32F54"/>
    <w:multiLevelType w:val="hybridMultilevel"/>
    <w:tmpl w:val="1B9204B6"/>
    <w:lvl w:ilvl="0" w:tplc="FE245C4E">
      <w:start w:val="1"/>
      <w:numFmt w:val="bullet"/>
      <w:lvlText w:val=""/>
      <w:lvlJc w:val="left"/>
      <w:pPr>
        <w:ind w:left="502" w:hanging="360"/>
      </w:pPr>
      <w:rPr>
        <w:rFonts w:hint="default" w:ascii="Symbol" w:hAnsi="Symbol"/>
      </w:rPr>
    </w:lvl>
    <w:lvl w:ilvl="1" w:tplc="6EC63842">
      <w:start w:val="1"/>
      <w:numFmt w:val="bullet"/>
      <w:lvlText w:val="o"/>
      <w:lvlJc w:val="left"/>
      <w:pPr>
        <w:ind w:left="1222" w:hanging="360"/>
      </w:pPr>
      <w:rPr>
        <w:rFonts w:hint="default" w:ascii="Courier New" w:hAnsi="Courier New"/>
      </w:rPr>
    </w:lvl>
    <w:lvl w:ilvl="2" w:tplc="AC9EC608">
      <w:start w:val="1"/>
      <w:numFmt w:val="bullet"/>
      <w:lvlText w:val=""/>
      <w:lvlJc w:val="left"/>
      <w:pPr>
        <w:ind w:left="1942" w:hanging="360"/>
      </w:pPr>
      <w:rPr>
        <w:rFonts w:hint="default" w:ascii="Wingdings" w:hAnsi="Wingdings"/>
      </w:rPr>
    </w:lvl>
    <w:lvl w:ilvl="3" w:tplc="D760319A">
      <w:start w:val="1"/>
      <w:numFmt w:val="bullet"/>
      <w:lvlText w:val=""/>
      <w:lvlJc w:val="left"/>
      <w:pPr>
        <w:ind w:left="2662" w:hanging="360"/>
      </w:pPr>
      <w:rPr>
        <w:rFonts w:hint="default" w:ascii="Symbol" w:hAnsi="Symbol"/>
      </w:rPr>
    </w:lvl>
    <w:lvl w:ilvl="4" w:tplc="60865756">
      <w:start w:val="1"/>
      <w:numFmt w:val="bullet"/>
      <w:lvlText w:val="o"/>
      <w:lvlJc w:val="left"/>
      <w:pPr>
        <w:ind w:left="3382" w:hanging="360"/>
      </w:pPr>
      <w:rPr>
        <w:rFonts w:hint="default" w:ascii="Courier New" w:hAnsi="Courier New"/>
      </w:rPr>
    </w:lvl>
    <w:lvl w:ilvl="5" w:tplc="0A9EA7B2">
      <w:start w:val="1"/>
      <w:numFmt w:val="bullet"/>
      <w:lvlText w:val=""/>
      <w:lvlJc w:val="left"/>
      <w:pPr>
        <w:ind w:left="4102" w:hanging="360"/>
      </w:pPr>
      <w:rPr>
        <w:rFonts w:hint="default" w:ascii="Wingdings" w:hAnsi="Wingdings"/>
      </w:rPr>
    </w:lvl>
    <w:lvl w:ilvl="6" w:tplc="D4E60E30">
      <w:start w:val="1"/>
      <w:numFmt w:val="bullet"/>
      <w:lvlText w:val=""/>
      <w:lvlJc w:val="left"/>
      <w:pPr>
        <w:ind w:left="4822" w:hanging="360"/>
      </w:pPr>
      <w:rPr>
        <w:rFonts w:hint="default" w:ascii="Symbol" w:hAnsi="Symbol"/>
      </w:rPr>
    </w:lvl>
    <w:lvl w:ilvl="7" w:tplc="97ECB828">
      <w:start w:val="1"/>
      <w:numFmt w:val="bullet"/>
      <w:lvlText w:val="o"/>
      <w:lvlJc w:val="left"/>
      <w:pPr>
        <w:ind w:left="5542" w:hanging="360"/>
      </w:pPr>
      <w:rPr>
        <w:rFonts w:hint="default" w:ascii="Courier New" w:hAnsi="Courier New"/>
      </w:rPr>
    </w:lvl>
    <w:lvl w:ilvl="8" w:tplc="5B704740">
      <w:start w:val="1"/>
      <w:numFmt w:val="bullet"/>
      <w:lvlText w:val=""/>
      <w:lvlJc w:val="left"/>
      <w:pPr>
        <w:ind w:left="6262" w:hanging="360"/>
      </w:pPr>
      <w:rPr>
        <w:rFonts w:hint="default" w:ascii="Wingdings" w:hAnsi="Wingdings"/>
      </w:rPr>
    </w:lvl>
  </w:abstractNum>
  <w:abstractNum w:abstractNumId="283" w15:restartNumberingAfterBreak="0">
    <w:nsid w:val="716F0267"/>
    <w:multiLevelType w:val="hybridMultilevel"/>
    <w:tmpl w:val="C086557A"/>
    <w:lvl w:ilvl="0" w:tplc="8BDA9C40">
      <w:start w:val="1"/>
      <w:numFmt w:val="decimal"/>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84" w15:restartNumberingAfterBreak="0">
    <w:nsid w:val="71AD6CA9"/>
    <w:multiLevelType w:val="hybridMultilevel"/>
    <w:tmpl w:val="248EE4D6"/>
    <w:lvl w:ilvl="0" w:tplc="63BA447E">
      <w:start w:val="1"/>
      <w:numFmt w:val="decimal"/>
      <w:lvlText w:val="%1."/>
      <w:lvlJc w:val="left"/>
      <w:pPr>
        <w:ind w:left="502" w:hanging="360"/>
      </w:pPr>
    </w:lvl>
    <w:lvl w:ilvl="1" w:tplc="F9E2F018">
      <w:start w:val="1"/>
      <w:numFmt w:val="lowerLetter"/>
      <w:lvlText w:val="%2."/>
      <w:lvlJc w:val="left"/>
      <w:pPr>
        <w:ind w:left="1222" w:hanging="360"/>
      </w:pPr>
    </w:lvl>
    <w:lvl w:ilvl="2" w:tplc="74B60800">
      <w:start w:val="1"/>
      <w:numFmt w:val="lowerRoman"/>
      <w:lvlText w:val="%3."/>
      <w:lvlJc w:val="right"/>
      <w:pPr>
        <w:ind w:left="1942" w:hanging="180"/>
      </w:pPr>
    </w:lvl>
    <w:lvl w:ilvl="3" w:tplc="31FC038A">
      <w:start w:val="1"/>
      <w:numFmt w:val="decimal"/>
      <w:lvlText w:val="%4."/>
      <w:lvlJc w:val="left"/>
      <w:pPr>
        <w:ind w:left="2662" w:hanging="360"/>
      </w:pPr>
    </w:lvl>
    <w:lvl w:ilvl="4" w:tplc="44E0CBEC">
      <w:start w:val="1"/>
      <w:numFmt w:val="lowerLetter"/>
      <w:lvlText w:val="%5."/>
      <w:lvlJc w:val="left"/>
      <w:pPr>
        <w:ind w:left="3382" w:hanging="360"/>
      </w:pPr>
    </w:lvl>
    <w:lvl w:ilvl="5" w:tplc="D4F686D4">
      <w:start w:val="1"/>
      <w:numFmt w:val="lowerRoman"/>
      <w:lvlText w:val="%6."/>
      <w:lvlJc w:val="right"/>
      <w:pPr>
        <w:ind w:left="4102" w:hanging="180"/>
      </w:pPr>
    </w:lvl>
    <w:lvl w:ilvl="6" w:tplc="16CC0DCE">
      <w:start w:val="1"/>
      <w:numFmt w:val="decimal"/>
      <w:lvlText w:val="%7."/>
      <w:lvlJc w:val="left"/>
      <w:pPr>
        <w:ind w:left="4822" w:hanging="360"/>
      </w:pPr>
    </w:lvl>
    <w:lvl w:ilvl="7" w:tplc="1AF6BDC8">
      <w:start w:val="1"/>
      <w:numFmt w:val="lowerLetter"/>
      <w:lvlText w:val="%8."/>
      <w:lvlJc w:val="left"/>
      <w:pPr>
        <w:ind w:left="5542" w:hanging="360"/>
      </w:pPr>
    </w:lvl>
    <w:lvl w:ilvl="8" w:tplc="11EC0A1C">
      <w:start w:val="1"/>
      <w:numFmt w:val="lowerRoman"/>
      <w:lvlText w:val="%9."/>
      <w:lvlJc w:val="right"/>
      <w:pPr>
        <w:ind w:left="6262" w:hanging="180"/>
      </w:pPr>
    </w:lvl>
  </w:abstractNum>
  <w:abstractNum w:abstractNumId="285" w15:restartNumberingAfterBreak="0">
    <w:nsid w:val="71CC3A4C"/>
    <w:multiLevelType w:val="hybridMultilevel"/>
    <w:tmpl w:val="FFFFFFFF"/>
    <w:lvl w:ilvl="0" w:tplc="F9886FB0">
      <w:start w:val="1"/>
      <w:numFmt w:val="lowerRoman"/>
      <w:lvlText w:val="%1)"/>
      <w:lvlJc w:val="left"/>
      <w:pPr>
        <w:ind w:left="1080" w:hanging="720"/>
      </w:pPr>
      <w:rPr>
        <w:rFonts w:hint="default" w:ascii="Garamond" w:hAnsi="Garamond"/>
      </w:rPr>
    </w:lvl>
    <w:lvl w:ilvl="1" w:tplc="0B12363A">
      <w:start w:val="1"/>
      <w:numFmt w:val="lowerLetter"/>
      <w:lvlText w:val="%2."/>
      <w:lvlJc w:val="left"/>
      <w:pPr>
        <w:ind w:left="1222" w:hanging="360"/>
      </w:pPr>
    </w:lvl>
    <w:lvl w:ilvl="2" w:tplc="A49430FA">
      <w:start w:val="1"/>
      <w:numFmt w:val="lowerRoman"/>
      <w:lvlText w:val="%3."/>
      <w:lvlJc w:val="right"/>
      <w:pPr>
        <w:ind w:left="1942" w:hanging="180"/>
      </w:pPr>
    </w:lvl>
    <w:lvl w:ilvl="3" w:tplc="492EE9F2">
      <w:start w:val="1"/>
      <w:numFmt w:val="decimal"/>
      <w:lvlText w:val="%4."/>
      <w:lvlJc w:val="left"/>
      <w:pPr>
        <w:ind w:left="2662" w:hanging="360"/>
      </w:pPr>
    </w:lvl>
    <w:lvl w:ilvl="4" w:tplc="A0067EBA">
      <w:start w:val="1"/>
      <w:numFmt w:val="lowerLetter"/>
      <w:lvlText w:val="%5."/>
      <w:lvlJc w:val="left"/>
      <w:pPr>
        <w:ind w:left="3382" w:hanging="360"/>
      </w:pPr>
    </w:lvl>
    <w:lvl w:ilvl="5" w:tplc="28FA8436">
      <w:start w:val="1"/>
      <w:numFmt w:val="lowerRoman"/>
      <w:lvlText w:val="%6."/>
      <w:lvlJc w:val="right"/>
      <w:pPr>
        <w:ind w:left="4102" w:hanging="180"/>
      </w:pPr>
    </w:lvl>
    <w:lvl w:ilvl="6" w:tplc="B34AC1CC">
      <w:start w:val="1"/>
      <w:numFmt w:val="decimal"/>
      <w:lvlText w:val="%7."/>
      <w:lvlJc w:val="left"/>
      <w:pPr>
        <w:ind w:left="4822" w:hanging="360"/>
      </w:pPr>
    </w:lvl>
    <w:lvl w:ilvl="7" w:tplc="5642900C">
      <w:start w:val="1"/>
      <w:numFmt w:val="lowerLetter"/>
      <w:lvlText w:val="%8."/>
      <w:lvlJc w:val="left"/>
      <w:pPr>
        <w:ind w:left="5542" w:hanging="360"/>
      </w:pPr>
    </w:lvl>
    <w:lvl w:ilvl="8" w:tplc="A50C2B0C">
      <w:start w:val="1"/>
      <w:numFmt w:val="lowerRoman"/>
      <w:lvlText w:val="%9."/>
      <w:lvlJc w:val="right"/>
      <w:pPr>
        <w:ind w:left="6262" w:hanging="180"/>
      </w:pPr>
    </w:lvl>
  </w:abstractNum>
  <w:abstractNum w:abstractNumId="286" w15:restartNumberingAfterBreak="0">
    <w:nsid w:val="72190C95"/>
    <w:multiLevelType w:val="hybridMultilevel"/>
    <w:tmpl w:val="B38EE6CA"/>
    <w:lvl w:ilvl="0" w:tplc="4E4C2638">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87" w15:restartNumberingAfterBreak="0">
    <w:nsid w:val="72B614E6"/>
    <w:multiLevelType w:val="hybridMultilevel"/>
    <w:tmpl w:val="FFFFFFFF"/>
    <w:lvl w:ilvl="0" w:tplc="42C4B372">
      <w:start w:val="1"/>
      <w:numFmt w:val="decimal"/>
      <w:lvlText w:val="%1."/>
      <w:lvlJc w:val="left"/>
      <w:pPr>
        <w:ind w:left="502" w:hanging="360"/>
      </w:pPr>
    </w:lvl>
    <w:lvl w:ilvl="1" w:tplc="C1BA6EA4">
      <w:start w:val="1"/>
      <w:numFmt w:val="lowerLetter"/>
      <w:lvlText w:val="%2."/>
      <w:lvlJc w:val="left"/>
      <w:pPr>
        <w:ind w:left="1440" w:hanging="360"/>
      </w:pPr>
    </w:lvl>
    <w:lvl w:ilvl="2" w:tplc="0A22F60A">
      <w:start w:val="1"/>
      <w:numFmt w:val="lowerRoman"/>
      <w:lvlText w:val="%3."/>
      <w:lvlJc w:val="right"/>
      <w:pPr>
        <w:ind w:left="2160" w:hanging="180"/>
      </w:pPr>
    </w:lvl>
    <w:lvl w:ilvl="3" w:tplc="9A1EFD8A">
      <w:start w:val="1"/>
      <w:numFmt w:val="decimal"/>
      <w:lvlText w:val="%4."/>
      <w:lvlJc w:val="left"/>
      <w:pPr>
        <w:ind w:left="2880" w:hanging="360"/>
      </w:pPr>
    </w:lvl>
    <w:lvl w:ilvl="4" w:tplc="45C023FE">
      <w:start w:val="1"/>
      <w:numFmt w:val="lowerLetter"/>
      <w:lvlText w:val="%5."/>
      <w:lvlJc w:val="left"/>
      <w:pPr>
        <w:ind w:left="3600" w:hanging="360"/>
      </w:pPr>
    </w:lvl>
    <w:lvl w:ilvl="5" w:tplc="37F2B9D6">
      <w:start w:val="1"/>
      <w:numFmt w:val="lowerRoman"/>
      <w:lvlText w:val="%6."/>
      <w:lvlJc w:val="right"/>
      <w:pPr>
        <w:ind w:left="4320" w:hanging="180"/>
      </w:pPr>
    </w:lvl>
    <w:lvl w:ilvl="6" w:tplc="C218BCD4">
      <w:start w:val="1"/>
      <w:numFmt w:val="decimal"/>
      <w:lvlText w:val="%7."/>
      <w:lvlJc w:val="left"/>
      <w:pPr>
        <w:ind w:left="5040" w:hanging="360"/>
      </w:pPr>
    </w:lvl>
    <w:lvl w:ilvl="7" w:tplc="9FC6E378">
      <w:start w:val="1"/>
      <w:numFmt w:val="lowerLetter"/>
      <w:lvlText w:val="%8."/>
      <w:lvlJc w:val="left"/>
      <w:pPr>
        <w:ind w:left="5760" w:hanging="360"/>
      </w:pPr>
    </w:lvl>
    <w:lvl w:ilvl="8" w:tplc="2E0E3B86">
      <w:start w:val="1"/>
      <w:numFmt w:val="lowerRoman"/>
      <w:lvlText w:val="%9."/>
      <w:lvlJc w:val="right"/>
      <w:pPr>
        <w:ind w:left="6480" w:hanging="180"/>
      </w:pPr>
    </w:lvl>
  </w:abstractNum>
  <w:abstractNum w:abstractNumId="288" w15:restartNumberingAfterBreak="0">
    <w:nsid w:val="72E8724D"/>
    <w:multiLevelType w:val="hybridMultilevel"/>
    <w:tmpl w:val="DF80EE26"/>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9" w15:restartNumberingAfterBreak="0">
    <w:nsid w:val="730A0932"/>
    <w:multiLevelType w:val="hybridMultilevel"/>
    <w:tmpl w:val="E2267A80"/>
    <w:lvl w:ilvl="0" w:tplc="E0607286">
      <w:start w:val="2"/>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9BA2D9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0010B32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2FA93D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14C8896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A948B4D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502FED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91AA00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1B4C3D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90" w15:restartNumberingAfterBreak="0">
    <w:nsid w:val="74896C3A"/>
    <w:multiLevelType w:val="hybridMultilevel"/>
    <w:tmpl w:val="59AA448E"/>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1" w15:restartNumberingAfterBreak="0">
    <w:nsid w:val="74EF5794"/>
    <w:multiLevelType w:val="hybridMultilevel"/>
    <w:tmpl w:val="24146916"/>
    <w:lvl w:ilvl="0" w:tplc="45426B3A">
      <w:start w:val="1"/>
      <w:numFmt w:val="lowerLetter"/>
      <w:lvlText w:val="%1)"/>
      <w:lvlJc w:val="left"/>
      <w:pPr>
        <w:ind w:left="644" w:hanging="360"/>
      </w:pPr>
      <w:rPr>
        <w:rFonts w:hint="default"/>
      </w:r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292" w15:restartNumberingAfterBreak="0">
    <w:nsid w:val="75F6AA0C"/>
    <w:multiLevelType w:val="hybridMultilevel"/>
    <w:tmpl w:val="04220BCE"/>
    <w:lvl w:ilvl="0" w:tplc="4BD468F4">
      <w:start w:val="1"/>
      <w:numFmt w:val="decimal"/>
      <w:lvlText w:val="%1-"/>
      <w:lvlJc w:val="left"/>
      <w:pPr>
        <w:ind w:left="502" w:hanging="360"/>
      </w:pPr>
    </w:lvl>
    <w:lvl w:ilvl="1" w:tplc="BEF658E6">
      <w:start w:val="1"/>
      <w:numFmt w:val="lowerLetter"/>
      <w:lvlText w:val="%2."/>
      <w:lvlJc w:val="left"/>
      <w:pPr>
        <w:ind w:left="1222" w:hanging="360"/>
      </w:pPr>
    </w:lvl>
    <w:lvl w:ilvl="2" w:tplc="EB1AF7BC">
      <w:start w:val="1"/>
      <w:numFmt w:val="lowerRoman"/>
      <w:lvlText w:val="%3."/>
      <w:lvlJc w:val="right"/>
      <w:pPr>
        <w:ind w:left="1942" w:hanging="180"/>
      </w:pPr>
    </w:lvl>
    <w:lvl w:ilvl="3" w:tplc="A76E8FA0">
      <w:start w:val="1"/>
      <w:numFmt w:val="decimal"/>
      <w:lvlText w:val="%4."/>
      <w:lvlJc w:val="left"/>
      <w:pPr>
        <w:ind w:left="2662" w:hanging="360"/>
      </w:pPr>
    </w:lvl>
    <w:lvl w:ilvl="4" w:tplc="50867D78">
      <w:start w:val="1"/>
      <w:numFmt w:val="lowerLetter"/>
      <w:lvlText w:val="%5."/>
      <w:lvlJc w:val="left"/>
      <w:pPr>
        <w:ind w:left="3382" w:hanging="360"/>
      </w:pPr>
    </w:lvl>
    <w:lvl w:ilvl="5" w:tplc="CB88BDB0">
      <w:start w:val="1"/>
      <w:numFmt w:val="lowerRoman"/>
      <w:lvlText w:val="%6."/>
      <w:lvlJc w:val="right"/>
      <w:pPr>
        <w:ind w:left="4102" w:hanging="180"/>
      </w:pPr>
    </w:lvl>
    <w:lvl w:ilvl="6" w:tplc="89749460">
      <w:start w:val="1"/>
      <w:numFmt w:val="decimal"/>
      <w:lvlText w:val="%7."/>
      <w:lvlJc w:val="left"/>
      <w:pPr>
        <w:ind w:left="4822" w:hanging="360"/>
      </w:pPr>
    </w:lvl>
    <w:lvl w:ilvl="7" w:tplc="A16A06B6">
      <w:start w:val="1"/>
      <w:numFmt w:val="lowerLetter"/>
      <w:lvlText w:val="%8."/>
      <w:lvlJc w:val="left"/>
      <w:pPr>
        <w:ind w:left="5542" w:hanging="360"/>
      </w:pPr>
    </w:lvl>
    <w:lvl w:ilvl="8" w:tplc="E1CC0222">
      <w:start w:val="1"/>
      <w:numFmt w:val="lowerRoman"/>
      <w:lvlText w:val="%9."/>
      <w:lvlJc w:val="right"/>
      <w:pPr>
        <w:ind w:left="6262" w:hanging="180"/>
      </w:pPr>
    </w:lvl>
  </w:abstractNum>
  <w:abstractNum w:abstractNumId="293" w15:restartNumberingAfterBreak="0">
    <w:nsid w:val="764FC2B8"/>
    <w:multiLevelType w:val="hybridMultilevel"/>
    <w:tmpl w:val="13DEA2BA"/>
    <w:lvl w:ilvl="0" w:tplc="3F6C926C">
      <w:start w:val="1"/>
      <w:numFmt w:val="decimal"/>
      <w:lvlText w:val="%1."/>
      <w:lvlJc w:val="left"/>
      <w:pPr>
        <w:ind w:left="502" w:hanging="360"/>
      </w:pPr>
    </w:lvl>
    <w:lvl w:ilvl="1" w:tplc="B162A6CE">
      <w:start w:val="1"/>
      <w:numFmt w:val="lowerLetter"/>
      <w:lvlText w:val="%2."/>
      <w:lvlJc w:val="left"/>
      <w:pPr>
        <w:ind w:left="1222" w:hanging="360"/>
      </w:pPr>
    </w:lvl>
    <w:lvl w:ilvl="2" w:tplc="B4607128">
      <w:start w:val="1"/>
      <w:numFmt w:val="lowerRoman"/>
      <w:lvlText w:val="%3."/>
      <w:lvlJc w:val="right"/>
      <w:pPr>
        <w:ind w:left="1942" w:hanging="180"/>
      </w:pPr>
    </w:lvl>
    <w:lvl w:ilvl="3" w:tplc="6F988DE2">
      <w:start w:val="1"/>
      <w:numFmt w:val="decimal"/>
      <w:lvlText w:val="%4."/>
      <w:lvlJc w:val="left"/>
      <w:pPr>
        <w:ind w:left="2662" w:hanging="360"/>
      </w:pPr>
    </w:lvl>
    <w:lvl w:ilvl="4" w:tplc="B2A845B6">
      <w:start w:val="1"/>
      <w:numFmt w:val="lowerLetter"/>
      <w:lvlText w:val="%5."/>
      <w:lvlJc w:val="left"/>
      <w:pPr>
        <w:ind w:left="3382" w:hanging="360"/>
      </w:pPr>
    </w:lvl>
    <w:lvl w:ilvl="5" w:tplc="AEF6A530">
      <w:start w:val="1"/>
      <w:numFmt w:val="lowerRoman"/>
      <w:lvlText w:val="%6."/>
      <w:lvlJc w:val="right"/>
      <w:pPr>
        <w:ind w:left="4102" w:hanging="180"/>
      </w:pPr>
    </w:lvl>
    <w:lvl w:ilvl="6" w:tplc="D3562CEE">
      <w:start w:val="1"/>
      <w:numFmt w:val="decimal"/>
      <w:lvlText w:val="%7."/>
      <w:lvlJc w:val="left"/>
      <w:pPr>
        <w:ind w:left="4822" w:hanging="360"/>
      </w:pPr>
    </w:lvl>
    <w:lvl w:ilvl="7" w:tplc="F77631A2">
      <w:start w:val="1"/>
      <w:numFmt w:val="lowerLetter"/>
      <w:lvlText w:val="%8."/>
      <w:lvlJc w:val="left"/>
      <w:pPr>
        <w:ind w:left="5542" w:hanging="360"/>
      </w:pPr>
    </w:lvl>
    <w:lvl w:ilvl="8" w:tplc="8BDC08EA">
      <w:start w:val="1"/>
      <w:numFmt w:val="lowerRoman"/>
      <w:lvlText w:val="%9."/>
      <w:lvlJc w:val="right"/>
      <w:pPr>
        <w:ind w:left="6262" w:hanging="180"/>
      </w:pPr>
    </w:lvl>
  </w:abstractNum>
  <w:abstractNum w:abstractNumId="294" w15:restartNumberingAfterBreak="0">
    <w:nsid w:val="771A050E"/>
    <w:multiLevelType w:val="hybridMultilevel"/>
    <w:tmpl w:val="187A45DA"/>
    <w:lvl w:ilvl="0" w:tplc="1176475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2402BEE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65EEF84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4047C3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90EA0B8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3CA849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BD72607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B342A5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4F641D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95" w15:restartNumberingAfterBreak="0">
    <w:nsid w:val="776757CB"/>
    <w:multiLevelType w:val="hybridMultilevel"/>
    <w:tmpl w:val="FFFFFFFF"/>
    <w:lvl w:ilvl="0" w:tplc="87CE6B80">
      <w:start w:val="1"/>
      <w:numFmt w:val="decimal"/>
      <w:lvlText w:val="%1."/>
      <w:lvlJc w:val="left"/>
      <w:pPr>
        <w:ind w:left="502" w:hanging="360"/>
      </w:pPr>
    </w:lvl>
    <w:lvl w:ilvl="1" w:tplc="8D30EDB0">
      <w:start w:val="1"/>
      <w:numFmt w:val="lowerLetter"/>
      <w:lvlText w:val="%2."/>
      <w:lvlJc w:val="left"/>
      <w:pPr>
        <w:ind w:left="1222" w:hanging="360"/>
      </w:pPr>
    </w:lvl>
    <w:lvl w:ilvl="2" w:tplc="338E5578">
      <w:start w:val="1"/>
      <w:numFmt w:val="lowerRoman"/>
      <w:lvlText w:val="%3."/>
      <w:lvlJc w:val="right"/>
      <w:pPr>
        <w:ind w:left="1942" w:hanging="180"/>
      </w:pPr>
    </w:lvl>
    <w:lvl w:ilvl="3" w:tplc="6FC68002">
      <w:start w:val="1"/>
      <w:numFmt w:val="decimal"/>
      <w:lvlText w:val="%4."/>
      <w:lvlJc w:val="left"/>
      <w:pPr>
        <w:ind w:left="2662" w:hanging="360"/>
      </w:pPr>
    </w:lvl>
    <w:lvl w:ilvl="4" w:tplc="66042A9E">
      <w:start w:val="1"/>
      <w:numFmt w:val="lowerLetter"/>
      <w:lvlText w:val="%5."/>
      <w:lvlJc w:val="left"/>
      <w:pPr>
        <w:ind w:left="3382" w:hanging="360"/>
      </w:pPr>
    </w:lvl>
    <w:lvl w:ilvl="5" w:tplc="3A0AFC20">
      <w:start w:val="1"/>
      <w:numFmt w:val="lowerRoman"/>
      <w:lvlText w:val="%6."/>
      <w:lvlJc w:val="right"/>
      <w:pPr>
        <w:ind w:left="4102" w:hanging="180"/>
      </w:pPr>
    </w:lvl>
    <w:lvl w:ilvl="6" w:tplc="E74AB0B0">
      <w:start w:val="1"/>
      <w:numFmt w:val="decimal"/>
      <w:lvlText w:val="%7."/>
      <w:lvlJc w:val="left"/>
      <w:pPr>
        <w:ind w:left="4822" w:hanging="360"/>
      </w:pPr>
    </w:lvl>
    <w:lvl w:ilvl="7" w:tplc="E314F0D4">
      <w:start w:val="1"/>
      <w:numFmt w:val="lowerLetter"/>
      <w:lvlText w:val="%8."/>
      <w:lvlJc w:val="left"/>
      <w:pPr>
        <w:ind w:left="5542" w:hanging="360"/>
      </w:pPr>
    </w:lvl>
    <w:lvl w:ilvl="8" w:tplc="AD1C87A2">
      <w:start w:val="1"/>
      <w:numFmt w:val="lowerRoman"/>
      <w:lvlText w:val="%9."/>
      <w:lvlJc w:val="right"/>
      <w:pPr>
        <w:ind w:left="6262" w:hanging="180"/>
      </w:pPr>
    </w:lvl>
  </w:abstractNum>
  <w:abstractNum w:abstractNumId="296" w15:restartNumberingAfterBreak="0">
    <w:nsid w:val="77F432D4"/>
    <w:multiLevelType w:val="hybridMultilevel"/>
    <w:tmpl w:val="FFFFFFFF"/>
    <w:lvl w:ilvl="0" w:tplc="72242FE2">
      <w:start w:val="1"/>
      <w:numFmt w:val="decimal"/>
      <w:lvlText w:val="%1."/>
      <w:lvlJc w:val="left"/>
      <w:pPr>
        <w:ind w:left="502" w:hanging="360"/>
      </w:pPr>
    </w:lvl>
    <w:lvl w:ilvl="1" w:tplc="5D24AFAA">
      <w:start w:val="1"/>
      <w:numFmt w:val="lowerLetter"/>
      <w:lvlText w:val="%2."/>
      <w:lvlJc w:val="left"/>
      <w:pPr>
        <w:ind w:left="1222" w:hanging="360"/>
      </w:pPr>
    </w:lvl>
    <w:lvl w:ilvl="2" w:tplc="C0E8FA7A">
      <w:start w:val="1"/>
      <w:numFmt w:val="lowerRoman"/>
      <w:lvlText w:val="%3."/>
      <w:lvlJc w:val="right"/>
      <w:pPr>
        <w:ind w:left="1942" w:hanging="180"/>
      </w:pPr>
    </w:lvl>
    <w:lvl w:ilvl="3" w:tplc="D3CCB962">
      <w:start w:val="1"/>
      <w:numFmt w:val="decimal"/>
      <w:lvlText w:val="%4."/>
      <w:lvlJc w:val="left"/>
      <w:pPr>
        <w:ind w:left="2662" w:hanging="360"/>
      </w:pPr>
    </w:lvl>
    <w:lvl w:ilvl="4" w:tplc="6FA6BDF8">
      <w:start w:val="1"/>
      <w:numFmt w:val="lowerLetter"/>
      <w:lvlText w:val="%5."/>
      <w:lvlJc w:val="left"/>
      <w:pPr>
        <w:ind w:left="3382" w:hanging="360"/>
      </w:pPr>
    </w:lvl>
    <w:lvl w:ilvl="5" w:tplc="830C0894">
      <w:start w:val="1"/>
      <w:numFmt w:val="lowerRoman"/>
      <w:lvlText w:val="%6."/>
      <w:lvlJc w:val="right"/>
      <w:pPr>
        <w:ind w:left="4102" w:hanging="180"/>
      </w:pPr>
    </w:lvl>
    <w:lvl w:ilvl="6" w:tplc="568CBED4">
      <w:start w:val="1"/>
      <w:numFmt w:val="decimal"/>
      <w:lvlText w:val="%7."/>
      <w:lvlJc w:val="left"/>
      <w:pPr>
        <w:ind w:left="4822" w:hanging="360"/>
      </w:pPr>
    </w:lvl>
    <w:lvl w:ilvl="7" w:tplc="749C274C">
      <w:start w:val="1"/>
      <w:numFmt w:val="lowerLetter"/>
      <w:lvlText w:val="%8."/>
      <w:lvlJc w:val="left"/>
      <w:pPr>
        <w:ind w:left="5542" w:hanging="360"/>
      </w:pPr>
    </w:lvl>
    <w:lvl w:ilvl="8" w:tplc="F72ABD00">
      <w:start w:val="1"/>
      <w:numFmt w:val="lowerRoman"/>
      <w:lvlText w:val="%9."/>
      <w:lvlJc w:val="right"/>
      <w:pPr>
        <w:ind w:left="6262" w:hanging="180"/>
      </w:pPr>
    </w:lvl>
  </w:abstractNum>
  <w:abstractNum w:abstractNumId="297" w15:restartNumberingAfterBreak="0">
    <w:nsid w:val="781E6CB3"/>
    <w:multiLevelType w:val="multilevel"/>
    <w:tmpl w:val="2320DAB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8" w15:restartNumberingAfterBreak="0">
    <w:nsid w:val="78384A12"/>
    <w:multiLevelType w:val="hybridMultilevel"/>
    <w:tmpl w:val="C5C25D66"/>
    <w:lvl w:ilvl="0" w:tplc="7492763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25691A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4A4A4E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8632AA6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74EF66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C980D4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45A8CF9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8C0081E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1452E31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99" w15:restartNumberingAfterBreak="0">
    <w:nsid w:val="78565887"/>
    <w:multiLevelType w:val="multilevel"/>
    <w:tmpl w:val="E76A55A8"/>
    <w:lvl w:ilvl="0">
      <w:start w:val="1"/>
      <w:numFmt w:val="decimal"/>
      <w:lvlText w:val="%1."/>
      <w:lvlJc w:val="left"/>
      <w:pPr>
        <w:ind w:left="1207"/>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start w:val="1"/>
      <w:numFmt w:val="lowerLetter"/>
      <w:lvlText w:val="%1.%2."/>
      <w:lvlJc w:val="left"/>
      <w:pPr>
        <w:ind w:left="143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start w:val="1"/>
      <w:numFmt w:val="lowerRoman"/>
      <w:lvlText w:val="%3"/>
      <w:lvlJc w:val="left"/>
      <w:pPr>
        <w:ind w:left="214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start w:val="1"/>
      <w:numFmt w:val="decimal"/>
      <w:lvlText w:val="%4"/>
      <w:lvlJc w:val="left"/>
      <w:pPr>
        <w:ind w:left="286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start w:val="1"/>
      <w:numFmt w:val="lowerLetter"/>
      <w:lvlText w:val="%5"/>
      <w:lvlJc w:val="left"/>
      <w:pPr>
        <w:ind w:left="35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start w:val="1"/>
      <w:numFmt w:val="lowerRoman"/>
      <w:lvlText w:val="%6"/>
      <w:lvlJc w:val="left"/>
      <w:pPr>
        <w:ind w:left="43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start w:val="1"/>
      <w:numFmt w:val="decimal"/>
      <w:lvlText w:val="%7"/>
      <w:lvlJc w:val="left"/>
      <w:pPr>
        <w:ind w:left="50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start w:val="1"/>
      <w:numFmt w:val="lowerLetter"/>
      <w:lvlText w:val="%8"/>
      <w:lvlJc w:val="left"/>
      <w:pPr>
        <w:ind w:left="574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start w:val="1"/>
      <w:numFmt w:val="lowerRoman"/>
      <w:lvlText w:val="%9"/>
      <w:lvlJc w:val="left"/>
      <w:pPr>
        <w:ind w:left="646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00" w15:restartNumberingAfterBreak="0">
    <w:nsid w:val="788E249E"/>
    <w:multiLevelType w:val="hybridMultilevel"/>
    <w:tmpl w:val="099A9AA6"/>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1" w15:restartNumberingAfterBreak="0">
    <w:nsid w:val="78C138F7"/>
    <w:multiLevelType w:val="hybridMultilevel"/>
    <w:tmpl w:val="C32CE1CC"/>
    <w:lvl w:ilvl="0" w:tplc="E6DAD574">
      <w:start w:val="1"/>
      <w:numFmt w:val="lowerLetter"/>
      <w:lvlText w:val="%1."/>
      <w:lvlJc w:val="left"/>
      <w:pPr>
        <w:ind w:left="929" w:hanging="360"/>
      </w:pPr>
    </w:lvl>
    <w:lvl w:ilvl="1" w:tplc="721C213E">
      <w:start w:val="1"/>
      <w:numFmt w:val="lowerLetter"/>
      <w:lvlText w:val="%2."/>
      <w:lvlJc w:val="left"/>
      <w:pPr>
        <w:ind w:left="1649" w:hanging="360"/>
      </w:pPr>
    </w:lvl>
    <w:lvl w:ilvl="2" w:tplc="B44EB59C">
      <w:start w:val="1"/>
      <w:numFmt w:val="lowerRoman"/>
      <w:lvlText w:val="%3."/>
      <w:lvlJc w:val="right"/>
      <w:pPr>
        <w:ind w:left="2369" w:hanging="180"/>
      </w:pPr>
    </w:lvl>
    <w:lvl w:ilvl="3" w:tplc="C7D493DA">
      <w:start w:val="1"/>
      <w:numFmt w:val="decimal"/>
      <w:lvlText w:val="%4."/>
      <w:lvlJc w:val="left"/>
      <w:pPr>
        <w:ind w:left="3089" w:hanging="360"/>
      </w:pPr>
    </w:lvl>
    <w:lvl w:ilvl="4" w:tplc="A18AA0AA">
      <w:start w:val="1"/>
      <w:numFmt w:val="lowerLetter"/>
      <w:lvlText w:val="%5."/>
      <w:lvlJc w:val="left"/>
      <w:pPr>
        <w:ind w:left="3809" w:hanging="360"/>
      </w:pPr>
    </w:lvl>
    <w:lvl w:ilvl="5" w:tplc="276CD64C">
      <w:start w:val="1"/>
      <w:numFmt w:val="lowerRoman"/>
      <w:lvlText w:val="%6."/>
      <w:lvlJc w:val="right"/>
      <w:pPr>
        <w:ind w:left="4529" w:hanging="180"/>
      </w:pPr>
    </w:lvl>
    <w:lvl w:ilvl="6" w:tplc="E45C4958">
      <w:start w:val="1"/>
      <w:numFmt w:val="decimal"/>
      <w:lvlText w:val="%7."/>
      <w:lvlJc w:val="left"/>
      <w:pPr>
        <w:ind w:left="5249" w:hanging="360"/>
      </w:pPr>
    </w:lvl>
    <w:lvl w:ilvl="7" w:tplc="0762832E">
      <w:start w:val="1"/>
      <w:numFmt w:val="lowerLetter"/>
      <w:lvlText w:val="%8."/>
      <w:lvlJc w:val="left"/>
      <w:pPr>
        <w:ind w:left="5969" w:hanging="360"/>
      </w:pPr>
    </w:lvl>
    <w:lvl w:ilvl="8" w:tplc="E6C00224">
      <w:start w:val="1"/>
      <w:numFmt w:val="lowerRoman"/>
      <w:lvlText w:val="%9."/>
      <w:lvlJc w:val="right"/>
      <w:pPr>
        <w:ind w:left="6689" w:hanging="180"/>
      </w:pPr>
    </w:lvl>
  </w:abstractNum>
  <w:abstractNum w:abstractNumId="302" w15:restartNumberingAfterBreak="0">
    <w:nsid w:val="79212B29"/>
    <w:multiLevelType w:val="multilevel"/>
    <w:tmpl w:val="09A6716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3" w15:restartNumberingAfterBreak="0">
    <w:nsid w:val="7948236B"/>
    <w:multiLevelType w:val="hybridMultilevel"/>
    <w:tmpl w:val="DDEA1E9A"/>
    <w:lvl w:ilvl="0" w:tplc="0816001B">
      <w:start w:val="1"/>
      <w:numFmt w:val="lowerRoman"/>
      <w:lvlText w:val="%1."/>
      <w:lvlJc w:val="right"/>
      <w:pPr>
        <w:ind w:left="862" w:hanging="360"/>
      </w:p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304" w15:restartNumberingAfterBreak="0">
    <w:nsid w:val="79A033CB"/>
    <w:multiLevelType w:val="hybridMultilevel"/>
    <w:tmpl w:val="5B16CEE0"/>
    <w:lvl w:ilvl="0" w:tplc="FFFFFFFF">
      <w:start w:val="1"/>
      <w:numFmt w:val="lowerRoman"/>
      <w:lvlText w:val="%1."/>
      <w:lvlJc w:val="righ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305" w15:restartNumberingAfterBreak="0">
    <w:nsid w:val="79D14B45"/>
    <w:multiLevelType w:val="hybridMultilevel"/>
    <w:tmpl w:val="FFFFFFFF"/>
    <w:lvl w:ilvl="0" w:tplc="2334C316">
      <w:start w:val="1"/>
      <w:numFmt w:val="decimal"/>
      <w:lvlText w:val="%1."/>
      <w:lvlJc w:val="left"/>
      <w:pPr>
        <w:ind w:left="502" w:hanging="360"/>
      </w:pPr>
    </w:lvl>
    <w:lvl w:ilvl="1" w:tplc="BA6A02E6">
      <w:start w:val="1"/>
      <w:numFmt w:val="lowerLetter"/>
      <w:lvlText w:val="%2."/>
      <w:lvlJc w:val="left"/>
      <w:pPr>
        <w:ind w:left="1222" w:hanging="360"/>
      </w:pPr>
    </w:lvl>
    <w:lvl w:ilvl="2" w:tplc="8B629B40">
      <w:start w:val="1"/>
      <w:numFmt w:val="lowerRoman"/>
      <w:lvlText w:val="%3."/>
      <w:lvlJc w:val="right"/>
      <w:pPr>
        <w:ind w:left="1942" w:hanging="180"/>
      </w:pPr>
    </w:lvl>
    <w:lvl w:ilvl="3" w:tplc="6218CDA6">
      <w:start w:val="1"/>
      <w:numFmt w:val="decimal"/>
      <w:lvlText w:val="%4."/>
      <w:lvlJc w:val="left"/>
      <w:pPr>
        <w:ind w:left="2662" w:hanging="360"/>
      </w:pPr>
    </w:lvl>
    <w:lvl w:ilvl="4" w:tplc="03344322">
      <w:start w:val="1"/>
      <w:numFmt w:val="lowerLetter"/>
      <w:lvlText w:val="%5."/>
      <w:lvlJc w:val="left"/>
      <w:pPr>
        <w:ind w:left="3382" w:hanging="360"/>
      </w:pPr>
    </w:lvl>
    <w:lvl w:ilvl="5" w:tplc="E3F49E74">
      <w:start w:val="1"/>
      <w:numFmt w:val="lowerRoman"/>
      <w:lvlText w:val="%6."/>
      <w:lvlJc w:val="right"/>
      <w:pPr>
        <w:ind w:left="4102" w:hanging="180"/>
      </w:pPr>
    </w:lvl>
    <w:lvl w:ilvl="6" w:tplc="560EBB8C">
      <w:start w:val="1"/>
      <w:numFmt w:val="decimal"/>
      <w:lvlText w:val="%7."/>
      <w:lvlJc w:val="left"/>
      <w:pPr>
        <w:ind w:left="4822" w:hanging="360"/>
      </w:pPr>
    </w:lvl>
    <w:lvl w:ilvl="7" w:tplc="76D8BD86">
      <w:start w:val="1"/>
      <w:numFmt w:val="lowerLetter"/>
      <w:lvlText w:val="%8."/>
      <w:lvlJc w:val="left"/>
      <w:pPr>
        <w:ind w:left="5542" w:hanging="360"/>
      </w:pPr>
    </w:lvl>
    <w:lvl w:ilvl="8" w:tplc="710AFA0A">
      <w:start w:val="1"/>
      <w:numFmt w:val="lowerRoman"/>
      <w:lvlText w:val="%9."/>
      <w:lvlJc w:val="right"/>
      <w:pPr>
        <w:ind w:left="6262" w:hanging="180"/>
      </w:pPr>
    </w:lvl>
  </w:abstractNum>
  <w:abstractNum w:abstractNumId="306" w15:restartNumberingAfterBreak="0">
    <w:nsid w:val="7B385D62"/>
    <w:multiLevelType w:val="hybridMultilevel"/>
    <w:tmpl w:val="6450E684"/>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307" w15:restartNumberingAfterBreak="0">
    <w:nsid w:val="7B598ADA"/>
    <w:multiLevelType w:val="hybridMultilevel"/>
    <w:tmpl w:val="B464D498"/>
    <w:lvl w:ilvl="0" w:tplc="587C08C0">
      <w:start w:val="1"/>
      <w:numFmt w:val="decimal"/>
      <w:lvlText w:val="%1."/>
      <w:lvlJc w:val="left"/>
      <w:pPr>
        <w:ind w:left="554" w:hanging="360"/>
      </w:pPr>
    </w:lvl>
    <w:lvl w:ilvl="1" w:tplc="1CCE4F76">
      <w:start w:val="1"/>
      <w:numFmt w:val="lowerLetter"/>
      <w:lvlText w:val="%2."/>
      <w:lvlJc w:val="left"/>
      <w:pPr>
        <w:ind w:left="1274" w:hanging="360"/>
      </w:pPr>
    </w:lvl>
    <w:lvl w:ilvl="2" w:tplc="F0965334">
      <w:start w:val="1"/>
      <w:numFmt w:val="lowerRoman"/>
      <w:lvlText w:val="%3."/>
      <w:lvlJc w:val="right"/>
      <w:pPr>
        <w:ind w:left="1994" w:hanging="180"/>
      </w:pPr>
    </w:lvl>
    <w:lvl w:ilvl="3" w:tplc="83A4CFEC">
      <w:start w:val="1"/>
      <w:numFmt w:val="decimal"/>
      <w:lvlText w:val="%4."/>
      <w:lvlJc w:val="left"/>
      <w:pPr>
        <w:ind w:left="2714" w:hanging="360"/>
      </w:pPr>
    </w:lvl>
    <w:lvl w:ilvl="4" w:tplc="239C7090">
      <w:start w:val="1"/>
      <w:numFmt w:val="lowerLetter"/>
      <w:lvlText w:val="%5."/>
      <w:lvlJc w:val="left"/>
      <w:pPr>
        <w:ind w:left="3434" w:hanging="360"/>
      </w:pPr>
    </w:lvl>
    <w:lvl w:ilvl="5" w:tplc="D18C6494">
      <w:start w:val="1"/>
      <w:numFmt w:val="lowerRoman"/>
      <w:lvlText w:val="%6."/>
      <w:lvlJc w:val="right"/>
      <w:pPr>
        <w:ind w:left="4154" w:hanging="180"/>
      </w:pPr>
    </w:lvl>
    <w:lvl w:ilvl="6" w:tplc="17A47620">
      <w:start w:val="1"/>
      <w:numFmt w:val="decimal"/>
      <w:lvlText w:val="%7."/>
      <w:lvlJc w:val="left"/>
      <w:pPr>
        <w:ind w:left="4874" w:hanging="360"/>
      </w:pPr>
    </w:lvl>
    <w:lvl w:ilvl="7" w:tplc="1D6ABC60">
      <w:start w:val="1"/>
      <w:numFmt w:val="lowerLetter"/>
      <w:lvlText w:val="%8."/>
      <w:lvlJc w:val="left"/>
      <w:pPr>
        <w:ind w:left="5594" w:hanging="360"/>
      </w:pPr>
    </w:lvl>
    <w:lvl w:ilvl="8" w:tplc="48D694C8">
      <w:start w:val="1"/>
      <w:numFmt w:val="lowerRoman"/>
      <w:lvlText w:val="%9."/>
      <w:lvlJc w:val="right"/>
      <w:pPr>
        <w:ind w:left="6314" w:hanging="180"/>
      </w:pPr>
    </w:lvl>
  </w:abstractNum>
  <w:abstractNum w:abstractNumId="308" w15:restartNumberingAfterBreak="0">
    <w:nsid w:val="7B7A383A"/>
    <w:multiLevelType w:val="hybridMultilevel"/>
    <w:tmpl w:val="9C145300"/>
    <w:lvl w:ilvl="0" w:tplc="A2345450">
      <w:start w:val="2"/>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D40494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8414878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B2420DE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E36B9F8">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1D0E3B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4134C93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CA4AE1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19D0C26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09" w15:restartNumberingAfterBreak="0">
    <w:nsid w:val="7BED7508"/>
    <w:multiLevelType w:val="hybridMultilevel"/>
    <w:tmpl w:val="154A00C8"/>
    <w:lvl w:ilvl="0" w:tplc="7A14BB0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1B06668">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33801E6C">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ADCFFC8">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55C2742E">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702A7C06">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9730B7F6">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E424E068">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2EC6A62">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310" w15:restartNumberingAfterBreak="0">
    <w:nsid w:val="7C62025E"/>
    <w:multiLevelType w:val="hybridMultilevel"/>
    <w:tmpl w:val="16727460"/>
    <w:lvl w:ilvl="0" w:tplc="2B6060EE">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1A1CFB54">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91CC51C">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6B841D6E">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6608D2AA">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2DEC8A0">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4586B19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F4A030E6">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4B5C6AE8">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311" w15:restartNumberingAfterBreak="0">
    <w:nsid w:val="7C6B60F0"/>
    <w:multiLevelType w:val="hybridMultilevel"/>
    <w:tmpl w:val="BFA6B98A"/>
    <w:lvl w:ilvl="0" w:tplc="3D06892C">
      <w:start w:val="1"/>
      <w:numFmt w:val="decimal"/>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312" w15:restartNumberingAfterBreak="0">
    <w:nsid w:val="7CD83C19"/>
    <w:multiLevelType w:val="hybridMultilevel"/>
    <w:tmpl w:val="B936CA18"/>
    <w:lvl w:ilvl="0" w:tplc="08160017">
      <w:start w:val="1"/>
      <w:numFmt w:val="lowerLetter"/>
      <w:lvlText w:val="%1)"/>
      <w:lvlJc w:val="left"/>
      <w:pPr>
        <w:ind w:left="2718" w:hanging="360"/>
      </w:pPr>
    </w:lvl>
    <w:lvl w:ilvl="1" w:tplc="08160019" w:tentative="1">
      <w:start w:val="1"/>
      <w:numFmt w:val="lowerLetter"/>
      <w:lvlText w:val="%2."/>
      <w:lvlJc w:val="left"/>
      <w:pPr>
        <w:ind w:left="3438" w:hanging="360"/>
      </w:pPr>
    </w:lvl>
    <w:lvl w:ilvl="2" w:tplc="0816001B" w:tentative="1">
      <w:start w:val="1"/>
      <w:numFmt w:val="lowerRoman"/>
      <w:lvlText w:val="%3."/>
      <w:lvlJc w:val="right"/>
      <w:pPr>
        <w:ind w:left="4158" w:hanging="180"/>
      </w:pPr>
    </w:lvl>
    <w:lvl w:ilvl="3" w:tplc="0816000F" w:tentative="1">
      <w:start w:val="1"/>
      <w:numFmt w:val="decimal"/>
      <w:lvlText w:val="%4."/>
      <w:lvlJc w:val="left"/>
      <w:pPr>
        <w:ind w:left="4878" w:hanging="360"/>
      </w:pPr>
    </w:lvl>
    <w:lvl w:ilvl="4" w:tplc="08160019" w:tentative="1">
      <w:start w:val="1"/>
      <w:numFmt w:val="lowerLetter"/>
      <w:lvlText w:val="%5."/>
      <w:lvlJc w:val="left"/>
      <w:pPr>
        <w:ind w:left="5598" w:hanging="360"/>
      </w:pPr>
    </w:lvl>
    <w:lvl w:ilvl="5" w:tplc="0816001B" w:tentative="1">
      <w:start w:val="1"/>
      <w:numFmt w:val="lowerRoman"/>
      <w:lvlText w:val="%6."/>
      <w:lvlJc w:val="right"/>
      <w:pPr>
        <w:ind w:left="6318" w:hanging="180"/>
      </w:pPr>
    </w:lvl>
    <w:lvl w:ilvl="6" w:tplc="0816000F" w:tentative="1">
      <w:start w:val="1"/>
      <w:numFmt w:val="decimal"/>
      <w:lvlText w:val="%7."/>
      <w:lvlJc w:val="left"/>
      <w:pPr>
        <w:ind w:left="7038" w:hanging="360"/>
      </w:pPr>
    </w:lvl>
    <w:lvl w:ilvl="7" w:tplc="08160019" w:tentative="1">
      <w:start w:val="1"/>
      <w:numFmt w:val="lowerLetter"/>
      <w:lvlText w:val="%8."/>
      <w:lvlJc w:val="left"/>
      <w:pPr>
        <w:ind w:left="7758" w:hanging="360"/>
      </w:pPr>
    </w:lvl>
    <w:lvl w:ilvl="8" w:tplc="0816001B" w:tentative="1">
      <w:start w:val="1"/>
      <w:numFmt w:val="lowerRoman"/>
      <w:lvlText w:val="%9."/>
      <w:lvlJc w:val="right"/>
      <w:pPr>
        <w:ind w:left="8478" w:hanging="180"/>
      </w:pPr>
    </w:lvl>
  </w:abstractNum>
  <w:abstractNum w:abstractNumId="313" w15:restartNumberingAfterBreak="0">
    <w:nsid w:val="7D3C45D4"/>
    <w:multiLevelType w:val="hybridMultilevel"/>
    <w:tmpl w:val="4DF06E84"/>
    <w:lvl w:ilvl="0" w:tplc="2BF4AB1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C009E2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95CA03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C06994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042B46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312544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922C2B6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6E04D8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120A779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14" w15:restartNumberingAfterBreak="0">
    <w:nsid w:val="7D4211C1"/>
    <w:multiLevelType w:val="hybridMultilevel"/>
    <w:tmpl w:val="AF1AE366"/>
    <w:lvl w:ilvl="0" w:tplc="868E6F4A">
      <w:start w:val="2"/>
      <w:numFmt w:val="lowerLetter"/>
      <w:lvlText w:val="%1)"/>
      <w:lvlJc w:val="left"/>
      <w:pPr>
        <w:ind w:left="861"/>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C7F21F44">
      <w:start w:val="1"/>
      <w:numFmt w:val="lowerLetter"/>
      <w:lvlText w:val="%2"/>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BC569EBA">
      <w:start w:val="1"/>
      <w:numFmt w:val="lowerRoman"/>
      <w:lvlText w:val="%3"/>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2D255BC">
      <w:start w:val="1"/>
      <w:numFmt w:val="decimal"/>
      <w:lvlText w:val="%4"/>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760C2F96">
      <w:start w:val="1"/>
      <w:numFmt w:val="lowerLetter"/>
      <w:lvlText w:val="%5"/>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F01AA9FA">
      <w:start w:val="1"/>
      <w:numFmt w:val="lowerRoman"/>
      <w:lvlText w:val="%6"/>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8E107BF4">
      <w:start w:val="1"/>
      <w:numFmt w:val="decimal"/>
      <w:lvlText w:val="%7"/>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6328018">
      <w:start w:val="1"/>
      <w:numFmt w:val="lowerLetter"/>
      <w:lvlText w:val="%8"/>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1669358">
      <w:start w:val="1"/>
      <w:numFmt w:val="lowerRoman"/>
      <w:lvlText w:val="%9"/>
      <w:lvlJc w:val="left"/>
      <w:pPr>
        <w:ind w:left="65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315" w15:restartNumberingAfterBreak="0">
    <w:nsid w:val="7DA20904"/>
    <w:multiLevelType w:val="hybridMultilevel"/>
    <w:tmpl w:val="7054B27A"/>
    <w:lvl w:ilvl="0" w:tplc="A40036E6">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316" w15:restartNumberingAfterBreak="0">
    <w:nsid w:val="7DC80CD6"/>
    <w:multiLevelType w:val="hybridMultilevel"/>
    <w:tmpl w:val="AD1480A0"/>
    <w:lvl w:ilvl="0" w:tplc="F8AC9ECA">
      <w:start w:val="1"/>
      <w:numFmt w:val="lowerLetter"/>
      <w:lvlText w:val="%1)"/>
      <w:lvlJc w:val="left"/>
      <w:pPr>
        <w:ind w:left="502" w:hanging="360"/>
      </w:pPr>
    </w:lvl>
    <w:lvl w:ilvl="1" w:tplc="52969E02">
      <w:start w:val="1"/>
      <w:numFmt w:val="lowerLetter"/>
      <w:lvlText w:val="%2."/>
      <w:lvlJc w:val="left"/>
      <w:pPr>
        <w:ind w:left="1222" w:hanging="360"/>
      </w:pPr>
    </w:lvl>
    <w:lvl w:ilvl="2" w:tplc="4F026F8E">
      <w:start w:val="1"/>
      <w:numFmt w:val="lowerRoman"/>
      <w:lvlText w:val="%3."/>
      <w:lvlJc w:val="right"/>
      <w:pPr>
        <w:ind w:left="1942" w:hanging="180"/>
      </w:pPr>
    </w:lvl>
    <w:lvl w:ilvl="3" w:tplc="F8B01DF0">
      <w:start w:val="1"/>
      <w:numFmt w:val="decimal"/>
      <w:lvlText w:val="%4."/>
      <w:lvlJc w:val="left"/>
      <w:pPr>
        <w:ind w:left="2662" w:hanging="360"/>
      </w:pPr>
    </w:lvl>
    <w:lvl w:ilvl="4" w:tplc="C96E33D2">
      <w:start w:val="1"/>
      <w:numFmt w:val="lowerLetter"/>
      <w:lvlText w:val="%5."/>
      <w:lvlJc w:val="left"/>
      <w:pPr>
        <w:ind w:left="3382" w:hanging="360"/>
      </w:pPr>
    </w:lvl>
    <w:lvl w:ilvl="5" w:tplc="8B245E6C">
      <w:start w:val="1"/>
      <w:numFmt w:val="lowerRoman"/>
      <w:lvlText w:val="%6."/>
      <w:lvlJc w:val="right"/>
      <w:pPr>
        <w:ind w:left="4102" w:hanging="180"/>
      </w:pPr>
    </w:lvl>
    <w:lvl w:ilvl="6" w:tplc="EF4CC678">
      <w:start w:val="1"/>
      <w:numFmt w:val="decimal"/>
      <w:lvlText w:val="%7."/>
      <w:lvlJc w:val="left"/>
      <w:pPr>
        <w:ind w:left="4822" w:hanging="360"/>
      </w:pPr>
    </w:lvl>
    <w:lvl w:ilvl="7" w:tplc="6B2619D2">
      <w:start w:val="1"/>
      <w:numFmt w:val="lowerLetter"/>
      <w:lvlText w:val="%8."/>
      <w:lvlJc w:val="left"/>
      <w:pPr>
        <w:ind w:left="5542" w:hanging="360"/>
      </w:pPr>
    </w:lvl>
    <w:lvl w:ilvl="8" w:tplc="169EFE70">
      <w:start w:val="1"/>
      <w:numFmt w:val="lowerRoman"/>
      <w:lvlText w:val="%9."/>
      <w:lvlJc w:val="right"/>
      <w:pPr>
        <w:ind w:left="6262" w:hanging="180"/>
      </w:pPr>
    </w:lvl>
  </w:abstractNum>
  <w:abstractNum w:abstractNumId="317" w15:restartNumberingAfterBreak="0">
    <w:nsid w:val="7DF73D19"/>
    <w:multiLevelType w:val="hybridMultilevel"/>
    <w:tmpl w:val="27041AC2"/>
    <w:lvl w:ilvl="0" w:tplc="DCA2E8FC">
      <w:start w:val="1"/>
      <w:numFmt w:val="decimal"/>
      <w:lvlText w:val="%1."/>
      <w:lvlJc w:val="left"/>
      <w:pPr>
        <w:ind w:left="487" w:hanging="360"/>
      </w:pPr>
    </w:lvl>
    <w:lvl w:ilvl="1" w:tplc="BDDAF090">
      <w:start w:val="1"/>
      <w:numFmt w:val="lowerLetter"/>
      <w:lvlText w:val="%2."/>
      <w:lvlJc w:val="left"/>
      <w:pPr>
        <w:ind w:left="1207" w:hanging="360"/>
      </w:pPr>
    </w:lvl>
    <w:lvl w:ilvl="2" w:tplc="68CE4490">
      <w:start w:val="1"/>
      <w:numFmt w:val="lowerRoman"/>
      <w:lvlText w:val="%3."/>
      <w:lvlJc w:val="right"/>
      <w:pPr>
        <w:ind w:left="1927" w:hanging="180"/>
      </w:pPr>
    </w:lvl>
    <w:lvl w:ilvl="3" w:tplc="D24C39F0">
      <w:start w:val="1"/>
      <w:numFmt w:val="decimal"/>
      <w:lvlText w:val="%4."/>
      <w:lvlJc w:val="left"/>
      <w:pPr>
        <w:ind w:left="2647" w:hanging="360"/>
      </w:pPr>
    </w:lvl>
    <w:lvl w:ilvl="4" w:tplc="F8428344">
      <w:start w:val="1"/>
      <w:numFmt w:val="lowerLetter"/>
      <w:lvlText w:val="%5."/>
      <w:lvlJc w:val="left"/>
      <w:pPr>
        <w:ind w:left="3367" w:hanging="360"/>
      </w:pPr>
    </w:lvl>
    <w:lvl w:ilvl="5" w:tplc="30A45A60">
      <w:start w:val="1"/>
      <w:numFmt w:val="lowerRoman"/>
      <w:lvlText w:val="%6."/>
      <w:lvlJc w:val="right"/>
      <w:pPr>
        <w:ind w:left="4087" w:hanging="180"/>
      </w:pPr>
    </w:lvl>
    <w:lvl w:ilvl="6" w:tplc="8A5216B0">
      <w:start w:val="1"/>
      <w:numFmt w:val="decimal"/>
      <w:lvlText w:val="%7."/>
      <w:lvlJc w:val="left"/>
      <w:pPr>
        <w:ind w:left="4807" w:hanging="360"/>
      </w:pPr>
    </w:lvl>
    <w:lvl w:ilvl="7" w:tplc="B012106E">
      <w:start w:val="1"/>
      <w:numFmt w:val="lowerLetter"/>
      <w:lvlText w:val="%8."/>
      <w:lvlJc w:val="left"/>
      <w:pPr>
        <w:ind w:left="5527" w:hanging="360"/>
      </w:pPr>
    </w:lvl>
    <w:lvl w:ilvl="8" w:tplc="CDBEAAC0">
      <w:start w:val="1"/>
      <w:numFmt w:val="lowerRoman"/>
      <w:lvlText w:val="%9."/>
      <w:lvlJc w:val="right"/>
      <w:pPr>
        <w:ind w:left="6247" w:hanging="180"/>
      </w:pPr>
    </w:lvl>
  </w:abstractNum>
  <w:abstractNum w:abstractNumId="318" w15:restartNumberingAfterBreak="0">
    <w:nsid w:val="7DFF6377"/>
    <w:multiLevelType w:val="hybridMultilevel"/>
    <w:tmpl w:val="1B1085F2"/>
    <w:lvl w:ilvl="0" w:tplc="1C3A3702">
      <w:start w:val="12"/>
      <w:numFmt w:val="lowerLetter"/>
      <w:lvlText w:val="%1)"/>
      <w:lvlJc w:val="left"/>
      <w:pPr>
        <w:ind w:left="99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BDE80F3C">
      <w:start w:val="1"/>
      <w:numFmt w:val="lowerLetter"/>
      <w:lvlText w:val="%2"/>
      <w:lvlJc w:val="left"/>
      <w:pPr>
        <w:ind w:left="16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C804038">
      <w:start w:val="1"/>
      <w:numFmt w:val="lowerRoman"/>
      <w:lvlText w:val="%3"/>
      <w:lvlJc w:val="left"/>
      <w:pPr>
        <w:ind w:left="23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34727CBA">
      <w:start w:val="1"/>
      <w:numFmt w:val="decimal"/>
      <w:lvlText w:val="%4"/>
      <w:lvlJc w:val="left"/>
      <w:pPr>
        <w:ind w:left="30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8DD470F4">
      <w:start w:val="1"/>
      <w:numFmt w:val="lowerLetter"/>
      <w:lvlText w:val="%5"/>
      <w:lvlJc w:val="left"/>
      <w:pPr>
        <w:ind w:left="380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DBA02A14">
      <w:start w:val="1"/>
      <w:numFmt w:val="lowerRoman"/>
      <w:lvlText w:val="%6"/>
      <w:lvlJc w:val="left"/>
      <w:pPr>
        <w:ind w:left="452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ED482FC">
      <w:start w:val="1"/>
      <w:numFmt w:val="decimal"/>
      <w:lvlText w:val="%7"/>
      <w:lvlJc w:val="left"/>
      <w:pPr>
        <w:ind w:left="52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814CD834">
      <w:start w:val="1"/>
      <w:numFmt w:val="lowerLetter"/>
      <w:lvlText w:val="%8"/>
      <w:lvlJc w:val="left"/>
      <w:pPr>
        <w:ind w:left="59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EC3A2596">
      <w:start w:val="1"/>
      <w:numFmt w:val="lowerRoman"/>
      <w:lvlText w:val="%9"/>
      <w:lvlJc w:val="left"/>
      <w:pPr>
        <w:ind w:left="66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319" w15:restartNumberingAfterBreak="0">
    <w:nsid w:val="7E60DC56"/>
    <w:multiLevelType w:val="hybridMultilevel"/>
    <w:tmpl w:val="298AE82E"/>
    <w:lvl w:ilvl="0" w:tplc="C01EC450">
      <w:start w:val="1"/>
      <w:numFmt w:val="lowerLetter"/>
      <w:lvlText w:val="%1."/>
      <w:lvlJc w:val="left"/>
      <w:pPr>
        <w:ind w:left="502" w:hanging="360"/>
      </w:pPr>
    </w:lvl>
    <w:lvl w:ilvl="1" w:tplc="CD26E83C">
      <w:start w:val="1"/>
      <w:numFmt w:val="lowerLetter"/>
      <w:lvlText w:val="%2."/>
      <w:lvlJc w:val="left"/>
      <w:pPr>
        <w:ind w:left="1222" w:hanging="360"/>
      </w:pPr>
    </w:lvl>
    <w:lvl w:ilvl="2" w:tplc="060AFBDA">
      <w:start w:val="1"/>
      <w:numFmt w:val="lowerRoman"/>
      <w:lvlText w:val="%3."/>
      <w:lvlJc w:val="right"/>
      <w:pPr>
        <w:ind w:left="1942" w:hanging="180"/>
      </w:pPr>
    </w:lvl>
    <w:lvl w:ilvl="3" w:tplc="6844541E">
      <w:start w:val="1"/>
      <w:numFmt w:val="decimal"/>
      <w:lvlText w:val="%4."/>
      <w:lvlJc w:val="left"/>
      <w:pPr>
        <w:ind w:left="2662" w:hanging="360"/>
      </w:pPr>
    </w:lvl>
    <w:lvl w:ilvl="4" w:tplc="74F0AA56">
      <w:start w:val="1"/>
      <w:numFmt w:val="lowerLetter"/>
      <w:lvlText w:val="%5."/>
      <w:lvlJc w:val="left"/>
      <w:pPr>
        <w:ind w:left="3382" w:hanging="360"/>
      </w:pPr>
    </w:lvl>
    <w:lvl w:ilvl="5" w:tplc="59D0F9A6">
      <w:start w:val="1"/>
      <w:numFmt w:val="lowerRoman"/>
      <w:lvlText w:val="%6."/>
      <w:lvlJc w:val="right"/>
      <w:pPr>
        <w:ind w:left="4102" w:hanging="180"/>
      </w:pPr>
    </w:lvl>
    <w:lvl w:ilvl="6" w:tplc="F092B2C8">
      <w:start w:val="1"/>
      <w:numFmt w:val="decimal"/>
      <w:lvlText w:val="%7."/>
      <w:lvlJc w:val="left"/>
      <w:pPr>
        <w:ind w:left="4822" w:hanging="360"/>
      </w:pPr>
    </w:lvl>
    <w:lvl w:ilvl="7" w:tplc="5792D842">
      <w:start w:val="1"/>
      <w:numFmt w:val="lowerLetter"/>
      <w:lvlText w:val="%8."/>
      <w:lvlJc w:val="left"/>
      <w:pPr>
        <w:ind w:left="5542" w:hanging="360"/>
      </w:pPr>
    </w:lvl>
    <w:lvl w:ilvl="8" w:tplc="FD6CD020">
      <w:start w:val="1"/>
      <w:numFmt w:val="lowerRoman"/>
      <w:lvlText w:val="%9."/>
      <w:lvlJc w:val="right"/>
      <w:pPr>
        <w:ind w:left="6262" w:hanging="180"/>
      </w:pPr>
    </w:lvl>
  </w:abstractNum>
  <w:abstractNum w:abstractNumId="320" w15:restartNumberingAfterBreak="0">
    <w:nsid w:val="7E71118E"/>
    <w:multiLevelType w:val="hybridMultilevel"/>
    <w:tmpl w:val="456EE7AC"/>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321" w15:restartNumberingAfterBreak="0">
    <w:nsid w:val="7E7234BC"/>
    <w:multiLevelType w:val="hybridMultilevel"/>
    <w:tmpl w:val="BF20AB80"/>
    <w:lvl w:ilvl="0" w:tplc="C7FA50C4">
      <w:start w:val="4"/>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B40A97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D30ADB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F67693A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1F2D6F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FB6B2F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078362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F348CC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55802E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22" w15:restartNumberingAfterBreak="0">
    <w:nsid w:val="7EE61D00"/>
    <w:multiLevelType w:val="multilevel"/>
    <w:tmpl w:val="5A7EFF6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3" w15:restartNumberingAfterBreak="0">
    <w:nsid w:val="7F219731"/>
    <w:multiLevelType w:val="hybridMultilevel"/>
    <w:tmpl w:val="FFFFFFFF"/>
    <w:lvl w:ilvl="0" w:tplc="CB94A5A8">
      <w:start w:val="1"/>
      <w:numFmt w:val="decimal"/>
      <w:lvlText w:val="%1."/>
      <w:lvlJc w:val="left"/>
      <w:pPr>
        <w:ind w:left="502" w:hanging="360"/>
      </w:pPr>
    </w:lvl>
    <w:lvl w:ilvl="1" w:tplc="891C633A">
      <w:start w:val="1"/>
      <w:numFmt w:val="lowerLetter"/>
      <w:lvlText w:val="%2."/>
      <w:lvlJc w:val="left"/>
      <w:pPr>
        <w:ind w:left="1222" w:hanging="360"/>
      </w:pPr>
    </w:lvl>
    <w:lvl w:ilvl="2" w:tplc="085CF61A">
      <w:start w:val="1"/>
      <w:numFmt w:val="lowerRoman"/>
      <w:lvlText w:val="%3."/>
      <w:lvlJc w:val="right"/>
      <w:pPr>
        <w:ind w:left="1942" w:hanging="180"/>
      </w:pPr>
    </w:lvl>
    <w:lvl w:ilvl="3" w:tplc="027E1128">
      <w:start w:val="1"/>
      <w:numFmt w:val="decimal"/>
      <w:lvlText w:val="%4."/>
      <w:lvlJc w:val="left"/>
      <w:pPr>
        <w:ind w:left="2662" w:hanging="360"/>
      </w:pPr>
    </w:lvl>
    <w:lvl w:ilvl="4" w:tplc="A24CC7CC">
      <w:start w:val="1"/>
      <w:numFmt w:val="lowerLetter"/>
      <w:lvlText w:val="%5."/>
      <w:lvlJc w:val="left"/>
      <w:pPr>
        <w:ind w:left="3382" w:hanging="360"/>
      </w:pPr>
    </w:lvl>
    <w:lvl w:ilvl="5" w:tplc="52BA2194">
      <w:start w:val="1"/>
      <w:numFmt w:val="lowerRoman"/>
      <w:lvlText w:val="%6."/>
      <w:lvlJc w:val="right"/>
      <w:pPr>
        <w:ind w:left="4102" w:hanging="180"/>
      </w:pPr>
    </w:lvl>
    <w:lvl w:ilvl="6" w:tplc="6D6431D0">
      <w:start w:val="1"/>
      <w:numFmt w:val="decimal"/>
      <w:lvlText w:val="%7."/>
      <w:lvlJc w:val="left"/>
      <w:pPr>
        <w:ind w:left="4822" w:hanging="360"/>
      </w:pPr>
    </w:lvl>
    <w:lvl w:ilvl="7" w:tplc="619E4A8A">
      <w:start w:val="1"/>
      <w:numFmt w:val="lowerLetter"/>
      <w:lvlText w:val="%8."/>
      <w:lvlJc w:val="left"/>
      <w:pPr>
        <w:ind w:left="5542" w:hanging="360"/>
      </w:pPr>
    </w:lvl>
    <w:lvl w:ilvl="8" w:tplc="F4502388">
      <w:start w:val="1"/>
      <w:numFmt w:val="lowerRoman"/>
      <w:lvlText w:val="%9."/>
      <w:lvlJc w:val="right"/>
      <w:pPr>
        <w:ind w:left="6262" w:hanging="180"/>
      </w:pPr>
    </w:lvl>
  </w:abstractNum>
  <w:num w:numId="326">
    <w:abstractNumId w:val="325"/>
  </w:num>
  <w:num w:numId="325">
    <w:abstractNumId w:val="324"/>
  </w:num>
  <w:num w:numId="1" w16cid:durableId="387842831">
    <w:abstractNumId w:val="84"/>
  </w:num>
  <w:num w:numId="2" w16cid:durableId="815685324">
    <w:abstractNumId w:val="78"/>
  </w:num>
  <w:num w:numId="3" w16cid:durableId="417558359">
    <w:abstractNumId w:val="230"/>
  </w:num>
  <w:num w:numId="4" w16cid:durableId="1253778112">
    <w:abstractNumId w:val="14"/>
  </w:num>
  <w:num w:numId="5" w16cid:durableId="1892570529">
    <w:abstractNumId w:val="105"/>
  </w:num>
  <w:num w:numId="6" w16cid:durableId="1966617058">
    <w:abstractNumId w:val="65"/>
  </w:num>
  <w:num w:numId="7" w16cid:durableId="960457534">
    <w:abstractNumId w:val="73"/>
  </w:num>
  <w:num w:numId="8" w16cid:durableId="724376971">
    <w:abstractNumId w:val="30"/>
  </w:num>
  <w:num w:numId="9" w16cid:durableId="1823740395">
    <w:abstractNumId w:val="180"/>
  </w:num>
  <w:num w:numId="10" w16cid:durableId="846218031">
    <w:abstractNumId w:val="195"/>
  </w:num>
  <w:num w:numId="11" w16cid:durableId="1313753755">
    <w:abstractNumId w:val="102"/>
  </w:num>
  <w:num w:numId="12" w16cid:durableId="1454862406">
    <w:abstractNumId w:val="276"/>
  </w:num>
  <w:num w:numId="13" w16cid:durableId="476652560">
    <w:abstractNumId w:val="9"/>
  </w:num>
  <w:num w:numId="14" w16cid:durableId="1899855088">
    <w:abstractNumId w:val="48"/>
  </w:num>
  <w:num w:numId="15" w16cid:durableId="1039863525">
    <w:abstractNumId w:val="168"/>
  </w:num>
  <w:num w:numId="16" w16cid:durableId="710229298">
    <w:abstractNumId w:val="39"/>
  </w:num>
  <w:num w:numId="17" w16cid:durableId="244807988">
    <w:abstractNumId w:val="79"/>
  </w:num>
  <w:num w:numId="18" w16cid:durableId="748159397">
    <w:abstractNumId w:val="60"/>
  </w:num>
  <w:num w:numId="19" w16cid:durableId="946426135">
    <w:abstractNumId w:val="293"/>
  </w:num>
  <w:num w:numId="20" w16cid:durableId="49113066">
    <w:abstractNumId w:val="0"/>
  </w:num>
  <w:num w:numId="21" w16cid:durableId="1190218694">
    <w:abstractNumId w:val="248"/>
  </w:num>
  <w:num w:numId="22" w16cid:durableId="950937075">
    <w:abstractNumId w:val="284"/>
  </w:num>
  <w:num w:numId="23" w16cid:durableId="1928809771">
    <w:abstractNumId w:val="119"/>
  </w:num>
  <w:num w:numId="24" w16cid:durableId="1717391776">
    <w:abstractNumId w:val="225"/>
  </w:num>
  <w:num w:numId="25" w16cid:durableId="1557474521">
    <w:abstractNumId w:val="104"/>
  </w:num>
  <w:num w:numId="26" w16cid:durableId="1642660366">
    <w:abstractNumId w:val="255"/>
  </w:num>
  <w:num w:numId="27" w16cid:durableId="964821227">
    <w:abstractNumId w:val="132"/>
  </w:num>
  <w:num w:numId="28" w16cid:durableId="1772235729">
    <w:abstractNumId w:val="20"/>
  </w:num>
  <w:num w:numId="29" w16cid:durableId="581839099">
    <w:abstractNumId w:val="23"/>
  </w:num>
  <w:num w:numId="30" w16cid:durableId="76365713">
    <w:abstractNumId w:val="101"/>
  </w:num>
  <w:num w:numId="31" w16cid:durableId="694623459">
    <w:abstractNumId w:val="250"/>
  </w:num>
  <w:num w:numId="32" w16cid:durableId="1233082279">
    <w:abstractNumId w:val="316"/>
  </w:num>
  <w:num w:numId="33" w16cid:durableId="2002393471">
    <w:abstractNumId w:val="137"/>
  </w:num>
  <w:num w:numId="34" w16cid:durableId="397289828">
    <w:abstractNumId w:val="274"/>
  </w:num>
  <w:num w:numId="35" w16cid:durableId="28604346">
    <w:abstractNumId w:val="45"/>
  </w:num>
  <w:num w:numId="36" w16cid:durableId="47457163">
    <w:abstractNumId w:val="234"/>
  </w:num>
  <w:num w:numId="37" w16cid:durableId="484930175">
    <w:abstractNumId w:val="282"/>
  </w:num>
  <w:num w:numId="38" w16cid:durableId="1500655155">
    <w:abstractNumId w:val="211"/>
  </w:num>
  <w:num w:numId="39" w16cid:durableId="2107454751">
    <w:abstractNumId w:val="166"/>
  </w:num>
  <w:num w:numId="40" w16cid:durableId="1619600800">
    <w:abstractNumId w:val="292"/>
  </w:num>
  <w:num w:numId="41" w16cid:durableId="40057908">
    <w:abstractNumId w:val="319"/>
  </w:num>
  <w:num w:numId="42" w16cid:durableId="1348944631">
    <w:abstractNumId w:val="189"/>
  </w:num>
  <w:num w:numId="43" w16cid:durableId="468282173">
    <w:abstractNumId w:val="58"/>
  </w:num>
  <w:num w:numId="44" w16cid:durableId="1061247180">
    <w:abstractNumId w:val="260"/>
  </w:num>
  <w:num w:numId="45" w16cid:durableId="766003056">
    <w:abstractNumId w:val="301"/>
  </w:num>
  <w:num w:numId="46" w16cid:durableId="1857234268">
    <w:abstractNumId w:val="281"/>
  </w:num>
  <w:num w:numId="47" w16cid:durableId="177081420">
    <w:abstractNumId w:val="80"/>
  </w:num>
  <w:num w:numId="48" w16cid:durableId="507259651">
    <w:abstractNumId w:val="175"/>
  </w:num>
  <w:num w:numId="49" w16cid:durableId="936401275">
    <w:abstractNumId w:val="155"/>
  </w:num>
  <w:num w:numId="50" w16cid:durableId="53890498">
    <w:abstractNumId w:val="142"/>
  </w:num>
  <w:num w:numId="51" w16cid:durableId="1796944985">
    <w:abstractNumId w:val="232"/>
  </w:num>
  <w:num w:numId="52" w16cid:durableId="1738094094">
    <w:abstractNumId w:val="149"/>
  </w:num>
  <w:num w:numId="53" w16cid:durableId="1586841827">
    <w:abstractNumId w:val="57"/>
  </w:num>
  <w:num w:numId="54" w16cid:durableId="1967469022">
    <w:abstractNumId w:val="76"/>
  </w:num>
  <w:num w:numId="55" w16cid:durableId="1901936471">
    <w:abstractNumId w:val="77"/>
  </w:num>
  <w:num w:numId="56" w16cid:durableId="1390881658">
    <w:abstractNumId w:val="223"/>
  </w:num>
  <w:num w:numId="57" w16cid:durableId="1079131538">
    <w:abstractNumId w:val="33"/>
  </w:num>
  <w:num w:numId="58" w16cid:durableId="1377390075">
    <w:abstractNumId w:val="256"/>
  </w:num>
  <w:num w:numId="59" w16cid:durableId="609556001">
    <w:abstractNumId w:val="307"/>
  </w:num>
  <w:num w:numId="60" w16cid:durableId="4938562">
    <w:abstractNumId w:val="3"/>
  </w:num>
  <w:num w:numId="61" w16cid:durableId="49618204">
    <w:abstractNumId w:val="144"/>
  </w:num>
  <w:num w:numId="62" w16cid:durableId="276445445">
    <w:abstractNumId w:val="305"/>
  </w:num>
  <w:num w:numId="63" w16cid:durableId="1700737202">
    <w:abstractNumId w:val="209"/>
  </w:num>
  <w:num w:numId="64" w16cid:durableId="131868423">
    <w:abstractNumId w:val="268"/>
  </w:num>
  <w:num w:numId="65" w16cid:durableId="1915316864">
    <w:abstractNumId w:val="99"/>
  </w:num>
  <w:num w:numId="66" w16cid:durableId="2075539179">
    <w:abstractNumId w:val="27"/>
  </w:num>
  <w:num w:numId="67" w16cid:durableId="2041975442">
    <w:abstractNumId w:val="222"/>
  </w:num>
  <w:num w:numId="68" w16cid:durableId="1731925650">
    <w:abstractNumId w:val="25"/>
  </w:num>
  <w:num w:numId="69" w16cid:durableId="2047172373">
    <w:abstractNumId w:val="169"/>
  </w:num>
  <w:num w:numId="70" w16cid:durableId="618338178">
    <w:abstractNumId w:val="218"/>
  </w:num>
  <w:num w:numId="71" w16cid:durableId="1827356968">
    <w:abstractNumId w:val="317"/>
  </w:num>
  <w:num w:numId="72" w16cid:durableId="1432431501">
    <w:abstractNumId w:val="236"/>
  </w:num>
  <w:num w:numId="73" w16cid:durableId="1735003187">
    <w:abstractNumId w:val="51"/>
  </w:num>
  <w:num w:numId="74" w16cid:durableId="961493472">
    <w:abstractNumId w:val="285"/>
  </w:num>
  <w:num w:numId="75" w16cid:durableId="611741659">
    <w:abstractNumId w:val="275"/>
  </w:num>
  <w:num w:numId="76" w16cid:durableId="379020631">
    <w:abstractNumId w:val="247"/>
  </w:num>
  <w:num w:numId="77" w16cid:durableId="1880122388">
    <w:abstractNumId w:val="287"/>
  </w:num>
  <w:num w:numId="78" w16cid:durableId="245001989">
    <w:abstractNumId w:val="295"/>
  </w:num>
  <w:num w:numId="79" w16cid:durableId="15162053">
    <w:abstractNumId w:val="47"/>
  </w:num>
  <w:num w:numId="80" w16cid:durableId="95758126">
    <w:abstractNumId w:val="71"/>
  </w:num>
  <w:num w:numId="81" w16cid:durableId="1868060460">
    <w:abstractNumId w:val="124"/>
  </w:num>
  <w:num w:numId="82" w16cid:durableId="226840788">
    <w:abstractNumId w:val="68"/>
  </w:num>
  <w:num w:numId="83" w16cid:durableId="945040488">
    <w:abstractNumId w:val="55"/>
  </w:num>
  <w:num w:numId="84" w16cid:durableId="505753461">
    <w:abstractNumId w:val="184"/>
  </w:num>
  <w:num w:numId="85" w16cid:durableId="693072869">
    <w:abstractNumId w:val="134"/>
  </w:num>
  <w:num w:numId="86" w16cid:durableId="701711547">
    <w:abstractNumId w:val="138"/>
  </w:num>
  <w:num w:numId="87" w16cid:durableId="1183473976">
    <w:abstractNumId w:val="74"/>
  </w:num>
  <w:num w:numId="88" w16cid:durableId="1234395006">
    <w:abstractNumId w:val="145"/>
  </w:num>
  <w:num w:numId="89" w16cid:durableId="854727747">
    <w:abstractNumId w:val="103"/>
  </w:num>
  <w:num w:numId="90" w16cid:durableId="1831099338">
    <w:abstractNumId w:val="205"/>
  </w:num>
  <w:num w:numId="91" w16cid:durableId="1593389459">
    <w:abstractNumId w:val="153"/>
  </w:num>
  <w:num w:numId="92" w16cid:durableId="90973077">
    <w:abstractNumId w:val="98"/>
  </w:num>
  <w:num w:numId="93" w16cid:durableId="726996954">
    <w:abstractNumId w:val="262"/>
  </w:num>
  <w:num w:numId="94" w16cid:durableId="111098373">
    <w:abstractNumId w:val="269"/>
  </w:num>
  <w:num w:numId="95" w16cid:durableId="1170146485">
    <w:abstractNumId w:val="172"/>
  </w:num>
  <w:num w:numId="96" w16cid:durableId="795954824">
    <w:abstractNumId w:val="164"/>
  </w:num>
  <w:num w:numId="97" w16cid:durableId="1609042855">
    <w:abstractNumId w:val="135"/>
  </w:num>
  <w:num w:numId="98" w16cid:durableId="821386295">
    <w:abstractNumId w:val="29"/>
  </w:num>
  <w:num w:numId="99" w16cid:durableId="1421636925">
    <w:abstractNumId w:val="296"/>
  </w:num>
  <w:num w:numId="100" w16cid:durableId="485321183">
    <w:abstractNumId w:val="110"/>
  </w:num>
  <w:num w:numId="101" w16cid:durableId="77556991">
    <w:abstractNumId w:val="161"/>
  </w:num>
  <w:num w:numId="102" w16cid:durableId="1908035490">
    <w:abstractNumId w:val="131"/>
  </w:num>
  <w:num w:numId="103" w16cid:durableId="187989905">
    <w:abstractNumId w:val="323"/>
  </w:num>
  <w:num w:numId="104" w16cid:durableId="1954481344">
    <w:abstractNumId w:val="37"/>
  </w:num>
  <w:num w:numId="105" w16cid:durableId="345600157">
    <w:abstractNumId w:val="253"/>
  </w:num>
  <w:num w:numId="106" w16cid:durableId="480345225">
    <w:abstractNumId w:val="87"/>
  </w:num>
  <w:num w:numId="107" w16cid:durableId="435637159">
    <w:abstractNumId w:val="97"/>
  </w:num>
  <w:num w:numId="108" w16cid:durableId="1427115930">
    <w:abstractNumId w:val="318"/>
  </w:num>
  <w:num w:numId="109" w16cid:durableId="1481191421">
    <w:abstractNumId w:val="5"/>
  </w:num>
  <w:num w:numId="110" w16cid:durableId="1732078394">
    <w:abstractNumId w:val="197"/>
  </w:num>
  <w:num w:numId="111" w16cid:durableId="79255561">
    <w:abstractNumId w:val="279"/>
  </w:num>
  <w:num w:numId="112" w16cid:durableId="1609197869">
    <w:abstractNumId w:val="139"/>
  </w:num>
  <w:num w:numId="113" w16cid:durableId="716974038">
    <w:abstractNumId w:val="187"/>
  </w:num>
  <w:num w:numId="114" w16cid:durableId="142939428">
    <w:abstractNumId w:val="203"/>
  </w:num>
  <w:num w:numId="115" w16cid:durableId="1479499405">
    <w:abstractNumId w:val="140"/>
  </w:num>
  <w:num w:numId="116" w16cid:durableId="2083289734">
    <w:abstractNumId w:val="261"/>
  </w:num>
  <w:num w:numId="117" w16cid:durableId="586228545">
    <w:abstractNumId w:val="278"/>
  </w:num>
  <w:num w:numId="118" w16cid:durableId="1421217693">
    <w:abstractNumId w:val="46"/>
  </w:num>
  <w:num w:numId="119" w16cid:durableId="505096829">
    <w:abstractNumId w:val="15"/>
  </w:num>
  <w:num w:numId="120" w16cid:durableId="1717970310">
    <w:abstractNumId w:val="160"/>
  </w:num>
  <w:num w:numId="121" w16cid:durableId="2032144977">
    <w:abstractNumId w:val="321"/>
  </w:num>
  <w:num w:numId="122" w16cid:durableId="1841693219">
    <w:abstractNumId w:val="162"/>
  </w:num>
  <w:num w:numId="123" w16cid:durableId="367487181">
    <w:abstractNumId w:val="89"/>
  </w:num>
  <w:num w:numId="124" w16cid:durableId="1948656144">
    <w:abstractNumId w:val="289"/>
  </w:num>
  <w:num w:numId="125" w16cid:durableId="2044017688">
    <w:abstractNumId w:val="224"/>
  </w:num>
  <w:num w:numId="126" w16cid:durableId="1966692390">
    <w:abstractNumId w:val="38"/>
  </w:num>
  <w:num w:numId="127" w16cid:durableId="247269897">
    <w:abstractNumId w:val="18"/>
  </w:num>
  <w:num w:numId="128" w16cid:durableId="1493445056">
    <w:abstractNumId w:val="136"/>
  </w:num>
  <w:num w:numId="129" w16cid:durableId="99496767">
    <w:abstractNumId w:val="258"/>
  </w:num>
  <w:num w:numId="130" w16cid:durableId="992414806">
    <w:abstractNumId w:val="108"/>
  </w:num>
  <w:num w:numId="131" w16cid:durableId="1354303618">
    <w:abstractNumId w:val="266"/>
  </w:num>
  <w:num w:numId="132" w16cid:durableId="987324724">
    <w:abstractNumId w:val="310"/>
  </w:num>
  <w:num w:numId="133" w16cid:durableId="530261031">
    <w:abstractNumId w:val="191"/>
  </w:num>
  <w:num w:numId="134" w16cid:durableId="754058775">
    <w:abstractNumId w:val="96"/>
  </w:num>
  <w:num w:numId="135" w16cid:durableId="143786062">
    <w:abstractNumId w:val="173"/>
  </w:num>
  <w:num w:numId="136" w16cid:durableId="1922912748">
    <w:abstractNumId w:val="242"/>
  </w:num>
  <w:num w:numId="137" w16cid:durableId="1821266635">
    <w:abstractNumId w:val="81"/>
  </w:num>
  <w:num w:numId="138" w16cid:durableId="598026239">
    <w:abstractNumId w:val="179"/>
  </w:num>
  <w:num w:numId="139" w16cid:durableId="1186947022">
    <w:abstractNumId w:val="170"/>
  </w:num>
  <w:num w:numId="140" w16cid:durableId="1037776176">
    <w:abstractNumId w:val="241"/>
  </w:num>
  <w:num w:numId="141" w16cid:durableId="6182364">
    <w:abstractNumId w:val="314"/>
  </w:num>
  <w:num w:numId="142" w16cid:durableId="1057243311">
    <w:abstractNumId w:val="263"/>
  </w:num>
  <w:num w:numId="143" w16cid:durableId="1931043229">
    <w:abstractNumId w:val="122"/>
  </w:num>
  <w:num w:numId="144" w16cid:durableId="1098526853">
    <w:abstractNumId w:val="94"/>
  </w:num>
  <w:num w:numId="145" w16cid:durableId="1779907618">
    <w:abstractNumId w:val="188"/>
  </w:num>
  <w:num w:numId="146" w16cid:durableId="1349523497">
    <w:abstractNumId w:val="178"/>
  </w:num>
  <w:num w:numId="147" w16cid:durableId="1293829259">
    <w:abstractNumId w:val="31"/>
  </w:num>
  <w:num w:numId="148" w16cid:durableId="1455520784">
    <w:abstractNumId w:val="13"/>
  </w:num>
  <w:num w:numId="149" w16cid:durableId="2007509303">
    <w:abstractNumId w:val="128"/>
  </w:num>
  <w:num w:numId="150" w16cid:durableId="2118674512">
    <w:abstractNumId w:val="24"/>
  </w:num>
  <w:num w:numId="151" w16cid:durableId="830829962">
    <w:abstractNumId w:val="194"/>
  </w:num>
  <w:num w:numId="152" w16cid:durableId="767893439">
    <w:abstractNumId w:val="92"/>
  </w:num>
  <w:num w:numId="153" w16cid:durableId="9186459">
    <w:abstractNumId w:val="115"/>
  </w:num>
  <w:num w:numId="154" w16cid:durableId="2000691035">
    <w:abstractNumId w:val="28"/>
  </w:num>
  <w:num w:numId="155" w16cid:durableId="2011633705">
    <w:abstractNumId w:val="308"/>
  </w:num>
  <w:num w:numId="156" w16cid:durableId="1702391333">
    <w:abstractNumId w:val="21"/>
  </w:num>
  <w:num w:numId="157" w16cid:durableId="1226526144">
    <w:abstractNumId w:val="154"/>
  </w:num>
  <w:num w:numId="158" w16cid:durableId="352263707">
    <w:abstractNumId w:val="107"/>
  </w:num>
  <w:num w:numId="159" w16cid:durableId="86847290">
    <w:abstractNumId w:val="243"/>
  </w:num>
  <w:num w:numId="160" w16cid:durableId="844398029">
    <w:abstractNumId w:val="277"/>
  </w:num>
  <w:num w:numId="161" w16cid:durableId="1778938257">
    <w:abstractNumId w:val="249"/>
  </w:num>
  <w:num w:numId="162" w16cid:durableId="496960071">
    <w:abstractNumId w:val="120"/>
  </w:num>
  <w:num w:numId="163" w16cid:durableId="299844860">
    <w:abstractNumId w:val="85"/>
  </w:num>
  <w:num w:numId="164" w16cid:durableId="644313091">
    <w:abstractNumId w:val="273"/>
  </w:num>
  <w:num w:numId="165" w16cid:durableId="991448534">
    <w:abstractNumId w:val="309"/>
  </w:num>
  <w:num w:numId="166" w16cid:durableId="1917276949">
    <w:abstractNumId w:val="118"/>
  </w:num>
  <w:num w:numId="167" w16cid:durableId="894664408">
    <w:abstractNumId w:val="202"/>
  </w:num>
  <w:num w:numId="168" w16cid:durableId="1407263152">
    <w:abstractNumId w:val="56"/>
  </w:num>
  <w:num w:numId="169" w16cid:durableId="537276481">
    <w:abstractNumId w:val="36"/>
  </w:num>
  <w:num w:numId="170" w16cid:durableId="2011255882">
    <w:abstractNumId w:val="40"/>
  </w:num>
  <w:num w:numId="171" w16cid:durableId="1861972235">
    <w:abstractNumId w:val="239"/>
  </w:num>
  <w:num w:numId="172" w16cid:durableId="882525645">
    <w:abstractNumId w:val="193"/>
  </w:num>
  <w:num w:numId="173" w16cid:durableId="785736637">
    <w:abstractNumId w:val="208"/>
  </w:num>
  <w:num w:numId="174" w16cid:durableId="176581572">
    <w:abstractNumId w:val="32"/>
  </w:num>
  <w:num w:numId="175" w16cid:durableId="1487939866">
    <w:abstractNumId w:val="252"/>
  </w:num>
  <w:num w:numId="176" w16cid:durableId="760223876">
    <w:abstractNumId w:val="141"/>
  </w:num>
  <w:num w:numId="177" w16cid:durableId="631331223">
    <w:abstractNumId w:val="95"/>
  </w:num>
  <w:num w:numId="178" w16cid:durableId="1361276670">
    <w:abstractNumId w:val="116"/>
  </w:num>
  <w:num w:numId="179" w16cid:durableId="1478911505">
    <w:abstractNumId w:val="86"/>
  </w:num>
  <w:num w:numId="180" w16cid:durableId="277955579">
    <w:abstractNumId w:val="49"/>
  </w:num>
  <w:num w:numId="181" w16cid:durableId="599290245">
    <w:abstractNumId w:val="111"/>
  </w:num>
  <w:num w:numId="182" w16cid:durableId="310982012">
    <w:abstractNumId w:val="240"/>
  </w:num>
  <w:num w:numId="183" w16cid:durableId="323317478">
    <w:abstractNumId w:val="182"/>
  </w:num>
  <w:num w:numId="184" w16cid:durableId="699551742">
    <w:abstractNumId w:val="106"/>
  </w:num>
  <w:num w:numId="185" w16cid:durableId="1089158502">
    <w:abstractNumId w:val="90"/>
  </w:num>
  <w:num w:numId="186" w16cid:durableId="1430664504">
    <w:abstractNumId w:val="185"/>
  </w:num>
  <w:num w:numId="187" w16cid:durableId="664819539">
    <w:abstractNumId w:val="227"/>
  </w:num>
  <w:num w:numId="188" w16cid:durableId="1587886293">
    <w:abstractNumId w:val="270"/>
  </w:num>
  <w:num w:numId="189" w16cid:durableId="629019069">
    <w:abstractNumId w:val="91"/>
  </w:num>
  <w:num w:numId="190" w16cid:durableId="2062317029">
    <w:abstractNumId w:val="181"/>
  </w:num>
  <w:num w:numId="191" w16cid:durableId="1239250845">
    <w:abstractNumId w:val="121"/>
  </w:num>
  <w:num w:numId="192" w16cid:durableId="1030230130">
    <w:abstractNumId w:val="271"/>
  </w:num>
  <w:num w:numId="193" w16cid:durableId="632567244">
    <w:abstractNumId w:val="126"/>
  </w:num>
  <w:num w:numId="194" w16cid:durableId="1299847303">
    <w:abstractNumId w:val="35"/>
  </w:num>
  <w:num w:numId="195" w16cid:durableId="1367025598">
    <w:abstractNumId w:val="61"/>
  </w:num>
  <w:num w:numId="196" w16cid:durableId="377245284">
    <w:abstractNumId w:val="62"/>
  </w:num>
  <w:num w:numId="197" w16cid:durableId="990133606">
    <w:abstractNumId w:val="204"/>
  </w:num>
  <w:num w:numId="198" w16cid:durableId="1178813683">
    <w:abstractNumId w:val="267"/>
  </w:num>
  <w:num w:numId="199" w16cid:durableId="1612083234">
    <w:abstractNumId w:val="159"/>
  </w:num>
  <w:num w:numId="200" w16cid:durableId="1544711515">
    <w:abstractNumId w:val="186"/>
  </w:num>
  <w:num w:numId="201" w16cid:durableId="1208642894">
    <w:abstractNumId w:val="82"/>
  </w:num>
  <w:num w:numId="202" w16cid:durableId="541526836">
    <w:abstractNumId w:val="146"/>
  </w:num>
  <w:num w:numId="203" w16cid:durableId="1828010020">
    <w:abstractNumId w:val="298"/>
  </w:num>
  <w:num w:numId="204" w16cid:durableId="1494367660">
    <w:abstractNumId w:val="313"/>
  </w:num>
  <w:num w:numId="205" w16cid:durableId="298193265">
    <w:abstractNumId w:val="294"/>
  </w:num>
  <w:num w:numId="206" w16cid:durableId="1990211903">
    <w:abstractNumId w:val="12"/>
  </w:num>
  <w:num w:numId="207" w16cid:durableId="1744529119">
    <w:abstractNumId w:val="151"/>
  </w:num>
  <w:num w:numId="208" w16cid:durableId="15892191">
    <w:abstractNumId w:val="220"/>
  </w:num>
  <w:num w:numId="209" w16cid:durableId="1725256236">
    <w:abstractNumId w:val="75"/>
  </w:num>
  <w:num w:numId="210" w16cid:durableId="80638218">
    <w:abstractNumId w:val="245"/>
  </w:num>
  <w:num w:numId="211" w16cid:durableId="240867810">
    <w:abstractNumId w:val="215"/>
  </w:num>
  <w:num w:numId="212" w16cid:durableId="1588228746">
    <w:abstractNumId w:val="7"/>
  </w:num>
  <w:num w:numId="213" w16cid:durableId="1284117021">
    <w:abstractNumId w:val="127"/>
  </w:num>
  <w:num w:numId="214" w16cid:durableId="1399278566">
    <w:abstractNumId w:val="206"/>
  </w:num>
  <w:num w:numId="215" w16cid:durableId="1668898763">
    <w:abstractNumId w:val="198"/>
  </w:num>
  <w:num w:numId="216" w16cid:durableId="1607882330">
    <w:abstractNumId w:val="133"/>
  </w:num>
  <w:num w:numId="217" w16cid:durableId="474562907">
    <w:abstractNumId w:val="64"/>
  </w:num>
  <w:num w:numId="218" w16cid:durableId="1775705440">
    <w:abstractNumId w:val="212"/>
  </w:num>
  <w:num w:numId="219" w16cid:durableId="409354158">
    <w:abstractNumId w:val="213"/>
  </w:num>
  <w:num w:numId="220" w16cid:durableId="222958168">
    <w:abstractNumId w:val="11"/>
  </w:num>
  <w:num w:numId="221" w16cid:durableId="352924034">
    <w:abstractNumId w:val="41"/>
  </w:num>
  <w:num w:numId="222" w16cid:durableId="1824152959">
    <w:abstractNumId w:val="299"/>
  </w:num>
  <w:num w:numId="223" w16cid:durableId="1555039749">
    <w:abstractNumId w:val="19"/>
  </w:num>
  <w:num w:numId="224" w16cid:durableId="363405271">
    <w:abstractNumId w:val="147"/>
  </w:num>
  <w:num w:numId="225" w16cid:durableId="1108039202">
    <w:abstractNumId w:val="201"/>
  </w:num>
  <w:num w:numId="226" w16cid:durableId="712119338">
    <w:abstractNumId w:val="207"/>
  </w:num>
  <w:num w:numId="227" w16cid:durableId="213543584">
    <w:abstractNumId w:val="244"/>
  </w:num>
  <w:num w:numId="228" w16cid:durableId="1547179198">
    <w:abstractNumId w:val="17"/>
  </w:num>
  <w:num w:numId="229" w16cid:durableId="1311665747">
    <w:abstractNumId w:val="322"/>
  </w:num>
  <w:num w:numId="230" w16cid:durableId="10884360">
    <w:abstractNumId w:val="302"/>
  </w:num>
  <w:num w:numId="231" w16cid:durableId="2107381239">
    <w:abstractNumId w:val="217"/>
  </w:num>
  <w:num w:numId="232" w16cid:durableId="1526751585">
    <w:abstractNumId w:val="297"/>
  </w:num>
  <w:num w:numId="233" w16cid:durableId="1329595937">
    <w:abstractNumId w:val="157"/>
  </w:num>
  <w:num w:numId="234" w16cid:durableId="767581102">
    <w:abstractNumId w:val="254"/>
  </w:num>
  <w:num w:numId="235" w16cid:durableId="943804029">
    <w:abstractNumId w:val="163"/>
  </w:num>
  <w:num w:numId="236" w16cid:durableId="1273827011">
    <w:abstractNumId w:val="303"/>
  </w:num>
  <w:num w:numId="237" w16cid:durableId="568882856">
    <w:abstractNumId w:val="190"/>
  </w:num>
  <w:num w:numId="238" w16cid:durableId="144595072">
    <w:abstractNumId w:val="304"/>
  </w:num>
  <w:num w:numId="239" w16cid:durableId="2122600608">
    <w:abstractNumId w:val="69"/>
  </w:num>
  <w:num w:numId="240" w16cid:durableId="1636134440">
    <w:abstractNumId w:val="196"/>
  </w:num>
  <w:num w:numId="241" w16cid:durableId="1683820636">
    <w:abstractNumId w:val="199"/>
  </w:num>
  <w:num w:numId="242" w16cid:durableId="1041630894">
    <w:abstractNumId w:val="93"/>
  </w:num>
  <w:num w:numId="243" w16cid:durableId="323165139">
    <w:abstractNumId w:val="286"/>
  </w:num>
  <w:num w:numId="244" w16cid:durableId="1442340465">
    <w:abstractNumId w:val="315"/>
  </w:num>
  <w:num w:numId="245" w16cid:durableId="1359044603">
    <w:abstractNumId w:val="43"/>
  </w:num>
  <w:num w:numId="246" w16cid:durableId="634024262">
    <w:abstractNumId w:val="167"/>
  </w:num>
  <w:num w:numId="247" w16cid:durableId="1775201424">
    <w:abstractNumId w:val="54"/>
  </w:num>
  <w:num w:numId="248" w16cid:durableId="1833837230">
    <w:abstractNumId w:val="117"/>
  </w:num>
  <w:num w:numId="249" w16cid:durableId="1972055443">
    <w:abstractNumId w:val="63"/>
  </w:num>
  <w:num w:numId="250" w16cid:durableId="1140077002">
    <w:abstractNumId w:val="214"/>
  </w:num>
  <w:num w:numId="251" w16cid:durableId="15426696">
    <w:abstractNumId w:val="300"/>
  </w:num>
  <w:num w:numId="252" w16cid:durableId="1808543482">
    <w:abstractNumId w:val="44"/>
  </w:num>
  <w:num w:numId="253" w16cid:durableId="1177115059">
    <w:abstractNumId w:val="237"/>
  </w:num>
  <w:num w:numId="254" w16cid:durableId="93868009">
    <w:abstractNumId w:val="280"/>
  </w:num>
  <w:num w:numId="255" w16cid:durableId="653997302">
    <w:abstractNumId w:val="312"/>
  </w:num>
  <w:num w:numId="256" w16cid:durableId="197351517">
    <w:abstractNumId w:val="113"/>
  </w:num>
  <w:num w:numId="257" w16cid:durableId="1888561345">
    <w:abstractNumId w:val="129"/>
  </w:num>
  <w:num w:numId="258" w16cid:durableId="1252661914">
    <w:abstractNumId w:val="150"/>
  </w:num>
  <w:num w:numId="259" w16cid:durableId="1367564279">
    <w:abstractNumId w:val="165"/>
  </w:num>
  <w:num w:numId="260" w16cid:durableId="972099707">
    <w:abstractNumId w:val="288"/>
  </w:num>
  <w:num w:numId="261" w16cid:durableId="194542069">
    <w:abstractNumId w:val="4"/>
  </w:num>
  <w:num w:numId="262" w16cid:durableId="75829675">
    <w:abstractNumId w:val="10"/>
  </w:num>
  <w:num w:numId="263" w16cid:durableId="328874340">
    <w:abstractNumId w:val="238"/>
  </w:num>
  <w:num w:numId="264" w16cid:durableId="1599486853">
    <w:abstractNumId w:val="66"/>
  </w:num>
  <w:num w:numId="265" w16cid:durableId="1172254569">
    <w:abstractNumId w:val="59"/>
  </w:num>
  <w:num w:numId="266" w16cid:durableId="1132942211">
    <w:abstractNumId w:val="6"/>
  </w:num>
  <w:num w:numId="267" w16cid:durableId="541940639">
    <w:abstractNumId w:val="265"/>
  </w:num>
  <w:num w:numId="268" w16cid:durableId="2133284071">
    <w:abstractNumId w:val="233"/>
  </w:num>
  <w:num w:numId="269" w16cid:durableId="812409227">
    <w:abstractNumId w:val="192"/>
  </w:num>
  <w:num w:numId="270" w16cid:durableId="630593699">
    <w:abstractNumId w:val="251"/>
  </w:num>
  <w:num w:numId="271" w16cid:durableId="63379652">
    <w:abstractNumId w:val="148"/>
  </w:num>
  <w:num w:numId="272" w16cid:durableId="1570925409">
    <w:abstractNumId w:val="114"/>
  </w:num>
  <w:num w:numId="273" w16cid:durableId="46882791">
    <w:abstractNumId w:val="272"/>
  </w:num>
  <w:num w:numId="274" w16cid:durableId="701325934">
    <w:abstractNumId w:val="257"/>
  </w:num>
  <w:num w:numId="275" w16cid:durableId="324628613">
    <w:abstractNumId w:val="306"/>
  </w:num>
  <w:num w:numId="276" w16cid:durableId="189103489">
    <w:abstractNumId w:val="34"/>
  </w:num>
  <w:num w:numId="277" w16cid:durableId="1894583921">
    <w:abstractNumId w:val="152"/>
  </w:num>
  <w:num w:numId="278" w16cid:durableId="17784302">
    <w:abstractNumId w:val="143"/>
  </w:num>
  <w:num w:numId="279" w16cid:durableId="1237932060">
    <w:abstractNumId w:val="112"/>
  </w:num>
  <w:num w:numId="280" w16cid:durableId="2042899352">
    <w:abstractNumId w:val="83"/>
  </w:num>
  <w:num w:numId="281" w16cid:durableId="1140343206">
    <w:abstractNumId w:val="283"/>
  </w:num>
  <w:num w:numId="282" w16cid:durableId="1466196346">
    <w:abstractNumId w:val="177"/>
  </w:num>
  <w:num w:numId="283" w16cid:durableId="1049455260">
    <w:abstractNumId w:val="311"/>
  </w:num>
  <w:num w:numId="284" w16cid:durableId="1495681612">
    <w:abstractNumId w:val="216"/>
  </w:num>
  <w:num w:numId="285" w16cid:durableId="1001736674">
    <w:abstractNumId w:val="125"/>
  </w:num>
  <w:num w:numId="286" w16cid:durableId="2017491378">
    <w:abstractNumId w:val="290"/>
  </w:num>
  <w:num w:numId="287" w16cid:durableId="1936132879">
    <w:abstractNumId w:val="246"/>
  </w:num>
  <w:num w:numId="288" w16cid:durableId="349141096">
    <w:abstractNumId w:val="1"/>
  </w:num>
  <w:num w:numId="289" w16cid:durableId="1986884182">
    <w:abstractNumId w:val="70"/>
  </w:num>
  <w:num w:numId="290" w16cid:durableId="571887611">
    <w:abstractNumId w:val="53"/>
  </w:num>
  <w:num w:numId="291" w16cid:durableId="1103265777">
    <w:abstractNumId w:val="88"/>
  </w:num>
  <w:num w:numId="292" w16cid:durableId="1651906931">
    <w:abstractNumId w:val="8"/>
  </w:num>
  <w:num w:numId="293" w16cid:durableId="797143174">
    <w:abstractNumId w:val="171"/>
  </w:num>
  <w:num w:numId="294" w16cid:durableId="1106196563">
    <w:abstractNumId w:val="26"/>
  </w:num>
  <w:num w:numId="295" w16cid:durableId="1558080801">
    <w:abstractNumId w:val="228"/>
  </w:num>
  <w:num w:numId="296" w16cid:durableId="149559538">
    <w:abstractNumId w:val="158"/>
  </w:num>
  <w:num w:numId="297" w16cid:durableId="1049376633">
    <w:abstractNumId w:val="183"/>
  </w:num>
  <w:num w:numId="298" w16cid:durableId="22441828">
    <w:abstractNumId w:val="100"/>
  </w:num>
  <w:num w:numId="299" w16cid:durableId="2133360402">
    <w:abstractNumId w:val="52"/>
  </w:num>
  <w:num w:numId="300" w16cid:durableId="1178540773">
    <w:abstractNumId w:val="291"/>
  </w:num>
  <w:num w:numId="301" w16cid:durableId="88671243">
    <w:abstractNumId w:val="200"/>
  </w:num>
  <w:num w:numId="302" w16cid:durableId="502279852">
    <w:abstractNumId w:val="264"/>
  </w:num>
  <w:num w:numId="303" w16cid:durableId="685642331">
    <w:abstractNumId w:val="219"/>
  </w:num>
  <w:num w:numId="304" w16cid:durableId="981537854">
    <w:abstractNumId w:val="123"/>
  </w:num>
  <w:num w:numId="305" w16cid:durableId="461076022">
    <w:abstractNumId w:val="174"/>
  </w:num>
  <w:num w:numId="306" w16cid:durableId="1124733332">
    <w:abstractNumId w:val="72"/>
  </w:num>
  <w:num w:numId="307" w16cid:durableId="1605383817">
    <w:abstractNumId w:val="226"/>
  </w:num>
  <w:num w:numId="308" w16cid:durableId="484517307">
    <w:abstractNumId w:val="130"/>
  </w:num>
  <w:num w:numId="309" w16cid:durableId="229655722">
    <w:abstractNumId w:val="229"/>
  </w:num>
  <w:num w:numId="310" w16cid:durableId="333605456">
    <w:abstractNumId w:val="156"/>
  </w:num>
  <w:num w:numId="311" w16cid:durableId="877398256">
    <w:abstractNumId w:val="16"/>
  </w:num>
  <w:num w:numId="312" w16cid:durableId="1657108847">
    <w:abstractNumId w:val="259"/>
  </w:num>
  <w:num w:numId="313" w16cid:durableId="1647707731">
    <w:abstractNumId w:val="231"/>
  </w:num>
  <w:num w:numId="314" w16cid:durableId="278611039">
    <w:abstractNumId w:val="109"/>
  </w:num>
  <w:num w:numId="315" w16cid:durableId="284700843">
    <w:abstractNumId w:val="42"/>
  </w:num>
  <w:num w:numId="316" w16cid:durableId="208423634">
    <w:abstractNumId w:val="67"/>
  </w:num>
  <w:num w:numId="317" w16cid:durableId="721057853">
    <w:abstractNumId w:val="320"/>
  </w:num>
  <w:num w:numId="318" w16cid:durableId="380131717">
    <w:abstractNumId w:val="210"/>
  </w:num>
  <w:num w:numId="319" w16cid:durableId="685792926">
    <w:abstractNumId w:val="50"/>
  </w:num>
  <w:num w:numId="320" w16cid:durableId="1796212343">
    <w:abstractNumId w:val="176"/>
  </w:num>
  <w:num w:numId="321" w16cid:durableId="2009401020">
    <w:abstractNumId w:val="221"/>
  </w:num>
  <w:num w:numId="322" w16cid:durableId="2007972767">
    <w:abstractNumId w:val="22"/>
  </w:num>
  <w:num w:numId="323" w16cid:durableId="1418403624">
    <w:abstractNumId w:val="2"/>
  </w:num>
  <w:num w:numId="324" w16cid:durableId="1480265726">
    <w:abstractNumId w:val="235"/>
  </w:num>
  <w:numIdMacAtCleanup w:val="324"/>
</w:numbering>
</file>

<file path=word/people.xml><?xml version="1.0" encoding="utf-8"?>
<w15:people xmlns:mc="http://schemas.openxmlformats.org/markup-compatibility/2006" xmlns:w15="http://schemas.microsoft.com/office/word/2012/wordml" mc:Ignorable="w15">
  <w15:person w15:author="Gui Jorge Machado Sarmento">
    <w15:presenceInfo w15:providerId="AD" w15:userId="S::gui.sarmento@dgav.pt::440c1072-2988-4e3c-bf74-1abc93eb1ae1"/>
  </w15:person>
  <w15:person w15:author="Maria Cristina Tavares Briosa">
    <w15:presenceInfo w15:providerId="AD" w15:userId="S::mtbriosa@dgav.pt::7feb9a51-b643-4227-813a-bf672e441bc0"/>
  </w15:person>
  <w15:person w15:author="Susana Margarida Gonçalves Silva Santos">
    <w15:presenceInfo w15:providerId="AD" w15:userId="S::susana.goncalves@dgav.pt::5344449e-b367-4f5f-89ff-b1e57063be3e"/>
  </w15:person>
  <w15:person w15:author="Rui André Vidal">
    <w15:presenceInfo w15:providerId="AD" w15:userId="S::rui.vidal@dgav.pt::59da2f56-57bd-417a-b621-20c009033788"/>
  </w15:person>
  <w15:person w15:author="Maria Jorge Caldeira Carvalho Antunes Correia">
    <w15:presenceInfo w15:providerId="AD" w15:userId="S::mcorreia@dgav.pt::1e1de6ea-f221-4389-8ea4-0e9a44ac8ccc"/>
  </w15:person>
  <w15:person w15:author="Maria Rosário Silva Lemos Cidadão">
    <w15:presenceInfo w15:providerId="AD" w15:userId="S::mcidadao@dgav.pt::6b8a8a9e-dfea-482a-ad22-d282462b5872"/>
  </w15:person>
  <w15:person w15:author="Maria Helena Menezes Maia">
    <w15:presenceInfo w15:providerId="AD" w15:userId="S::hmaia@dgav.pt::a66831bd-86ae-4d97-a098-dbb74b98957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tru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1CF"/>
    <w:rsid w:val="00000ED8"/>
    <w:rsid w:val="00007F09"/>
    <w:rsid w:val="00007FD7"/>
    <w:rsid w:val="00010413"/>
    <w:rsid w:val="0001128C"/>
    <w:rsid w:val="000208BC"/>
    <w:rsid w:val="00030161"/>
    <w:rsid w:val="00034D05"/>
    <w:rsid w:val="00034D78"/>
    <w:rsid w:val="00035FBE"/>
    <w:rsid w:val="0004595D"/>
    <w:rsid w:val="00050592"/>
    <w:rsid w:val="00054B25"/>
    <w:rsid w:val="00060402"/>
    <w:rsid w:val="00060536"/>
    <w:rsid w:val="00072488"/>
    <w:rsid w:val="00075BA2"/>
    <w:rsid w:val="00076287"/>
    <w:rsid w:val="000812E5"/>
    <w:rsid w:val="00084F71"/>
    <w:rsid w:val="00090C7B"/>
    <w:rsid w:val="00091690"/>
    <w:rsid w:val="00091AF0"/>
    <w:rsid w:val="000A031E"/>
    <w:rsid w:val="000A41DF"/>
    <w:rsid w:val="000A6D23"/>
    <w:rsid w:val="000B09D4"/>
    <w:rsid w:val="000B1C05"/>
    <w:rsid w:val="000B32E6"/>
    <w:rsid w:val="000B4DF1"/>
    <w:rsid w:val="000B5CE6"/>
    <w:rsid w:val="000B6189"/>
    <w:rsid w:val="000C4A8D"/>
    <w:rsid w:val="000C4BF1"/>
    <w:rsid w:val="000C4EE4"/>
    <w:rsid w:val="000D70B8"/>
    <w:rsid w:val="000E0509"/>
    <w:rsid w:val="000E1F71"/>
    <w:rsid w:val="000E5422"/>
    <w:rsid w:val="000F429F"/>
    <w:rsid w:val="000F645F"/>
    <w:rsid w:val="000F6E23"/>
    <w:rsid w:val="000F7DB3"/>
    <w:rsid w:val="00101D9B"/>
    <w:rsid w:val="001031F7"/>
    <w:rsid w:val="001035C9"/>
    <w:rsid w:val="00110722"/>
    <w:rsid w:val="00113354"/>
    <w:rsid w:val="0011793F"/>
    <w:rsid w:val="00117B73"/>
    <w:rsid w:val="001215E8"/>
    <w:rsid w:val="00124538"/>
    <w:rsid w:val="00125A1B"/>
    <w:rsid w:val="00125F7A"/>
    <w:rsid w:val="0013155C"/>
    <w:rsid w:val="00131FB7"/>
    <w:rsid w:val="00133F39"/>
    <w:rsid w:val="001369ED"/>
    <w:rsid w:val="001428A0"/>
    <w:rsid w:val="00144B85"/>
    <w:rsid w:val="00151F5E"/>
    <w:rsid w:val="00152662"/>
    <w:rsid w:val="00153DA6"/>
    <w:rsid w:val="00156D37"/>
    <w:rsid w:val="00157F5C"/>
    <w:rsid w:val="001618A2"/>
    <w:rsid w:val="0016441E"/>
    <w:rsid w:val="001667B4"/>
    <w:rsid w:val="00171097"/>
    <w:rsid w:val="00172FB2"/>
    <w:rsid w:val="001737F8"/>
    <w:rsid w:val="00173F48"/>
    <w:rsid w:val="0018142E"/>
    <w:rsid w:val="00190597"/>
    <w:rsid w:val="0019190A"/>
    <w:rsid w:val="00191B54"/>
    <w:rsid w:val="00192BC3"/>
    <w:rsid w:val="00195B87"/>
    <w:rsid w:val="001A0189"/>
    <w:rsid w:val="001A1BCF"/>
    <w:rsid w:val="001A29C4"/>
    <w:rsid w:val="001A394E"/>
    <w:rsid w:val="001A4910"/>
    <w:rsid w:val="001A7871"/>
    <w:rsid w:val="001B24C3"/>
    <w:rsid w:val="001B50D1"/>
    <w:rsid w:val="001C1705"/>
    <w:rsid w:val="001C6305"/>
    <w:rsid w:val="001D1E19"/>
    <w:rsid w:val="001D2231"/>
    <w:rsid w:val="001D25FD"/>
    <w:rsid w:val="001D48BF"/>
    <w:rsid w:val="001D4E3A"/>
    <w:rsid w:val="001D5BFE"/>
    <w:rsid w:val="001F2113"/>
    <w:rsid w:val="001F72AF"/>
    <w:rsid w:val="00201FDD"/>
    <w:rsid w:val="00204B9B"/>
    <w:rsid w:val="00210E8D"/>
    <w:rsid w:val="002247A2"/>
    <w:rsid w:val="002251E2"/>
    <w:rsid w:val="00226D1D"/>
    <w:rsid w:val="00230D91"/>
    <w:rsid w:val="0023549B"/>
    <w:rsid w:val="0024310E"/>
    <w:rsid w:val="00243575"/>
    <w:rsid w:val="0024490D"/>
    <w:rsid w:val="00248B71"/>
    <w:rsid w:val="00251131"/>
    <w:rsid w:val="00260C3D"/>
    <w:rsid w:val="0027368E"/>
    <w:rsid w:val="0028194D"/>
    <w:rsid w:val="0028240E"/>
    <w:rsid w:val="00292239"/>
    <w:rsid w:val="002A7CE7"/>
    <w:rsid w:val="002B24BA"/>
    <w:rsid w:val="002B3A97"/>
    <w:rsid w:val="002B5462"/>
    <w:rsid w:val="002C1225"/>
    <w:rsid w:val="002C30C8"/>
    <w:rsid w:val="002C3DD1"/>
    <w:rsid w:val="002C8051"/>
    <w:rsid w:val="002D7F8D"/>
    <w:rsid w:val="002E1E47"/>
    <w:rsid w:val="002E2C32"/>
    <w:rsid w:val="002E53E2"/>
    <w:rsid w:val="002F4089"/>
    <w:rsid w:val="002F7B93"/>
    <w:rsid w:val="003131B5"/>
    <w:rsid w:val="00323A0B"/>
    <w:rsid w:val="00324D81"/>
    <w:rsid w:val="00327456"/>
    <w:rsid w:val="00332B45"/>
    <w:rsid w:val="003426F5"/>
    <w:rsid w:val="003429E3"/>
    <w:rsid w:val="0035170A"/>
    <w:rsid w:val="00357BAC"/>
    <w:rsid w:val="00357D02"/>
    <w:rsid w:val="0035C9D5"/>
    <w:rsid w:val="00361AB1"/>
    <w:rsid w:val="003702F8"/>
    <w:rsid w:val="003803E6"/>
    <w:rsid w:val="00383048"/>
    <w:rsid w:val="00385558"/>
    <w:rsid w:val="00387091"/>
    <w:rsid w:val="00392D94"/>
    <w:rsid w:val="003A23D9"/>
    <w:rsid w:val="003B324B"/>
    <w:rsid w:val="003C9E22"/>
    <w:rsid w:val="003D03F3"/>
    <w:rsid w:val="003D615A"/>
    <w:rsid w:val="003D616F"/>
    <w:rsid w:val="003E087F"/>
    <w:rsid w:val="003EC412"/>
    <w:rsid w:val="003F0492"/>
    <w:rsid w:val="003F30B6"/>
    <w:rsid w:val="003F5893"/>
    <w:rsid w:val="00400879"/>
    <w:rsid w:val="00400F4F"/>
    <w:rsid w:val="004138DF"/>
    <w:rsid w:val="0042016C"/>
    <w:rsid w:val="0042608B"/>
    <w:rsid w:val="004271FB"/>
    <w:rsid w:val="0043CC04"/>
    <w:rsid w:val="00440490"/>
    <w:rsid w:val="004451A7"/>
    <w:rsid w:val="00445EFA"/>
    <w:rsid w:val="004537C6"/>
    <w:rsid w:val="004554B7"/>
    <w:rsid w:val="00455B63"/>
    <w:rsid w:val="004614D6"/>
    <w:rsid w:val="0046239E"/>
    <w:rsid w:val="0046540A"/>
    <w:rsid w:val="00470798"/>
    <w:rsid w:val="00473C10"/>
    <w:rsid w:val="00473DDD"/>
    <w:rsid w:val="00475944"/>
    <w:rsid w:val="00476CF3"/>
    <w:rsid w:val="004779A3"/>
    <w:rsid w:val="004818B6"/>
    <w:rsid w:val="004824CB"/>
    <w:rsid w:val="0048619C"/>
    <w:rsid w:val="00490999"/>
    <w:rsid w:val="004A37BC"/>
    <w:rsid w:val="004A4E89"/>
    <w:rsid w:val="004A6B14"/>
    <w:rsid w:val="004B2BAF"/>
    <w:rsid w:val="004B4142"/>
    <w:rsid w:val="004B508C"/>
    <w:rsid w:val="004B5251"/>
    <w:rsid w:val="004B7CBE"/>
    <w:rsid w:val="004C3A1D"/>
    <w:rsid w:val="004C6467"/>
    <w:rsid w:val="004D6E45"/>
    <w:rsid w:val="004E770E"/>
    <w:rsid w:val="004FFCA3"/>
    <w:rsid w:val="005042E4"/>
    <w:rsid w:val="00507CA1"/>
    <w:rsid w:val="005101CF"/>
    <w:rsid w:val="005119BB"/>
    <w:rsid w:val="005141FE"/>
    <w:rsid w:val="00520104"/>
    <w:rsid w:val="0052508A"/>
    <w:rsid w:val="005256EA"/>
    <w:rsid w:val="00531A5D"/>
    <w:rsid w:val="00534B20"/>
    <w:rsid w:val="00553601"/>
    <w:rsid w:val="0055512B"/>
    <w:rsid w:val="00555CFD"/>
    <w:rsid w:val="00560E89"/>
    <w:rsid w:val="00562803"/>
    <w:rsid w:val="0056795D"/>
    <w:rsid w:val="0057032D"/>
    <w:rsid w:val="00573396"/>
    <w:rsid w:val="00581680"/>
    <w:rsid w:val="00582BE6"/>
    <w:rsid w:val="00587B5A"/>
    <w:rsid w:val="005A0E33"/>
    <w:rsid w:val="005A1907"/>
    <w:rsid w:val="005A37E6"/>
    <w:rsid w:val="005A7FB5"/>
    <w:rsid w:val="005B0422"/>
    <w:rsid w:val="005C2A3A"/>
    <w:rsid w:val="005C6260"/>
    <w:rsid w:val="005D197B"/>
    <w:rsid w:val="005D1F8F"/>
    <w:rsid w:val="005D7EEC"/>
    <w:rsid w:val="005E2D3C"/>
    <w:rsid w:val="005E6782"/>
    <w:rsid w:val="005E68AA"/>
    <w:rsid w:val="005F346D"/>
    <w:rsid w:val="0060B530"/>
    <w:rsid w:val="00610993"/>
    <w:rsid w:val="006127BD"/>
    <w:rsid w:val="0061420C"/>
    <w:rsid w:val="006231F6"/>
    <w:rsid w:val="00632B82"/>
    <w:rsid w:val="00636A47"/>
    <w:rsid w:val="006372FC"/>
    <w:rsid w:val="00657B28"/>
    <w:rsid w:val="00660800"/>
    <w:rsid w:val="0066150D"/>
    <w:rsid w:val="0066262C"/>
    <w:rsid w:val="00664DF7"/>
    <w:rsid w:val="00674144"/>
    <w:rsid w:val="0067507B"/>
    <w:rsid w:val="0067B170"/>
    <w:rsid w:val="0068221A"/>
    <w:rsid w:val="00694C5E"/>
    <w:rsid w:val="00695F31"/>
    <w:rsid w:val="0069FB10"/>
    <w:rsid w:val="006ABBCF"/>
    <w:rsid w:val="006B0289"/>
    <w:rsid w:val="006B2303"/>
    <w:rsid w:val="006B59C8"/>
    <w:rsid w:val="006B70D2"/>
    <w:rsid w:val="006C026A"/>
    <w:rsid w:val="006C02E9"/>
    <w:rsid w:val="006C8EDE"/>
    <w:rsid w:val="006D4559"/>
    <w:rsid w:val="006E0911"/>
    <w:rsid w:val="006E4AAD"/>
    <w:rsid w:val="006E6562"/>
    <w:rsid w:val="006F3BC4"/>
    <w:rsid w:val="006F5382"/>
    <w:rsid w:val="007031F3"/>
    <w:rsid w:val="007051E1"/>
    <w:rsid w:val="00706F3C"/>
    <w:rsid w:val="00717F7B"/>
    <w:rsid w:val="00724B88"/>
    <w:rsid w:val="0072DE78"/>
    <w:rsid w:val="0073622E"/>
    <w:rsid w:val="00740499"/>
    <w:rsid w:val="00750A42"/>
    <w:rsid w:val="00754D72"/>
    <w:rsid w:val="00761CD9"/>
    <w:rsid w:val="00777F33"/>
    <w:rsid w:val="00783D56"/>
    <w:rsid w:val="00790139"/>
    <w:rsid w:val="00791665"/>
    <w:rsid w:val="00792137"/>
    <w:rsid w:val="007931A1"/>
    <w:rsid w:val="007962B7"/>
    <w:rsid w:val="0079D88C"/>
    <w:rsid w:val="007A4199"/>
    <w:rsid w:val="007A6408"/>
    <w:rsid w:val="007A7EAC"/>
    <w:rsid w:val="007B3BBA"/>
    <w:rsid w:val="007B41DC"/>
    <w:rsid w:val="007C0200"/>
    <w:rsid w:val="007C1557"/>
    <w:rsid w:val="007C220D"/>
    <w:rsid w:val="007C64C0"/>
    <w:rsid w:val="007D2218"/>
    <w:rsid w:val="007D32AD"/>
    <w:rsid w:val="007D67F5"/>
    <w:rsid w:val="007E3E6F"/>
    <w:rsid w:val="007E4BC2"/>
    <w:rsid w:val="007E4FF7"/>
    <w:rsid w:val="007E517C"/>
    <w:rsid w:val="007E6304"/>
    <w:rsid w:val="007E7D96"/>
    <w:rsid w:val="007F0F3B"/>
    <w:rsid w:val="007F2F09"/>
    <w:rsid w:val="007F2F40"/>
    <w:rsid w:val="007F37AD"/>
    <w:rsid w:val="007F629F"/>
    <w:rsid w:val="008166BD"/>
    <w:rsid w:val="00822636"/>
    <w:rsid w:val="00823F3B"/>
    <w:rsid w:val="008272D3"/>
    <w:rsid w:val="008412FF"/>
    <w:rsid w:val="008452C1"/>
    <w:rsid w:val="00855E8B"/>
    <w:rsid w:val="0085606E"/>
    <w:rsid w:val="008579AE"/>
    <w:rsid w:val="00862BC4"/>
    <w:rsid w:val="00870EC1"/>
    <w:rsid w:val="00871625"/>
    <w:rsid w:val="00885E45"/>
    <w:rsid w:val="00892ACB"/>
    <w:rsid w:val="008973C5"/>
    <w:rsid w:val="008975A7"/>
    <w:rsid w:val="0089E4A2"/>
    <w:rsid w:val="008A62F1"/>
    <w:rsid w:val="008A7B99"/>
    <w:rsid w:val="008C1490"/>
    <w:rsid w:val="008C56A9"/>
    <w:rsid w:val="008D6829"/>
    <w:rsid w:val="008E2201"/>
    <w:rsid w:val="008E4DDF"/>
    <w:rsid w:val="008EEBD0"/>
    <w:rsid w:val="009008ED"/>
    <w:rsid w:val="00901866"/>
    <w:rsid w:val="009040D6"/>
    <w:rsid w:val="0090432E"/>
    <w:rsid w:val="00915938"/>
    <w:rsid w:val="00915AD1"/>
    <w:rsid w:val="009235CC"/>
    <w:rsid w:val="00930C40"/>
    <w:rsid w:val="009333F0"/>
    <w:rsid w:val="0093423F"/>
    <w:rsid w:val="0093750D"/>
    <w:rsid w:val="00943178"/>
    <w:rsid w:val="00943BA2"/>
    <w:rsid w:val="00953BA7"/>
    <w:rsid w:val="00954B55"/>
    <w:rsid w:val="00954CFD"/>
    <w:rsid w:val="00962BDB"/>
    <w:rsid w:val="00963FF4"/>
    <w:rsid w:val="00964431"/>
    <w:rsid w:val="00990B21"/>
    <w:rsid w:val="00993DC2"/>
    <w:rsid w:val="009944DC"/>
    <w:rsid w:val="00994776"/>
    <w:rsid w:val="00994DD6"/>
    <w:rsid w:val="00994EA5"/>
    <w:rsid w:val="009A6575"/>
    <w:rsid w:val="009AE371"/>
    <w:rsid w:val="009B2364"/>
    <w:rsid w:val="009B70C4"/>
    <w:rsid w:val="009C0271"/>
    <w:rsid w:val="009C1649"/>
    <w:rsid w:val="009C3561"/>
    <w:rsid w:val="009C4C41"/>
    <w:rsid w:val="009C7F90"/>
    <w:rsid w:val="009D47F3"/>
    <w:rsid w:val="009D50D5"/>
    <w:rsid w:val="009D6858"/>
    <w:rsid w:val="009E3574"/>
    <w:rsid w:val="009E54ED"/>
    <w:rsid w:val="009E7E58"/>
    <w:rsid w:val="00A074D7"/>
    <w:rsid w:val="00A0B9B0"/>
    <w:rsid w:val="00A22D56"/>
    <w:rsid w:val="00A2329C"/>
    <w:rsid w:val="00A25DFD"/>
    <w:rsid w:val="00A27C00"/>
    <w:rsid w:val="00A4090F"/>
    <w:rsid w:val="00A45F94"/>
    <w:rsid w:val="00A50011"/>
    <w:rsid w:val="00A506DD"/>
    <w:rsid w:val="00A5100B"/>
    <w:rsid w:val="00A57064"/>
    <w:rsid w:val="00A626AB"/>
    <w:rsid w:val="00A710F1"/>
    <w:rsid w:val="00A749AB"/>
    <w:rsid w:val="00A774C2"/>
    <w:rsid w:val="00A77A60"/>
    <w:rsid w:val="00A83E2A"/>
    <w:rsid w:val="00A84D3E"/>
    <w:rsid w:val="00A908E6"/>
    <w:rsid w:val="00A96C25"/>
    <w:rsid w:val="00AA7676"/>
    <w:rsid w:val="00AC5BBD"/>
    <w:rsid w:val="00AD4FF8"/>
    <w:rsid w:val="00AF1696"/>
    <w:rsid w:val="00AF2BD3"/>
    <w:rsid w:val="00AF3B6B"/>
    <w:rsid w:val="00AF5A8A"/>
    <w:rsid w:val="00AF7282"/>
    <w:rsid w:val="00B011F0"/>
    <w:rsid w:val="00B04533"/>
    <w:rsid w:val="00B15DD2"/>
    <w:rsid w:val="00B26BA5"/>
    <w:rsid w:val="00B3197E"/>
    <w:rsid w:val="00B34286"/>
    <w:rsid w:val="00B41A3E"/>
    <w:rsid w:val="00B45086"/>
    <w:rsid w:val="00B4552B"/>
    <w:rsid w:val="00B4660B"/>
    <w:rsid w:val="00B531EB"/>
    <w:rsid w:val="00B54403"/>
    <w:rsid w:val="00B57CCB"/>
    <w:rsid w:val="00B66D18"/>
    <w:rsid w:val="00B8318D"/>
    <w:rsid w:val="00B84116"/>
    <w:rsid w:val="00B85176"/>
    <w:rsid w:val="00B8F215"/>
    <w:rsid w:val="00B91944"/>
    <w:rsid w:val="00B972E6"/>
    <w:rsid w:val="00B97FBA"/>
    <w:rsid w:val="00BB0838"/>
    <w:rsid w:val="00BB0C7D"/>
    <w:rsid w:val="00BB18A2"/>
    <w:rsid w:val="00BC0B73"/>
    <w:rsid w:val="00BC402D"/>
    <w:rsid w:val="00BC7A18"/>
    <w:rsid w:val="00BCA40F"/>
    <w:rsid w:val="00BCA421"/>
    <w:rsid w:val="00BD23A6"/>
    <w:rsid w:val="00BD32C5"/>
    <w:rsid w:val="00BD3EA2"/>
    <w:rsid w:val="00BD4115"/>
    <w:rsid w:val="00BD65C4"/>
    <w:rsid w:val="00BD6FDC"/>
    <w:rsid w:val="00BD796F"/>
    <w:rsid w:val="00BE2C03"/>
    <w:rsid w:val="00BE4393"/>
    <w:rsid w:val="00BE4704"/>
    <w:rsid w:val="00BE5729"/>
    <w:rsid w:val="00BE60E5"/>
    <w:rsid w:val="00BE65CC"/>
    <w:rsid w:val="00BF21D4"/>
    <w:rsid w:val="00BF30F2"/>
    <w:rsid w:val="00BF3735"/>
    <w:rsid w:val="00BF5AE9"/>
    <w:rsid w:val="00C0245E"/>
    <w:rsid w:val="00C0363E"/>
    <w:rsid w:val="00C0632C"/>
    <w:rsid w:val="00C10CCE"/>
    <w:rsid w:val="00C12350"/>
    <w:rsid w:val="00C151F2"/>
    <w:rsid w:val="00C156CF"/>
    <w:rsid w:val="00C17EF4"/>
    <w:rsid w:val="00C33BAB"/>
    <w:rsid w:val="00C34737"/>
    <w:rsid w:val="00C37A6E"/>
    <w:rsid w:val="00C545D3"/>
    <w:rsid w:val="00C548CE"/>
    <w:rsid w:val="00C55617"/>
    <w:rsid w:val="00C57CA4"/>
    <w:rsid w:val="00C61D10"/>
    <w:rsid w:val="00C64676"/>
    <w:rsid w:val="00C8444C"/>
    <w:rsid w:val="00C84F22"/>
    <w:rsid w:val="00C93A9B"/>
    <w:rsid w:val="00CA063A"/>
    <w:rsid w:val="00CA5314"/>
    <w:rsid w:val="00CB19B6"/>
    <w:rsid w:val="00CB60B6"/>
    <w:rsid w:val="00CC3D6B"/>
    <w:rsid w:val="00CC64B2"/>
    <w:rsid w:val="00CC7963"/>
    <w:rsid w:val="00CCB4A1"/>
    <w:rsid w:val="00CD1912"/>
    <w:rsid w:val="00CD1D6E"/>
    <w:rsid w:val="00CD34D3"/>
    <w:rsid w:val="00CD38E0"/>
    <w:rsid w:val="00CDED5B"/>
    <w:rsid w:val="00CE5392"/>
    <w:rsid w:val="00CE5DAF"/>
    <w:rsid w:val="00CF1434"/>
    <w:rsid w:val="00CF287E"/>
    <w:rsid w:val="00CF40EE"/>
    <w:rsid w:val="00CF715E"/>
    <w:rsid w:val="00D0396E"/>
    <w:rsid w:val="00D03AF5"/>
    <w:rsid w:val="00D105B7"/>
    <w:rsid w:val="00D1285C"/>
    <w:rsid w:val="00D164C9"/>
    <w:rsid w:val="00D16950"/>
    <w:rsid w:val="00D237C7"/>
    <w:rsid w:val="00D25E5C"/>
    <w:rsid w:val="00D26F20"/>
    <w:rsid w:val="00D287CE"/>
    <w:rsid w:val="00D32463"/>
    <w:rsid w:val="00D331E8"/>
    <w:rsid w:val="00D36507"/>
    <w:rsid w:val="00D51298"/>
    <w:rsid w:val="00D53EF4"/>
    <w:rsid w:val="00D73F82"/>
    <w:rsid w:val="00D750D8"/>
    <w:rsid w:val="00D76CFC"/>
    <w:rsid w:val="00D81579"/>
    <w:rsid w:val="00D8441D"/>
    <w:rsid w:val="00D93055"/>
    <w:rsid w:val="00D97ABB"/>
    <w:rsid w:val="00DA1FF9"/>
    <w:rsid w:val="00DB084B"/>
    <w:rsid w:val="00DB15B0"/>
    <w:rsid w:val="00DC0293"/>
    <w:rsid w:val="00DC3B95"/>
    <w:rsid w:val="00DD2DA6"/>
    <w:rsid w:val="00DD6510"/>
    <w:rsid w:val="00DD6670"/>
    <w:rsid w:val="00DE515F"/>
    <w:rsid w:val="00DF1ADE"/>
    <w:rsid w:val="00E00241"/>
    <w:rsid w:val="00E01663"/>
    <w:rsid w:val="00E203DD"/>
    <w:rsid w:val="00E20AD1"/>
    <w:rsid w:val="00E23B81"/>
    <w:rsid w:val="00E24E0E"/>
    <w:rsid w:val="00E31B79"/>
    <w:rsid w:val="00E33F8F"/>
    <w:rsid w:val="00E3DEB2"/>
    <w:rsid w:val="00E50CF4"/>
    <w:rsid w:val="00E653E7"/>
    <w:rsid w:val="00E6594C"/>
    <w:rsid w:val="00E66344"/>
    <w:rsid w:val="00E71D3B"/>
    <w:rsid w:val="00E75105"/>
    <w:rsid w:val="00E7A078"/>
    <w:rsid w:val="00E86CCC"/>
    <w:rsid w:val="00E91D66"/>
    <w:rsid w:val="00E92717"/>
    <w:rsid w:val="00E94040"/>
    <w:rsid w:val="00E9704E"/>
    <w:rsid w:val="00E97D83"/>
    <w:rsid w:val="00EA0DBD"/>
    <w:rsid w:val="00EB2E62"/>
    <w:rsid w:val="00EB7B78"/>
    <w:rsid w:val="00EC32BF"/>
    <w:rsid w:val="00EC6E4A"/>
    <w:rsid w:val="00ED39D2"/>
    <w:rsid w:val="00ED5AF8"/>
    <w:rsid w:val="00EE6F5C"/>
    <w:rsid w:val="00EF4F1B"/>
    <w:rsid w:val="00EF5D47"/>
    <w:rsid w:val="00F11EE3"/>
    <w:rsid w:val="00F12982"/>
    <w:rsid w:val="00F12A56"/>
    <w:rsid w:val="00F12AD8"/>
    <w:rsid w:val="00F17956"/>
    <w:rsid w:val="00F19178"/>
    <w:rsid w:val="00F256CC"/>
    <w:rsid w:val="00F31292"/>
    <w:rsid w:val="00F3146C"/>
    <w:rsid w:val="00F35761"/>
    <w:rsid w:val="00F36B35"/>
    <w:rsid w:val="00F40A7F"/>
    <w:rsid w:val="00F42365"/>
    <w:rsid w:val="00F46BC9"/>
    <w:rsid w:val="00F5E14C"/>
    <w:rsid w:val="00F62B29"/>
    <w:rsid w:val="00F6515A"/>
    <w:rsid w:val="00F6787C"/>
    <w:rsid w:val="00F71519"/>
    <w:rsid w:val="00F72F47"/>
    <w:rsid w:val="00F75C73"/>
    <w:rsid w:val="00F7A1C2"/>
    <w:rsid w:val="00F92B4C"/>
    <w:rsid w:val="00F94C09"/>
    <w:rsid w:val="00F95DCA"/>
    <w:rsid w:val="00FA0DD5"/>
    <w:rsid w:val="00FA14DA"/>
    <w:rsid w:val="00FA1C45"/>
    <w:rsid w:val="00FA4673"/>
    <w:rsid w:val="00FA8628"/>
    <w:rsid w:val="00FB336E"/>
    <w:rsid w:val="00FB6024"/>
    <w:rsid w:val="00FB7854"/>
    <w:rsid w:val="00FC060F"/>
    <w:rsid w:val="00FC143B"/>
    <w:rsid w:val="00FC57CD"/>
    <w:rsid w:val="00FC7F7A"/>
    <w:rsid w:val="00FD5791"/>
    <w:rsid w:val="00FE069C"/>
    <w:rsid w:val="00FE5CC0"/>
    <w:rsid w:val="00FE6C90"/>
    <w:rsid w:val="00FEA71C"/>
    <w:rsid w:val="00FF4C56"/>
    <w:rsid w:val="00FF79A7"/>
    <w:rsid w:val="00FFB842"/>
    <w:rsid w:val="01023DB0"/>
    <w:rsid w:val="01050348"/>
    <w:rsid w:val="0105FEA7"/>
    <w:rsid w:val="0107E51A"/>
    <w:rsid w:val="010BD3CD"/>
    <w:rsid w:val="010E0306"/>
    <w:rsid w:val="01154BE5"/>
    <w:rsid w:val="0116CF87"/>
    <w:rsid w:val="0116FDFF"/>
    <w:rsid w:val="0118C452"/>
    <w:rsid w:val="01208F28"/>
    <w:rsid w:val="0121B39E"/>
    <w:rsid w:val="012298AD"/>
    <w:rsid w:val="012655BC"/>
    <w:rsid w:val="012AB7CC"/>
    <w:rsid w:val="012F13B0"/>
    <w:rsid w:val="0130A11F"/>
    <w:rsid w:val="01344596"/>
    <w:rsid w:val="01358E5E"/>
    <w:rsid w:val="013C1E97"/>
    <w:rsid w:val="013C85F9"/>
    <w:rsid w:val="013C892D"/>
    <w:rsid w:val="0142978E"/>
    <w:rsid w:val="01445CA4"/>
    <w:rsid w:val="0146F089"/>
    <w:rsid w:val="014722B7"/>
    <w:rsid w:val="0154AA77"/>
    <w:rsid w:val="015519E4"/>
    <w:rsid w:val="0155C44E"/>
    <w:rsid w:val="015DBB6C"/>
    <w:rsid w:val="01695A14"/>
    <w:rsid w:val="016CD83D"/>
    <w:rsid w:val="0171C0F8"/>
    <w:rsid w:val="017355AF"/>
    <w:rsid w:val="01735637"/>
    <w:rsid w:val="01759489"/>
    <w:rsid w:val="017AF698"/>
    <w:rsid w:val="017B8F66"/>
    <w:rsid w:val="017C33E4"/>
    <w:rsid w:val="017D72EC"/>
    <w:rsid w:val="01850A9C"/>
    <w:rsid w:val="018E0D71"/>
    <w:rsid w:val="018E38BF"/>
    <w:rsid w:val="0190A236"/>
    <w:rsid w:val="0196028F"/>
    <w:rsid w:val="0196F5B8"/>
    <w:rsid w:val="019BF3CC"/>
    <w:rsid w:val="019C490F"/>
    <w:rsid w:val="01A10BF7"/>
    <w:rsid w:val="01A20C1F"/>
    <w:rsid w:val="01A47D5A"/>
    <w:rsid w:val="01A53788"/>
    <w:rsid w:val="01A9470D"/>
    <w:rsid w:val="01AD37EF"/>
    <w:rsid w:val="01B07B1A"/>
    <w:rsid w:val="01B1FC81"/>
    <w:rsid w:val="01B25D93"/>
    <w:rsid w:val="01B2BC98"/>
    <w:rsid w:val="01B6A034"/>
    <w:rsid w:val="01B72C58"/>
    <w:rsid w:val="01BA4CE8"/>
    <w:rsid w:val="01BB1702"/>
    <w:rsid w:val="01C2F925"/>
    <w:rsid w:val="01C39E39"/>
    <w:rsid w:val="01CD14BD"/>
    <w:rsid w:val="01CE4490"/>
    <w:rsid w:val="01D37991"/>
    <w:rsid w:val="01D3B879"/>
    <w:rsid w:val="01D46ED1"/>
    <w:rsid w:val="01D5FC62"/>
    <w:rsid w:val="01D724CE"/>
    <w:rsid w:val="01DCEE28"/>
    <w:rsid w:val="01E3F50F"/>
    <w:rsid w:val="01E51FD0"/>
    <w:rsid w:val="01EA4E47"/>
    <w:rsid w:val="01EE944A"/>
    <w:rsid w:val="01F0EDFE"/>
    <w:rsid w:val="01F10548"/>
    <w:rsid w:val="01F15547"/>
    <w:rsid w:val="01F19049"/>
    <w:rsid w:val="01F26AEA"/>
    <w:rsid w:val="01F5135E"/>
    <w:rsid w:val="01F62588"/>
    <w:rsid w:val="01F8C444"/>
    <w:rsid w:val="01F8CD70"/>
    <w:rsid w:val="020054BB"/>
    <w:rsid w:val="0206399F"/>
    <w:rsid w:val="020D63AA"/>
    <w:rsid w:val="020D7180"/>
    <w:rsid w:val="0211165D"/>
    <w:rsid w:val="02166FB6"/>
    <w:rsid w:val="02178D1C"/>
    <w:rsid w:val="021991B5"/>
    <w:rsid w:val="02212AF2"/>
    <w:rsid w:val="02252239"/>
    <w:rsid w:val="0225E675"/>
    <w:rsid w:val="022A30E3"/>
    <w:rsid w:val="022E3038"/>
    <w:rsid w:val="022FD9D3"/>
    <w:rsid w:val="023081BC"/>
    <w:rsid w:val="02387D57"/>
    <w:rsid w:val="023ECFAA"/>
    <w:rsid w:val="023F350D"/>
    <w:rsid w:val="023F6BD0"/>
    <w:rsid w:val="02506E60"/>
    <w:rsid w:val="02522A7C"/>
    <w:rsid w:val="025AF0E3"/>
    <w:rsid w:val="025B4CC8"/>
    <w:rsid w:val="0264B566"/>
    <w:rsid w:val="0266C7BF"/>
    <w:rsid w:val="026781F3"/>
    <w:rsid w:val="0268D2F2"/>
    <w:rsid w:val="026952CF"/>
    <w:rsid w:val="02699313"/>
    <w:rsid w:val="026EFFCB"/>
    <w:rsid w:val="027DEC48"/>
    <w:rsid w:val="02807AF7"/>
    <w:rsid w:val="0280EAB6"/>
    <w:rsid w:val="0281E4C2"/>
    <w:rsid w:val="0282E080"/>
    <w:rsid w:val="0288075F"/>
    <w:rsid w:val="028982F6"/>
    <w:rsid w:val="028A031A"/>
    <w:rsid w:val="028B076F"/>
    <w:rsid w:val="028F39B6"/>
    <w:rsid w:val="0292D26D"/>
    <w:rsid w:val="0293A5B1"/>
    <w:rsid w:val="029530C6"/>
    <w:rsid w:val="0295FE1D"/>
    <w:rsid w:val="029A5923"/>
    <w:rsid w:val="029BDD08"/>
    <w:rsid w:val="029C29F7"/>
    <w:rsid w:val="029D0FAC"/>
    <w:rsid w:val="02A9D2E3"/>
    <w:rsid w:val="02AAC9CD"/>
    <w:rsid w:val="02AD7248"/>
    <w:rsid w:val="02B4AD1B"/>
    <w:rsid w:val="02B80B0C"/>
    <w:rsid w:val="02B9F275"/>
    <w:rsid w:val="02BB4372"/>
    <w:rsid w:val="02C4D9A0"/>
    <w:rsid w:val="02C8E970"/>
    <w:rsid w:val="02CD3EEE"/>
    <w:rsid w:val="02CD7F0C"/>
    <w:rsid w:val="02CFCA4F"/>
    <w:rsid w:val="02D00F5E"/>
    <w:rsid w:val="02D0B969"/>
    <w:rsid w:val="02D14B6E"/>
    <w:rsid w:val="02D6BAC7"/>
    <w:rsid w:val="02D895D8"/>
    <w:rsid w:val="02DC3D9C"/>
    <w:rsid w:val="02DC7C0B"/>
    <w:rsid w:val="02E02CE2"/>
    <w:rsid w:val="02E06F79"/>
    <w:rsid w:val="02E08CE9"/>
    <w:rsid w:val="02E1AC48"/>
    <w:rsid w:val="02E8F0AC"/>
    <w:rsid w:val="02E97A8D"/>
    <w:rsid w:val="02EA3084"/>
    <w:rsid w:val="02EAB0A0"/>
    <w:rsid w:val="02EF92BE"/>
    <w:rsid w:val="02F0CDAC"/>
    <w:rsid w:val="02F12635"/>
    <w:rsid w:val="02F427DC"/>
    <w:rsid w:val="02F46831"/>
    <w:rsid w:val="02F592D6"/>
    <w:rsid w:val="02F61100"/>
    <w:rsid w:val="02F6D83B"/>
    <w:rsid w:val="02F825DF"/>
    <w:rsid w:val="02FB4209"/>
    <w:rsid w:val="02FCD2BB"/>
    <w:rsid w:val="0300062C"/>
    <w:rsid w:val="0303F16A"/>
    <w:rsid w:val="0305182E"/>
    <w:rsid w:val="03094659"/>
    <w:rsid w:val="030AB51E"/>
    <w:rsid w:val="030EAE88"/>
    <w:rsid w:val="030F2C4E"/>
    <w:rsid w:val="0310C85F"/>
    <w:rsid w:val="031383DE"/>
    <w:rsid w:val="0315E5BE"/>
    <w:rsid w:val="031C8E0B"/>
    <w:rsid w:val="031D213F"/>
    <w:rsid w:val="0320A049"/>
    <w:rsid w:val="0322D5B8"/>
    <w:rsid w:val="0323EBCB"/>
    <w:rsid w:val="032464F5"/>
    <w:rsid w:val="0324CB12"/>
    <w:rsid w:val="03271BB1"/>
    <w:rsid w:val="03291B81"/>
    <w:rsid w:val="032B2EEF"/>
    <w:rsid w:val="032D9B0B"/>
    <w:rsid w:val="032E1389"/>
    <w:rsid w:val="03308BC8"/>
    <w:rsid w:val="03335557"/>
    <w:rsid w:val="03353CBD"/>
    <w:rsid w:val="0335A324"/>
    <w:rsid w:val="0337A92D"/>
    <w:rsid w:val="033CB087"/>
    <w:rsid w:val="034132FA"/>
    <w:rsid w:val="03439B0D"/>
    <w:rsid w:val="034E9DBA"/>
    <w:rsid w:val="034F18B8"/>
    <w:rsid w:val="034F20DB"/>
    <w:rsid w:val="03513F25"/>
    <w:rsid w:val="03563BCD"/>
    <w:rsid w:val="03563BE9"/>
    <w:rsid w:val="0359D64D"/>
    <w:rsid w:val="035A0C2F"/>
    <w:rsid w:val="035CA3E1"/>
    <w:rsid w:val="035D6D3D"/>
    <w:rsid w:val="0362AF4F"/>
    <w:rsid w:val="0363F270"/>
    <w:rsid w:val="03641FF9"/>
    <w:rsid w:val="036DF571"/>
    <w:rsid w:val="0370C130"/>
    <w:rsid w:val="03718D63"/>
    <w:rsid w:val="0374C52A"/>
    <w:rsid w:val="03750450"/>
    <w:rsid w:val="03772B6D"/>
    <w:rsid w:val="037A59A8"/>
    <w:rsid w:val="037E1E18"/>
    <w:rsid w:val="037F4E29"/>
    <w:rsid w:val="0384D402"/>
    <w:rsid w:val="038EA20D"/>
    <w:rsid w:val="039C2DF1"/>
    <w:rsid w:val="03A3C4A4"/>
    <w:rsid w:val="03A58158"/>
    <w:rsid w:val="03A7F04D"/>
    <w:rsid w:val="03AC5598"/>
    <w:rsid w:val="03AF7C3A"/>
    <w:rsid w:val="03AFF8A7"/>
    <w:rsid w:val="03B4BDA8"/>
    <w:rsid w:val="03BB9EEB"/>
    <w:rsid w:val="03BC550B"/>
    <w:rsid w:val="03C21676"/>
    <w:rsid w:val="03C6BC10"/>
    <w:rsid w:val="03C85910"/>
    <w:rsid w:val="03CAD0E5"/>
    <w:rsid w:val="03CB4080"/>
    <w:rsid w:val="03D1587A"/>
    <w:rsid w:val="03D40399"/>
    <w:rsid w:val="03D4DF97"/>
    <w:rsid w:val="03DCEDB8"/>
    <w:rsid w:val="03DDBD35"/>
    <w:rsid w:val="03E51577"/>
    <w:rsid w:val="03EB337D"/>
    <w:rsid w:val="03EB8365"/>
    <w:rsid w:val="03F0485E"/>
    <w:rsid w:val="03F12DE7"/>
    <w:rsid w:val="03F18EE3"/>
    <w:rsid w:val="03F2A68D"/>
    <w:rsid w:val="03F56232"/>
    <w:rsid w:val="03F6BCEF"/>
    <w:rsid w:val="03FD0A86"/>
    <w:rsid w:val="0400E8DC"/>
    <w:rsid w:val="0401EBAC"/>
    <w:rsid w:val="040626F3"/>
    <w:rsid w:val="04063511"/>
    <w:rsid w:val="040A5C91"/>
    <w:rsid w:val="040DBC28"/>
    <w:rsid w:val="040F0A48"/>
    <w:rsid w:val="04117F13"/>
    <w:rsid w:val="04133695"/>
    <w:rsid w:val="0417E245"/>
    <w:rsid w:val="041A12B2"/>
    <w:rsid w:val="041B5ACA"/>
    <w:rsid w:val="041E74E2"/>
    <w:rsid w:val="042302A3"/>
    <w:rsid w:val="04236089"/>
    <w:rsid w:val="04276DBD"/>
    <w:rsid w:val="04299D71"/>
    <w:rsid w:val="042CF85C"/>
    <w:rsid w:val="042E2436"/>
    <w:rsid w:val="042F6273"/>
    <w:rsid w:val="0430CE2E"/>
    <w:rsid w:val="043B7602"/>
    <w:rsid w:val="043E47E5"/>
    <w:rsid w:val="043E4D24"/>
    <w:rsid w:val="0440A003"/>
    <w:rsid w:val="0441B959"/>
    <w:rsid w:val="0441E96B"/>
    <w:rsid w:val="0445B604"/>
    <w:rsid w:val="04475D7D"/>
    <w:rsid w:val="04482879"/>
    <w:rsid w:val="044B628A"/>
    <w:rsid w:val="044BF473"/>
    <w:rsid w:val="044CC640"/>
    <w:rsid w:val="044D2BC2"/>
    <w:rsid w:val="044E61A6"/>
    <w:rsid w:val="044E9964"/>
    <w:rsid w:val="045044D3"/>
    <w:rsid w:val="04508421"/>
    <w:rsid w:val="0450F571"/>
    <w:rsid w:val="04531CF4"/>
    <w:rsid w:val="04556D41"/>
    <w:rsid w:val="04572742"/>
    <w:rsid w:val="04579DC9"/>
    <w:rsid w:val="045920A2"/>
    <w:rsid w:val="0459BDA7"/>
    <w:rsid w:val="045A38D2"/>
    <w:rsid w:val="0464DD47"/>
    <w:rsid w:val="04680960"/>
    <w:rsid w:val="046CCEE1"/>
    <w:rsid w:val="046FB129"/>
    <w:rsid w:val="04713A8C"/>
    <w:rsid w:val="04728508"/>
    <w:rsid w:val="04748CA5"/>
    <w:rsid w:val="0474B0A0"/>
    <w:rsid w:val="047579A6"/>
    <w:rsid w:val="047AB97F"/>
    <w:rsid w:val="047B255F"/>
    <w:rsid w:val="04804ABF"/>
    <w:rsid w:val="04806FD0"/>
    <w:rsid w:val="0488C9AE"/>
    <w:rsid w:val="048A7916"/>
    <w:rsid w:val="048CE49E"/>
    <w:rsid w:val="04911451"/>
    <w:rsid w:val="0496F020"/>
    <w:rsid w:val="04975485"/>
    <w:rsid w:val="0497943F"/>
    <w:rsid w:val="0498F6CE"/>
    <w:rsid w:val="04A7DBFA"/>
    <w:rsid w:val="04A9BE2B"/>
    <w:rsid w:val="04AC3A56"/>
    <w:rsid w:val="04B1FFBC"/>
    <w:rsid w:val="04B6243C"/>
    <w:rsid w:val="04B6BE82"/>
    <w:rsid w:val="04B913EB"/>
    <w:rsid w:val="04BA2483"/>
    <w:rsid w:val="04BAFD70"/>
    <w:rsid w:val="04BD6326"/>
    <w:rsid w:val="04C86BF6"/>
    <w:rsid w:val="04CB51F4"/>
    <w:rsid w:val="04CC30E8"/>
    <w:rsid w:val="04D00D51"/>
    <w:rsid w:val="04D19978"/>
    <w:rsid w:val="04D78FF4"/>
    <w:rsid w:val="04D9663E"/>
    <w:rsid w:val="04E4103C"/>
    <w:rsid w:val="04ECE39E"/>
    <w:rsid w:val="04ED8467"/>
    <w:rsid w:val="04F004B5"/>
    <w:rsid w:val="04F1B37C"/>
    <w:rsid w:val="04F4249C"/>
    <w:rsid w:val="04F569AE"/>
    <w:rsid w:val="04F61E18"/>
    <w:rsid w:val="04F7A0CB"/>
    <w:rsid w:val="04F979EE"/>
    <w:rsid w:val="04FDEE15"/>
    <w:rsid w:val="04FEF341"/>
    <w:rsid w:val="05023FD9"/>
    <w:rsid w:val="0509717D"/>
    <w:rsid w:val="050A3BE9"/>
    <w:rsid w:val="050C3E11"/>
    <w:rsid w:val="050DAC58"/>
    <w:rsid w:val="051176C7"/>
    <w:rsid w:val="0511A477"/>
    <w:rsid w:val="05135517"/>
    <w:rsid w:val="05144E1A"/>
    <w:rsid w:val="0515922C"/>
    <w:rsid w:val="051B5D72"/>
    <w:rsid w:val="051E3AED"/>
    <w:rsid w:val="052208D8"/>
    <w:rsid w:val="0525C22A"/>
    <w:rsid w:val="052E06F7"/>
    <w:rsid w:val="052F8E6B"/>
    <w:rsid w:val="0532C51A"/>
    <w:rsid w:val="05333B17"/>
    <w:rsid w:val="0533DE25"/>
    <w:rsid w:val="053480F4"/>
    <w:rsid w:val="0535FA17"/>
    <w:rsid w:val="05381492"/>
    <w:rsid w:val="053B4478"/>
    <w:rsid w:val="0543AEE2"/>
    <w:rsid w:val="0543C790"/>
    <w:rsid w:val="0549278E"/>
    <w:rsid w:val="05495FD4"/>
    <w:rsid w:val="054B5C4D"/>
    <w:rsid w:val="054C31EF"/>
    <w:rsid w:val="0550FA3D"/>
    <w:rsid w:val="0551F2E0"/>
    <w:rsid w:val="0555C890"/>
    <w:rsid w:val="05589B06"/>
    <w:rsid w:val="055A791E"/>
    <w:rsid w:val="055D66A3"/>
    <w:rsid w:val="055DACF6"/>
    <w:rsid w:val="055F4141"/>
    <w:rsid w:val="055FAFCC"/>
    <w:rsid w:val="056005F3"/>
    <w:rsid w:val="056960A4"/>
    <w:rsid w:val="056EC485"/>
    <w:rsid w:val="05789CC7"/>
    <w:rsid w:val="0578F87D"/>
    <w:rsid w:val="057CD9F8"/>
    <w:rsid w:val="0581A9D7"/>
    <w:rsid w:val="058237A5"/>
    <w:rsid w:val="05858638"/>
    <w:rsid w:val="0589AE47"/>
    <w:rsid w:val="058C0D13"/>
    <w:rsid w:val="0591227C"/>
    <w:rsid w:val="0595BF13"/>
    <w:rsid w:val="059AF0EA"/>
    <w:rsid w:val="059B1568"/>
    <w:rsid w:val="05A2D3A8"/>
    <w:rsid w:val="05A796C2"/>
    <w:rsid w:val="05AC7610"/>
    <w:rsid w:val="05ADC9B6"/>
    <w:rsid w:val="05AE807F"/>
    <w:rsid w:val="05B5F91B"/>
    <w:rsid w:val="05BB7C77"/>
    <w:rsid w:val="05C2D7F4"/>
    <w:rsid w:val="05C46489"/>
    <w:rsid w:val="05C6CF9D"/>
    <w:rsid w:val="05C71CCB"/>
    <w:rsid w:val="05C748A2"/>
    <w:rsid w:val="05C879DD"/>
    <w:rsid w:val="05CAF1CE"/>
    <w:rsid w:val="05D9546B"/>
    <w:rsid w:val="05DC0A7A"/>
    <w:rsid w:val="05DCFA24"/>
    <w:rsid w:val="05E10C1F"/>
    <w:rsid w:val="05E54321"/>
    <w:rsid w:val="05E6617D"/>
    <w:rsid w:val="05E6774E"/>
    <w:rsid w:val="05E742B0"/>
    <w:rsid w:val="05E80198"/>
    <w:rsid w:val="05EF3066"/>
    <w:rsid w:val="05F16CF4"/>
    <w:rsid w:val="05F23C10"/>
    <w:rsid w:val="05F27F2D"/>
    <w:rsid w:val="05F34EA3"/>
    <w:rsid w:val="05F47B11"/>
    <w:rsid w:val="05F76490"/>
    <w:rsid w:val="05F79B18"/>
    <w:rsid w:val="05F978C8"/>
    <w:rsid w:val="05FE7854"/>
    <w:rsid w:val="0600A2DF"/>
    <w:rsid w:val="06036619"/>
    <w:rsid w:val="06047D1E"/>
    <w:rsid w:val="06050E4C"/>
    <w:rsid w:val="060BE107"/>
    <w:rsid w:val="060F7DC9"/>
    <w:rsid w:val="061009ED"/>
    <w:rsid w:val="0611FF1E"/>
    <w:rsid w:val="06134354"/>
    <w:rsid w:val="0613A5AE"/>
    <w:rsid w:val="06185835"/>
    <w:rsid w:val="061859EA"/>
    <w:rsid w:val="06241B3E"/>
    <w:rsid w:val="06248318"/>
    <w:rsid w:val="0625125E"/>
    <w:rsid w:val="062BDF8F"/>
    <w:rsid w:val="062C6414"/>
    <w:rsid w:val="062D773C"/>
    <w:rsid w:val="0630CE4C"/>
    <w:rsid w:val="0637CFC8"/>
    <w:rsid w:val="063C3800"/>
    <w:rsid w:val="063D7C55"/>
    <w:rsid w:val="063E660E"/>
    <w:rsid w:val="0640D597"/>
    <w:rsid w:val="0642835B"/>
    <w:rsid w:val="0642D708"/>
    <w:rsid w:val="0644DF6D"/>
    <w:rsid w:val="0645DB68"/>
    <w:rsid w:val="0647D4A7"/>
    <w:rsid w:val="06486C22"/>
    <w:rsid w:val="064902FE"/>
    <w:rsid w:val="06497725"/>
    <w:rsid w:val="06501BF7"/>
    <w:rsid w:val="0650CEAA"/>
    <w:rsid w:val="06538127"/>
    <w:rsid w:val="06571025"/>
    <w:rsid w:val="065DF215"/>
    <w:rsid w:val="065E0F8C"/>
    <w:rsid w:val="0661140E"/>
    <w:rsid w:val="06631526"/>
    <w:rsid w:val="06631645"/>
    <w:rsid w:val="0669656D"/>
    <w:rsid w:val="066A30F9"/>
    <w:rsid w:val="066B9C65"/>
    <w:rsid w:val="066C0853"/>
    <w:rsid w:val="0670FB87"/>
    <w:rsid w:val="0671D981"/>
    <w:rsid w:val="0672BBE4"/>
    <w:rsid w:val="0673013B"/>
    <w:rsid w:val="0674C788"/>
    <w:rsid w:val="0674CA4F"/>
    <w:rsid w:val="067B3A56"/>
    <w:rsid w:val="067BEA7B"/>
    <w:rsid w:val="0684FAFE"/>
    <w:rsid w:val="068780F3"/>
    <w:rsid w:val="0689FD08"/>
    <w:rsid w:val="068BAC9E"/>
    <w:rsid w:val="068CC19D"/>
    <w:rsid w:val="068E7E8C"/>
    <w:rsid w:val="06909104"/>
    <w:rsid w:val="0691A945"/>
    <w:rsid w:val="0695902A"/>
    <w:rsid w:val="06965FF7"/>
    <w:rsid w:val="0699B4A9"/>
    <w:rsid w:val="069CE21C"/>
    <w:rsid w:val="069E887C"/>
    <w:rsid w:val="06A69E6C"/>
    <w:rsid w:val="06A9A532"/>
    <w:rsid w:val="06AAC244"/>
    <w:rsid w:val="06AEC624"/>
    <w:rsid w:val="06B1ADEA"/>
    <w:rsid w:val="06B406FF"/>
    <w:rsid w:val="06B54444"/>
    <w:rsid w:val="06B7492B"/>
    <w:rsid w:val="06B90AE2"/>
    <w:rsid w:val="06BE2734"/>
    <w:rsid w:val="06BFE57C"/>
    <w:rsid w:val="06C14D88"/>
    <w:rsid w:val="06C4AEE6"/>
    <w:rsid w:val="06C8B791"/>
    <w:rsid w:val="06C8EBD9"/>
    <w:rsid w:val="06CAD0B7"/>
    <w:rsid w:val="06CBE0AC"/>
    <w:rsid w:val="06D16EE1"/>
    <w:rsid w:val="06D1824B"/>
    <w:rsid w:val="06D1E676"/>
    <w:rsid w:val="06D24873"/>
    <w:rsid w:val="06D3B2A1"/>
    <w:rsid w:val="06D4998E"/>
    <w:rsid w:val="06DC7716"/>
    <w:rsid w:val="06E0DA92"/>
    <w:rsid w:val="06E46719"/>
    <w:rsid w:val="06E61825"/>
    <w:rsid w:val="06E70769"/>
    <w:rsid w:val="06EB4264"/>
    <w:rsid w:val="06EB80D4"/>
    <w:rsid w:val="06EBC299"/>
    <w:rsid w:val="06F2243A"/>
    <w:rsid w:val="06F4CFBB"/>
    <w:rsid w:val="06F970B0"/>
    <w:rsid w:val="06FBCB67"/>
    <w:rsid w:val="06FD75BC"/>
    <w:rsid w:val="06FE8B52"/>
    <w:rsid w:val="07016121"/>
    <w:rsid w:val="07034E52"/>
    <w:rsid w:val="070697C6"/>
    <w:rsid w:val="07080258"/>
    <w:rsid w:val="07080E7C"/>
    <w:rsid w:val="070A83B1"/>
    <w:rsid w:val="070EF186"/>
    <w:rsid w:val="07108223"/>
    <w:rsid w:val="0711DF40"/>
    <w:rsid w:val="071C06FD"/>
    <w:rsid w:val="0726ACC2"/>
    <w:rsid w:val="07291A8A"/>
    <w:rsid w:val="07322B65"/>
    <w:rsid w:val="07378B75"/>
    <w:rsid w:val="0738A8BF"/>
    <w:rsid w:val="073FF035"/>
    <w:rsid w:val="074151D6"/>
    <w:rsid w:val="07464F40"/>
    <w:rsid w:val="074B4B5F"/>
    <w:rsid w:val="074BFF2D"/>
    <w:rsid w:val="07554F5C"/>
    <w:rsid w:val="07562EBC"/>
    <w:rsid w:val="0758EDF1"/>
    <w:rsid w:val="075A8A9F"/>
    <w:rsid w:val="075D2AD4"/>
    <w:rsid w:val="07613EF8"/>
    <w:rsid w:val="0765976A"/>
    <w:rsid w:val="0766BD5E"/>
    <w:rsid w:val="07677388"/>
    <w:rsid w:val="0768EDA0"/>
    <w:rsid w:val="076AC345"/>
    <w:rsid w:val="076D53E6"/>
    <w:rsid w:val="076E2F48"/>
    <w:rsid w:val="076FEFFE"/>
    <w:rsid w:val="07763B43"/>
    <w:rsid w:val="0776F345"/>
    <w:rsid w:val="0777725B"/>
    <w:rsid w:val="0779F8B5"/>
    <w:rsid w:val="077E6C6A"/>
    <w:rsid w:val="0781DF99"/>
    <w:rsid w:val="07822360"/>
    <w:rsid w:val="07834A9B"/>
    <w:rsid w:val="0784F92A"/>
    <w:rsid w:val="0789434D"/>
    <w:rsid w:val="078FDF3D"/>
    <w:rsid w:val="07935EA1"/>
    <w:rsid w:val="0793F7EA"/>
    <w:rsid w:val="079A6C2F"/>
    <w:rsid w:val="079EA1C0"/>
    <w:rsid w:val="07A103F9"/>
    <w:rsid w:val="07A5E009"/>
    <w:rsid w:val="07A80C5E"/>
    <w:rsid w:val="07A85EFE"/>
    <w:rsid w:val="07A9C75F"/>
    <w:rsid w:val="07ABF2AF"/>
    <w:rsid w:val="07AD9900"/>
    <w:rsid w:val="07ADCACF"/>
    <w:rsid w:val="07AE2745"/>
    <w:rsid w:val="07B0CD09"/>
    <w:rsid w:val="07B43DCC"/>
    <w:rsid w:val="07B50EBC"/>
    <w:rsid w:val="07B85B01"/>
    <w:rsid w:val="07B927A0"/>
    <w:rsid w:val="07B9BFBB"/>
    <w:rsid w:val="07BD366F"/>
    <w:rsid w:val="07BD37BC"/>
    <w:rsid w:val="07BE9727"/>
    <w:rsid w:val="07BED46E"/>
    <w:rsid w:val="07C51941"/>
    <w:rsid w:val="07C93A99"/>
    <w:rsid w:val="07C9A0FD"/>
    <w:rsid w:val="07C9B79E"/>
    <w:rsid w:val="07CBC5AF"/>
    <w:rsid w:val="07D0F95A"/>
    <w:rsid w:val="07D21342"/>
    <w:rsid w:val="07D7DA35"/>
    <w:rsid w:val="07DA9FAD"/>
    <w:rsid w:val="07DB92C2"/>
    <w:rsid w:val="07DDCA0D"/>
    <w:rsid w:val="07E2888E"/>
    <w:rsid w:val="07E297AB"/>
    <w:rsid w:val="07E2B665"/>
    <w:rsid w:val="07E62009"/>
    <w:rsid w:val="07E843E0"/>
    <w:rsid w:val="07ED153D"/>
    <w:rsid w:val="07F3A841"/>
    <w:rsid w:val="07F991CB"/>
    <w:rsid w:val="07FB8DDE"/>
    <w:rsid w:val="07FD56D8"/>
    <w:rsid w:val="0800DCA0"/>
    <w:rsid w:val="08017729"/>
    <w:rsid w:val="0807361C"/>
    <w:rsid w:val="0809FFBF"/>
    <w:rsid w:val="080B848A"/>
    <w:rsid w:val="0815D603"/>
    <w:rsid w:val="0816E90B"/>
    <w:rsid w:val="081C8936"/>
    <w:rsid w:val="081D13ED"/>
    <w:rsid w:val="08215F9A"/>
    <w:rsid w:val="0829AC1F"/>
    <w:rsid w:val="082B2B15"/>
    <w:rsid w:val="082B544B"/>
    <w:rsid w:val="082B69CA"/>
    <w:rsid w:val="082C334E"/>
    <w:rsid w:val="0831874F"/>
    <w:rsid w:val="08357114"/>
    <w:rsid w:val="0835A8EE"/>
    <w:rsid w:val="083B59DE"/>
    <w:rsid w:val="08412943"/>
    <w:rsid w:val="084448F7"/>
    <w:rsid w:val="08448312"/>
    <w:rsid w:val="0845F007"/>
    <w:rsid w:val="084615C8"/>
    <w:rsid w:val="084F876A"/>
    <w:rsid w:val="0852B4AA"/>
    <w:rsid w:val="08546CC4"/>
    <w:rsid w:val="08573EAD"/>
    <w:rsid w:val="08605E1A"/>
    <w:rsid w:val="0863346B"/>
    <w:rsid w:val="0863D69A"/>
    <w:rsid w:val="08649C15"/>
    <w:rsid w:val="0865CF01"/>
    <w:rsid w:val="0869D0AB"/>
    <w:rsid w:val="086E1077"/>
    <w:rsid w:val="086FE326"/>
    <w:rsid w:val="0871A746"/>
    <w:rsid w:val="08727B84"/>
    <w:rsid w:val="08753BD8"/>
    <w:rsid w:val="0876AEE0"/>
    <w:rsid w:val="08782CA4"/>
    <w:rsid w:val="087C2852"/>
    <w:rsid w:val="087C9C45"/>
    <w:rsid w:val="0887B194"/>
    <w:rsid w:val="08899EEC"/>
    <w:rsid w:val="088A65DA"/>
    <w:rsid w:val="088C46C7"/>
    <w:rsid w:val="088FB968"/>
    <w:rsid w:val="08919148"/>
    <w:rsid w:val="0891E7C8"/>
    <w:rsid w:val="08943283"/>
    <w:rsid w:val="0895904F"/>
    <w:rsid w:val="0898FDCD"/>
    <w:rsid w:val="089E6CE5"/>
    <w:rsid w:val="08A355DF"/>
    <w:rsid w:val="08A6EFFE"/>
    <w:rsid w:val="08B36A18"/>
    <w:rsid w:val="08B6D4FA"/>
    <w:rsid w:val="08B7B8A1"/>
    <w:rsid w:val="08B9E60C"/>
    <w:rsid w:val="08BADCD0"/>
    <w:rsid w:val="08BAF7AF"/>
    <w:rsid w:val="08C14AA6"/>
    <w:rsid w:val="08C32904"/>
    <w:rsid w:val="08C36D5F"/>
    <w:rsid w:val="08C695B7"/>
    <w:rsid w:val="08C847A0"/>
    <w:rsid w:val="08CB05FB"/>
    <w:rsid w:val="08CBBFEF"/>
    <w:rsid w:val="08CEDC46"/>
    <w:rsid w:val="08CF82DB"/>
    <w:rsid w:val="08D1639C"/>
    <w:rsid w:val="08D2A12E"/>
    <w:rsid w:val="08D4D2DD"/>
    <w:rsid w:val="08D54AC9"/>
    <w:rsid w:val="08D95FD8"/>
    <w:rsid w:val="08DEE539"/>
    <w:rsid w:val="08E078ED"/>
    <w:rsid w:val="08E6B1BC"/>
    <w:rsid w:val="08E9135D"/>
    <w:rsid w:val="08E9CB92"/>
    <w:rsid w:val="08EFCC37"/>
    <w:rsid w:val="08F96F30"/>
    <w:rsid w:val="08FF1BF6"/>
    <w:rsid w:val="09008CB7"/>
    <w:rsid w:val="0910E9BF"/>
    <w:rsid w:val="0915C724"/>
    <w:rsid w:val="09162438"/>
    <w:rsid w:val="09194F66"/>
    <w:rsid w:val="091CE405"/>
    <w:rsid w:val="091D431D"/>
    <w:rsid w:val="092093AB"/>
    <w:rsid w:val="092556EC"/>
    <w:rsid w:val="0925A041"/>
    <w:rsid w:val="0926240A"/>
    <w:rsid w:val="0926504D"/>
    <w:rsid w:val="092CF1A7"/>
    <w:rsid w:val="092DD5C1"/>
    <w:rsid w:val="0931A532"/>
    <w:rsid w:val="09330A9A"/>
    <w:rsid w:val="09353022"/>
    <w:rsid w:val="093BBEC6"/>
    <w:rsid w:val="093C8DAE"/>
    <w:rsid w:val="093D6E21"/>
    <w:rsid w:val="093D7990"/>
    <w:rsid w:val="093D9E07"/>
    <w:rsid w:val="0944F5FA"/>
    <w:rsid w:val="09495FDF"/>
    <w:rsid w:val="0950B3C2"/>
    <w:rsid w:val="0950D1C0"/>
    <w:rsid w:val="0954A3ED"/>
    <w:rsid w:val="095B0D6D"/>
    <w:rsid w:val="095B3457"/>
    <w:rsid w:val="095FF219"/>
    <w:rsid w:val="09642336"/>
    <w:rsid w:val="0964DD5F"/>
    <w:rsid w:val="09690FD4"/>
    <w:rsid w:val="096A11B7"/>
    <w:rsid w:val="096CC2EE"/>
    <w:rsid w:val="096F06C6"/>
    <w:rsid w:val="0970F8F7"/>
    <w:rsid w:val="09710F40"/>
    <w:rsid w:val="09757071"/>
    <w:rsid w:val="0975DA58"/>
    <w:rsid w:val="097DBB0F"/>
    <w:rsid w:val="097F93D2"/>
    <w:rsid w:val="0982C223"/>
    <w:rsid w:val="09846626"/>
    <w:rsid w:val="0995548A"/>
    <w:rsid w:val="099764F5"/>
    <w:rsid w:val="0999A597"/>
    <w:rsid w:val="099E1D38"/>
    <w:rsid w:val="099F22BC"/>
    <w:rsid w:val="09A03175"/>
    <w:rsid w:val="09A6D00E"/>
    <w:rsid w:val="09AAA67C"/>
    <w:rsid w:val="09AB6F09"/>
    <w:rsid w:val="09B53C23"/>
    <w:rsid w:val="09B75B2D"/>
    <w:rsid w:val="09B88AB7"/>
    <w:rsid w:val="09B9BE97"/>
    <w:rsid w:val="09C3FA63"/>
    <w:rsid w:val="09C751A6"/>
    <w:rsid w:val="09CF00AE"/>
    <w:rsid w:val="09CFEE2F"/>
    <w:rsid w:val="09D3671D"/>
    <w:rsid w:val="09D688DD"/>
    <w:rsid w:val="09E0BB9B"/>
    <w:rsid w:val="09E14DEF"/>
    <w:rsid w:val="09E23B68"/>
    <w:rsid w:val="09E2789A"/>
    <w:rsid w:val="09E351FA"/>
    <w:rsid w:val="09E6E7F3"/>
    <w:rsid w:val="09EDC92D"/>
    <w:rsid w:val="09F04E59"/>
    <w:rsid w:val="09F1D0FE"/>
    <w:rsid w:val="09F23727"/>
    <w:rsid w:val="09F66693"/>
    <w:rsid w:val="09F95C91"/>
    <w:rsid w:val="09F9BC8C"/>
    <w:rsid w:val="09FE8255"/>
    <w:rsid w:val="0A038DD8"/>
    <w:rsid w:val="0A044115"/>
    <w:rsid w:val="0A05B9A5"/>
    <w:rsid w:val="0A10D9D3"/>
    <w:rsid w:val="0A1A0BD2"/>
    <w:rsid w:val="0A1A9AE0"/>
    <w:rsid w:val="0A1B9553"/>
    <w:rsid w:val="0A1D3084"/>
    <w:rsid w:val="0A205302"/>
    <w:rsid w:val="0A230B68"/>
    <w:rsid w:val="0A278D2E"/>
    <w:rsid w:val="0A2E2AEA"/>
    <w:rsid w:val="0A36A66C"/>
    <w:rsid w:val="0A36EF39"/>
    <w:rsid w:val="0A3A93B4"/>
    <w:rsid w:val="0A3E5C26"/>
    <w:rsid w:val="0A43334B"/>
    <w:rsid w:val="0A4389A1"/>
    <w:rsid w:val="0A456504"/>
    <w:rsid w:val="0A465358"/>
    <w:rsid w:val="0A4902BC"/>
    <w:rsid w:val="0A4A03BF"/>
    <w:rsid w:val="0A4C4B87"/>
    <w:rsid w:val="0A4D239A"/>
    <w:rsid w:val="0A4F9BA0"/>
    <w:rsid w:val="0A4F9C61"/>
    <w:rsid w:val="0A550CEB"/>
    <w:rsid w:val="0A58F5F7"/>
    <w:rsid w:val="0A596ADF"/>
    <w:rsid w:val="0A5F3E54"/>
    <w:rsid w:val="0A5FFB73"/>
    <w:rsid w:val="0A609426"/>
    <w:rsid w:val="0A66565D"/>
    <w:rsid w:val="0A67409B"/>
    <w:rsid w:val="0A6BEB25"/>
    <w:rsid w:val="0A6D6F66"/>
    <w:rsid w:val="0A6E1445"/>
    <w:rsid w:val="0A7071BB"/>
    <w:rsid w:val="0A767347"/>
    <w:rsid w:val="0A79B4CF"/>
    <w:rsid w:val="0A7E74E5"/>
    <w:rsid w:val="0A80AA06"/>
    <w:rsid w:val="0A820F3F"/>
    <w:rsid w:val="0A87F81E"/>
    <w:rsid w:val="0A928823"/>
    <w:rsid w:val="0A95576D"/>
    <w:rsid w:val="0A979DCF"/>
    <w:rsid w:val="0A9BE6B2"/>
    <w:rsid w:val="0A9FF03E"/>
    <w:rsid w:val="0AA16E27"/>
    <w:rsid w:val="0AA432E3"/>
    <w:rsid w:val="0AA4C966"/>
    <w:rsid w:val="0AA51443"/>
    <w:rsid w:val="0AACA1AF"/>
    <w:rsid w:val="0AAD473C"/>
    <w:rsid w:val="0AADF1C2"/>
    <w:rsid w:val="0AB1BD79"/>
    <w:rsid w:val="0AB57372"/>
    <w:rsid w:val="0AB58B02"/>
    <w:rsid w:val="0AB75CC3"/>
    <w:rsid w:val="0AB90B68"/>
    <w:rsid w:val="0ABC2C7A"/>
    <w:rsid w:val="0ABCAB99"/>
    <w:rsid w:val="0ABE1FD6"/>
    <w:rsid w:val="0ABE3FE3"/>
    <w:rsid w:val="0ABFBB95"/>
    <w:rsid w:val="0AC134F4"/>
    <w:rsid w:val="0AC2A2EC"/>
    <w:rsid w:val="0AC4E6EB"/>
    <w:rsid w:val="0AC91B75"/>
    <w:rsid w:val="0ACB6F34"/>
    <w:rsid w:val="0AD2F7BD"/>
    <w:rsid w:val="0AD775AF"/>
    <w:rsid w:val="0AD9295E"/>
    <w:rsid w:val="0AD952F0"/>
    <w:rsid w:val="0ADA5054"/>
    <w:rsid w:val="0AE1BC0F"/>
    <w:rsid w:val="0AE4BAB1"/>
    <w:rsid w:val="0AE61C77"/>
    <w:rsid w:val="0AE68E99"/>
    <w:rsid w:val="0AE78A87"/>
    <w:rsid w:val="0AE8F144"/>
    <w:rsid w:val="0AEB2FFF"/>
    <w:rsid w:val="0AF2E4AB"/>
    <w:rsid w:val="0AF44476"/>
    <w:rsid w:val="0AFCC88E"/>
    <w:rsid w:val="0AFDE4D8"/>
    <w:rsid w:val="0B03BDFB"/>
    <w:rsid w:val="0B04AEF5"/>
    <w:rsid w:val="0B0B269A"/>
    <w:rsid w:val="0B0DF75D"/>
    <w:rsid w:val="0B0E46C6"/>
    <w:rsid w:val="0B0ED534"/>
    <w:rsid w:val="0B0F5B1A"/>
    <w:rsid w:val="0B112EEF"/>
    <w:rsid w:val="0B1480CC"/>
    <w:rsid w:val="0B15DAB0"/>
    <w:rsid w:val="0B190708"/>
    <w:rsid w:val="0B1D1F6E"/>
    <w:rsid w:val="0B1F4767"/>
    <w:rsid w:val="0B1F5867"/>
    <w:rsid w:val="0B223002"/>
    <w:rsid w:val="0B235B05"/>
    <w:rsid w:val="0B241317"/>
    <w:rsid w:val="0B25A979"/>
    <w:rsid w:val="0B290EB8"/>
    <w:rsid w:val="0B2985DF"/>
    <w:rsid w:val="0B2AC6C1"/>
    <w:rsid w:val="0B2AFD98"/>
    <w:rsid w:val="0B2F2D10"/>
    <w:rsid w:val="0B2FF6F5"/>
    <w:rsid w:val="0B3133BC"/>
    <w:rsid w:val="0B317579"/>
    <w:rsid w:val="0B33CA5F"/>
    <w:rsid w:val="0B34DC96"/>
    <w:rsid w:val="0B3D4932"/>
    <w:rsid w:val="0B406878"/>
    <w:rsid w:val="0B455AC1"/>
    <w:rsid w:val="0B462F14"/>
    <w:rsid w:val="0B47C973"/>
    <w:rsid w:val="0B4909BA"/>
    <w:rsid w:val="0B49643B"/>
    <w:rsid w:val="0B4AF5A4"/>
    <w:rsid w:val="0B4B71CB"/>
    <w:rsid w:val="0B5E56FE"/>
    <w:rsid w:val="0B60DE11"/>
    <w:rsid w:val="0B612124"/>
    <w:rsid w:val="0B67D664"/>
    <w:rsid w:val="0B68E1AE"/>
    <w:rsid w:val="0B6E041E"/>
    <w:rsid w:val="0B71D130"/>
    <w:rsid w:val="0B720D5C"/>
    <w:rsid w:val="0B73756D"/>
    <w:rsid w:val="0B74BA41"/>
    <w:rsid w:val="0B75DAEA"/>
    <w:rsid w:val="0B78239F"/>
    <w:rsid w:val="0B7B76F6"/>
    <w:rsid w:val="0B83EB02"/>
    <w:rsid w:val="0B850233"/>
    <w:rsid w:val="0B861554"/>
    <w:rsid w:val="0B8A11DA"/>
    <w:rsid w:val="0B8A8B6C"/>
    <w:rsid w:val="0B8F29A1"/>
    <w:rsid w:val="0B8FEFE7"/>
    <w:rsid w:val="0B92A8CC"/>
    <w:rsid w:val="0B939CFA"/>
    <w:rsid w:val="0B99C660"/>
    <w:rsid w:val="0B9D20C7"/>
    <w:rsid w:val="0B9D3F0F"/>
    <w:rsid w:val="0B9F37A2"/>
    <w:rsid w:val="0B9FA39B"/>
    <w:rsid w:val="0BA05075"/>
    <w:rsid w:val="0BA2684E"/>
    <w:rsid w:val="0BAEB909"/>
    <w:rsid w:val="0BB133C3"/>
    <w:rsid w:val="0BB388E2"/>
    <w:rsid w:val="0BB4606A"/>
    <w:rsid w:val="0BBE5619"/>
    <w:rsid w:val="0BC064D2"/>
    <w:rsid w:val="0BC32497"/>
    <w:rsid w:val="0BC6F3B4"/>
    <w:rsid w:val="0BC7B2AD"/>
    <w:rsid w:val="0BCA9139"/>
    <w:rsid w:val="0BCA9D1A"/>
    <w:rsid w:val="0BCE1A39"/>
    <w:rsid w:val="0BDAA6A9"/>
    <w:rsid w:val="0BDD2D3F"/>
    <w:rsid w:val="0BDFEAA9"/>
    <w:rsid w:val="0BE4592F"/>
    <w:rsid w:val="0BE7C0D9"/>
    <w:rsid w:val="0BE85DF0"/>
    <w:rsid w:val="0BEB2685"/>
    <w:rsid w:val="0BEB3895"/>
    <w:rsid w:val="0BEB9B6A"/>
    <w:rsid w:val="0BEF29AB"/>
    <w:rsid w:val="0BFA3226"/>
    <w:rsid w:val="0BFD0EE3"/>
    <w:rsid w:val="0C01C3C7"/>
    <w:rsid w:val="0C0375FB"/>
    <w:rsid w:val="0C0DBFD2"/>
    <w:rsid w:val="0C0EAAB4"/>
    <w:rsid w:val="0C102CE4"/>
    <w:rsid w:val="0C13372C"/>
    <w:rsid w:val="0C15CD2F"/>
    <w:rsid w:val="0C1F0AF9"/>
    <w:rsid w:val="0C1F49F2"/>
    <w:rsid w:val="0C249437"/>
    <w:rsid w:val="0C24C39F"/>
    <w:rsid w:val="0C25B978"/>
    <w:rsid w:val="0C2850AB"/>
    <w:rsid w:val="0C296E02"/>
    <w:rsid w:val="0C2D98C5"/>
    <w:rsid w:val="0C338CF8"/>
    <w:rsid w:val="0C34D99C"/>
    <w:rsid w:val="0C353BF3"/>
    <w:rsid w:val="0C360102"/>
    <w:rsid w:val="0C389A85"/>
    <w:rsid w:val="0C390176"/>
    <w:rsid w:val="0C3B07EF"/>
    <w:rsid w:val="0C3B75DD"/>
    <w:rsid w:val="0C427B8F"/>
    <w:rsid w:val="0C4805D8"/>
    <w:rsid w:val="0C4EA869"/>
    <w:rsid w:val="0C4EAD15"/>
    <w:rsid w:val="0C50B695"/>
    <w:rsid w:val="0C54FEDD"/>
    <w:rsid w:val="0C58E7C3"/>
    <w:rsid w:val="0C5DF593"/>
    <w:rsid w:val="0C5E0296"/>
    <w:rsid w:val="0C5ED721"/>
    <w:rsid w:val="0C5EEAEC"/>
    <w:rsid w:val="0C5F58A2"/>
    <w:rsid w:val="0C606B34"/>
    <w:rsid w:val="0C639017"/>
    <w:rsid w:val="0C6753FA"/>
    <w:rsid w:val="0C6C81CF"/>
    <w:rsid w:val="0C6C9999"/>
    <w:rsid w:val="0C6D75BD"/>
    <w:rsid w:val="0C6E30EB"/>
    <w:rsid w:val="0C754BC2"/>
    <w:rsid w:val="0C7581D2"/>
    <w:rsid w:val="0C774639"/>
    <w:rsid w:val="0C778F20"/>
    <w:rsid w:val="0C7CF9F4"/>
    <w:rsid w:val="0C7FAFAB"/>
    <w:rsid w:val="0C806BFC"/>
    <w:rsid w:val="0C80B10B"/>
    <w:rsid w:val="0C8125D4"/>
    <w:rsid w:val="0C81C2F0"/>
    <w:rsid w:val="0C81EEF4"/>
    <w:rsid w:val="0C82B59F"/>
    <w:rsid w:val="0C841CB7"/>
    <w:rsid w:val="0C846C80"/>
    <w:rsid w:val="0C86D631"/>
    <w:rsid w:val="0C8BA927"/>
    <w:rsid w:val="0C8DFC59"/>
    <w:rsid w:val="0C9D0BAF"/>
    <w:rsid w:val="0C9D0F13"/>
    <w:rsid w:val="0C9ED1FE"/>
    <w:rsid w:val="0CA00888"/>
    <w:rsid w:val="0CA17BE7"/>
    <w:rsid w:val="0CA1BC0D"/>
    <w:rsid w:val="0CA4B826"/>
    <w:rsid w:val="0CB2FF45"/>
    <w:rsid w:val="0CB44D61"/>
    <w:rsid w:val="0CB4E5E1"/>
    <w:rsid w:val="0CB7A283"/>
    <w:rsid w:val="0CB8E006"/>
    <w:rsid w:val="0CBC7A48"/>
    <w:rsid w:val="0CBEF64F"/>
    <w:rsid w:val="0CC18F3D"/>
    <w:rsid w:val="0CC25E3B"/>
    <w:rsid w:val="0CC358ED"/>
    <w:rsid w:val="0CC3EAFE"/>
    <w:rsid w:val="0CC495DF"/>
    <w:rsid w:val="0CCF0549"/>
    <w:rsid w:val="0CD7DB9A"/>
    <w:rsid w:val="0CDAD023"/>
    <w:rsid w:val="0CDBCCFE"/>
    <w:rsid w:val="0CDD1B5B"/>
    <w:rsid w:val="0CE19791"/>
    <w:rsid w:val="0CE44A9C"/>
    <w:rsid w:val="0CEB35D9"/>
    <w:rsid w:val="0CED3125"/>
    <w:rsid w:val="0CEE4182"/>
    <w:rsid w:val="0CF36BF6"/>
    <w:rsid w:val="0CF827FC"/>
    <w:rsid w:val="0CFD231C"/>
    <w:rsid w:val="0D07945C"/>
    <w:rsid w:val="0D0A23FB"/>
    <w:rsid w:val="0D0FF874"/>
    <w:rsid w:val="0D0FFD1B"/>
    <w:rsid w:val="0D115BDC"/>
    <w:rsid w:val="0D127523"/>
    <w:rsid w:val="0D154E4B"/>
    <w:rsid w:val="0D17BC05"/>
    <w:rsid w:val="0D193118"/>
    <w:rsid w:val="0D1B163A"/>
    <w:rsid w:val="0D1B5C71"/>
    <w:rsid w:val="0D23BE78"/>
    <w:rsid w:val="0D2BFB8E"/>
    <w:rsid w:val="0D37D704"/>
    <w:rsid w:val="0D38E9DE"/>
    <w:rsid w:val="0D399249"/>
    <w:rsid w:val="0D3ACDB6"/>
    <w:rsid w:val="0D3CEB08"/>
    <w:rsid w:val="0D3ECD72"/>
    <w:rsid w:val="0D4965C0"/>
    <w:rsid w:val="0D4BBB83"/>
    <w:rsid w:val="0D4D46D3"/>
    <w:rsid w:val="0D51DF28"/>
    <w:rsid w:val="0D5A1921"/>
    <w:rsid w:val="0D5ACBDB"/>
    <w:rsid w:val="0D60F141"/>
    <w:rsid w:val="0D6A74ED"/>
    <w:rsid w:val="0D6F0097"/>
    <w:rsid w:val="0D73B6AE"/>
    <w:rsid w:val="0D764EEF"/>
    <w:rsid w:val="0D798ACF"/>
    <w:rsid w:val="0D7A1806"/>
    <w:rsid w:val="0D7E43B2"/>
    <w:rsid w:val="0D7E8676"/>
    <w:rsid w:val="0D828457"/>
    <w:rsid w:val="0D8523EF"/>
    <w:rsid w:val="0D860BEB"/>
    <w:rsid w:val="0D898DC9"/>
    <w:rsid w:val="0D8A7C57"/>
    <w:rsid w:val="0D8B32E9"/>
    <w:rsid w:val="0D8CD25A"/>
    <w:rsid w:val="0D8F8CF0"/>
    <w:rsid w:val="0D9196FA"/>
    <w:rsid w:val="0D9E0D18"/>
    <w:rsid w:val="0DA205FA"/>
    <w:rsid w:val="0DA27724"/>
    <w:rsid w:val="0DA4CB03"/>
    <w:rsid w:val="0DA61447"/>
    <w:rsid w:val="0DAC321D"/>
    <w:rsid w:val="0DAC84A8"/>
    <w:rsid w:val="0DB0FB2A"/>
    <w:rsid w:val="0DB67513"/>
    <w:rsid w:val="0DB6CDE2"/>
    <w:rsid w:val="0DBE6912"/>
    <w:rsid w:val="0DC59976"/>
    <w:rsid w:val="0DC83AB8"/>
    <w:rsid w:val="0DCC180A"/>
    <w:rsid w:val="0DD138D7"/>
    <w:rsid w:val="0DD9A21A"/>
    <w:rsid w:val="0DDB1FA2"/>
    <w:rsid w:val="0DDB555A"/>
    <w:rsid w:val="0DDBEE53"/>
    <w:rsid w:val="0DE9CCB4"/>
    <w:rsid w:val="0DEC7142"/>
    <w:rsid w:val="0DECD80A"/>
    <w:rsid w:val="0DEE69C8"/>
    <w:rsid w:val="0DEF8E82"/>
    <w:rsid w:val="0DF93DC4"/>
    <w:rsid w:val="0DF96DE1"/>
    <w:rsid w:val="0DFC34AF"/>
    <w:rsid w:val="0DFC9E06"/>
    <w:rsid w:val="0DFF4CF2"/>
    <w:rsid w:val="0E000993"/>
    <w:rsid w:val="0E0056E5"/>
    <w:rsid w:val="0E025777"/>
    <w:rsid w:val="0E046939"/>
    <w:rsid w:val="0E0701F3"/>
    <w:rsid w:val="0E0AFA65"/>
    <w:rsid w:val="0E0E23A7"/>
    <w:rsid w:val="0E0ED85A"/>
    <w:rsid w:val="0E110A63"/>
    <w:rsid w:val="0E111FA8"/>
    <w:rsid w:val="0E146B0E"/>
    <w:rsid w:val="0E160463"/>
    <w:rsid w:val="0E165CC7"/>
    <w:rsid w:val="0E172589"/>
    <w:rsid w:val="0E19F90B"/>
    <w:rsid w:val="0E1A3A72"/>
    <w:rsid w:val="0E1FECA0"/>
    <w:rsid w:val="0E205C6A"/>
    <w:rsid w:val="0E236B4C"/>
    <w:rsid w:val="0E282497"/>
    <w:rsid w:val="0E283A6B"/>
    <w:rsid w:val="0E28857F"/>
    <w:rsid w:val="0E29AC9D"/>
    <w:rsid w:val="0E335F09"/>
    <w:rsid w:val="0E348207"/>
    <w:rsid w:val="0E379FC1"/>
    <w:rsid w:val="0E381D54"/>
    <w:rsid w:val="0E39E304"/>
    <w:rsid w:val="0E3A027E"/>
    <w:rsid w:val="0E3D3477"/>
    <w:rsid w:val="0E3E9DB8"/>
    <w:rsid w:val="0E4127AA"/>
    <w:rsid w:val="0E415760"/>
    <w:rsid w:val="0E420CC8"/>
    <w:rsid w:val="0E4509C2"/>
    <w:rsid w:val="0E489BF4"/>
    <w:rsid w:val="0E50096B"/>
    <w:rsid w:val="0E502BD3"/>
    <w:rsid w:val="0E503905"/>
    <w:rsid w:val="0E5663D7"/>
    <w:rsid w:val="0E582184"/>
    <w:rsid w:val="0E5BED20"/>
    <w:rsid w:val="0E614584"/>
    <w:rsid w:val="0E63A1E8"/>
    <w:rsid w:val="0E66D560"/>
    <w:rsid w:val="0E69952B"/>
    <w:rsid w:val="0E6B68DD"/>
    <w:rsid w:val="0E6BD207"/>
    <w:rsid w:val="0E6BEA7A"/>
    <w:rsid w:val="0E6CCECA"/>
    <w:rsid w:val="0E73390C"/>
    <w:rsid w:val="0E779585"/>
    <w:rsid w:val="0E77C57A"/>
    <w:rsid w:val="0E7A72D3"/>
    <w:rsid w:val="0E7C3951"/>
    <w:rsid w:val="0E80804B"/>
    <w:rsid w:val="0E818F23"/>
    <w:rsid w:val="0E84FD62"/>
    <w:rsid w:val="0E8599DD"/>
    <w:rsid w:val="0E8776A4"/>
    <w:rsid w:val="0E883AB7"/>
    <w:rsid w:val="0E88E410"/>
    <w:rsid w:val="0E938BC1"/>
    <w:rsid w:val="0E96314E"/>
    <w:rsid w:val="0E974EE4"/>
    <w:rsid w:val="0E97C631"/>
    <w:rsid w:val="0E98ABB4"/>
    <w:rsid w:val="0E992330"/>
    <w:rsid w:val="0E99A05B"/>
    <w:rsid w:val="0E9BA781"/>
    <w:rsid w:val="0E9F26C8"/>
    <w:rsid w:val="0EA169C1"/>
    <w:rsid w:val="0EA957B1"/>
    <w:rsid w:val="0EA97309"/>
    <w:rsid w:val="0EAD256A"/>
    <w:rsid w:val="0EAE1BF4"/>
    <w:rsid w:val="0EB20FD0"/>
    <w:rsid w:val="0EB29734"/>
    <w:rsid w:val="0EB48866"/>
    <w:rsid w:val="0EBE3BE8"/>
    <w:rsid w:val="0EC5DE2F"/>
    <w:rsid w:val="0EC69F91"/>
    <w:rsid w:val="0ECFBFAD"/>
    <w:rsid w:val="0ED03B11"/>
    <w:rsid w:val="0ED3EA5E"/>
    <w:rsid w:val="0ED6B9E3"/>
    <w:rsid w:val="0ED707BA"/>
    <w:rsid w:val="0EDB275F"/>
    <w:rsid w:val="0EDCADCE"/>
    <w:rsid w:val="0EDF8840"/>
    <w:rsid w:val="0EE432E4"/>
    <w:rsid w:val="0EE515A8"/>
    <w:rsid w:val="0EE7A254"/>
    <w:rsid w:val="0EE87226"/>
    <w:rsid w:val="0EE9479E"/>
    <w:rsid w:val="0EEB60D0"/>
    <w:rsid w:val="0EED4A8E"/>
    <w:rsid w:val="0EEED1C8"/>
    <w:rsid w:val="0EEF1392"/>
    <w:rsid w:val="0EEF4F65"/>
    <w:rsid w:val="0EF4BDC6"/>
    <w:rsid w:val="0EFBD7AE"/>
    <w:rsid w:val="0EFD3762"/>
    <w:rsid w:val="0EFE10CB"/>
    <w:rsid w:val="0EFF7FCE"/>
    <w:rsid w:val="0F004364"/>
    <w:rsid w:val="0F022707"/>
    <w:rsid w:val="0F05D2B8"/>
    <w:rsid w:val="0F07D04F"/>
    <w:rsid w:val="0F0CB10E"/>
    <w:rsid w:val="0F116AFD"/>
    <w:rsid w:val="0F13CBE4"/>
    <w:rsid w:val="0F178446"/>
    <w:rsid w:val="0F1D4D7B"/>
    <w:rsid w:val="0F200568"/>
    <w:rsid w:val="0F277205"/>
    <w:rsid w:val="0F278A87"/>
    <w:rsid w:val="0F27D76D"/>
    <w:rsid w:val="0F32AC2B"/>
    <w:rsid w:val="0F36086A"/>
    <w:rsid w:val="0F380CC2"/>
    <w:rsid w:val="0F3C06F5"/>
    <w:rsid w:val="0F448C53"/>
    <w:rsid w:val="0F4AB496"/>
    <w:rsid w:val="0F511082"/>
    <w:rsid w:val="0F544B91"/>
    <w:rsid w:val="0F54D26C"/>
    <w:rsid w:val="0F59C403"/>
    <w:rsid w:val="0F5C9770"/>
    <w:rsid w:val="0F5CEDAC"/>
    <w:rsid w:val="0F60E6B3"/>
    <w:rsid w:val="0F62AFFB"/>
    <w:rsid w:val="0F69B337"/>
    <w:rsid w:val="0F6DA1D2"/>
    <w:rsid w:val="0F6ECF80"/>
    <w:rsid w:val="0F6F19F6"/>
    <w:rsid w:val="0F704FB6"/>
    <w:rsid w:val="0F7069CA"/>
    <w:rsid w:val="0F72E7D6"/>
    <w:rsid w:val="0F7413EC"/>
    <w:rsid w:val="0F789A02"/>
    <w:rsid w:val="0F7E01B5"/>
    <w:rsid w:val="0F7E8B7E"/>
    <w:rsid w:val="0F7EAD1F"/>
    <w:rsid w:val="0F7FBDC3"/>
    <w:rsid w:val="0F80BFE5"/>
    <w:rsid w:val="0F8868A2"/>
    <w:rsid w:val="0F8AD838"/>
    <w:rsid w:val="0F8C31A5"/>
    <w:rsid w:val="0F8C41D8"/>
    <w:rsid w:val="0F8DB555"/>
    <w:rsid w:val="0F8E2E01"/>
    <w:rsid w:val="0F933D09"/>
    <w:rsid w:val="0F946CBC"/>
    <w:rsid w:val="0F98006D"/>
    <w:rsid w:val="0F992AD2"/>
    <w:rsid w:val="0F993BF7"/>
    <w:rsid w:val="0F9DED48"/>
    <w:rsid w:val="0FA3EBB7"/>
    <w:rsid w:val="0FA8BB7A"/>
    <w:rsid w:val="0FAADFCB"/>
    <w:rsid w:val="0FB65FCE"/>
    <w:rsid w:val="0FB75DF0"/>
    <w:rsid w:val="0FBA6BCC"/>
    <w:rsid w:val="0FBAB2CE"/>
    <w:rsid w:val="0FBE6432"/>
    <w:rsid w:val="0FBF7CBF"/>
    <w:rsid w:val="0FC105F1"/>
    <w:rsid w:val="0FC71FB2"/>
    <w:rsid w:val="0FCBE508"/>
    <w:rsid w:val="0FCEFAB8"/>
    <w:rsid w:val="0FCF5EF7"/>
    <w:rsid w:val="0FD09928"/>
    <w:rsid w:val="0FD1F3B2"/>
    <w:rsid w:val="0FD6B9CF"/>
    <w:rsid w:val="0FD80249"/>
    <w:rsid w:val="0FD99956"/>
    <w:rsid w:val="0FD9B458"/>
    <w:rsid w:val="0FDDB384"/>
    <w:rsid w:val="0FDF85CA"/>
    <w:rsid w:val="0FE4FC36"/>
    <w:rsid w:val="0FE598FF"/>
    <w:rsid w:val="0FE91FBE"/>
    <w:rsid w:val="0FEBEA2B"/>
    <w:rsid w:val="0FEE9D01"/>
    <w:rsid w:val="0FF231B1"/>
    <w:rsid w:val="0FF664FE"/>
    <w:rsid w:val="0FFA1E4F"/>
    <w:rsid w:val="10007671"/>
    <w:rsid w:val="100130F4"/>
    <w:rsid w:val="100A5C3C"/>
    <w:rsid w:val="100C2EEE"/>
    <w:rsid w:val="100C70CF"/>
    <w:rsid w:val="100E403E"/>
    <w:rsid w:val="100F1C18"/>
    <w:rsid w:val="101014DE"/>
    <w:rsid w:val="101B7ACA"/>
    <w:rsid w:val="101D9CCF"/>
    <w:rsid w:val="10252504"/>
    <w:rsid w:val="10271209"/>
    <w:rsid w:val="102ABB62"/>
    <w:rsid w:val="10301112"/>
    <w:rsid w:val="103302CD"/>
    <w:rsid w:val="1034A8DB"/>
    <w:rsid w:val="1035038A"/>
    <w:rsid w:val="10367839"/>
    <w:rsid w:val="103BB607"/>
    <w:rsid w:val="103E12CF"/>
    <w:rsid w:val="10440EC0"/>
    <w:rsid w:val="1044D460"/>
    <w:rsid w:val="1044F969"/>
    <w:rsid w:val="1047812E"/>
    <w:rsid w:val="1049EDB5"/>
    <w:rsid w:val="1052F614"/>
    <w:rsid w:val="10546478"/>
    <w:rsid w:val="105607E1"/>
    <w:rsid w:val="10584952"/>
    <w:rsid w:val="105D9964"/>
    <w:rsid w:val="106341F7"/>
    <w:rsid w:val="10676DBD"/>
    <w:rsid w:val="106D4ECD"/>
    <w:rsid w:val="106E9C5B"/>
    <w:rsid w:val="1071F6DA"/>
    <w:rsid w:val="10743662"/>
    <w:rsid w:val="107D411F"/>
    <w:rsid w:val="1080861B"/>
    <w:rsid w:val="10823914"/>
    <w:rsid w:val="108669F3"/>
    <w:rsid w:val="108850EA"/>
    <w:rsid w:val="108AE39B"/>
    <w:rsid w:val="108D3268"/>
    <w:rsid w:val="108F2DD2"/>
    <w:rsid w:val="10954A78"/>
    <w:rsid w:val="1097C31B"/>
    <w:rsid w:val="10990D8A"/>
    <w:rsid w:val="10993799"/>
    <w:rsid w:val="10A488A1"/>
    <w:rsid w:val="10A64DF5"/>
    <w:rsid w:val="10A6FA03"/>
    <w:rsid w:val="10A834C9"/>
    <w:rsid w:val="10AA5617"/>
    <w:rsid w:val="10B16333"/>
    <w:rsid w:val="10B20347"/>
    <w:rsid w:val="10B2F59F"/>
    <w:rsid w:val="10B3891C"/>
    <w:rsid w:val="10B3D08F"/>
    <w:rsid w:val="10B5DEEA"/>
    <w:rsid w:val="10B6526A"/>
    <w:rsid w:val="10B7BD90"/>
    <w:rsid w:val="10B8B5CB"/>
    <w:rsid w:val="10BA98EA"/>
    <w:rsid w:val="10BB628A"/>
    <w:rsid w:val="10BD0B73"/>
    <w:rsid w:val="10C1A824"/>
    <w:rsid w:val="10CDDB31"/>
    <w:rsid w:val="10CFB9C5"/>
    <w:rsid w:val="10D26CEB"/>
    <w:rsid w:val="10D277A5"/>
    <w:rsid w:val="10D39F31"/>
    <w:rsid w:val="10D6CB4B"/>
    <w:rsid w:val="10D973EB"/>
    <w:rsid w:val="10DB8A27"/>
    <w:rsid w:val="10DEBD3E"/>
    <w:rsid w:val="10DEE991"/>
    <w:rsid w:val="10DF64FB"/>
    <w:rsid w:val="10DF65DF"/>
    <w:rsid w:val="10DF8D08"/>
    <w:rsid w:val="10E1C5B3"/>
    <w:rsid w:val="10E320A1"/>
    <w:rsid w:val="10E3E259"/>
    <w:rsid w:val="10E4D603"/>
    <w:rsid w:val="10E62605"/>
    <w:rsid w:val="10E95287"/>
    <w:rsid w:val="10E96E14"/>
    <w:rsid w:val="10E978F8"/>
    <w:rsid w:val="10E9C936"/>
    <w:rsid w:val="10EAF057"/>
    <w:rsid w:val="10ECE745"/>
    <w:rsid w:val="10EE6DA2"/>
    <w:rsid w:val="10F4F216"/>
    <w:rsid w:val="10F68826"/>
    <w:rsid w:val="10F806B8"/>
    <w:rsid w:val="10F95D43"/>
    <w:rsid w:val="10FA693C"/>
    <w:rsid w:val="10FDD3C7"/>
    <w:rsid w:val="10FDFF48"/>
    <w:rsid w:val="1105CDF8"/>
    <w:rsid w:val="11072AFE"/>
    <w:rsid w:val="110DCDBD"/>
    <w:rsid w:val="1110196D"/>
    <w:rsid w:val="11174C26"/>
    <w:rsid w:val="1118B580"/>
    <w:rsid w:val="111A0BDE"/>
    <w:rsid w:val="111AB9E7"/>
    <w:rsid w:val="111C3BFE"/>
    <w:rsid w:val="111EE6A7"/>
    <w:rsid w:val="111FF1F8"/>
    <w:rsid w:val="1120CD69"/>
    <w:rsid w:val="1127930E"/>
    <w:rsid w:val="1127A279"/>
    <w:rsid w:val="1127EFD0"/>
    <w:rsid w:val="1132E0A4"/>
    <w:rsid w:val="1133560C"/>
    <w:rsid w:val="1134B02E"/>
    <w:rsid w:val="11355B5C"/>
    <w:rsid w:val="11391AC7"/>
    <w:rsid w:val="113F547A"/>
    <w:rsid w:val="113FDB51"/>
    <w:rsid w:val="114204F1"/>
    <w:rsid w:val="1143F8C6"/>
    <w:rsid w:val="114B3F2D"/>
    <w:rsid w:val="114F4E39"/>
    <w:rsid w:val="1153B109"/>
    <w:rsid w:val="1155499D"/>
    <w:rsid w:val="11562E40"/>
    <w:rsid w:val="11589B1D"/>
    <w:rsid w:val="1158BE4E"/>
    <w:rsid w:val="115CA969"/>
    <w:rsid w:val="115EE029"/>
    <w:rsid w:val="1163B2E6"/>
    <w:rsid w:val="11646C15"/>
    <w:rsid w:val="1166E34A"/>
    <w:rsid w:val="116ED068"/>
    <w:rsid w:val="11701874"/>
    <w:rsid w:val="11718A95"/>
    <w:rsid w:val="1172AA64"/>
    <w:rsid w:val="1173F980"/>
    <w:rsid w:val="117534A7"/>
    <w:rsid w:val="1175AE20"/>
    <w:rsid w:val="11796A39"/>
    <w:rsid w:val="117ACCD6"/>
    <w:rsid w:val="117E2DB2"/>
    <w:rsid w:val="117ECC9F"/>
    <w:rsid w:val="117FCAFF"/>
    <w:rsid w:val="117FEF44"/>
    <w:rsid w:val="11812D3C"/>
    <w:rsid w:val="118CFAD0"/>
    <w:rsid w:val="118D0C45"/>
    <w:rsid w:val="118D12E6"/>
    <w:rsid w:val="118F5FB2"/>
    <w:rsid w:val="119BAB70"/>
    <w:rsid w:val="119D416F"/>
    <w:rsid w:val="11A3B668"/>
    <w:rsid w:val="11A5BC87"/>
    <w:rsid w:val="11A73183"/>
    <w:rsid w:val="11A8F4C4"/>
    <w:rsid w:val="11AC0058"/>
    <w:rsid w:val="11ACC136"/>
    <w:rsid w:val="11B0784B"/>
    <w:rsid w:val="11B246E4"/>
    <w:rsid w:val="11B58F38"/>
    <w:rsid w:val="11B8A153"/>
    <w:rsid w:val="11C22153"/>
    <w:rsid w:val="11C2DD9B"/>
    <w:rsid w:val="11C58B83"/>
    <w:rsid w:val="11C89C39"/>
    <w:rsid w:val="11C94B8D"/>
    <w:rsid w:val="11CB92AF"/>
    <w:rsid w:val="11CC4A3B"/>
    <w:rsid w:val="11CD4C7C"/>
    <w:rsid w:val="11D7B577"/>
    <w:rsid w:val="11DB5BB0"/>
    <w:rsid w:val="11E4602E"/>
    <w:rsid w:val="11E61805"/>
    <w:rsid w:val="11E61A6D"/>
    <w:rsid w:val="11E728B6"/>
    <w:rsid w:val="11E99B8B"/>
    <w:rsid w:val="11F53D16"/>
    <w:rsid w:val="11FEF455"/>
    <w:rsid w:val="11FF3025"/>
    <w:rsid w:val="1201CE5C"/>
    <w:rsid w:val="120647AA"/>
    <w:rsid w:val="12085378"/>
    <w:rsid w:val="120C423D"/>
    <w:rsid w:val="120D0D75"/>
    <w:rsid w:val="120F38D0"/>
    <w:rsid w:val="1211FB7E"/>
    <w:rsid w:val="1212F17B"/>
    <w:rsid w:val="12159AB7"/>
    <w:rsid w:val="1216341B"/>
    <w:rsid w:val="121836D9"/>
    <w:rsid w:val="121939DC"/>
    <w:rsid w:val="12196B31"/>
    <w:rsid w:val="121D2632"/>
    <w:rsid w:val="12208809"/>
    <w:rsid w:val="1221AE5D"/>
    <w:rsid w:val="12231D79"/>
    <w:rsid w:val="12246631"/>
    <w:rsid w:val="1225C269"/>
    <w:rsid w:val="1227CC85"/>
    <w:rsid w:val="122D74CF"/>
    <w:rsid w:val="122FEEDF"/>
    <w:rsid w:val="1233E700"/>
    <w:rsid w:val="12377440"/>
    <w:rsid w:val="123C1851"/>
    <w:rsid w:val="123E9E24"/>
    <w:rsid w:val="12467CD5"/>
    <w:rsid w:val="1246D5BD"/>
    <w:rsid w:val="124764E7"/>
    <w:rsid w:val="124E7E66"/>
    <w:rsid w:val="124FB247"/>
    <w:rsid w:val="12508148"/>
    <w:rsid w:val="125494ED"/>
    <w:rsid w:val="12573DC9"/>
    <w:rsid w:val="12592C33"/>
    <w:rsid w:val="125C7C9D"/>
    <w:rsid w:val="1263665B"/>
    <w:rsid w:val="126A101C"/>
    <w:rsid w:val="126A411E"/>
    <w:rsid w:val="1272F2B6"/>
    <w:rsid w:val="127809AC"/>
    <w:rsid w:val="127D0AEC"/>
    <w:rsid w:val="127E55AE"/>
    <w:rsid w:val="12856924"/>
    <w:rsid w:val="1285C3F0"/>
    <w:rsid w:val="1288B49E"/>
    <w:rsid w:val="1289F1A8"/>
    <w:rsid w:val="128A40F4"/>
    <w:rsid w:val="129AD69B"/>
    <w:rsid w:val="129BC47B"/>
    <w:rsid w:val="129F80D7"/>
    <w:rsid w:val="12A3757C"/>
    <w:rsid w:val="12A4E8F0"/>
    <w:rsid w:val="12A60077"/>
    <w:rsid w:val="12A764B6"/>
    <w:rsid w:val="12AD48A4"/>
    <w:rsid w:val="12AD4B3C"/>
    <w:rsid w:val="12B3BE50"/>
    <w:rsid w:val="12B45DC9"/>
    <w:rsid w:val="12B4736C"/>
    <w:rsid w:val="12B6FDE1"/>
    <w:rsid w:val="12B80E79"/>
    <w:rsid w:val="12B820BA"/>
    <w:rsid w:val="12BCC994"/>
    <w:rsid w:val="12BF4854"/>
    <w:rsid w:val="12C12A5C"/>
    <w:rsid w:val="12C38F21"/>
    <w:rsid w:val="12C42C51"/>
    <w:rsid w:val="12C57CEE"/>
    <w:rsid w:val="12C79728"/>
    <w:rsid w:val="12CE5461"/>
    <w:rsid w:val="12D0BE87"/>
    <w:rsid w:val="12D18A66"/>
    <w:rsid w:val="12D28FD2"/>
    <w:rsid w:val="12D988FE"/>
    <w:rsid w:val="12D9B42A"/>
    <w:rsid w:val="12D9CC90"/>
    <w:rsid w:val="12E0CC2A"/>
    <w:rsid w:val="12EA858B"/>
    <w:rsid w:val="12EAE967"/>
    <w:rsid w:val="12F29394"/>
    <w:rsid w:val="12F2EC99"/>
    <w:rsid w:val="12F55D01"/>
    <w:rsid w:val="12FB7E6E"/>
    <w:rsid w:val="12FDA7C5"/>
    <w:rsid w:val="1305FED6"/>
    <w:rsid w:val="130F08FC"/>
    <w:rsid w:val="131025A9"/>
    <w:rsid w:val="1313763C"/>
    <w:rsid w:val="131378B2"/>
    <w:rsid w:val="131788A6"/>
    <w:rsid w:val="1318BE60"/>
    <w:rsid w:val="131968AF"/>
    <w:rsid w:val="131F8EC3"/>
    <w:rsid w:val="132A9907"/>
    <w:rsid w:val="132C5A71"/>
    <w:rsid w:val="132F9511"/>
    <w:rsid w:val="133306CF"/>
    <w:rsid w:val="13335CFB"/>
    <w:rsid w:val="13377723"/>
    <w:rsid w:val="13395894"/>
    <w:rsid w:val="133A6C0E"/>
    <w:rsid w:val="133C8395"/>
    <w:rsid w:val="133D98F5"/>
    <w:rsid w:val="133F7636"/>
    <w:rsid w:val="133FBD3A"/>
    <w:rsid w:val="13406E23"/>
    <w:rsid w:val="13410A4C"/>
    <w:rsid w:val="13424411"/>
    <w:rsid w:val="1345F88E"/>
    <w:rsid w:val="1348649D"/>
    <w:rsid w:val="13489904"/>
    <w:rsid w:val="134B8DC1"/>
    <w:rsid w:val="1350E13A"/>
    <w:rsid w:val="1352B783"/>
    <w:rsid w:val="135433C8"/>
    <w:rsid w:val="13564D2E"/>
    <w:rsid w:val="1356A6C0"/>
    <w:rsid w:val="13573569"/>
    <w:rsid w:val="13575807"/>
    <w:rsid w:val="135E939E"/>
    <w:rsid w:val="135F2C5C"/>
    <w:rsid w:val="13648BB8"/>
    <w:rsid w:val="136605B0"/>
    <w:rsid w:val="136836C0"/>
    <w:rsid w:val="1368857D"/>
    <w:rsid w:val="136A8F42"/>
    <w:rsid w:val="136B8657"/>
    <w:rsid w:val="136CCF3B"/>
    <w:rsid w:val="136E4464"/>
    <w:rsid w:val="136FB899"/>
    <w:rsid w:val="13709FEF"/>
    <w:rsid w:val="13744886"/>
    <w:rsid w:val="13746243"/>
    <w:rsid w:val="1376D4E3"/>
    <w:rsid w:val="137FFF14"/>
    <w:rsid w:val="1386C3BD"/>
    <w:rsid w:val="138756D2"/>
    <w:rsid w:val="138868CF"/>
    <w:rsid w:val="138B462D"/>
    <w:rsid w:val="13940B89"/>
    <w:rsid w:val="13950A90"/>
    <w:rsid w:val="1395ECB3"/>
    <w:rsid w:val="139B6A56"/>
    <w:rsid w:val="139DDB34"/>
    <w:rsid w:val="13A0AF72"/>
    <w:rsid w:val="13A0D317"/>
    <w:rsid w:val="13A294D8"/>
    <w:rsid w:val="13B0AB9A"/>
    <w:rsid w:val="13B485D0"/>
    <w:rsid w:val="13B7D36B"/>
    <w:rsid w:val="13B89254"/>
    <w:rsid w:val="13C7EA6A"/>
    <w:rsid w:val="13C7F36C"/>
    <w:rsid w:val="13C8E19D"/>
    <w:rsid w:val="13CC89FD"/>
    <w:rsid w:val="13CE5404"/>
    <w:rsid w:val="13D19F6D"/>
    <w:rsid w:val="13D7808F"/>
    <w:rsid w:val="13D7C433"/>
    <w:rsid w:val="13D8513F"/>
    <w:rsid w:val="13D932D0"/>
    <w:rsid w:val="13DB7DEB"/>
    <w:rsid w:val="13E0078D"/>
    <w:rsid w:val="13E1A6E9"/>
    <w:rsid w:val="13E74B06"/>
    <w:rsid w:val="13EADC82"/>
    <w:rsid w:val="13EAF9C1"/>
    <w:rsid w:val="13EBA7AE"/>
    <w:rsid w:val="13EE6E01"/>
    <w:rsid w:val="13EF6D53"/>
    <w:rsid w:val="13F4F690"/>
    <w:rsid w:val="13FB6F45"/>
    <w:rsid w:val="13FC6B78"/>
    <w:rsid w:val="13FE16DC"/>
    <w:rsid w:val="13FEBBCC"/>
    <w:rsid w:val="140084FC"/>
    <w:rsid w:val="1400F58F"/>
    <w:rsid w:val="14011D31"/>
    <w:rsid w:val="14058D22"/>
    <w:rsid w:val="14108333"/>
    <w:rsid w:val="1410AD39"/>
    <w:rsid w:val="1410E14F"/>
    <w:rsid w:val="141380B4"/>
    <w:rsid w:val="141427DC"/>
    <w:rsid w:val="14153B81"/>
    <w:rsid w:val="141A1E6D"/>
    <w:rsid w:val="141F1750"/>
    <w:rsid w:val="141F8388"/>
    <w:rsid w:val="14222623"/>
    <w:rsid w:val="14227264"/>
    <w:rsid w:val="14291BE2"/>
    <w:rsid w:val="1429D844"/>
    <w:rsid w:val="142CA6C0"/>
    <w:rsid w:val="142D8E40"/>
    <w:rsid w:val="142FBB81"/>
    <w:rsid w:val="143202A6"/>
    <w:rsid w:val="1433215B"/>
    <w:rsid w:val="1437FA0D"/>
    <w:rsid w:val="1439849A"/>
    <w:rsid w:val="143FF67B"/>
    <w:rsid w:val="1440CD9E"/>
    <w:rsid w:val="1441D4B2"/>
    <w:rsid w:val="144E9ADF"/>
    <w:rsid w:val="14509A3E"/>
    <w:rsid w:val="14522DEC"/>
    <w:rsid w:val="145769F7"/>
    <w:rsid w:val="14582DDB"/>
    <w:rsid w:val="1458BBE7"/>
    <w:rsid w:val="1459E82E"/>
    <w:rsid w:val="145C65FA"/>
    <w:rsid w:val="1462BB57"/>
    <w:rsid w:val="1463CBD2"/>
    <w:rsid w:val="146AA52F"/>
    <w:rsid w:val="146D9B59"/>
    <w:rsid w:val="147071C4"/>
    <w:rsid w:val="147202F5"/>
    <w:rsid w:val="1472B990"/>
    <w:rsid w:val="14758F67"/>
    <w:rsid w:val="14768DA6"/>
    <w:rsid w:val="1484310B"/>
    <w:rsid w:val="1484BC2C"/>
    <w:rsid w:val="1484BECD"/>
    <w:rsid w:val="148D6AE8"/>
    <w:rsid w:val="1492E779"/>
    <w:rsid w:val="1499B9C2"/>
    <w:rsid w:val="149FC87A"/>
    <w:rsid w:val="14A1817A"/>
    <w:rsid w:val="14A4A15F"/>
    <w:rsid w:val="14A4DC8B"/>
    <w:rsid w:val="14A872F4"/>
    <w:rsid w:val="14AD8C36"/>
    <w:rsid w:val="14AD929D"/>
    <w:rsid w:val="14AEC674"/>
    <w:rsid w:val="14B02727"/>
    <w:rsid w:val="14B05600"/>
    <w:rsid w:val="14B25BB6"/>
    <w:rsid w:val="14B25ECC"/>
    <w:rsid w:val="14B9CFCD"/>
    <w:rsid w:val="14C18407"/>
    <w:rsid w:val="14C24789"/>
    <w:rsid w:val="14C3387E"/>
    <w:rsid w:val="14CEB7C0"/>
    <w:rsid w:val="14CF9475"/>
    <w:rsid w:val="14D22507"/>
    <w:rsid w:val="14D706A1"/>
    <w:rsid w:val="14DBFCB1"/>
    <w:rsid w:val="14E1A4F6"/>
    <w:rsid w:val="14E37025"/>
    <w:rsid w:val="14E37481"/>
    <w:rsid w:val="14E38682"/>
    <w:rsid w:val="14E874A6"/>
    <w:rsid w:val="14E9BC82"/>
    <w:rsid w:val="14F0C289"/>
    <w:rsid w:val="14F39F7E"/>
    <w:rsid w:val="14F4A036"/>
    <w:rsid w:val="14FD8927"/>
    <w:rsid w:val="14FEDEB9"/>
    <w:rsid w:val="14FFB273"/>
    <w:rsid w:val="15014182"/>
    <w:rsid w:val="15021312"/>
    <w:rsid w:val="150277CA"/>
    <w:rsid w:val="150C9E9E"/>
    <w:rsid w:val="150DC6CE"/>
    <w:rsid w:val="151307A1"/>
    <w:rsid w:val="15146AB9"/>
    <w:rsid w:val="151A58C7"/>
    <w:rsid w:val="151BDE47"/>
    <w:rsid w:val="151E4EE2"/>
    <w:rsid w:val="151F2C5C"/>
    <w:rsid w:val="151FBD2F"/>
    <w:rsid w:val="15204F5B"/>
    <w:rsid w:val="1525FCA7"/>
    <w:rsid w:val="15263CF1"/>
    <w:rsid w:val="1526999E"/>
    <w:rsid w:val="1527F017"/>
    <w:rsid w:val="1528A667"/>
    <w:rsid w:val="15295528"/>
    <w:rsid w:val="1529AAD7"/>
    <w:rsid w:val="152ACBA1"/>
    <w:rsid w:val="152E9C8B"/>
    <w:rsid w:val="152F5D0E"/>
    <w:rsid w:val="1530A8AD"/>
    <w:rsid w:val="15362D87"/>
    <w:rsid w:val="153B6967"/>
    <w:rsid w:val="153F414A"/>
    <w:rsid w:val="153FF697"/>
    <w:rsid w:val="15410C78"/>
    <w:rsid w:val="154321DC"/>
    <w:rsid w:val="15466E44"/>
    <w:rsid w:val="154DB33D"/>
    <w:rsid w:val="154DBB70"/>
    <w:rsid w:val="154F40C6"/>
    <w:rsid w:val="1550F01E"/>
    <w:rsid w:val="1551161E"/>
    <w:rsid w:val="155320F7"/>
    <w:rsid w:val="15559DD0"/>
    <w:rsid w:val="155786F9"/>
    <w:rsid w:val="155FC80D"/>
    <w:rsid w:val="15614261"/>
    <w:rsid w:val="15640AC5"/>
    <w:rsid w:val="156783AA"/>
    <w:rsid w:val="156823D3"/>
    <w:rsid w:val="156879BD"/>
    <w:rsid w:val="15746FA6"/>
    <w:rsid w:val="157BEE88"/>
    <w:rsid w:val="157FBDB1"/>
    <w:rsid w:val="15800C0F"/>
    <w:rsid w:val="15814130"/>
    <w:rsid w:val="158368B0"/>
    <w:rsid w:val="15844906"/>
    <w:rsid w:val="15846464"/>
    <w:rsid w:val="1586AECC"/>
    <w:rsid w:val="1588BCBD"/>
    <w:rsid w:val="15934FE1"/>
    <w:rsid w:val="15937E61"/>
    <w:rsid w:val="159F1D2A"/>
    <w:rsid w:val="15A42A17"/>
    <w:rsid w:val="15AEC15A"/>
    <w:rsid w:val="15BB9CC3"/>
    <w:rsid w:val="15BF0FEF"/>
    <w:rsid w:val="15C0E39B"/>
    <w:rsid w:val="15C12B53"/>
    <w:rsid w:val="15C141C6"/>
    <w:rsid w:val="15C40D55"/>
    <w:rsid w:val="15C91C30"/>
    <w:rsid w:val="15D0C00B"/>
    <w:rsid w:val="15D3AFEC"/>
    <w:rsid w:val="15D5CEE0"/>
    <w:rsid w:val="15D6B71A"/>
    <w:rsid w:val="15DA40D7"/>
    <w:rsid w:val="15E325E7"/>
    <w:rsid w:val="15E9AD28"/>
    <w:rsid w:val="15EEAD3F"/>
    <w:rsid w:val="15EF7739"/>
    <w:rsid w:val="15F36892"/>
    <w:rsid w:val="15F49FCA"/>
    <w:rsid w:val="15F60CAC"/>
    <w:rsid w:val="15F92594"/>
    <w:rsid w:val="15F97772"/>
    <w:rsid w:val="15FB3E95"/>
    <w:rsid w:val="15FEA8AF"/>
    <w:rsid w:val="15FEFF1E"/>
    <w:rsid w:val="1601DE99"/>
    <w:rsid w:val="1603B0CD"/>
    <w:rsid w:val="160F1371"/>
    <w:rsid w:val="161083C3"/>
    <w:rsid w:val="161358CD"/>
    <w:rsid w:val="1616AA12"/>
    <w:rsid w:val="1617DC52"/>
    <w:rsid w:val="16199519"/>
    <w:rsid w:val="161ED288"/>
    <w:rsid w:val="1627D0F5"/>
    <w:rsid w:val="16293B5F"/>
    <w:rsid w:val="162EA566"/>
    <w:rsid w:val="16315F67"/>
    <w:rsid w:val="163424B2"/>
    <w:rsid w:val="1643705F"/>
    <w:rsid w:val="1643EED7"/>
    <w:rsid w:val="16442C2E"/>
    <w:rsid w:val="16451D19"/>
    <w:rsid w:val="164600F8"/>
    <w:rsid w:val="164779AC"/>
    <w:rsid w:val="16485E3B"/>
    <w:rsid w:val="1649BE8E"/>
    <w:rsid w:val="164A5268"/>
    <w:rsid w:val="16509EA0"/>
    <w:rsid w:val="1650FF6B"/>
    <w:rsid w:val="1652CB19"/>
    <w:rsid w:val="1655A959"/>
    <w:rsid w:val="1655F49A"/>
    <w:rsid w:val="16587234"/>
    <w:rsid w:val="165C574C"/>
    <w:rsid w:val="165E798E"/>
    <w:rsid w:val="166D4A5D"/>
    <w:rsid w:val="166F4C95"/>
    <w:rsid w:val="1672B09C"/>
    <w:rsid w:val="1674ACCF"/>
    <w:rsid w:val="16778816"/>
    <w:rsid w:val="16781119"/>
    <w:rsid w:val="1679512A"/>
    <w:rsid w:val="167A1424"/>
    <w:rsid w:val="167BF3E0"/>
    <w:rsid w:val="167DDBFB"/>
    <w:rsid w:val="1684752A"/>
    <w:rsid w:val="16867123"/>
    <w:rsid w:val="1687547B"/>
    <w:rsid w:val="16894FD6"/>
    <w:rsid w:val="168D3835"/>
    <w:rsid w:val="168F9C0D"/>
    <w:rsid w:val="168FB541"/>
    <w:rsid w:val="16905B01"/>
    <w:rsid w:val="1695DEE0"/>
    <w:rsid w:val="1695ED20"/>
    <w:rsid w:val="16995267"/>
    <w:rsid w:val="169D19C6"/>
    <w:rsid w:val="169E363C"/>
    <w:rsid w:val="16A2E1D0"/>
    <w:rsid w:val="16A3468E"/>
    <w:rsid w:val="16A5CFD1"/>
    <w:rsid w:val="16A8E66B"/>
    <w:rsid w:val="16A94A42"/>
    <w:rsid w:val="16A9C456"/>
    <w:rsid w:val="16AED087"/>
    <w:rsid w:val="16B005AC"/>
    <w:rsid w:val="16B0F243"/>
    <w:rsid w:val="16B28B9D"/>
    <w:rsid w:val="16B6051C"/>
    <w:rsid w:val="16BDEE31"/>
    <w:rsid w:val="16BEB72F"/>
    <w:rsid w:val="16C44465"/>
    <w:rsid w:val="16C61E85"/>
    <w:rsid w:val="16CF1D88"/>
    <w:rsid w:val="16D52C84"/>
    <w:rsid w:val="16DCE1DE"/>
    <w:rsid w:val="16E35A6C"/>
    <w:rsid w:val="16E5971B"/>
    <w:rsid w:val="16E68B57"/>
    <w:rsid w:val="16E79626"/>
    <w:rsid w:val="16ED92A5"/>
    <w:rsid w:val="16EE4107"/>
    <w:rsid w:val="16EF551C"/>
    <w:rsid w:val="16EF6105"/>
    <w:rsid w:val="16F5D496"/>
    <w:rsid w:val="16F97518"/>
    <w:rsid w:val="16FA2C68"/>
    <w:rsid w:val="16FCC0E8"/>
    <w:rsid w:val="1701BAA7"/>
    <w:rsid w:val="1704A0A4"/>
    <w:rsid w:val="1704A776"/>
    <w:rsid w:val="17144060"/>
    <w:rsid w:val="1714B112"/>
    <w:rsid w:val="171A300C"/>
    <w:rsid w:val="171B9480"/>
    <w:rsid w:val="171CF974"/>
    <w:rsid w:val="171E3D2D"/>
    <w:rsid w:val="1722ADF3"/>
    <w:rsid w:val="1723AEEB"/>
    <w:rsid w:val="1723FD10"/>
    <w:rsid w:val="1725E10F"/>
    <w:rsid w:val="17285C82"/>
    <w:rsid w:val="172A1E02"/>
    <w:rsid w:val="172AAA4E"/>
    <w:rsid w:val="172C2E05"/>
    <w:rsid w:val="172EF84A"/>
    <w:rsid w:val="1730C79C"/>
    <w:rsid w:val="173187E2"/>
    <w:rsid w:val="17326C64"/>
    <w:rsid w:val="1734EDA0"/>
    <w:rsid w:val="17365FFB"/>
    <w:rsid w:val="1737CFE5"/>
    <w:rsid w:val="173E8076"/>
    <w:rsid w:val="17445EA4"/>
    <w:rsid w:val="17489873"/>
    <w:rsid w:val="1749A7AF"/>
    <w:rsid w:val="174D412F"/>
    <w:rsid w:val="17508B4E"/>
    <w:rsid w:val="1752E95E"/>
    <w:rsid w:val="175373C6"/>
    <w:rsid w:val="1758245F"/>
    <w:rsid w:val="17587F14"/>
    <w:rsid w:val="175E2E8C"/>
    <w:rsid w:val="175F0711"/>
    <w:rsid w:val="1761AFE7"/>
    <w:rsid w:val="176847A1"/>
    <w:rsid w:val="176BEDFC"/>
    <w:rsid w:val="176CCED2"/>
    <w:rsid w:val="17719FC1"/>
    <w:rsid w:val="1774940A"/>
    <w:rsid w:val="177BF505"/>
    <w:rsid w:val="177C12C2"/>
    <w:rsid w:val="1781A943"/>
    <w:rsid w:val="1783A429"/>
    <w:rsid w:val="1790CD8E"/>
    <w:rsid w:val="1792E75D"/>
    <w:rsid w:val="17945E1F"/>
    <w:rsid w:val="17983516"/>
    <w:rsid w:val="17A02A34"/>
    <w:rsid w:val="17A0887E"/>
    <w:rsid w:val="17A2B493"/>
    <w:rsid w:val="17A560A4"/>
    <w:rsid w:val="17AE17DF"/>
    <w:rsid w:val="17AE72D7"/>
    <w:rsid w:val="17B092A6"/>
    <w:rsid w:val="17B23C56"/>
    <w:rsid w:val="17B38AAE"/>
    <w:rsid w:val="17B61A5B"/>
    <w:rsid w:val="17BA748F"/>
    <w:rsid w:val="17BD9EE2"/>
    <w:rsid w:val="17BDA3FC"/>
    <w:rsid w:val="17C0EC13"/>
    <w:rsid w:val="17C47AA2"/>
    <w:rsid w:val="17C907F7"/>
    <w:rsid w:val="17CAF3AF"/>
    <w:rsid w:val="17CE5329"/>
    <w:rsid w:val="17CE72F8"/>
    <w:rsid w:val="17D088ED"/>
    <w:rsid w:val="17D85644"/>
    <w:rsid w:val="17DB0B43"/>
    <w:rsid w:val="17DBED2E"/>
    <w:rsid w:val="17E2914E"/>
    <w:rsid w:val="17E4094F"/>
    <w:rsid w:val="17E61C6F"/>
    <w:rsid w:val="17E9912C"/>
    <w:rsid w:val="17E9C79B"/>
    <w:rsid w:val="17EAF418"/>
    <w:rsid w:val="17EB8375"/>
    <w:rsid w:val="17EECBEF"/>
    <w:rsid w:val="17EF51D1"/>
    <w:rsid w:val="17F01726"/>
    <w:rsid w:val="17F272A7"/>
    <w:rsid w:val="17F2A43B"/>
    <w:rsid w:val="17F48530"/>
    <w:rsid w:val="17F7EE61"/>
    <w:rsid w:val="17F8E496"/>
    <w:rsid w:val="17F9252C"/>
    <w:rsid w:val="1800AA79"/>
    <w:rsid w:val="1800FD0B"/>
    <w:rsid w:val="18030BDF"/>
    <w:rsid w:val="18095196"/>
    <w:rsid w:val="180A260C"/>
    <w:rsid w:val="1813F3D0"/>
    <w:rsid w:val="1819DAA8"/>
    <w:rsid w:val="1819F253"/>
    <w:rsid w:val="1825CA68"/>
    <w:rsid w:val="18281D23"/>
    <w:rsid w:val="182B8451"/>
    <w:rsid w:val="183265B7"/>
    <w:rsid w:val="18364DB2"/>
    <w:rsid w:val="183B55BE"/>
    <w:rsid w:val="183DFD58"/>
    <w:rsid w:val="18407EC0"/>
    <w:rsid w:val="18434B3B"/>
    <w:rsid w:val="1846CE3D"/>
    <w:rsid w:val="18487A2B"/>
    <w:rsid w:val="184CA2F7"/>
    <w:rsid w:val="184D99FB"/>
    <w:rsid w:val="184DBF65"/>
    <w:rsid w:val="18502C0F"/>
    <w:rsid w:val="185116E8"/>
    <w:rsid w:val="1853B93E"/>
    <w:rsid w:val="18574D1E"/>
    <w:rsid w:val="18595407"/>
    <w:rsid w:val="185DCE45"/>
    <w:rsid w:val="185F1CEA"/>
    <w:rsid w:val="18638C9C"/>
    <w:rsid w:val="18653217"/>
    <w:rsid w:val="1875413D"/>
    <w:rsid w:val="187A57D7"/>
    <w:rsid w:val="187AF4C4"/>
    <w:rsid w:val="187DF3C8"/>
    <w:rsid w:val="18823116"/>
    <w:rsid w:val="1889507B"/>
    <w:rsid w:val="188F7C1A"/>
    <w:rsid w:val="1891A765"/>
    <w:rsid w:val="1893773B"/>
    <w:rsid w:val="189561DF"/>
    <w:rsid w:val="18978CD2"/>
    <w:rsid w:val="1898EB0C"/>
    <w:rsid w:val="189A88F4"/>
    <w:rsid w:val="189C2E5C"/>
    <w:rsid w:val="189E2814"/>
    <w:rsid w:val="189E6A55"/>
    <w:rsid w:val="18A021C0"/>
    <w:rsid w:val="18A2BB41"/>
    <w:rsid w:val="18A8CAA0"/>
    <w:rsid w:val="18B00AC8"/>
    <w:rsid w:val="18B9A3FE"/>
    <w:rsid w:val="18BB5D83"/>
    <w:rsid w:val="18BBA8C5"/>
    <w:rsid w:val="18BE8AA2"/>
    <w:rsid w:val="18BFE1BA"/>
    <w:rsid w:val="18C9F745"/>
    <w:rsid w:val="18CC0212"/>
    <w:rsid w:val="18CE72BD"/>
    <w:rsid w:val="18D014AA"/>
    <w:rsid w:val="18D44EA5"/>
    <w:rsid w:val="18D75C76"/>
    <w:rsid w:val="18D76E14"/>
    <w:rsid w:val="18DD1280"/>
    <w:rsid w:val="18DE3ACD"/>
    <w:rsid w:val="18E06519"/>
    <w:rsid w:val="18E9470D"/>
    <w:rsid w:val="18EDAAC7"/>
    <w:rsid w:val="18FF12E2"/>
    <w:rsid w:val="18FF148C"/>
    <w:rsid w:val="18FF9BAF"/>
    <w:rsid w:val="190B224C"/>
    <w:rsid w:val="19152CFA"/>
    <w:rsid w:val="19155E02"/>
    <w:rsid w:val="1917CFC0"/>
    <w:rsid w:val="1918867C"/>
    <w:rsid w:val="191A3477"/>
    <w:rsid w:val="19271103"/>
    <w:rsid w:val="1927D4BE"/>
    <w:rsid w:val="192E9ADA"/>
    <w:rsid w:val="1936BF6B"/>
    <w:rsid w:val="193B3106"/>
    <w:rsid w:val="193C8697"/>
    <w:rsid w:val="193CC928"/>
    <w:rsid w:val="1940EC92"/>
    <w:rsid w:val="1941F460"/>
    <w:rsid w:val="1949F625"/>
    <w:rsid w:val="194C77F9"/>
    <w:rsid w:val="194E2CBC"/>
    <w:rsid w:val="194E464C"/>
    <w:rsid w:val="194F7594"/>
    <w:rsid w:val="19509F38"/>
    <w:rsid w:val="19527587"/>
    <w:rsid w:val="1957F429"/>
    <w:rsid w:val="1958CC60"/>
    <w:rsid w:val="195B4BF3"/>
    <w:rsid w:val="195BC312"/>
    <w:rsid w:val="195FFF85"/>
    <w:rsid w:val="19622B46"/>
    <w:rsid w:val="196254D8"/>
    <w:rsid w:val="19643D0A"/>
    <w:rsid w:val="1967F8AB"/>
    <w:rsid w:val="19686275"/>
    <w:rsid w:val="196E702F"/>
    <w:rsid w:val="1971E63C"/>
    <w:rsid w:val="19777E2D"/>
    <w:rsid w:val="197CB6AA"/>
    <w:rsid w:val="197EDF2D"/>
    <w:rsid w:val="19844CFA"/>
    <w:rsid w:val="198621A6"/>
    <w:rsid w:val="19870567"/>
    <w:rsid w:val="19881B91"/>
    <w:rsid w:val="1991632D"/>
    <w:rsid w:val="1994CAF1"/>
    <w:rsid w:val="1998294E"/>
    <w:rsid w:val="1998DEDE"/>
    <w:rsid w:val="1998FCAE"/>
    <w:rsid w:val="199A7AF2"/>
    <w:rsid w:val="199CA68B"/>
    <w:rsid w:val="199DFA25"/>
    <w:rsid w:val="199FE643"/>
    <w:rsid w:val="19A20DC5"/>
    <w:rsid w:val="19A262EA"/>
    <w:rsid w:val="19A586D0"/>
    <w:rsid w:val="19A70803"/>
    <w:rsid w:val="19AAB74A"/>
    <w:rsid w:val="19B03EB2"/>
    <w:rsid w:val="19B04003"/>
    <w:rsid w:val="19B29719"/>
    <w:rsid w:val="19B5DE0D"/>
    <w:rsid w:val="19B7B500"/>
    <w:rsid w:val="19B9311A"/>
    <w:rsid w:val="19BE1305"/>
    <w:rsid w:val="19CD9F74"/>
    <w:rsid w:val="19CE2183"/>
    <w:rsid w:val="19D08103"/>
    <w:rsid w:val="19D09B34"/>
    <w:rsid w:val="19D1B417"/>
    <w:rsid w:val="19D1F885"/>
    <w:rsid w:val="19D3FE57"/>
    <w:rsid w:val="19D52F76"/>
    <w:rsid w:val="19DD3923"/>
    <w:rsid w:val="19DDFAF2"/>
    <w:rsid w:val="19E25B8A"/>
    <w:rsid w:val="19E2C346"/>
    <w:rsid w:val="19E32879"/>
    <w:rsid w:val="19E4B59E"/>
    <w:rsid w:val="19E74E37"/>
    <w:rsid w:val="19E79EA5"/>
    <w:rsid w:val="19E7D842"/>
    <w:rsid w:val="19ECA008"/>
    <w:rsid w:val="19EF855D"/>
    <w:rsid w:val="19F3B75A"/>
    <w:rsid w:val="19F61840"/>
    <w:rsid w:val="19FBFFB4"/>
    <w:rsid w:val="19FC658C"/>
    <w:rsid w:val="1A03AF3E"/>
    <w:rsid w:val="1A04E17C"/>
    <w:rsid w:val="1A06DEB8"/>
    <w:rsid w:val="1A09E0C6"/>
    <w:rsid w:val="1A0B9F71"/>
    <w:rsid w:val="1A0F1A25"/>
    <w:rsid w:val="1A13DDFE"/>
    <w:rsid w:val="1A16C29A"/>
    <w:rsid w:val="1A193295"/>
    <w:rsid w:val="1A1C7EBB"/>
    <w:rsid w:val="1A1EE3BD"/>
    <w:rsid w:val="1A24CF40"/>
    <w:rsid w:val="1A26633E"/>
    <w:rsid w:val="1A266893"/>
    <w:rsid w:val="1A26AD67"/>
    <w:rsid w:val="1A2793BF"/>
    <w:rsid w:val="1A287E24"/>
    <w:rsid w:val="1A31348B"/>
    <w:rsid w:val="1A31F24F"/>
    <w:rsid w:val="1A347ED7"/>
    <w:rsid w:val="1A3E2A1C"/>
    <w:rsid w:val="1A4129A6"/>
    <w:rsid w:val="1A4A6E71"/>
    <w:rsid w:val="1A4D0C9E"/>
    <w:rsid w:val="1A58D5D5"/>
    <w:rsid w:val="1A5EB999"/>
    <w:rsid w:val="1A5F1FB9"/>
    <w:rsid w:val="1A5F4565"/>
    <w:rsid w:val="1A606CE9"/>
    <w:rsid w:val="1A60AE5E"/>
    <w:rsid w:val="1A61914E"/>
    <w:rsid w:val="1A6247DA"/>
    <w:rsid w:val="1A6749B4"/>
    <w:rsid w:val="1A6CDEF2"/>
    <w:rsid w:val="1A71155C"/>
    <w:rsid w:val="1A72B200"/>
    <w:rsid w:val="1A747B26"/>
    <w:rsid w:val="1A771260"/>
    <w:rsid w:val="1A789A11"/>
    <w:rsid w:val="1A7DFAFB"/>
    <w:rsid w:val="1A7E2940"/>
    <w:rsid w:val="1A7F2FC1"/>
    <w:rsid w:val="1A82A918"/>
    <w:rsid w:val="1A83A2AB"/>
    <w:rsid w:val="1A86E185"/>
    <w:rsid w:val="1A876076"/>
    <w:rsid w:val="1A880395"/>
    <w:rsid w:val="1A893216"/>
    <w:rsid w:val="1A8BCFB7"/>
    <w:rsid w:val="1A8C6350"/>
    <w:rsid w:val="1A8EADA6"/>
    <w:rsid w:val="1A918312"/>
    <w:rsid w:val="1A97BC38"/>
    <w:rsid w:val="1A9C883E"/>
    <w:rsid w:val="1A9CAADA"/>
    <w:rsid w:val="1A9E361E"/>
    <w:rsid w:val="1A9F5268"/>
    <w:rsid w:val="1AA45CA6"/>
    <w:rsid w:val="1AA9E3D2"/>
    <w:rsid w:val="1AAC7557"/>
    <w:rsid w:val="1AB2BAEF"/>
    <w:rsid w:val="1AB641D8"/>
    <w:rsid w:val="1AB727C3"/>
    <w:rsid w:val="1AB822D6"/>
    <w:rsid w:val="1AB8BBCD"/>
    <w:rsid w:val="1AB9C799"/>
    <w:rsid w:val="1ABC39F9"/>
    <w:rsid w:val="1ABE0584"/>
    <w:rsid w:val="1ACDF83D"/>
    <w:rsid w:val="1ACF89E2"/>
    <w:rsid w:val="1AD6DC13"/>
    <w:rsid w:val="1ADE24E7"/>
    <w:rsid w:val="1ADEEA13"/>
    <w:rsid w:val="1AE18F91"/>
    <w:rsid w:val="1AE417E8"/>
    <w:rsid w:val="1AE49339"/>
    <w:rsid w:val="1AE7670B"/>
    <w:rsid w:val="1AE9080B"/>
    <w:rsid w:val="1AE9516C"/>
    <w:rsid w:val="1AE95A73"/>
    <w:rsid w:val="1AEC1086"/>
    <w:rsid w:val="1AEC9DD4"/>
    <w:rsid w:val="1AEF5A0B"/>
    <w:rsid w:val="1AEF9616"/>
    <w:rsid w:val="1AF5AAA1"/>
    <w:rsid w:val="1AF65E4B"/>
    <w:rsid w:val="1AF6CCB0"/>
    <w:rsid w:val="1AF8B24F"/>
    <w:rsid w:val="1AFAB45A"/>
    <w:rsid w:val="1AFD003E"/>
    <w:rsid w:val="1B0E50D7"/>
    <w:rsid w:val="1B0E74DE"/>
    <w:rsid w:val="1B121C38"/>
    <w:rsid w:val="1B19CFDA"/>
    <w:rsid w:val="1B1C28ED"/>
    <w:rsid w:val="1B1FA597"/>
    <w:rsid w:val="1B213BFC"/>
    <w:rsid w:val="1B229871"/>
    <w:rsid w:val="1B235180"/>
    <w:rsid w:val="1B27E354"/>
    <w:rsid w:val="1B28A9A3"/>
    <w:rsid w:val="1B2BC1AA"/>
    <w:rsid w:val="1B2C0DEB"/>
    <w:rsid w:val="1B2F098C"/>
    <w:rsid w:val="1B2FAD1C"/>
    <w:rsid w:val="1B30DAD8"/>
    <w:rsid w:val="1B35918C"/>
    <w:rsid w:val="1B379B9B"/>
    <w:rsid w:val="1B38888E"/>
    <w:rsid w:val="1B3B75D3"/>
    <w:rsid w:val="1B3FBD7F"/>
    <w:rsid w:val="1B44A5D1"/>
    <w:rsid w:val="1B45D709"/>
    <w:rsid w:val="1B4B5853"/>
    <w:rsid w:val="1B5285FC"/>
    <w:rsid w:val="1B52926C"/>
    <w:rsid w:val="1B55B01F"/>
    <w:rsid w:val="1B5F63D8"/>
    <w:rsid w:val="1B608E37"/>
    <w:rsid w:val="1B64F44D"/>
    <w:rsid w:val="1B69F04E"/>
    <w:rsid w:val="1B6BB113"/>
    <w:rsid w:val="1B6BC529"/>
    <w:rsid w:val="1B6F812A"/>
    <w:rsid w:val="1B733092"/>
    <w:rsid w:val="1B73A6F2"/>
    <w:rsid w:val="1B7CC90E"/>
    <w:rsid w:val="1B7FE454"/>
    <w:rsid w:val="1B806C9A"/>
    <w:rsid w:val="1B8172BC"/>
    <w:rsid w:val="1B81D2A0"/>
    <w:rsid w:val="1B82E05E"/>
    <w:rsid w:val="1B85FD9E"/>
    <w:rsid w:val="1B865493"/>
    <w:rsid w:val="1B89C4F2"/>
    <w:rsid w:val="1B8A721A"/>
    <w:rsid w:val="1BA0E8F1"/>
    <w:rsid w:val="1BB0F731"/>
    <w:rsid w:val="1BB21A41"/>
    <w:rsid w:val="1BB2D7F8"/>
    <w:rsid w:val="1BB41A36"/>
    <w:rsid w:val="1BB46ED5"/>
    <w:rsid w:val="1BB9B646"/>
    <w:rsid w:val="1BBDBB89"/>
    <w:rsid w:val="1BCAC982"/>
    <w:rsid w:val="1BCB1452"/>
    <w:rsid w:val="1BCE003D"/>
    <w:rsid w:val="1BCF6AA5"/>
    <w:rsid w:val="1BD3521A"/>
    <w:rsid w:val="1BD5DC18"/>
    <w:rsid w:val="1BD5DE84"/>
    <w:rsid w:val="1BD7D0F3"/>
    <w:rsid w:val="1BDACFA3"/>
    <w:rsid w:val="1BDF4087"/>
    <w:rsid w:val="1BE18333"/>
    <w:rsid w:val="1BE20570"/>
    <w:rsid w:val="1BE25349"/>
    <w:rsid w:val="1BE7D1D9"/>
    <w:rsid w:val="1BE98746"/>
    <w:rsid w:val="1BEB1820"/>
    <w:rsid w:val="1BEB2009"/>
    <w:rsid w:val="1BEBA244"/>
    <w:rsid w:val="1BF187BE"/>
    <w:rsid w:val="1BF249D6"/>
    <w:rsid w:val="1C0374F0"/>
    <w:rsid w:val="1C03BC1A"/>
    <w:rsid w:val="1C051082"/>
    <w:rsid w:val="1C054B19"/>
    <w:rsid w:val="1C0BD7BE"/>
    <w:rsid w:val="1C102700"/>
    <w:rsid w:val="1C1CBAC8"/>
    <w:rsid w:val="1C1D8BD8"/>
    <w:rsid w:val="1C207A6D"/>
    <w:rsid w:val="1C25C13B"/>
    <w:rsid w:val="1C27D92B"/>
    <w:rsid w:val="1C2B1C74"/>
    <w:rsid w:val="1C2FD69D"/>
    <w:rsid w:val="1C314ACA"/>
    <w:rsid w:val="1C3AF91F"/>
    <w:rsid w:val="1C3C2BE6"/>
    <w:rsid w:val="1C3C7BE4"/>
    <w:rsid w:val="1C3DFFD9"/>
    <w:rsid w:val="1C4034B5"/>
    <w:rsid w:val="1C405A43"/>
    <w:rsid w:val="1C42B8C5"/>
    <w:rsid w:val="1C4541DA"/>
    <w:rsid w:val="1C4724C9"/>
    <w:rsid w:val="1C4E2104"/>
    <w:rsid w:val="1C4E28AC"/>
    <w:rsid w:val="1C5045CB"/>
    <w:rsid w:val="1C565AC0"/>
    <w:rsid w:val="1C56761A"/>
    <w:rsid w:val="1C59D7F1"/>
    <w:rsid w:val="1C5BB0A1"/>
    <w:rsid w:val="1C5C3474"/>
    <w:rsid w:val="1C5E912C"/>
    <w:rsid w:val="1C604913"/>
    <w:rsid w:val="1C611F37"/>
    <w:rsid w:val="1C619748"/>
    <w:rsid w:val="1C619AD5"/>
    <w:rsid w:val="1C61CA7C"/>
    <w:rsid w:val="1C69335E"/>
    <w:rsid w:val="1C69B22A"/>
    <w:rsid w:val="1C6B2E9E"/>
    <w:rsid w:val="1C6E05E7"/>
    <w:rsid w:val="1C6E1680"/>
    <w:rsid w:val="1C700B3B"/>
    <w:rsid w:val="1C76B1AD"/>
    <w:rsid w:val="1C7C6BEE"/>
    <w:rsid w:val="1C7CD851"/>
    <w:rsid w:val="1C82E824"/>
    <w:rsid w:val="1C82EB67"/>
    <w:rsid w:val="1C84B844"/>
    <w:rsid w:val="1C86283A"/>
    <w:rsid w:val="1C90B0C3"/>
    <w:rsid w:val="1C910546"/>
    <w:rsid w:val="1C981F03"/>
    <w:rsid w:val="1C9E958A"/>
    <w:rsid w:val="1C9FFAE5"/>
    <w:rsid w:val="1CA3C6BA"/>
    <w:rsid w:val="1CAAA5C4"/>
    <w:rsid w:val="1CAF9843"/>
    <w:rsid w:val="1CB179C3"/>
    <w:rsid w:val="1CBA5609"/>
    <w:rsid w:val="1CBB6A39"/>
    <w:rsid w:val="1CBE5228"/>
    <w:rsid w:val="1CC1D6EE"/>
    <w:rsid w:val="1CC7FE06"/>
    <w:rsid w:val="1CC829A8"/>
    <w:rsid w:val="1CC9F32C"/>
    <w:rsid w:val="1CCA8F8A"/>
    <w:rsid w:val="1CCAFCF8"/>
    <w:rsid w:val="1CCCD7C0"/>
    <w:rsid w:val="1CCD63D4"/>
    <w:rsid w:val="1CCDD4E3"/>
    <w:rsid w:val="1CCE2DB3"/>
    <w:rsid w:val="1CD32BF3"/>
    <w:rsid w:val="1CD35EE0"/>
    <w:rsid w:val="1CD7B2CD"/>
    <w:rsid w:val="1CDA5CC2"/>
    <w:rsid w:val="1CDC663B"/>
    <w:rsid w:val="1CE3FC68"/>
    <w:rsid w:val="1CE655CF"/>
    <w:rsid w:val="1CE9A09B"/>
    <w:rsid w:val="1CF15450"/>
    <w:rsid w:val="1CF24F73"/>
    <w:rsid w:val="1CF39E0E"/>
    <w:rsid w:val="1CF4CADC"/>
    <w:rsid w:val="1CF8E6A9"/>
    <w:rsid w:val="1CFE77B4"/>
    <w:rsid w:val="1D00592B"/>
    <w:rsid w:val="1D011026"/>
    <w:rsid w:val="1D02EC0D"/>
    <w:rsid w:val="1D0659A4"/>
    <w:rsid w:val="1D0C3D41"/>
    <w:rsid w:val="1D0E9FC6"/>
    <w:rsid w:val="1D142CC4"/>
    <w:rsid w:val="1D1A5AC0"/>
    <w:rsid w:val="1D1ED5A5"/>
    <w:rsid w:val="1D1FF944"/>
    <w:rsid w:val="1D214CCA"/>
    <w:rsid w:val="1D21F208"/>
    <w:rsid w:val="1D234650"/>
    <w:rsid w:val="1D23875A"/>
    <w:rsid w:val="1D244AC5"/>
    <w:rsid w:val="1D270D2E"/>
    <w:rsid w:val="1D29880B"/>
    <w:rsid w:val="1D2A38B5"/>
    <w:rsid w:val="1D2D5D4C"/>
    <w:rsid w:val="1D34D1C5"/>
    <w:rsid w:val="1D38C894"/>
    <w:rsid w:val="1D3938EF"/>
    <w:rsid w:val="1D3AABD5"/>
    <w:rsid w:val="1D443CF6"/>
    <w:rsid w:val="1D460A0E"/>
    <w:rsid w:val="1D468B46"/>
    <w:rsid w:val="1D4C514C"/>
    <w:rsid w:val="1D4D464C"/>
    <w:rsid w:val="1D4D5444"/>
    <w:rsid w:val="1D4F7AEB"/>
    <w:rsid w:val="1D5199C4"/>
    <w:rsid w:val="1D545E70"/>
    <w:rsid w:val="1D56919F"/>
    <w:rsid w:val="1D58EBED"/>
    <w:rsid w:val="1D62296C"/>
    <w:rsid w:val="1D63B6FE"/>
    <w:rsid w:val="1D69B9E3"/>
    <w:rsid w:val="1D6C621C"/>
    <w:rsid w:val="1D6C8463"/>
    <w:rsid w:val="1D6D0525"/>
    <w:rsid w:val="1D6D83B8"/>
    <w:rsid w:val="1D6DC7A7"/>
    <w:rsid w:val="1D71B28E"/>
    <w:rsid w:val="1D75F6B0"/>
    <w:rsid w:val="1D7779C5"/>
    <w:rsid w:val="1D791C5C"/>
    <w:rsid w:val="1D7E63A1"/>
    <w:rsid w:val="1D81B1A4"/>
    <w:rsid w:val="1D81BA9F"/>
    <w:rsid w:val="1D81F849"/>
    <w:rsid w:val="1D86EC0A"/>
    <w:rsid w:val="1D9167DB"/>
    <w:rsid w:val="1D94C2DF"/>
    <w:rsid w:val="1D955BFA"/>
    <w:rsid w:val="1D99A0C0"/>
    <w:rsid w:val="1D9E87B1"/>
    <w:rsid w:val="1DA57788"/>
    <w:rsid w:val="1DA5B00C"/>
    <w:rsid w:val="1DA5C519"/>
    <w:rsid w:val="1DA75B67"/>
    <w:rsid w:val="1DA7DC8B"/>
    <w:rsid w:val="1DA8A1EF"/>
    <w:rsid w:val="1DAC91B0"/>
    <w:rsid w:val="1DAE51F7"/>
    <w:rsid w:val="1DB12FD7"/>
    <w:rsid w:val="1DB21942"/>
    <w:rsid w:val="1DB59445"/>
    <w:rsid w:val="1DB5E39E"/>
    <w:rsid w:val="1DB836E5"/>
    <w:rsid w:val="1DB9A52E"/>
    <w:rsid w:val="1DC23171"/>
    <w:rsid w:val="1DC25807"/>
    <w:rsid w:val="1DC2D820"/>
    <w:rsid w:val="1DC46BD8"/>
    <w:rsid w:val="1DC53297"/>
    <w:rsid w:val="1DCBEAB3"/>
    <w:rsid w:val="1DCFFD85"/>
    <w:rsid w:val="1DD05D65"/>
    <w:rsid w:val="1DD09E6F"/>
    <w:rsid w:val="1DD3D309"/>
    <w:rsid w:val="1DD3E729"/>
    <w:rsid w:val="1DD64D0B"/>
    <w:rsid w:val="1DD6ED44"/>
    <w:rsid w:val="1DDA81AB"/>
    <w:rsid w:val="1DDC2315"/>
    <w:rsid w:val="1DE111A2"/>
    <w:rsid w:val="1DE162F3"/>
    <w:rsid w:val="1DE6A1FA"/>
    <w:rsid w:val="1DE90B50"/>
    <w:rsid w:val="1DEB5896"/>
    <w:rsid w:val="1DEB9234"/>
    <w:rsid w:val="1DF03BE6"/>
    <w:rsid w:val="1DF0C38A"/>
    <w:rsid w:val="1DF13ABD"/>
    <w:rsid w:val="1DF6E087"/>
    <w:rsid w:val="1DFA2FE4"/>
    <w:rsid w:val="1DFB1321"/>
    <w:rsid w:val="1DFBA11F"/>
    <w:rsid w:val="1E04E351"/>
    <w:rsid w:val="1E098DED"/>
    <w:rsid w:val="1E10C72C"/>
    <w:rsid w:val="1E149158"/>
    <w:rsid w:val="1E1506D8"/>
    <w:rsid w:val="1E1A12F9"/>
    <w:rsid w:val="1E1BE9FA"/>
    <w:rsid w:val="1E252361"/>
    <w:rsid w:val="1E253D4E"/>
    <w:rsid w:val="1E28EEE9"/>
    <w:rsid w:val="1E2ABB03"/>
    <w:rsid w:val="1E35E3B8"/>
    <w:rsid w:val="1E363D10"/>
    <w:rsid w:val="1E3B4FA4"/>
    <w:rsid w:val="1E464C22"/>
    <w:rsid w:val="1E49164C"/>
    <w:rsid w:val="1E491C69"/>
    <w:rsid w:val="1E4E9F49"/>
    <w:rsid w:val="1E54AF12"/>
    <w:rsid w:val="1E564BFC"/>
    <w:rsid w:val="1E57774B"/>
    <w:rsid w:val="1E58BC94"/>
    <w:rsid w:val="1E5E981E"/>
    <w:rsid w:val="1E62ABC2"/>
    <w:rsid w:val="1E6600F1"/>
    <w:rsid w:val="1E67C56E"/>
    <w:rsid w:val="1E6C7ED3"/>
    <w:rsid w:val="1E6E739C"/>
    <w:rsid w:val="1E6FD9F6"/>
    <w:rsid w:val="1E709F1F"/>
    <w:rsid w:val="1E713BD8"/>
    <w:rsid w:val="1E758C35"/>
    <w:rsid w:val="1E77EBB1"/>
    <w:rsid w:val="1E7D3AE2"/>
    <w:rsid w:val="1E7EA44A"/>
    <w:rsid w:val="1E7FD706"/>
    <w:rsid w:val="1E807520"/>
    <w:rsid w:val="1E80C877"/>
    <w:rsid w:val="1E81F70E"/>
    <w:rsid w:val="1E884DEF"/>
    <w:rsid w:val="1E8A914B"/>
    <w:rsid w:val="1E8BB86A"/>
    <w:rsid w:val="1E8C015E"/>
    <w:rsid w:val="1E8C1DAE"/>
    <w:rsid w:val="1E8E2826"/>
    <w:rsid w:val="1E8FD4C1"/>
    <w:rsid w:val="1E9593F8"/>
    <w:rsid w:val="1E95E5DC"/>
    <w:rsid w:val="1E9C68AA"/>
    <w:rsid w:val="1E9F9992"/>
    <w:rsid w:val="1EA23AFC"/>
    <w:rsid w:val="1EA31816"/>
    <w:rsid w:val="1EA6087A"/>
    <w:rsid w:val="1EAAAD89"/>
    <w:rsid w:val="1EABF61B"/>
    <w:rsid w:val="1EAD3B15"/>
    <w:rsid w:val="1EAE571E"/>
    <w:rsid w:val="1EB0697F"/>
    <w:rsid w:val="1EB14761"/>
    <w:rsid w:val="1EB3C003"/>
    <w:rsid w:val="1EB5CF9A"/>
    <w:rsid w:val="1EB8FA21"/>
    <w:rsid w:val="1EBC3339"/>
    <w:rsid w:val="1EC3F7AF"/>
    <w:rsid w:val="1EC609AF"/>
    <w:rsid w:val="1ECA60F6"/>
    <w:rsid w:val="1ECC09C6"/>
    <w:rsid w:val="1ECC58B0"/>
    <w:rsid w:val="1ECC59CF"/>
    <w:rsid w:val="1ECD389F"/>
    <w:rsid w:val="1ED5BF67"/>
    <w:rsid w:val="1ED848A9"/>
    <w:rsid w:val="1EDC4425"/>
    <w:rsid w:val="1EDDFCBE"/>
    <w:rsid w:val="1EE090F7"/>
    <w:rsid w:val="1EE36284"/>
    <w:rsid w:val="1EE5074D"/>
    <w:rsid w:val="1EE58477"/>
    <w:rsid w:val="1EE75919"/>
    <w:rsid w:val="1EE7C523"/>
    <w:rsid w:val="1EEC5285"/>
    <w:rsid w:val="1EEDF516"/>
    <w:rsid w:val="1EF34D7F"/>
    <w:rsid w:val="1EF37415"/>
    <w:rsid w:val="1EF52FDD"/>
    <w:rsid w:val="1EF5BFFB"/>
    <w:rsid w:val="1EF81730"/>
    <w:rsid w:val="1EF96BF2"/>
    <w:rsid w:val="1EFC5617"/>
    <w:rsid w:val="1EFD3A36"/>
    <w:rsid w:val="1EFDBFAC"/>
    <w:rsid w:val="1EFFF1AA"/>
    <w:rsid w:val="1F0008F7"/>
    <w:rsid w:val="1F0412BA"/>
    <w:rsid w:val="1F07AAF5"/>
    <w:rsid w:val="1F098EE8"/>
    <w:rsid w:val="1F0B1EFA"/>
    <w:rsid w:val="1F0C53DF"/>
    <w:rsid w:val="1F0F81B0"/>
    <w:rsid w:val="1F1064AF"/>
    <w:rsid w:val="1F12FD84"/>
    <w:rsid w:val="1F177C85"/>
    <w:rsid w:val="1F181823"/>
    <w:rsid w:val="1F22879A"/>
    <w:rsid w:val="1F270201"/>
    <w:rsid w:val="1F2797E7"/>
    <w:rsid w:val="1F28A59B"/>
    <w:rsid w:val="1F2A453A"/>
    <w:rsid w:val="1F2E4F9E"/>
    <w:rsid w:val="1F2F4352"/>
    <w:rsid w:val="1F30F92D"/>
    <w:rsid w:val="1F325374"/>
    <w:rsid w:val="1F352073"/>
    <w:rsid w:val="1F35B71A"/>
    <w:rsid w:val="1F36BC2C"/>
    <w:rsid w:val="1F3766C3"/>
    <w:rsid w:val="1F394EC2"/>
    <w:rsid w:val="1F39A7F3"/>
    <w:rsid w:val="1F3C5D79"/>
    <w:rsid w:val="1F3E440E"/>
    <w:rsid w:val="1F424787"/>
    <w:rsid w:val="1F477366"/>
    <w:rsid w:val="1F49471D"/>
    <w:rsid w:val="1F4B7D70"/>
    <w:rsid w:val="1F4C0215"/>
    <w:rsid w:val="1F551185"/>
    <w:rsid w:val="1F56831D"/>
    <w:rsid w:val="1F587683"/>
    <w:rsid w:val="1F58B0D2"/>
    <w:rsid w:val="1F591265"/>
    <w:rsid w:val="1F5DA8E8"/>
    <w:rsid w:val="1F6357AD"/>
    <w:rsid w:val="1F6509E8"/>
    <w:rsid w:val="1F67022C"/>
    <w:rsid w:val="1F6856D0"/>
    <w:rsid w:val="1F71250D"/>
    <w:rsid w:val="1F731EC5"/>
    <w:rsid w:val="1F75639D"/>
    <w:rsid w:val="1F77E497"/>
    <w:rsid w:val="1F79201E"/>
    <w:rsid w:val="1F7A4075"/>
    <w:rsid w:val="1F7A7CA8"/>
    <w:rsid w:val="1F7F1A4D"/>
    <w:rsid w:val="1F8033D3"/>
    <w:rsid w:val="1F845250"/>
    <w:rsid w:val="1F854CA8"/>
    <w:rsid w:val="1F86B790"/>
    <w:rsid w:val="1F88F9CA"/>
    <w:rsid w:val="1F8AB687"/>
    <w:rsid w:val="1F8B1AC2"/>
    <w:rsid w:val="1F8DC3D5"/>
    <w:rsid w:val="1F905E38"/>
    <w:rsid w:val="1F90834F"/>
    <w:rsid w:val="1F921CA3"/>
    <w:rsid w:val="1F93C13D"/>
    <w:rsid w:val="1F96EA3B"/>
    <w:rsid w:val="1F9B2A36"/>
    <w:rsid w:val="1F9FF3A5"/>
    <w:rsid w:val="1FA92AB7"/>
    <w:rsid w:val="1FAE3C63"/>
    <w:rsid w:val="1FAFBA1B"/>
    <w:rsid w:val="1FB043FF"/>
    <w:rsid w:val="1FB33F6D"/>
    <w:rsid w:val="1FB4B273"/>
    <w:rsid w:val="1FB514C1"/>
    <w:rsid w:val="1FB927DF"/>
    <w:rsid w:val="1FBBCC89"/>
    <w:rsid w:val="1FBCE8EC"/>
    <w:rsid w:val="1FBD38AD"/>
    <w:rsid w:val="1FBED3AD"/>
    <w:rsid w:val="1FC03B92"/>
    <w:rsid w:val="1FC1495D"/>
    <w:rsid w:val="1FC55A93"/>
    <w:rsid w:val="1FC98FA1"/>
    <w:rsid w:val="1FC9E4C6"/>
    <w:rsid w:val="1FCA0F06"/>
    <w:rsid w:val="1FCB001E"/>
    <w:rsid w:val="1FCFC2AD"/>
    <w:rsid w:val="1FD028A9"/>
    <w:rsid w:val="1FD15328"/>
    <w:rsid w:val="1FD1CE79"/>
    <w:rsid w:val="1FD743F3"/>
    <w:rsid w:val="1FDC8DF4"/>
    <w:rsid w:val="1FDCD957"/>
    <w:rsid w:val="1FDDDDC4"/>
    <w:rsid w:val="1FE542ED"/>
    <w:rsid w:val="1FE63E46"/>
    <w:rsid w:val="1FE857E6"/>
    <w:rsid w:val="1FEB0D42"/>
    <w:rsid w:val="1FEE3A69"/>
    <w:rsid w:val="1FF1241E"/>
    <w:rsid w:val="1FF21187"/>
    <w:rsid w:val="1FF6833B"/>
    <w:rsid w:val="2000DD8E"/>
    <w:rsid w:val="2003BDCC"/>
    <w:rsid w:val="2003D94F"/>
    <w:rsid w:val="20057FDE"/>
    <w:rsid w:val="200AD03D"/>
    <w:rsid w:val="200E50B2"/>
    <w:rsid w:val="200FF19F"/>
    <w:rsid w:val="2010445C"/>
    <w:rsid w:val="2011A920"/>
    <w:rsid w:val="2012008A"/>
    <w:rsid w:val="2015E7FA"/>
    <w:rsid w:val="20171B9B"/>
    <w:rsid w:val="201A5538"/>
    <w:rsid w:val="201F85B9"/>
    <w:rsid w:val="2020A2C1"/>
    <w:rsid w:val="2026C77E"/>
    <w:rsid w:val="2026D004"/>
    <w:rsid w:val="2028544E"/>
    <w:rsid w:val="20289CF7"/>
    <w:rsid w:val="20291A4F"/>
    <w:rsid w:val="2029648A"/>
    <w:rsid w:val="202B1D6F"/>
    <w:rsid w:val="20334138"/>
    <w:rsid w:val="2034F777"/>
    <w:rsid w:val="20374ECB"/>
    <w:rsid w:val="203B3C91"/>
    <w:rsid w:val="20427BAA"/>
    <w:rsid w:val="2043D75C"/>
    <w:rsid w:val="20466891"/>
    <w:rsid w:val="2046ECE7"/>
    <w:rsid w:val="20470B34"/>
    <w:rsid w:val="2048CD6D"/>
    <w:rsid w:val="2053F61C"/>
    <w:rsid w:val="205B739F"/>
    <w:rsid w:val="205BCC78"/>
    <w:rsid w:val="20601378"/>
    <w:rsid w:val="20630C14"/>
    <w:rsid w:val="20630C29"/>
    <w:rsid w:val="20649812"/>
    <w:rsid w:val="2067D55A"/>
    <w:rsid w:val="206C060C"/>
    <w:rsid w:val="206CF9EB"/>
    <w:rsid w:val="20745D5D"/>
    <w:rsid w:val="2075BC90"/>
    <w:rsid w:val="2077FDE0"/>
    <w:rsid w:val="20790E98"/>
    <w:rsid w:val="207D26C7"/>
    <w:rsid w:val="207DB787"/>
    <w:rsid w:val="20822348"/>
    <w:rsid w:val="20827E07"/>
    <w:rsid w:val="2084206B"/>
    <w:rsid w:val="20877ED8"/>
    <w:rsid w:val="2094D380"/>
    <w:rsid w:val="209D35ED"/>
    <w:rsid w:val="209F22C2"/>
    <w:rsid w:val="209FB250"/>
    <w:rsid w:val="20A5E758"/>
    <w:rsid w:val="20A5EEC6"/>
    <w:rsid w:val="20AB7F7F"/>
    <w:rsid w:val="20ADE9AE"/>
    <w:rsid w:val="20AE93BB"/>
    <w:rsid w:val="20AFB083"/>
    <w:rsid w:val="20B2F7B2"/>
    <w:rsid w:val="20B6E613"/>
    <w:rsid w:val="20B70AA3"/>
    <w:rsid w:val="20B97C45"/>
    <w:rsid w:val="20C2079F"/>
    <w:rsid w:val="20C72A48"/>
    <w:rsid w:val="20C8F8A6"/>
    <w:rsid w:val="20C97009"/>
    <w:rsid w:val="20D0818D"/>
    <w:rsid w:val="20D24362"/>
    <w:rsid w:val="20D82700"/>
    <w:rsid w:val="20D96554"/>
    <w:rsid w:val="20DE7BDC"/>
    <w:rsid w:val="20DFBB2D"/>
    <w:rsid w:val="20E054AC"/>
    <w:rsid w:val="20E09208"/>
    <w:rsid w:val="20E0EB22"/>
    <w:rsid w:val="20E2F4F6"/>
    <w:rsid w:val="20E94627"/>
    <w:rsid w:val="20E993BB"/>
    <w:rsid w:val="20EF4106"/>
    <w:rsid w:val="20F106EE"/>
    <w:rsid w:val="20F1DECA"/>
    <w:rsid w:val="20F1F40E"/>
    <w:rsid w:val="20F43CF8"/>
    <w:rsid w:val="20F4A86D"/>
    <w:rsid w:val="20F74832"/>
    <w:rsid w:val="20F92DEF"/>
    <w:rsid w:val="20FB3517"/>
    <w:rsid w:val="20FC2F66"/>
    <w:rsid w:val="21031F94"/>
    <w:rsid w:val="210B609E"/>
    <w:rsid w:val="210BDECD"/>
    <w:rsid w:val="210CFC78"/>
    <w:rsid w:val="210F7DF8"/>
    <w:rsid w:val="21129227"/>
    <w:rsid w:val="21133EFA"/>
    <w:rsid w:val="2113DCBC"/>
    <w:rsid w:val="211CDD17"/>
    <w:rsid w:val="211D4C71"/>
    <w:rsid w:val="211DB382"/>
    <w:rsid w:val="211E2AB7"/>
    <w:rsid w:val="2124CF58"/>
    <w:rsid w:val="2124F191"/>
    <w:rsid w:val="21256516"/>
    <w:rsid w:val="21264D19"/>
    <w:rsid w:val="2127FB25"/>
    <w:rsid w:val="21284EEF"/>
    <w:rsid w:val="21285565"/>
    <w:rsid w:val="2128E2B9"/>
    <w:rsid w:val="212CA9A4"/>
    <w:rsid w:val="212D5665"/>
    <w:rsid w:val="212E01C6"/>
    <w:rsid w:val="212F87A2"/>
    <w:rsid w:val="212FDC19"/>
    <w:rsid w:val="21341B57"/>
    <w:rsid w:val="2135D0EE"/>
    <w:rsid w:val="21364010"/>
    <w:rsid w:val="213830AF"/>
    <w:rsid w:val="2140460A"/>
    <w:rsid w:val="214057EB"/>
    <w:rsid w:val="21441EB3"/>
    <w:rsid w:val="2149EC0C"/>
    <w:rsid w:val="214CCC1A"/>
    <w:rsid w:val="21528114"/>
    <w:rsid w:val="21531B90"/>
    <w:rsid w:val="2157ED0B"/>
    <w:rsid w:val="21671EA8"/>
    <w:rsid w:val="216AF40C"/>
    <w:rsid w:val="216C21D4"/>
    <w:rsid w:val="216D0CE3"/>
    <w:rsid w:val="2171A3CD"/>
    <w:rsid w:val="217289FF"/>
    <w:rsid w:val="2173F3BE"/>
    <w:rsid w:val="2175BDDC"/>
    <w:rsid w:val="21763853"/>
    <w:rsid w:val="21791349"/>
    <w:rsid w:val="217A32A6"/>
    <w:rsid w:val="217B1D16"/>
    <w:rsid w:val="21808451"/>
    <w:rsid w:val="2180B9D4"/>
    <w:rsid w:val="21813F98"/>
    <w:rsid w:val="21836569"/>
    <w:rsid w:val="2183E5EA"/>
    <w:rsid w:val="2187671D"/>
    <w:rsid w:val="2189D068"/>
    <w:rsid w:val="218F7B24"/>
    <w:rsid w:val="21902BE4"/>
    <w:rsid w:val="2192648B"/>
    <w:rsid w:val="219ACCB1"/>
    <w:rsid w:val="21A5BC38"/>
    <w:rsid w:val="21A930DA"/>
    <w:rsid w:val="21AB78F5"/>
    <w:rsid w:val="21AC3D1A"/>
    <w:rsid w:val="21B65AB5"/>
    <w:rsid w:val="21B7494C"/>
    <w:rsid w:val="21B7A5BB"/>
    <w:rsid w:val="21C1A5EF"/>
    <w:rsid w:val="21C379FA"/>
    <w:rsid w:val="21CB0E84"/>
    <w:rsid w:val="21CB40CC"/>
    <w:rsid w:val="21CB694E"/>
    <w:rsid w:val="21D1CA3F"/>
    <w:rsid w:val="21DCE4CB"/>
    <w:rsid w:val="21DE29A2"/>
    <w:rsid w:val="21E1B85C"/>
    <w:rsid w:val="21E5BF07"/>
    <w:rsid w:val="21E82BAA"/>
    <w:rsid w:val="21E8F32F"/>
    <w:rsid w:val="21ED47F0"/>
    <w:rsid w:val="21F1A4D1"/>
    <w:rsid w:val="21F532BF"/>
    <w:rsid w:val="21FA6699"/>
    <w:rsid w:val="2204F56C"/>
    <w:rsid w:val="22050EA8"/>
    <w:rsid w:val="2208D40F"/>
    <w:rsid w:val="220C4725"/>
    <w:rsid w:val="220D62F9"/>
    <w:rsid w:val="220F428C"/>
    <w:rsid w:val="220FF442"/>
    <w:rsid w:val="221D9B17"/>
    <w:rsid w:val="22219D04"/>
    <w:rsid w:val="2223117F"/>
    <w:rsid w:val="2224612E"/>
    <w:rsid w:val="2230724B"/>
    <w:rsid w:val="223500C8"/>
    <w:rsid w:val="223868D6"/>
    <w:rsid w:val="2238B035"/>
    <w:rsid w:val="223EFFF1"/>
    <w:rsid w:val="2240500C"/>
    <w:rsid w:val="22418A89"/>
    <w:rsid w:val="22453946"/>
    <w:rsid w:val="22467789"/>
    <w:rsid w:val="2248CB37"/>
    <w:rsid w:val="224C7CCA"/>
    <w:rsid w:val="224FCDC5"/>
    <w:rsid w:val="224FD6F0"/>
    <w:rsid w:val="2250446B"/>
    <w:rsid w:val="225384B0"/>
    <w:rsid w:val="225B10BB"/>
    <w:rsid w:val="225E3A27"/>
    <w:rsid w:val="2263C8E8"/>
    <w:rsid w:val="2268AAE2"/>
    <w:rsid w:val="226971B2"/>
    <w:rsid w:val="226D4F1B"/>
    <w:rsid w:val="2272D7B6"/>
    <w:rsid w:val="22738921"/>
    <w:rsid w:val="22751E1B"/>
    <w:rsid w:val="2277E3B7"/>
    <w:rsid w:val="227C8A26"/>
    <w:rsid w:val="228207B7"/>
    <w:rsid w:val="2282413E"/>
    <w:rsid w:val="228449CA"/>
    <w:rsid w:val="228684FD"/>
    <w:rsid w:val="228A4A9A"/>
    <w:rsid w:val="22998B98"/>
    <w:rsid w:val="2299EEDD"/>
    <w:rsid w:val="229D82D6"/>
    <w:rsid w:val="22A22172"/>
    <w:rsid w:val="22A5D7CC"/>
    <w:rsid w:val="22A7775B"/>
    <w:rsid w:val="22A7E9C2"/>
    <w:rsid w:val="22A860ED"/>
    <w:rsid w:val="22A8AB4D"/>
    <w:rsid w:val="22ACE35D"/>
    <w:rsid w:val="22AF7D73"/>
    <w:rsid w:val="22B1E2A8"/>
    <w:rsid w:val="22B28218"/>
    <w:rsid w:val="22B46875"/>
    <w:rsid w:val="22BC68AD"/>
    <w:rsid w:val="22BFD9C5"/>
    <w:rsid w:val="22C6C79E"/>
    <w:rsid w:val="22C81845"/>
    <w:rsid w:val="22C91A1C"/>
    <w:rsid w:val="22CC0C3F"/>
    <w:rsid w:val="22CD57FF"/>
    <w:rsid w:val="22CF5840"/>
    <w:rsid w:val="22D8CC92"/>
    <w:rsid w:val="22D8EF0F"/>
    <w:rsid w:val="22DB64DB"/>
    <w:rsid w:val="22DD76DD"/>
    <w:rsid w:val="22DF6117"/>
    <w:rsid w:val="22F34278"/>
    <w:rsid w:val="22FB7D4C"/>
    <w:rsid w:val="23001E53"/>
    <w:rsid w:val="2303DC5E"/>
    <w:rsid w:val="230B1BAE"/>
    <w:rsid w:val="230E1C34"/>
    <w:rsid w:val="230E6D98"/>
    <w:rsid w:val="230F2C7D"/>
    <w:rsid w:val="2310864F"/>
    <w:rsid w:val="23137795"/>
    <w:rsid w:val="23157295"/>
    <w:rsid w:val="231747D2"/>
    <w:rsid w:val="2317A45F"/>
    <w:rsid w:val="23217301"/>
    <w:rsid w:val="2326794D"/>
    <w:rsid w:val="232B864B"/>
    <w:rsid w:val="232BEDA8"/>
    <w:rsid w:val="232CF489"/>
    <w:rsid w:val="232E8316"/>
    <w:rsid w:val="232FCD02"/>
    <w:rsid w:val="23325CB5"/>
    <w:rsid w:val="2334F2E0"/>
    <w:rsid w:val="23384022"/>
    <w:rsid w:val="2338E720"/>
    <w:rsid w:val="233B3501"/>
    <w:rsid w:val="233B9E40"/>
    <w:rsid w:val="233E1D5E"/>
    <w:rsid w:val="2341A811"/>
    <w:rsid w:val="23426F26"/>
    <w:rsid w:val="2344BFDA"/>
    <w:rsid w:val="2345920B"/>
    <w:rsid w:val="2347AF28"/>
    <w:rsid w:val="234CC91D"/>
    <w:rsid w:val="23548AC8"/>
    <w:rsid w:val="23549F4A"/>
    <w:rsid w:val="23563BFF"/>
    <w:rsid w:val="23578A44"/>
    <w:rsid w:val="235A5B8F"/>
    <w:rsid w:val="235C322A"/>
    <w:rsid w:val="235EE6F9"/>
    <w:rsid w:val="236041C2"/>
    <w:rsid w:val="236A2C74"/>
    <w:rsid w:val="236C3E16"/>
    <w:rsid w:val="236E6B4D"/>
    <w:rsid w:val="236E797A"/>
    <w:rsid w:val="2376D958"/>
    <w:rsid w:val="237C1666"/>
    <w:rsid w:val="237DF1EC"/>
    <w:rsid w:val="2381F1E6"/>
    <w:rsid w:val="23860EA4"/>
    <w:rsid w:val="2386180E"/>
    <w:rsid w:val="2387729B"/>
    <w:rsid w:val="238C3640"/>
    <w:rsid w:val="238E588C"/>
    <w:rsid w:val="2392D533"/>
    <w:rsid w:val="23936DBA"/>
    <w:rsid w:val="239BFD1D"/>
    <w:rsid w:val="23A14ECA"/>
    <w:rsid w:val="23A16B55"/>
    <w:rsid w:val="23A1E32B"/>
    <w:rsid w:val="23A5C7C0"/>
    <w:rsid w:val="23A744E7"/>
    <w:rsid w:val="23AB7419"/>
    <w:rsid w:val="23ADC242"/>
    <w:rsid w:val="23B49E76"/>
    <w:rsid w:val="23B8B663"/>
    <w:rsid w:val="23B99CEC"/>
    <w:rsid w:val="23BFC851"/>
    <w:rsid w:val="23C255B6"/>
    <w:rsid w:val="23D0561E"/>
    <w:rsid w:val="23D08FF2"/>
    <w:rsid w:val="23D18E22"/>
    <w:rsid w:val="23D2DE63"/>
    <w:rsid w:val="23D2FAFA"/>
    <w:rsid w:val="23D37F9F"/>
    <w:rsid w:val="23DAB123"/>
    <w:rsid w:val="23DBE6CF"/>
    <w:rsid w:val="23E075A7"/>
    <w:rsid w:val="23E1AB9E"/>
    <w:rsid w:val="23E87A55"/>
    <w:rsid w:val="23EB6B2A"/>
    <w:rsid w:val="23ED95FD"/>
    <w:rsid w:val="23F086EF"/>
    <w:rsid w:val="23F0C083"/>
    <w:rsid w:val="23F2A889"/>
    <w:rsid w:val="23F3271D"/>
    <w:rsid w:val="23F7485E"/>
    <w:rsid w:val="23F8F4AD"/>
    <w:rsid w:val="23FA7C37"/>
    <w:rsid w:val="2403A8E7"/>
    <w:rsid w:val="24078ADB"/>
    <w:rsid w:val="240CD4BE"/>
    <w:rsid w:val="240F086B"/>
    <w:rsid w:val="24102188"/>
    <w:rsid w:val="241424E7"/>
    <w:rsid w:val="241777B3"/>
    <w:rsid w:val="2418E406"/>
    <w:rsid w:val="24193181"/>
    <w:rsid w:val="24197DE6"/>
    <w:rsid w:val="241A1536"/>
    <w:rsid w:val="241BF4A3"/>
    <w:rsid w:val="241FC1D9"/>
    <w:rsid w:val="2422F6F1"/>
    <w:rsid w:val="242608A2"/>
    <w:rsid w:val="2427C304"/>
    <w:rsid w:val="2429BDDB"/>
    <w:rsid w:val="24304519"/>
    <w:rsid w:val="243093C7"/>
    <w:rsid w:val="24316059"/>
    <w:rsid w:val="24336B90"/>
    <w:rsid w:val="24370EF9"/>
    <w:rsid w:val="2437666E"/>
    <w:rsid w:val="243A9A1C"/>
    <w:rsid w:val="24442697"/>
    <w:rsid w:val="24473E26"/>
    <w:rsid w:val="244F02E7"/>
    <w:rsid w:val="24554D13"/>
    <w:rsid w:val="2457444D"/>
    <w:rsid w:val="2465C747"/>
    <w:rsid w:val="246655D6"/>
    <w:rsid w:val="246BD1F9"/>
    <w:rsid w:val="246D96BF"/>
    <w:rsid w:val="246F1E04"/>
    <w:rsid w:val="24724803"/>
    <w:rsid w:val="247593AC"/>
    <w:rsid w:val="247708BE"/>
    <w:rsid w:val="2477CCD9"/>
    <w:rsid w:val="24795759"/>
    <w:rsid w:val="24799256"/>
    <w:rsid w:val="247A9936"/>
    <w:rsid w:val="247AB2E5"/>
    <w:rsid w:val="247BB0FB"/>
    <w:rsid w:val="247F0A69"/>
    <w:rsid w:val="248062ED"/>
    <w:rsid w:val="24813BEC"/>
    <w:rsid w:val="24840FF8"/>
    <w:rsid w:val="24859B86"/>
    <w:rsid w:val="2486149C"/>
    <w:rsid w:val="2486A502"/>
    <w:rsid w:val="2486C184"/>
    <w:rsid w:val="24893165"/>
    <w:rsid w:val="24937C5E"/>
    <w:rsid w:val="24977C5B"/>
    <w:rsid w:val="2497F14E"/>
    <w:rsid w:val="249DD0D6"/>
    <w:rsid w:val="24A335A0"/>
    <w:rsid w:val="24A5BEC4"/>
    <w:rsid w:val="24A8B41C"/>
    <w:rsid w:val="24AAE431"/>
    <w:rsid w:val="24AB2301"/>
    <w:rsid w:val="24B1CB0E"/>
    <w:rsid w:val="24B3B6CA"/>
    <w:rsid w:val="24B44738"/>
    <w:rsid w:val="24B6FD9C"/>
    <w:rsid w:val="24B9D99B"/>
    <w:rsid w:val="24BBC6F8"/>
    <w:rsid w:val="24C4D37F"/>
    <w:rsid w:val="24C5DE16"/>
    <w:rsid w:val="24CA4384"/>
    <w:rsid w:val="24CB3EAB"/>
    <w:rsid w:val="24CBCBE8"/>
    <w:rsid w:val="24CD07A3"/>
    <w:rsid w:val="24CD6E35"/>
    <w:rsid w:val="24CEE060"/>
    <w:rsid w:val="24CFCF25"/>
    <w:rsid w:val="24D32577"/>
    <w:rsid w:val="24DAD3A4"/>
    <w:rsid w:val="24DF17A9"/>
    <w:rsid w:val="24E077C2"/>
    <w:rsid w:val="24E252BB"/>
    <w:rsid w:val="24E286FF"/>
    <w:rsid w:val="24E33EBE"/>
    <w:rsid w:val="24E5D592"/>
    <w:rsid w:val="24EC70E1"/>
    <w:rsid w:val="24FA378B"/>
    <w:rsid w:val="24FB1DF2"/>
    <w:rsid w:val="24FBCC9A"/>
    <w:rsid w:val="24FC0976"/>
    <w:rsid w:val="2502AAEF"/>
    <w:rsid w:val="25036034"/>
    <w:rsid w:val="2506652C"/>
    <w:rsid w:val="250F08C1"/>
    <w:rsid w:val="2511B0D4"/>
    <w:rsid w:val="25135121"/>
    <w:rsid w:val="2513DCC3"/>
    <w:rsid w:val="25218DA6"/>
    <w:rsid w:val="25236328"/>
    <w:rsid w:val="25279ECE"/>
    <w:rsid w:val="252A9453"/>
    <w:rsid w:val="25332479"/>
    <w:rsid w:val="25332B24"/>
    <w:rsid w:val="253ACBC5"/>
    <w:rsid w:val="253C65E8"/>
    <w:rsid w:val="2540EB0A"/>
    <w:rsid w:val="2541B256"/>
    <w:rsid w:val="25434B79"/>
    <w:rsid w:val="254A590A"/>
    <w:rsid w:val="254C224D"/>
    <w:rsid w:val="25516E9D"/>
    <w:rsid w:val="25529342"/>
    <w:rsid w:val="255389FA"/>
    <w:rsid w:val="25572892"/>
    <w:rsid w:val="255A71E8"/>
    <w:rsid w:val="255C7669"/>
    <w:rsid w:val="256210F8"/>
    <w:rsid w:val="2562696C"/>
    <w:rsid w:val="2563B098"/>
    <w:rsid w:val="256792EF"/>
    <w:rsid w:val="256C8397"/>
    <w:rsid w:val="2570D796"/>
    <w:rsid w:val="257447B2"/>
    <w:rsid w:val="25773263"/>
    <w:rsid w:val="25789022"/>
    <w:rsid w:val="25793C9F"/>
    <w:rsid w:val="257A11EF"/>
    <w:rsid w:val="257B919F"/>
    <w:rsid w:val="257E9F28"/>
    <w:rsid w:val="25843F3B"/>
    <w:rsid w:val="2587156B"/>
    <w:rsid w:val="25872FDF"/>
    <w:rsid w:val="258C3FED"/>
    <w:rsid w:val="258E063B"/>
    <w:rsid w:val="258EB3A4"/>
    <w:rsid w:val="258EF7AF"/>
    <w:rsid w:val="259713AB"/>
    <w:rsid w:val="2598BE5A"/>
    <w:rsid w:val="259AE119"/>
    <w:rsid w:val="259CB818"/>
    <w:rsid w:val="259DA438"/>
    <w:rsid w:val="259DE9B3"/>
    <w:rsid w:val="259E01C7"/>
    <w:rsid w:val="259FD3E6"/>
    <w:rsid w:val="259FE562"/>
    <w:rsid w:val="25A64E2E"/>
    <w:rsid w:val="25AABD0F"/>
    <w:rsid w:val="25AD2D1B"/>
    <w:rsid w:val="25AEAFBD"/>
    <w:rsid w:val="25AF5874"/>
    <w:rsid w:val="25B0F11C"/>
    <w:rsid w:val="25B26C80"/>
    <w:rsid w:val="25B28411"/>
    <w:rsid w:val="25B37460"/>
    <w:rsid w:val="25B42B34"/>
    <w:rsid w:val="25BC3172"/>
    <w:rsid w:val="25BFBBBB"/>
    <w:rsid w:val="25C423A0"/>
    <w:rsid w:val="25C87452"/>
    <w:rsid w:val="25C89628"/>
    <w:rsid w:val="25C8C5E4"/>
    <w:rsid w:val="25C98F71"/>
    <w:rsid w:val="25CCFF39"/>
    <w:rsid w:val="25CD8668"/>
    <w:rsid w:val="25CEAC97"/>
    <w:rsid w:val="25CFF3B2"/>
    <w:rsid w:val="25D2F997"/>
    <w:rsid w:val="25D59370"/>
    <w:rsid w:val="25D9C861"/>
    <w:rsid w:val="25DBE0CF"/>
    <w:rsid w:val="25E0367E"/>
    <w:rsid w:val="25E17093"/>
    <w:rsid w:val="25E352D2"/>
    <w:rsid w:val="25E46F86"/>
    <w:rsid w:val="25ED1EFE"/>
    <w:rsid w:val="25EEAA2F"/>
    <w:rsid w:val="25F3CC8F"/>
    <w:rsid w:val="25F435A4"/>
    <w:rsid w:val="25F828E2"/>
    <w:rsid w:val="25F923F6"/>
    <w:rsid w:val="25FC1FD6"/>
    <w:rsid w:val="2601B68B"/>
    <w:rsid w:val="2604EA78"/>
    <w:rsid w:val="26081266"/>
    <w:rsid w:val="260B38CE"/>
    <w:rsid w:val="260FDF57"/>
    <w:rsid w:val="2611F080"/>
    <w:rsid w:val="2616E756"/>
    <w:rsid w:val="2618B3DA"/>
    <w:rsid w:val="261A0E2E"/>
    <w:rsid w:val="261B75EB"/>
    <w:rsid w:val="261C350F"/>
    <w:rsid w:val="26206804"/>
    <w:rsid w:val="26232D2F"/>
    <w:rsid w:val="26247B0D"/>
    <w:rsid w:val="26269526"/>
    <w:rsid w:val="2626B107"/>
    <w:rsid w:val="262975D3"/>
    <w:rsid w:val="262E5757"/>
    <w:rsid w:val="2635CBAA"/>
    <w:rsid w:val="26361F88"/>
    <w:rsid w:val="263FE59C"/>
    <w:rsid w:val="2643D79E"/>
    <w:rsid w:val="26456E63"/>
    <w:rsid w:val="2648FDB2"/>
    <w:rsid w:val="2648FF9A"/>
    <w:rsid w:val="26493CF6"/>
    <w:rsid w:val="264CC34B"/>
    <w:rsid w:val="264E0784"/>
    <w:rsid w:val="2654A2F3"/>
    <w:rsid w:val="26572EE5"/>
    <w:rsid w:val="26596DA4"/>
    <w:rsid w:val="265AEC8B"/>
    <w:rsid w:val="266550C2"/>
    <w:rsid w:val="26686C35"/>
    <w:rsid w:val="266D709D"/>
    <w:rsid w:val="2670AE0A"/>
    <w:rsid w:val="2672A2DD"/>
    <w:rsid w:val="26749760"/>
    <w:rsid w:val="2678B950"/>
    <w:rsid w:val="268706EA"/>
    <w:rsid w:val="2688119B"/>
    <w:rsid w:val="2688456A"/>
    <w:rsid w:val="268B280A"/>
    <w:rsid w:val="268CFF39"/>
    <w:rsid w:val="268E28C1"/>
    <w:rsid w:val="269484C3"/>
    <w:rsid w:val="2698C646"/>
    <w:rsid w:val="269C21B7"/>
    <w:rsid w:val="26A2AF62"/>
    <w:rsid w:val="26A33614"/>
    <w:rsid w:val="26A3C13E"/>
    <w:rsid w:val="26A719CE"/>
    <w:rsid w:val="26A8A122"/>
    <w:rsid w:val="26A8BC06"/>
    <w:rsid w:val="26AB9517"/>
    <w:rsid w:val="26AC3BAB"/>
    <w:rsid w:val="26B0D5FB"/>
    <w:rsid w:val="26B0E19F"/>
    <w:rsid w:val="26B383C3"/>
    <w:rsid w:val="26BA8531"/>
    <w:rsid w:val="26BD10A1"/>
    <w:rsid w:val="26BD64FC"/>
    <w:rsid w:val="26BF4E97"/>
    <w:rsid w:val="26C00880"/>
    <w:rsid w:val="26C0D23B"/>
    <w:rsid w:val="26C0E9D0"/>
    <w:rsid w:val="26C2A5C4"/>
    <w:rsid w:val="26C7FEB2"/>
    <w:rsid w:val="26C9F225"/>
    <w:rsid w:val="26CD55C7"/>
    <w:rsid w:val="26D06AAD"/>
    <w:rsid w:val="26DC1D8A"/>
    <w:rsid w:val="26DFAEAD"/>
    <w:rsid w:val="26E0DE8D"/>
    <w:rsid w:val="26E19CFB"/>
    <w:rsid w:val="26E36DA1"/>
    <w:rsid w:val="26E3B751"/>
    <w:rsid w:val="26E3C739"/>
    <w:rsid w:val="26E47C0E"/>
    <w:rsid w:val="26E76376"/>
    <w:rsid w:val="26E96280"/>
    <w:rsid w:val="26E9FCEE"/>
    <w:rsid w:val="26ECE2A2"/>
    <w:rsid w:val="26ED2EE3"/>
    <w:rsid w:val="26F42B7C"/>
    <w:rsid w:val="26F64052"/>
    <w:rsid w:val="270115DD"/>
    <w:rsid w:val="2702C905"/>
    <w:rsid w:val="27033E62"/>
    <w:rsid w:val="2705CCDE"/>
    <w:rsid w:val="2706765A"/>
    <w:rsid w:val="2707BC2E"/>
    <w:rsid w:val="2708DF5A"/>
    <w:rsid w:val="2708EF32"/>
    <w:rsid w:val="270A60ED"/>
    <w:rsid w:val="270AE1BA"/>
    <w:rsid w:val="2717B5CF"/>
    <w:rsid w:val="271E4A7D"/>
    <w:rsid w:val="271FA0A8"/>
    <w:rsid w:val="2720E287"/>
    <w:rsid w:val="27245FA9"/>
    <w:rsid w:val="27254C47"/>
    <w:rsid w:val="27258528"/>
    <w:rsid w:val="2727DBED"/>
    <w:rsid w:val="272D2192"/>
    <w:rsid w:val="272E4264"/>
    <w:rsid w:val="27315E63"/>
    <w:rsid w:val="2737203F"/>
    <w:rsid w:val="2738429C"/>
    <w:rsid w:val="273DB920"/>
    <w:rsid w:val="273EC005"/>
    <w:rsid w:val="27474EE8"/>
    <w:rsid w:val="274830E3"/>
    <w:rsid w:val="2749D3E9"/>
    <w:rsid w:val="274BDBC2"/>
    <w:rsid w:val="274C5671"/>
    <w:rsid w:val="274E972F"/>
    <w:rsid w:val="27564BBD"/>
    <w:rsid w:val="2756EAC3"/>
    <w:rsid w:val="2758020C"/>
    <w:rsid w:val="275B404C"/>
    <w:rsid w:val="275C9D51"/>
    <w:rsid w:val="275CED8D"/>
    <w:rsid w:val="275E6E15"/>
    <w:rsid w:val="276024EA"/>
    <w:rsid w:val="2768C27D"/>
    <w:rsid w:val="2768C2B6"/>
    <w:rsid w:val="276E9068"/>
    <w:rsid w:val="276FA7CE"/>
    <w:rsid w:val="276FB1B9"/>
    <w:rsid w:val="276FEC21"/>
    <w:rsid w:val="27759322"/>
    <w:rsid w:val="2775FE7F"/>
    <w:rsid w:val="27784667"/>
    <w:rsid w:val="277FFFDA"/>
    <w:rsid w:val="278A284B"/>
    <w:rsid w:val="278C607A"/>
    <w:rsid w:val="27928CEC"/>
    <w:rsid w:val="2793887F"/>
    <w:rsid w:val="2793E1A8"/>
    <w:rsid w:val="279E4222"/>
    <w:rsid w:val="279E4517"/>
    <w:rsid w:val="279F7B12"/>
    <w:rsid w:val="27A02C03"/>
    <w:rsid w:val="27A21979"/>
    <w:rsid w:val="27A3B310"/>
    <w:rsid w:val="27A4EFAE"/>
    <w:rsid w:val="27A67201"/>
    <w:rsid w:val="27A80A3D"/>
    <w:rsid w:val="27AA1048"/>
    <w:rsid w:val="27AA8ECE"/>
    <w:rsid w:val="27ABA8C0"/>
    <w:rsid w:val="27ACD296"/>
    <w:rsid w:val="27B162F1"/>
    <w:rsid w:val="27B32F7B"/>
    <w:rsid w:val="27B50932"/>
    <w:rsid w:val="27B5A57C"/>
    <w:rsid w:val="27B6D937"/>
    <w:rsid w:val="27BC3013"/>
    <w:rsid w:val="27BC4584"/>
    <w:rsid w:val="27C39134"/>
    <w:rsid w:val="27C3D90B"/>
    <w:rsid w:val="27C522D8"/>
    <w:rsid w:val="27C54C3A"/>
    <w:rsid w:val="27C58A40"/>
    <w:rsid w:val="27C84356"/>
    <w:rsid w:val="27CDFD84"/>
    <w:rsid w:val="27CEEB98"/>
    <w:rsid w:val="27D23B08"/>
    <w:rsid w:val="27D346D9"/>
    <w:rsid w:val="27D5AD6A"/>
    <w:rsid w:val="27D6A059"/>
    <w:rsid w:val="27D7E40D"/>
    <w:rsid w:val="27D8DEFF"/>
    <w:rsid w:val="27DA6DEC"/>
    <w:rsid w:val="27DE9365"/>
    <w:rsid w:val="27DF9AAE"/>
    <w:rsid w:val="27E2C9DC"/>
    <w:rsid w:val="27E39180"/>
    <w:rsid w:val="27E6B14A"/>
    <w:rsid w:val="27E70E29"/>
    <w:rsid w:val="27E71F1F"/>
    <w:rsid w:val="27E8415B"/>
    <w:rsid w:val="27E98E1F"/>
    <w:rsid w:val="27ECAB7C"/>
    <w:rsid w:val="27ED153F"/>
    <w:rsid w:val="27EF56C2"/>
    <w:rsid w:val="27EF8E09"/>
    <w:rsid w:val="27F2A592"/>
    <w:rsid w:val="27F53BB0"/>
    <w:rsid w:val="27F5AEA0"/>
    <w:rsid w:val="27F5C7BD"/>
    <w:rsid w:val="27F6F52E"/>
    <w:rsid w:val="27FADE2E"/>
    <w:rsid w:val="27FB35BC"/>
    <w:rsid w:val="27FD5C78"/>
    <w:rsid w:val="2802DAD3"/>
    <w:rsid w:val="28091D50"/>
    <w:rsid w:val="280941C4"/>
    <w:rsid w:val="280F72D9"/>
    <w:rsid w:val="280F8529"/>
    <w:rsid w:val="2812461F"/>
    <w:rsid w:val="2815396F"/>
    <w:rsid w:val="28185951"/>
    <w:rsid w:val="28189CC8"/>
    <w:rsid w:val="2818E18E"/>
    <w:rsid w:val="2819D9B6"/>
    <w:rsid w:val="281E0479"/>
    <w:rsid w:val="281E0F52"/>
    <w:rsid w:val="282124D1"/>
    <w:rsid w:val="2822959D"/>
    <w:rsid w:val="2829763A"/>
    <w:rsid w:val="282C21D8"/>
    <w:rsid w:val="2836E169"/>
    <w:rsid w:val="283B2883"/>
    <w:rsid w:val="2842A06D"/>
    <w:rsid w:val="2843E55F"/>
    <w:rsid w:val="28481888"/>
    <w:rsid w:val="2850010B"/>
    <w:rsid w:val="2857D660"/>
    <w:rsid w:val="285D9723"/>
    <w:rsid w:val="2865470E"/>
    <w:rsid w:val="28683456"/>
    <w:rsid w:val="2868F327"/>
    <w:rsid w:val="2874B5B0"/>
    <w:rsid w:val="2874BC8E"/>
    <w:rsid w:val="2875AD77"/>
    <w:rsid w:val="28782040"/>
    <w:rsid w:val="287AEA3A"/>
    <w:rsid w:val="287D5279"/>
    <w:rsid w:val="287FABDD"/>
    <w:rsid w:val="2880349C"/>
    <w:rsid w:val="288089C8"/>
    <w:rsid w:val="2882ECBB"/>
    <w:rsid w:val="289038D8"/>
    <w:rsid w:val="28962DF7"/>
    <w:rsid w:val="289713CD"/>
    <w:rsid w:val="2898D2A7"/>
    <w:rsid w:val="289E77A9"/>
    <w:rsid w:val="28A09204"/>
    <w:rsid w:val="28A1A328"/>
    <w:rsid w:val="28A23943"/>
    <w:rsid w:val="28A80948"/>
    <w:rsid w:val="28AADF1A"/>
    <w:rsid w:val="28AB0FDF"/>
    <w:rsid w:val="28AE8950"/>
    <w:rsid w:val="28AED08E"/>
    <w:rsid w:val="28B4BA12"/>
    <w:rsid w:val="28BDE88B"/>
    <w:rsid w:val="28C91D5B"/>
    <w:rsid w:val="28CC2772"/>
    <w:rsid w:val="28D1C3EB"/>
    <w:rsid w:val="28D2BA6C"/>
    <w:rsid w:val="28D6077C"/>
    <w:rsid w:val="28DA7A4C"/>
    <w:rsid w:val="28DDD462"/>
    <w:rsid w:val="28E06CA6"/>
    <w:rsid w:val="28E8D755"/>
    <w:rsid w:val="28EAB7C9"/>
    <w:rsid w:val="28ECE081"/>
    <w:rsid w:val="28EDBF20"/>
    <w:rsid w:val="28F05414"/>
    <w:rsid w:val="28F122DD"/>
    <w:rsid w:val="28F26ED4"/>
    <w:rsid w:val="28F57B4E"/>
    <w:rsid w:val="28FB5B07"/>
    <w:rsid w:val="28FEDE5A"/>
    <w:rsid w:val="2901DC36"/>
    <w:rsid w:val="29026DB9"/>
    <w:rsid w:val="2904D528"/>
    <w:rsid w:val="2909F7A0"/>
    <w:rsid w:val="29137F25"/>
    <w:rsid w:val="291657AE"/>
    <w:rsid w:val="291ABB10"/>
    <w:rsid w:val="291BE8C0"/>
    <w:rsid w:val="2920E945"/>
    <w:rsid w:val="2921B6F3"/>
    <w:rsid w:val="292229C6"/>
    <w:rsid w:val="29250576"/>
    <w:rsid w:val="29250D7E"/>
    <w:rsid w:val="29272567"/>
    <w:rsid w:val="2928754C"/>
    <w:rsid w:val="292D5D19"/>
    <w:rsid w:val="292E4E3A"/>
    <w:rsid w:val="292E8E6C"/>
    <w:rsid w:val="292ECA7D"/>
    <w:rsid w:val="292FFB98"/>
    <w:rsid w:val="292FFCB3"/>
    <w:rsid w:val="2930D86F"/>
    <w:rsid w:val="293120D1"/>
    <w:rsid w:val="2931E121"/>
    <w:rsid w:val="29322483"/>
    <w:rsid w:val="293AEBF4"/>
    <w:rsid w:val="293FF372"/>
    <w:rsid w:val="29489493"/>
    <w:rsid w:val="294B8E2F"/>
    <w:rsid w:val="294F1C16"/>
    <w:rsid w:val="294F29D8"/>
    <w:rsid w:val="29523908"/>
    <w:rsid w:val="29528AF7"/>
    <w:rsid w:val="295A9B44"/>
    <w:rsid w:val="295D29AA"/>
    <w:rsid w:val="295F9642"/>
    <w:rsid w:val="29604A62"/>
    <w:rsid w:val="2961BD17"/>
    <w:rsid w:val="2965CD59"/>
    <w:rsid w:val="29677AD2"/>
    <w:rsid w:val="296D0FA6"/>
    <w:rsid w:val="29785241"/>
    <w:rsid w:val="29793107"/>
    <w:rsid w:val="297E5FE7"/>
    <w:rsid w:val="2984B20A"/>
    <w:rsid w:val="29880162"/>
    <w:rsid w:val="2988EC1D"/>
    <w:rsid w:val="298E826B"/>
    <w:rsid w:val="298EFA4C"/>
    <w:rsid w:val="298FA135"/>
    <w:rsid w:val="2992E2B3"/>
    <w:rsid w:val="2994D41A"/>
    <w:rsid w:val="299527E6"/>
    <w:rsid w:val="29967797"/>
    <w:rsid w:val="29969951"/>
    <w:rsid w:val="2997B429"/>
    <w:rsid w:val="29991D3A"/>
    <w:rsid w:val="29994463"/>
    <w:rsid w:val="299D91E2"/>
    <w:rsid w:val="29A28FBF"/>
    <w:rsid w:val="29A47961"/>
    <w:rsid w:val="29A584ED"/>
    <w:rsid w:val="29A859F7"/>
    <w:rsid w:val="29AF6818"/>
    <w:rsid w:val="29B0CC9B"/>
    <w:rsid w:val="29B1D58E"/>
    <w:rsid w:val="29B360C1"/>
    <w:rsid w:val="29B3ADC2"/>
    <w:rsid w:val="29B3C58D"/>
    <w:rsid w:val="29BAA55C"/>
    <w:rsid w:val="29C06ACF"/>
    <w:rsid w:val="29C06B08"/>
    <w:rsid w:val="29C076FD"/>
    <w:rsid w:val="29C5A18A"/>
    <w:rsid w:val="29CB300B"/>
    <w:rsid w:val="29CB4DC6"/>
    <w:rsid w:val="29CC6AE2"/>
    <w:rsid w:val="29D28174"/>
    <w:rsid w:val="29D348B9"/>
    <w:rsid w:val="29D4ED16"/>
    <w:rsid w:val="29D5C0DF"/>
    <w:rsid w:val="29D7E03C"/>
    <w:rsid w:val="29D84908"/>
    <w:rsid w:val="29D94C31"/>
    <w:rsid w:val="29DB7C05"/>
    <w:rsid w:val="29DBD19C"/>
    <w:rsid w:val="29E30940"/>
    <w:rsid w:val="29E5253C"/>
    <w:rsid w:val="29E5DC78"/>
    <w:rsid w:val="29E7E10A"/>
    <w:rsid w:val="29E861D0"/>
    <w:rsid w:val="29E9C0BB"/>
    <w:rsid w:val="29EA8CFD"/>
    <w:rsid w:val="29EECFC6"/>
    <w:rsid w:val="29EFB633"/>
    <w:rsid w:val="29F00576"/>
    <w:rsid w:val="29F29FBD"/>
    <w:rsid w:val="29F3683A"/>
    <w:rsid w:val="29FEADEF"/>
    <w:rsid w:val="2A0000B1"/>
    <w:rsid w:val="2A024211"/>
    <w:rsid w:val="2A043F7B"/>
    <w:rsid w:val="2A045688"/>
    <w:rsid w:val="2A095F4D"/>
    <w:rsid w:val="2A0A1FD4"/>
    <w:rsid w:val="2A0D1248"/>
    <w:rsid w:val="2A0F6957"/>
    <w:rsid w:val="2A12F3C4"/>
    <w:rsid w:val="2A13BCC3"/>
    <w:rsid w:val="2A1BE2C9"/>
    <w:rsid w:val="2A22EE93"/>
    <w:rsid w:val="2A254B28"/>
    <w:rsid w:val="2A28CD44"/>
    <w:rsid w:val="2A28D541"/>
    <w:rsid w:val="2A2E7E07"/>
    <w:rsid w:val="2A2EA72A"/>
    <w:rsid w:val="2A31B09D"/>
    <w:rsid w:val="2A351F4F"/>
    <w:rsid w:val="2A37CB05"/>
    <w:rsid w:val="2A3DA77B"/>
    <w:rsid w:val="2A410308"/>
    <w:rsid w:val="2A482949"/>
    <w:rsid w:val="2A4856DF"/>
    <w:rsid w:val="2A511944"/>
    <w:rsid w:val="2A54E978"/>
    <w:rsid w:val="2A55ED7B"/>
    <w:rsid w:val="2A56A03B"/>
    <w:rsid w:val="2A574C20"/>
    <w:rsid w:val="2A59ECEE"/>
    <w:rsid w:val="2A5ABACF"/>
    <w:rsid w:val="2A5AD1E6"/>
    <w:rsid w:val="2A5B120B"/>
    <w:rsid w:val="2A5F26C2"/>
    <w:rsid w:val="2A624DF9"/>
    <w:rsid w:val="2A6330EE"/>
    <w:rsid w:val="2A70D854"/>
    <w:rsid w:val="2A75C9C7"/>
    <w:rsid w:val="2A77BC6F"/>
    <w:rsid w:val="2A7812CA"/>
    <w:rsid w:val="2A80BF45"/>
    <w:rsid w:val="2A81BF60"/>
    <w:rsid w:val="2A8481B5"/>
    <w:rsid w:val="2A8B164C"/>
    <w:rsid w:val="2A9190BD"/>
    <w:rsid w:val="2A9681F6"/>
    <w:rsid w:val="2A9C7F62"/>
    <w:rsid w:val="2A9F4BF5"/>
    <w:rsid w:val="2AA087F9"/>
    <w:rsid w:val="2AA48E48"/>
    <w:rsid w:val="2AA92D6B"/>
    <w:rsid w:val="2AAA74AA"/>
    <w:rsid w:val="2AAEAD23"/>
    <w:rsid w:val="2AB38894"/>
    <w:rsid w:val="2AB88E42"/>
    <w:rsid w:val="2ABC3D0A"/>
    <w:rsid w:val="2AC3B864"/>
    <w:rsid w:val="2AC6CA62"/>
    <w:rsid w:val="2ACB5DAA"/>
    <w:rsid w:val="2ACC9F7A"/>
    <w:rsid w:val="2ACED4AF"/>
    <w:rsid w:val="2ACF0EE4"/>
    <w:rsid w:val="2ACFFE17"/>
    <w:rsid w:val="2AD37EFE"/>
    <w:rsid w:val="2ADB7CB9"/>
    <w:rsid w:val="2ADBFAC3"/>
    <w:rsid w:val="2ADD62FF"/>
    <w:rsid w:val="2ADE0C65"/>
    <w:rsid w:val="2AE1BC66"/>
    <w:rsid w:val="2AE7DC94"/>
    <w:rsid w:val="2AECBE16"/>
    <w:rsid w:val="2AED627C"/>
    <w:rsid w:val="2AF1074C"/>
    <w:rsid w:val="2AF323BB"/>
    <w:rsid w:val="2AF3C346"/>
    <w:rsid w:val="2AF46BF9"/>
    <w:rsid w:val="2AF5FDED"/>
    <w:rsid w:val="2AFA02DB"/>
    <w:rsid w:val="2AFB77D0"/>
    <w:rsid w:val="2AFD12A4"/>
    <w:rsid w:val="2AFF70AE"/>
    <w:rsid w:val="2B01C87D"/>
    <w:rsid w:val="2B05C68E"/>
    <w:rsid w:val="2B072A18"/>
    <w:rsid w:val="2B082769"/>
    <w:rsid w:val="2B0A249F"/>
    <w:rsid w:val="2B0B7B2B"/>
    <w:rsid w:val="2B0D4D7F"/>
    <w:rsid w:val="2B0EFFD6"/>
    <w:rsid w:val="2B1571EA"/>
    <w:rsid w:val="2B1BBD89"/>
    <w:rsid w:val="2B1BF2E3"/>
    <w:rsid w:val="2B1DCB15"/>
    <w:rsid w:val="2B1F7A80"/>
    <w:rsid w:val="2B1FAA31"/>
    <w:rsid w:val="2B210C35"/>
    <w:rsid w:val="2B235B00"/>
    <w:rsid w:val="2B25B729"/>
    <w:rsid w:val="2B2766A3"/>
    <w:rsid w:val="2B282420"/>
    <w:rsid w:val="2B2A4979"/>
    <w:rsid w:val="2B2C6427"/>
    <w:rsid w:val="2B2C9E51"/>
    <w:rsid w:val="2B2D9618"/>
    <w:rsid w:val="2B3447C5"/>
    <w:rsid w:val="2B3E06FC"/>
    <w:rsid w:val="2B413812"/>
    <w:rsid w:val="2B46EBFC"/>
    <w:rsid w:val="2B46EDEC"/>
    <w:rsid w:val="2B4A59AD"/>
    <w:rsid w:val="2B4A966D"/>
    <w:rsid w:val="2B4C73D3"/>
    <w:rsid w:val="2B50522B"/>
    <w:rsid w:val="2B54629A"/>
    <w:rsid w:val="2B5C16CC"/>
    <w:rsid w:val="2B5C1E09"/>
    <w:rsid w:val="2B5C3D4C"/>
    <w:rsid w:val="2B6974F6"/>
    <w:rsid w:val="2B6CDF12"/>
    <w:rsid w:val="2B6F1F2E"/>
    <w:rsid w:val="2B701582"/>
    <w:rsid w:val="2B7302C9"/>
    <w:rsid w:val="2B73503D"/>
    <w:rsid w:val="2B75F64D"/>
    <w:rsid w:val="2B77F1C5"/>
    <w:rsid w:val="2B783070"/>
    <w:rsid w:val="2B793324"/>
    <w:rsid w:val="2B7D91F7"/>
    <w:rsid w:val="2B8164BA"/>
    <w:rsid w:val="2B8350E0"/>
    <w:rsid w:val="2B9556F7"/>
    <w:rsid w:val="2B9604A9"/>
    <w:rsid w:val="2B960E73"/>
    <w:rsid w:val="2B982261"/>
    <w:rsid w:val="2B9927E0"/>
    <w:rsid w:val="2BA56856"/>
    <w:rsid w:val="2BA646C6"/>
    <w:rsid w:val="2BA770A3"/>
    <w:rsid w:val="2BAFD33E"/>
    <w:rsid w:val="2BB08973"/>
    <w:rsid w:val="2BB4678E"/>
    <w:rsid w:val="2BB7EFB6"/>
    <w:rsid w:val="2BB81818"/>
    <w:rsid w:val="2BBCE917"/>
    <w:rsid w:val="2BC0D8CA"/>
    <w:rsid w:val="2BC13682"/>
    <w:rsid w:val="2BC2A075"/>
    <w:rsid w:val="2BC567C8"/>
    <w:rsid w:val="2BCC21E3"/>
    <w:rsid w:val="2BCE2CFB"/>
    <w:rsid w:val="2BD151FB"/>
    <w:rsid w:val="2BD16E8D"/>
    <w:rsid w:val="2BD74486"/>
    <w:rsid w:val="2BDAD48E"/>
    <w:rsid w:val="2BE0C181"/>
    <w:rsid w:val="2BE86B36"/>
    <w:rsid w:val="2BE887D2"/>
    <w:rsid w:val="2BEC329D"/>
    <w:rsid w:val="2BEDEF7C"/>
    <w:rsid w:val="2BEFD5C0"/>
    <w:rsid w:val="2BF1EBA3"/>
    <w:rsid w:val="2BF62513"/>
    <w:rsid w:val="2BF653A7"/>
    <w:rsid w:val="2BF7ECD5"/>
    <w:rsid w:val="2BF9ED11"/>
    <w:rsid w:val="2BFBBF81"/>
    <w:rsid w:val="2BFC0A1B"/>
    <w:rsid w:val="2BFFC99F"/>
    <w:rsid w:val="2C03D2F9"/>
    <w:rsid w:val="2C04B20F"/>
    <w:rsid w:val="2C086DB1"/>
    <w:rsid w:val="2C0A5E86"/>
    <w:rsid w:val="2C0A76F4"/>
    <w:rsid w:val="2C0D2FAC"/>
    <w:rsid w:val="2C123BD3"/>
    <w:rsid w:val="2C137B54"/>
    <w:rsid w:val="2C151D6F"/>
    <w:rsid w:val="2C226083"/>
    <w:rsid w:val="2C2742EB"/>
    <w:rsid w:val="2C2A5842"/>
    <w:rsid w:val="2C2B53F1"/>
    <w:rsid w:val="2C2DA6AD"/>
    <w:rsid w:val="2C34CE77"/>
    <w:rsid w:val="2C3918B1"/>
    <w:rsid w:val="2C394B04"/>
    <w:rsid w:val="2C4888FE"/>
    <w:rsid w:val="2C4DC57C"/>
    <w:rsid w:val="2C4E4B0D"/>
    <w:rsid w:val="2C4ED129"/>
    <w:rsid w:val="2C4ED610"/>
    <w:rsid w:val="2C545281"/>
    <w:rsid w:val="2C616425"/>
    <w:rsid w:val="2C63519A"/>
    <w:rsid w:val="2C638132"/>
    <w:rsid w:val="2C659C6B"/>
    <w:rsid w:val="2C683463"/>
    <w:rsid w:val="2C6D2D01"/>
    <w:rsid w:val="2C6D2F1B"/>
    <w:rsid w:val="2C6D3454"/>
    <w:rsid w:val="2C6E28A4"/>
    <w:rsid w:val="2C6EFD87"/>
    <w:rsid w:val="2C716360"/>
    <w:rsid w:val="2C720BC8"/>
    <w:rsid w:val="2C722203"/>
    <w:rsid w:val="2C744783"/>
    <w:rsid w:val="2C793EA7"/>
    <w:rsid w:val="2C7DF9F7"/>
    <w:rsid w:val="2C83BF91"/>
    <w:rsid w:val="2C891746"/>
    <w:rsid w:val="2C892604"/>
    <w:rsid w:val="2C904B3C"/>
    <w:rsid w:val="2C96D3E1"/>
    <w:rsid w:val="2C98AEB2"/>
    <w:rsid w:val="2C99FF9D"/>
    <w:rsid w:val="2CA54BE3"/>
    <w:rsid w:val="2CA6128E"/>
    <w:rsid w:val="2CA8FB8A"/>
    <w:rsid w:val="2CACBE41"/>
    <w:rsid w:val="2CB212EE"/>
    <w:rsid w:val="2CB55BED"/>
    <w:rsid w:val="2CB84F6B"/>
    <w:rsid w:val="2CBDC6CE"/>
    <w:rsid w:val="2CC139D0"/>
    <w:rsid w:val="2CC3564C"/>
    <w:rsid w:val="2CC62663"/>
    <w:rsid w:val="2CC97AA3"/>
    <w:rsid w:val="2CC98DF3"/>
    <w:rsid w:val="2CCA2E62"/>
    <w:rsid w:val="2CCDEF7C"/>
    <w:rsid w:val="2CCEE9E2"/>
    <w:rsid w:val="2CD66B93"/>
    <w:rsid w:val="2CE4ECDA"/>
    <w:rsid w:val="2CE5B16A"/>
    <w:rsid w:val="2CE7A668"/>
    <w:rsid w:val="2CE8F303"/>
    <w:rsid w:val="2CEBDCFF"/>
    <w:rsid w:val="2CEC4F9B"/>
    <w:rsid w:val="2CED1F32"/>
    <w:rsid w:val="2CEFEE2F"/>
    <w:rsid w:val="2CF0694D"/>
    <w:rsid w:val="2CF2A365"/>
    <w:rsid w:val="2CF2B8D5"/>
    <w:rsid w:val="2D027742"/>
    <w:rsid w:val="2D042333"/>
    <w:rsid w:val="2D0CF702"/>
    <w:rsid w:val="2D0D0221"/>
    <w:rsid w:val="2D0D5E0A"/>
    <w:rsid w:val="2D0FAE20"/>
    <w:rsid w:val="2D10B78E"/>
    <w:rsid w:val="2D11F373"/>
    <w:rsid w:val="2D11FFB4"/>
    <w:rsid w:val="2D169545"/>
    <w:rsid w:val="2D16A6F9"/>
    <w:rsid w:val="2D17DC0D"/>
    <w:rsid w:val="2D18E5E1"/>
    <w:rsid w:val="2D19F0D8"/>
    <w:rsid w:val="2D224FBD"/>
    <w:rsid w:val="2D225A85"/>
    <w:rsid w:val="2D2408FD"/>
    <w:rsid w:val="2D279452"/>
    <w:rsid w:val="2D2831BB"/>
    <w:rsid w:val="2D2C2F81"/>
    <w:rsid w:val="2D374C2A"/>
    <w:rsid w:val="2D38C0C7"/>
    <w:rsid w:val="2D3BBF71"/>
    <w:rsid w:val="2D417B78"/>
    <w:rsid w:val="2D41ECEA"/>
    <w:rsid w:val="2D422173"/>
    <w:rsid w:val="2D481A14"/>
    <w:rsid w:val="2D499D1D"/>
    <w:rsid w:val="2D4CD773"/>
    <w:rsid w:val="2D4D2B48"/>
    <w:rsid w:val="2D4FF585"/>
    <w:rsid w:val="2D5056D4"/>
    <w:rsid w:val="2D524072"/>
    <w:rsid w:val="2D53C267"/>
    <w:rsid w:val="2D5573DC"/>
    <w:rsid w:val="2D58B50C"/>
    <w:rsid w:val="2D5A1C5C"/>
    <w:rsid w:val="2D5ABE40"/>
    <w:rsid w:val="2D5B8E9B"/>
    <w:rsid w:val="2D5C13AD"/>
    <w:rsid w:val="2D605E26"/>
    <w:rsid w:val="2D62E923"/>
    <w:rsid w:val="2D687CDB"/>
    <w:rsid w:val="2D69CF61"/>
    <w:rsid w:val="2D6A882E"/>
    <w:rsid w:val="2D6F975B"/>
    <w:rsid w:val="2D7869DB"/>
    <w:rsid w:val="2D7C5F10"/>
    <w:rsid w:val="2D81E797"/>
    <w:rsid w:val="2D82F4A1"/>
    <w:rsid w:val="2D8528DF"/>
    <w:rsid w:val="2D88BC46"/>
    <w:rsid w:val="2D9D22E1"/>
    <w:rsid w:val="2DA2FFB2"/>
    <w:rsid w:val="2DA3C0DA"/>
    <w:rsid w:val="2DB2FCBB"/>
    <w:rsid w:val="2DB3687F"/>
    <w:rsid w:val="2DC140A2"/>
    <w:rsid w:val="2DC58180"/>
    <w:rsid w:val="2DC5C5C7"/>
    <w:rsid w:val="2DC8E8D1"/>
    <w:rsid w:val="2DD3D351"/>
    <w:rsid w:val="2DD52539"/>
    <w:rsid w:val="2DD9E3B6"/>
    <w:rsid w:val="2DDB1D7E"/>
    <w:rsid w:val="2DDB57C1"/>
    <w:rsid w:val="2DDDCFA8"/>
    <w:rsid w:val="2DDF45AA"/>
    <w:rsid w:val="2DDF48B3"/>
    <w:rsid w:val="2DE0D648"/>
    <w:rsid w:val="2DE29B54"/>
    <w:rsid w:val="2DE5D569"/>
    <w:rsid w:val="2DEF1C43"/>
    <w:rsid w:val="2DFD1751"/>
    <w:rsid w:val="2E03CE91"/>
    <w:rsid w:val="2E05B41D"/>
    <w:rsid w:val="2E10103A"/>
    <w:rsid w:val="2E14AE6E"/>
    <w:rsid w:val="2E166575"/>
    <w:rsid w:val="2E180A9D"/>
    <w:rsid w:val="2E184019"/>
    <w:rsid w:val="2E1846B0"/>
    <w:rsid w:val="2E18BE23"/>
    <w:rsid w:val="2E280E64"/>
    <w:rsid w:val="2E2B9BB6"/>
    <w:rsid w:val="2E2F172C"/>
    <w:rsid w:val="2E31A08F"/>
    <w:rsid w:val="2E32D1C9"/>
    <w:rsid w:val="2E3480D7"/>
    <w:rsid w:val="2E3670F1"/>
    <w:rsid w:val="2E3922C1"/>
    <w:rsid w:val="2E3A0D56"/>
    <w:rsid w:val="2E3C263A"/>
    <w:rsid w:val="2E3C5B55"/>
    <w:rsid w:val="2E3F01B9"/>
    <w:rsid w:val="2E43AB6B"/>
    <w:rsid w:val="2E450F0C"/>
    <w:rsid w:val="2E4AEDBA"/>
    <w:rsid w:val="2E4FB3C6"/>
    <w:rsid w:val="2E573437"/>
    <w:rsid w:val="2E590A13"/>
    <w:rsid w:val="2E5AB668"/>
    <w:rsid w:val="2E5C305B"/>
    <w:rsid w:val="2E5C5954"/>
    <w:rsid w:val="2E5E36C1"/>
    <w:rsid w:val="2E619201"/>
    <w:rsid w:val="2E61B919"/>
    <w:rsid w:val="2E6469FE"/>
    <w:rsid w:val="2E66C394"/>
    <w:rsid w:val="2E677E05"/>
    <w:rsid w:val="2E69F11E"/>
    <w:rsid w:val="2E6A389C"/>
    <w:rsid w:val="2E71F94B"/>
    <w:rsid w:val="2E72775D"/>
    <w:rsid w:val="2E7356B6"/>
    <w:rsid w:val="2E758A62"/>
    <w:rsid w:val="2E79FE4F"/>
    <w:rsid w:val="2E7DDD9F"/>
    <w:rsid w:val="2E856FF3"/>
    <w:rsid w:val="2E8A4F42"/>
    <w:rsid w:val="2E8AC604"/>
    <w:rsid w:val="2E8B0EC8"/>
    <w:rsid w:val="2E909CF2"/>
    <w:rsid w:val="2E913D74"/>
    <w:rsid w:val="2E918584"/>
    <w:rsid w:val="2E941393"/>
    <w:rsid w:val="2E9429F6"/>
    <w:rsid w:val="2E94CED7"/>
    <w:rsid w:val="2E9513F3"/>
    <w:rsid w:val="2E9BEF6F"/>
    <w:rsid w:val="2EA12BF5"/>
    <w:rsid w:val="2EA1A0D7"/>
    <w:rsid w:val="2EA7058F"/>
    <w:rsid w:val="2EA9C0CC"/>
    <w:rsid w:val="2EAEEF48"/>
    <w:rsid w:val="2EB6488D"/>
    <w:rsid w:val="2EB69C2D"/>
    <w:rsid w:val="2EB72DFA"/>
    <w:rsid w:val="2EB73EF0"/>
    <w:rsid w:val="2EBED58B"/>
    <w:rsid w:val="2EC7F601"/>
    <w:rsid w:val="2ECADC61"/>
    <w:rsid w:val="2ED6DC3B"/>
    <w:rsid w:val="2ED6F9A3"/>
    <w:rsid w:val="2ED90A0C"/>
    <w:rsid w:val="2EDD86FF"/>
    <w:rsid w:val="2EDFDE6F"/>
    <w:rsid w:val="2EE5275D"/>
    <w:rsid w:val="2EE66361"/>
    <w:rsid w:val="2EE6C8A4"/>
    <w:rsid w:val="2EE8A121"/>
    <w:rsid w:val="2EE9B036"/>
    <w:rsid w:val="2EEA5528"/>
    <w:rsid w:val="2EEF08E6"/>
    <w:rsid w:val="2EF24237"/>
    <w:rsid w:val="2EF933EE"/>
    <w:rsid w:val="2EFB7DE3"/>
    <w:rsid w:val="2EFD0781"/>
    <w:rsid w:val="2F03F1E4"/>
    <w:rsid w:val="2F0669E6"/>
    <w:rsid w:val="2F074E55"/>
    <w:rsid w:val="2F08082A"/>
    <w:rsid w:val="2F0EBACC"/>
    <w:rsid w:val="2F155654"/>
    <w:rsid w:val="2F1B8B33"/>
    <w:rsid w:val="2F1E6CE3"/>
    <w:rsid w:val="2F1FEEBB"/>
    <w:rsid w:val="2F23DDA8"/>
    <w:rsid w:val="2F2ADEA9"/>
    <w:rsid w:val="2F2B1F7C"/>
    <w:rsid w:val="2F2F3D1D"/>
    <w:rsid w:val="2F317FC6"/>
    <w:rsid w:val="2F348FF0"/>
    <w:rsid w:val="2F3B1436"/>
    <w:rsid w:val="2F3B807E"/>
    <w:rsid w:val="2F40ECDD"/>
    <w:rsid w:val="2F4150AE"/>
    <w:rsid w:val="2F476D80"/>
    <w:rsid w:val="2F48FA81"/>
    <w:rsid w:val="2F4A99CA"/>
    <w:rsid w:val="2F4DDE73"/>
    <w:rsid w:val="2F5A0180"/>
    <w:rsid w:val="2F6340CC"/>
    <w:rsid w:val="2F699D97"/>
    <w:rsid w:val="2F69D528"/>
    <w:rsid w:val="2F6F5BA3"/>
    <w:rsid w:val="2F6FABB0"/>
    <w:rsid w:val="2F701076"/>
    <w:rsid w:val="2F72BC94"/>
    <w:rsid w:val="2F766337"/>
    <w:rsid w:val="2F77F214"/>
    <w:rsid w:val="2F795DEB"/>
    <w:rsid w:val="2F7BE2C0"/>
    <w:rsid w:val="2F7C9731"/>
    <w:rsid w:val="2F81DCEC"/>
    <w:rsid w:val="2F829849"/>
    <w:rsid w:val="2F847E3C"/>
    <w:rsid w:val="2F871270"/>
    <w:rsid w:val="2F871438"/>
    <w:rsid w:val="2F89199E"/>
    <w:rsid w:val="2F8CCC8E"/>
    <w:rsid w:val="2F910022"/>
    <w:rsid w:val="2F91FD98"/>
    <w:rsid w:val="2F9327D7"/>
    <w:rsid w:val="2F94A37A"/>
    <w:rsid w:val="2F994822"/>
    <w:rsid w:val="2F999F40"/>
    <w:rsid w:val="2F9AA817"/>
    <w:rsid w:val="2FA1E56A"/>
    <w:rsid w:val="2FA360C9"/>
    <w:rsid w:val="2FA56DB8"/>
    <w:rsid w:val="2FA5DB59"/>
    <w:rsid w:val="2FA98A5B"/>
    <w:rsid w:val="2FAE5896"/>
    <w:rsid w:val="2FB123A1"/>
    <w:rsid w:val="2FB152A9"/>
    <w:rsid w:val="2FB3AFA3"/>
    <w:rsid w:val="2FB46659"/>
    <w:rsid w:val="2FBA40A9"/>
    <w:rsid w:val="2FBF3AB2"/>
    <w:rsid w:val="2FBF3FF9"/>
    <w:rsid w:val="2FC1E27B"/>
    <w:rsid w:val="2FC31D05"/>
    <w:rsid w:val="2FC38951"/>
    <w:rsid w:val="2FCE42B5"/>
    <w:rsid w:val="2FCE9115"/>
    <w:rsid w:val="2FD1812E"/>
    <w:rsid w:val="2FD53DC7"/>
    <w:rsid w:val="2FD9BFA7"/>
    <w:rsid w:val="2FDC8081"/>
    <w:rsid w:val="2FDEBB50"/>
    <w:rsid w:val="2FE6093F"/>
    <w:rsid w:val="2FEBCEA4"/>
    <w:rsid w:val="2FED26DF"/>
    <w:rsid w:val="2FEEB072"/>
    <w:rsid w:val="2FEF62EA"/>
    <w:rsid w:val="2FEF9474"/>
    <w:rsid w:val="2FEFEF93"/>
    <w:rsid w:val="2FF552FB"/>
    <w:rsid w:val="2FFC880A"/>
    <w:rsid w:val="2FFF3DA6"/>
    <w:rsid w:val="300131C0"/>
    <w:rsid w:val="300F31BA"/>
    <w:rsid w:val="301315BC"/>
    <w:rsid w:val="3019A387"/>
    <w:rsid w:val="301C0B84"/>
    <w:rsid w:val="3021D1BD"/>
    <w:rsid w:val="3022144B"/>
    <w:rsid w:val="30230497"/>
    <w:rsid w:val="302AB116"/>
    <w:rsid w:val="302C84FD"/>
    <w:rsid w:val="302DFA3E"/>
    <w:rsid w:val="30301CF3"/>
    <w:rsid w:val="303062F6"/>
    <w:rsid w:val="30364538"/>
    <w:rsid w:val="3039F784"/>
    <w:rsid w:val="3042FCF3"/>
    <w:rsid w:val="3046243B"/>
    <w:rsid w:val="3047FCDF"/>
    <w:rsid w:val="30487068"/>
    <w:rsid w:val="3048B82A"/>
    <w:rsid w:val="304CE315"/>
    <w:rsid w:val="304D8611"/>
    <w:rsid w:val="3051BC9F"/>
    <w:rsid w:val="3052C3D1"/>
    <w:rsid w:val="3055EC2B"/>
    <w:rsid w:val="3057F349"/>
    <w:rsid w:val="3059C15C"/>
    <w:rsid w:val="306253A1"/>
    <w:rsid w:val="3063D674"/>
    <w:rsid w:val="306429F9"/>
    <w:rsid w:val="30671819"/>
    <w:rsid w:val="30683558"/>
    <w:rsid w:val="306EA723"/>
    <w:rsid w:val="3072F57A"/>
    <w:rsid w:val="3076647F"/>
    <w:rsid w:val="30785791"/>
    <w:rsid w:val="307E23D1"/>
    <w:rsid w:val="30827B7D"/>
    <w:rsid w:val="30861A77"/>
    <w:rsid w:val="3086E45C"/>
    <w:rsid w:val="308703CB"/>
    <w:rsid w:val="3088929B"/>
    <w:rsid w:val="3089CAEB"/>
    <w:rsid w:val="3092A7D8"/>
    <w:rsid w:val="3096E6C5"/>
    <w:rsid w:val="309CCB0F"/>
    <w:rsid w:val="309E0F1E"/>
    <w:rsid w:val="30A36176"/>
    <w:rsid w:val="30A82727"/>
    <w:rsid w:val="30A8F5F0"/>
    <w:rsid w:val="30B50822"/>
    <w:rsid w:val="30B66BBB"/>
    <w:rsid w:val="30B69C29"/>
    <w:rsid w:val="30B6EEF1"/>
    <w:rsid w:val="30B7068F"/>
    <w:rsid w:val="30B87FDA"/>
    <w:rsid w:val="30B9EB8C"/>
    <w:rsid w:val="30BA8868"/>
    <w:rsid w:val="30BB0238"/>
    <w:rsid w:val="30BEBC95"/>
    <w:rsid w:val="30C1EA2B"/>
    <w:rsid w:val="30C40739"/>
    <w:rsid w:val="30C41B37"/>
    <w:rsid w:val="30C825B5"/>
    <w:rsid w:val="30CF513D"/>
    <w:rsid w:val="30D0FED5"/>
    <w:rsid w:val="30D6357F"/>
    <w:rsid w:val="30E59736"/>
    <w:rsid w:val="30E7F12B"/>
    <w:rsid w:val="30EF3211"/>
    <w:rsid w:val="30EF8BC9"/>
    <w:rsid w:val="30F132EF"/>
    <w:rsid w:val="30F41B5C"/>
    <w:rsid w:val="30F6A5CD"/>
    <w:rsid w:val="30F947D9"/>
    <w:rsid w:val="30F982F5"/>
    <w:rsid w:val="30FD9F66"/>
    <w:rsid w:val="30FDBC8D"/>
    <w:rsid w:val="30FF3785"/>
    <w:rsid w:val="3104B065"/>
    <w:rsid w:val="311297ED"/>
    <w:rsid w:val="3113EABA"/>
    <w:rsid w:val="31169790"/>
    <w:rsid w:val="311765C4"/>
    <w:rsid w:val="3118984D"/>
    <w:rsid w:val="3119B410"/>
    <w:rsid w:val="311C7DD5"/>
    <w:rsid w:val="311EB46E"/>
    <w:rsid w:val="311F4C48"/>
    <w:rsid w:val="3120C8D6"/>
    <w:rsid w:val="31261E42"/>
    <w:rsid w:val="31286818"/>
    <w:rsid w:val="31295DAC"/>
    <w:rsid w:val="312E842B"/>
    <w:rsid w:val="312FC50C"/>
    <w:rsid w:val="31301CDA"/>
    <w:rsid w:val="3132F8F4"/>
    <w:rsid w:val="3136894D"/>
    <w:rsid w:val="3136F1B3"/>
    <w:rsid w:val="3138D795"/>
    <w:rsid w:val="3138FD11"/>
    <w:rsid w:val="3139E17C"/>
    <w:rsid w:val="313D8240"/>
    <w:rsid w:val="313F117C"/>
    <w:rsid w:val="313F644A"/>
    <w:rsid w:val="313FAE18"/>
    <w:rsid w:val="3140634E"/>
    <w:rsid w:val="3140E90C"/>
    <w:rsid w:val="31471ABD"/>
    <w:rsid w:val="314CF2DF"/>
    <w:rsid w:val="314D3C4D"/>
    <w:rsid w:val="315231CF"/>
    <w:rsid w:val="3153F044"/>
    <w:rsid w:val="31555CB1"/>
    <w:rsid w:val="315B05BD"/>
    <w:rsid w:val="315C4E00"/>
    <w:rsid w:val="315E4452"/>
    <w:rsid w:val="3162816A"/>
    <w:rsid w:val="3163B1E7"/>
    <w:rsid w:val="3166D660"/>
    <w:rsid w:val="31676071"/>
    <w:rsid w:val="3167ED31"/>
    <w:rsid w:val="3169259C"/>
    <w:rsid w:val="3169E6A7"/>
    <w:rsid w:val="316F4A0A"/>
    <w:rsid w:val="316FF99F"/>
    <w:rsid w:val="3170DFD6"/>
    <w:rsid w:val="3172E52D"/>
    <w:rsid w:val="317607F1"/>
    <w:rsid w:val="31808747"/>
    <w:rsid w:val="31810CDD"/>
    <w:rsid w:val="31877C25"/>
    <w:rsid w:val="31882B91"/>
    <w:rsid w:val="31888798"/>
    <w:rsid w:val="318B04E9"/>
    <w:rsid w:val="318C9D39"/>
    <w:rsid w:val="318D5E7D"/>
    <w:rsid w:val="3190A538"/>
    <w:rsid w:val="319102BF"/>
    <w:rsid w:val="319530A3"/>
    <w:rsid w:val="31970C89"/>
    <w:rsid w:val="31970F73"/>
    <w:rsid w:val="319BB440"/>
    <w:rsid w:val="319BEE17"/>
    <w:rsid w:val="319E0C60"/>
    <w:rsid w:val="31B2CA6C"/>
    <w:rsid w:val="31B69062"/>
    <w:rsid w:val="31C2098C"/>
    <w:rsid w:val="31C52322"/>
    <w:rsid w:val="31C94974"/>
    <w:rsid w:val="31CBB479"/>
    <w:rsid w:val="31CD8E1A"/>
    <w:rsid w:val="31CF6D00"/>
    <w:rsid w:val="31D02A2E"/>
    <w:rsid w:val="31D142FF"/>
    <w:rsid w:val="31D6F33C"/>
    <w:rsid w:val="31DADAC4"/>
    <w:rsid w:val="31DE1E52"/>
    <w:rsid w:val="31DE9F89"/>
    <w:rsid w:val="31DFCA9C"/>
    <w:rsid w:val="31E07200"/>
    <w:rsid w:val="31E7300F"/>
    <w:rsid w:val="31EB7805"/>
    <w:rsid w:val="31ECCA56"/>
    <w:rsid w:val="31EEAA23"/>
    <w:rsid w:val="31EEF8BB"/>
    <w:rsid w:val="31F08A75"/>
    <w:rsid w:val="31F13B3D"/>
    <w:rsid w:val="31F33E59"/>
    <w:rsid w:val="31F7E35B"/>
    <w:rsid w:val="31FCB3F1"/>
    <w:rsid w:val="3200C9AB"/>
    <w:rsid w:val="32015A40"/>
    <w:rsid w:val="32086CFF"/>
    <w:rsid w:val="320A4C91"/>
    <w:rsid w:val="320C97FA"/>
    <w:rsid w:val="3212278D"/>
    <w:rsid w:val="3217DCC0"/>
    <w:rsid w:val="3219DA44"/>
    <w:rsid w:val="321D8CEF"/>
    <w:rsid w:val="321F6948"/>
    <w:rsid w:val="322343EF"/>
    <w:rsid w:val="32234637"/>
    <w:rsid w:val="32247C3C"/>
    <w:rsid w:val="322A56B8"/>
    <w:rsid w:val="322B0E0D"/>
    <w:rsid w:val="322BEA3E"/>
    <w:rsid w:val="32327DF7"/>
    <w:rsid w:val="3236F107"/>
    <w:rsid w:val="32398BC7"/>
    <w:rsid w:val="323AAAF8"/>
    <w:rsid w:val="323B484E"/>
    <w:rsid w:val="323B99DC"/>
    <w:rsid w:val="323C0DD7"/>
    <w:rsid w:val="323FF251"/>
    <w:rsid w:val="3240F904"/>
    <w:rsid w:val="3242FE1F"/>
    <w:rsid w:val="324502A7"/>
    <w:rsid w:val="3246EEF3"/>
    <w:rsid w:val="32482370"/>
    <w:rsid w:val="32495C69"/>
    <w:rsid w:val="32496F48"/>
    <w:rsid w:val="324CCE99"/>
    <w:rsid w:val="324D2996"/>
    <w:rsid w:val="32502C3E"/>
    <w:rsid w:val="32533E83"/>
    <w:rsid w:val="3255CD51"/>
    <w:rsid w:val="32575D54"/>
    <w:rsid w:val="3257F096"/>
    <w:rsid w:val="325D7D54"/>
    <w:rsid w:val="325EC782"/>
    <w:rsid w:val="325ED3FE"/>
    <w:rsid w:val="32607826"/>
    <w:rsid w:val="326199E9"/>
    <w:rsid w:val="32627C61"/>
    <w:rsid w:val="326A75CA"/>
    <w:rsid w:val="326E8615"/>
    <w:rsid w:val="3270C653"/>
    <w:rsid w:val="3277268E"/>
    <w:rsid w:val="32798095"/>
    <w:rsid w:val="3279A348"/>
    <w:rsid w:val="327ABC46"/>
    <w:rsid w:val="327B879F"/>
    <w:rsid w:val="327E2690"/>
    <w:rsid w:val="327FB76E"/>
    <w:rsid w:val="328582DE"/>
    <w:rsid w:val="32865447"/>
    <w:rsid w:val="32867A4A"/>
    <w:rsid w:val="328777FA"/>
    <w:rsid w:val="328B48F8"/>
    <w:rsid w:val="3290F897"/>
    <w:rsid w:val="3291566C"/>
    <w:rsid w:val="3292AD11"/>
    <w:rsid w:val="329BE089"/>
    <w:rsid w:val="329BF4E9"/>
    <w:rsid w:val="32A0828F"/>
    <w:rsid w:val="32A2D75F"/>
    <w:rsid w:val="32A5FA2D"/>
    <w:rsid w:val="32A809E0"/>
    <w:rsid w:val="32AAA582"/>
    <w:rsid w:val="32ACB852"/>
    <w:rsid w:val="32AD5FF1"/>
    <w:rsid w:val="32B3EF26"/>
    <w:rsid w:val="32BE5A3D"/>
    <w:rsid w:val="32BEDE51"/>
    <w:rsid w:val="32C71713"/>
    <w:rsid w:val="32C89C6F"/>
    <w:rsid w:val="32CF9C7B"/>
    <w:rsid w:val="32D46AB2"/>
    <w:rsid w:val="32E0D14D"/>
    <w:rsid w:val="32E79170"/>
    <w:rsid w:val="32F463C2"/>
    <w:rsid w:val="32F583FD"/>
    <w:rsid w:val="32F7D53E"/>
    <w:rsid w:val="32F989B4"/>
    <w:rsid w:val="32FA535A"/>
    <w:rsid w:val="32FA6135"/>
    <w:rsid w:val="32FB2063"/>
    <w:rsid w:val="33048A68"/>
    <w:rsid w:val="3304DFED"/>
    <w:rsid w:val="3304E153"/>
    <w:rsid w:val="3309ADAB"/>
    <w:rsid w:val="330A4892"/>
    <w:rsid w:val="330AA9EE"/>
    <w:rsid w:val="330D3F47"/>
    <w:rsid w:val="330D4075"/>
    <w:rsid w:val="331466B4"/>
    <w:rsid w:val="3318F4C4"/>
    <w:rsid w:val="33239AE8"/>
    <w:rsid w:val="332A888D"/>
    <w:rsid w:val="332B960A"/>
    <w:rsid w:val="332C9DA1"/>
    <w:rsid w:val="332D0746"/>
    <w:rsid w:val="332FC254"/>
    <w:rsid w:val="3331139B"/>
    <w:rsid w:val="333C8161"/>
    <w:rsid w:val="333D1C27"/>
    <w:rsid w:val="333EFD49"/>
    <w:rsid w:val="33436E97"/>
    <w:rsid w:val="3344587D"/>
    <w:rsid w:val="3346F734"/>
    <w:rsid w:val="3351FA11"/>
    <w:rsid w:val="33525992"/>
    <w:rsid w:val="3355E061"/>
    <w:rsid w:val="33576B0B"/>
    <w:rsid w:val="335863E2"/>
    <w:rsid w:val="335B05F2"/>
    <w:rsid w:val="335BAFB8"/>
    <w:rsid w:val="335D0742"/>
    <w:rsid w:val="335D6293"/>
    <w:rsid w:val="33600690"/>
    <w:rsid w:val="336094EC"/>
    <w:rsid w:val="33625B85"/>
    <w:rsid w:val="3363CBA0"/>
    <w:rsid w:val="3367D5C8"/>
    <w:rsid w:val="3369A197"/>
    <w:rsid w:val="336E53B5"/>
    <w:rsid w:val="336FADC4"/>
    <w:rsid w:val="336FB8E5"/>
    <w:rsid w:val="33704F3C"/>
    <w:rsid w:val="3370F8F2"/>
    <w:rsid w:val="3371FF6E"/>
    <w:rsid w:val="337303BD"/>
    <w:rsid w:val="3376A227"/>
    <w:rsid w:val="3377C2BE"/>
    <w:rsid w:val="3379899A"/>
    <w:rsid w:val="337AA206"/>
    <w:rsid w:val="337F2709"/>
    <w:rsid w:val="33809CF7"/>
    <w:rsid w:val="3380DF82"/>
    <w:rsid w:val="3381E8DE"/>
    <w:rsid w:val="338232F8"/>
    <w:rsid w:val="3383769F"/>
    <w:rsid w:val="3383B40A"/>
    <w:rsid w:val="3387199D"/>
    <w:rsid w:val="3388382D"/>
    <w:rsid w:val="338A56F1"/>
    <w:rsid w:val="3390D069"/>
    <w:rsid w:val="339AF0DB"/>
    <w:rsid w:val="33AA8CE9"/>
    <w:rsid w:val="33AB34C9"/>
    <w:rsid w:val="33AC18EF"/>
    <w:rsid w:val="33AE0D86"/>
    <w:rsid w:val="33B03D2E"/>
    <w:rsid w:val="33B343DD"/>
    <w:rsid w:val="33BA723F"/>
    <w:rsid w:val="33C355F3"/>
    <w:rsid w:val="33C88432"/>
    <w:rsid w:val="33CE315D"/>
    <w:rsid w:val="33CF1A13"/>
    <w:rsid w:val="33DA14AC"/>
    <w:rsid w:val="33DC4713"/>
    <w:rsid w:val="33DE47D7"/>
    <w:rsid w:val="33DE71EA"/>
    <w:rsid w:val="33E2813F"/>
    <w:rsid w:val="33EF7C8F"/>
    <w:rsid w:val="33F2E2DC"/>
    <w:rsid w:val="33FC143D"/>
    <w:rsid w:val="33FD73EF"/>
    <w:rsid w:val="3406004D"/>
    <w:rsid w:val="340D4FBA"/>
    <w:rsid w:val="341418A2"/>
    <w:rsid w:val="34160886"/>
    <w:rsid w:val="341A4072"/>
    <w:rsid w:val="341F2E66"/>
    <w:rsid w:val="341F4995"/>
    <w:rsid w:val="34213BA0"/>
    <w:rsid w:val="3424B9AE"/>
    <w:rsid w:val="34274163"/>
    <w:rsid w:val="342A88F2"/>
    <w:rsid w:val="342B22E2"/>
    <w:rsid w:val="3430CBDA"/>
    <w:rsid w:val="34341555"/>
    <w:rsid w:val="3434E2A5"/>
    <w:rsid w:val="3439A3FC"/>
    <w:rsid w:val="343A2FFE"/>
    <w:rsid w:val="343A9C9E"/>
    <w:rsid w:val="34406B84"/>
    <w:rsid w:val="3444F02E"/>
    <w:rsid w:val="3445DD07"/>
    <w:rsid w:val="345BEDFF"/>
    <w:rsid w:val="345D340B"/>
    <w:rsid w:val="345E4C76"/>
    <w:rsid w:val="345FDE78"/>
    <w:rsid w:val="34606CA2"/>
    <w:rsid w:val="34622900"/>
    <w:rsid w:val="3465B671"/>
    <w:rsid w:val="3465F682"/>
    <w:rsid w:val="34669C97"/>
    <w:rsid w:val="3467C0B7"/>
    <w:rsid w:val="346B3B7F"/>
    <w:rsid w:val="346B7A93"/>
    <w:rsid w:val="346D7A6C"/>
    <w:rsid w:val="346E416B"/>
    <w:rsid w:val="346E7E98"/>
    <w:rsid w:val="3472B945"/>
    <w:rsid w:val="3474711A"/>
    <w:rsid w:val="34775E7F"/>
    <w:rsid w:val="347B21C4"/>
    <w:rsid w:val="347CC850"/>
    <w:rsid w:val="347E9919"/>
    <w:rsid w:val="347EC372"/>
    <w:rsid w:val="34809758"/>
    <w:rsid w:val="348582E7"/>
    <w:rsid w:val="348ED122"/>
    <w:rsid w:val="34911053"/>
    <w:rsid w:val="34982D6B"/>
    <w:rsid w:val="349C9D8D"/>
    <w:rsid w:val="349D54F2"/>
    <w:rsid w:val="349D59DB"/>
    <w:rsid w:val="349E0239"/>
    <w:rsid w:val="349FCD1C"/>
    <w:rsid w:val="34A00A02"/>
    <w:rsid w:val="34A15447"/>
    <w:rsid w:val="34A556AD"/>
    <w:rsid w:val="34A640D5"/>
    <w:rsid w:val="34A76C35"/>
    <w:rsid w:val="34B27A76"/>
    <w:rsid w:val="34B457F4"/>
    <w:rsid w:val="34B80F9D"/>
    <w:rsid w:val="34BDADB4"/>
    <w:rsid w:val="34BDF5ED"/>
    <w:rsid w:val="34BE0DE6"/>
    <w:rsid w:val="34BF2320"/>
    <w:rsid w:val="34C18D3E"/>
    <w:rsid w:val="34C70A08"/>
    <w:rsid w:val="34C92FEB"/>
    <w:rsid w:val="34CE8082"/>
    <w:rsid w:val="34D4DC73"/>
    <w:rsid w:val="34DA2CB2"/>
    <w:rsid w:val="34DB57D2"/>
    <w:rsid w:val="34DC568F"/>
    <w:rsid w:val="34DF5F32"/>
    <w:rsid w:val="34DFF24F"/>
    <w:rsid w:val="34E0AD3F"/>
    <w:rsid w:val="34E0DC06"/>
    <w:rsid w:val="34F0AD4E"/>
    <w:rsid w:val="35000672"/>
    <w:rsid w:val="3500AA70"/>
    <w:rsid w:val="350455A5"/>
    <w:rsid w:val="350516D1"/>
    <w:rsid w:val="3506344D"/>
    <w:rsid w:val="35081422"/>
    <w:rsid w:val="3509E89A"/>
    <w:rsid w:val="350DEFF3"/>
    <w:rsid w:val="350E168B"/>
    <w:rsid w:val="350FE3B2"/>
    <w:rsid w:val="35112DF4"/>
    <w:rsid w:val="351C9363"/>
    <w:rsid w:val="3520A380"/>
    <w:rsid w:val="35219B01"/>
    <w:rsid w:val="35231DC1"/>
    <w:rsid w:val="3523B1B6"/>
    <w:rsid w:val="35268E23"/>
    <w:rsid w:val="3526D257"/>
    <w:rsid w:val="35277752"/>
    <w:rsid w:val="353A9D57"/>
    <w:rsid w:val="35401813"/>
    <w:rsid w:val="354094CA"/>
    <w:rsid w:val="354297C1"/>
    <w:rsid w:val="3542A2C6"/>
    <w:rsid w:val="3542AA85"/>
    <w:rsid w:val="3542CF3A"/>
    <w:rsid w:val="35434E6E"/>
    <w:rsid w:val="3543AE3A"/>
    <w:rsid w:val="35447A62"/>
    <w:rsid w:val="354D5A6A"/>
    <w:rsid w:val="354FF41C"/>
    <w:rsid w:val="35529DCD"/>
    <w:rsid w:val="35535409"/>
    <w:rsid w:val="3557A63A"/>
    <w:rsid w:val="355C4008"/>
    <w:rsid w:val="355CE812"/>
    <w:rsid w:val="3562995F"/>
    <w:rsid w:val="356CE021"/>
    <w:rsid w:val="3574EB50"/>
    <w:rsid w:val="3576F317"/>
    <w:rsid w:val="357765D6"/>
    <w:rsid w:val="3583C09F"/>
    <w:rsid w:val="35843373"/>
    <w:rsid w:val="358A383D"/>
    <w:rsid w:val="358B6A87"/>
    <w:rsid w:val="358E20B5"/>
    <w:rsid w:val="3594D064"/>
    <w:rsid w:val="35961FBA"/>
    <w:rsid w:val="35966C8D"/>
    <w:rsid w:val="35967650"/>
    <w:rsid w:val="35993A12"/>
    <w:rsid w:val="3599DACB"/>
    <w:rsid w:val="359CDB5F"/>
    <w:rsid w:val="359D6C4F"/>
    <w:rsid w:val="359EF197"/>
    <w:rsid w:val="35A356A1"/>
    <w:rsid w:val="35A4D3A9"/>
    <w:rsid w:val="35A5F36C"/>
    <w:rsid w:val="35AB6A1C"/>
    <w:rsid w:val="35AFC402"/>
    <w:rsid w:val="35B38472"/>
    <w:rsid w:val="35B4D8F1"/>
    <w:rsid w:val="35B5F640"/>
    <w:rsid w:val="35BBA889"/>
    <w:rsid w:val="35C0B1D5"/>
    <w:rsid w:val="35C5683E"/>
    <w:rsid w:val="35C7BE11"/>
    <w:rsid w:val="35CB2CE3"/>
    <w:rsid w:val="35D4A18F"/>
    <w:rsid w:val="35D5AC96"/>
    <w:rsid w:val="35D9172C"/>
    <w:rsid w:val="35DA476C"/>
    <w:rsid w:val="35DC5C0B"/>
    <w:rsid w:val="35E6D39D"/>
    <w:rsid w:val="35E9118A"/>
    <w:rsid w:val="35EB870A"/>
    <w:rsid w:val="35EED305"/>
    <w:rsid w:val="35F08AA9"/>
    <w:rsid w:val="35F1DF45"/>
    <w:rsid w:val="35FA06B1"/>
    <w:rsid w:val="35FD94E6"/>
    <w:rsid w:val="35FEA782"/>
    <w:rsid w:val="35FF4789"/>
    <w:rsid w:val="360362BA"/>
    <w:rsid w:val="36062DB7"/>
    <w:rsid w:val="360635E6"/>
    <w:rsid w:val="3607D895"/>
    <w:rsid w:val="3608EAD3"/>
    <w:rsid w:val="360CD18F"/>
    <w:rsid w:val="36141C8C"/>
    <w:rsid w:val="3614EA51"/>
    <w:rsid w:val="3614FCCC"/>
    <w:rsid w:val="361DEC4B"/>
    <w:rsid w:val="3622E9B6"/>
    <w:rsid w:val="36253BFA"/>
    <w:rsid w:val="36273FCA"/>
    <w:rsid w:val="362F07B9"/>
    <w:rsid w:val="36356D07"/>
    <w:rsid w:val="3636DFBC"/>
    <w:rsid w:val="3638641F"/>
    <w:rsid w:val="3638925A"/>
    <w:rsid w:val="363AC18B"/>
    <w:rsid w:val="363B7134"/>
    <w:rsid w:val="363BF695"/>
    <w:rsid w:val="363D04CC"/>
    <w:rsid w:val="363E7F8B"/>
    <w:rsid w:val="363F5387"/>
    <w:rsid w:val="3641B001"/>
    <w:rsid w:val="3643F060"/>
    <w:rsid w:val="3645C430"/>
    <w:rsid w:val="3646D571"/>
    <w:rsid w:val="364872A2"/>
    <w:rsid w:val="364A8369"/>
    <w:rsid w:val="364B46A6"/>
    <w:rsid w:val="364BDF04"/>
    <w:rsid w:val="364CB161"/>
    <w:rsid w:val="364F10E6"/>
    <w:rsid w:val="36530FF6"/>
    <w:rsid w:val="36559AF6"/>
    <w:rsid w:val="36583320"/>
    <w:rsid w:val="365C6A93"/>
    <w:rsid w:val="365CD301"/>
    <w:rsid w:val="36601AE4"/>
    <w:rsid w:val="366A7B41"/>
    <w:rsid w:val="3677CF4A"/>
    <w:rsid w:val="367A96F2"/>
    <w:rsid w:val="367FFE09"/>
    <w:rsid w:val="3690EF27"/>
    <w:rsid w:val="36941D3F"/>
    <w:rsid w:val="36980E6F"/>
    <w:rsid w:val="369CCDA8"/>
    <w:rsid w:val="369E7E16"/>
    <w:rsid w:val="36A42FC1"/>
    <w:rsid w:val="36A619CC"/>
    <w:rsid w:val="36A7ECF5"/>
    <w:rsid w:val="36B1760F"/>
    <w:rsid w:val="36BCBDDC"/>
    <w:rsid w:val="36BDAF52"/>
    <w:rsid w:val="36C454BE"/>
    <w:rsid w:val="36C52683"/>
    <w:rsid w:val="36C8AC86"/>
    <w:rsid w:val="36CDB66F"/>
    <w:rsid w:val="36CE27CB"/>
    <w:rsid w:val="36CEDED3"/>
    <w:rsid w:val="36D4B0E0"/>
    <w:rsid w:val="36D62F5C"/>
    <w:rsid w:val="36E1540B"/>
    <w:rsid w:val="36E4F393"/>
    <w:rsid w:val="36E686E4"/>
    <w:rsid w:val="36E7F20C"/>
    <w:rsid w:val="36E9F040"/>
    <w:rsid w:val="36EC40F0"/>
    <w:rsid w:val="36EDC4F8"/>
    <w:rsid w:val="36EDEF07"/>
    <w:rsid w:val="36EEA652"/>
    <w:rsid w:val="36EEDDDA"/>
    <w:rsid w:val="36F4E11B"/>
    <w:rsid w:val="36F7EAA6"/>
    <w:rsid w:val="36F9546A"/>
    <w:rsid w:val="36FF0B2E"/>
    <w:rsid w:val="36FFDFBE"/>
    <w:rsid w:val="3703336D"/>
    <w:rsid w:val="370A21DB"/>
    <w:rsid w:val="37111679"/>
    <w:rsid w:val="3718568F"/>
    <w:rsid w:val="371CB42D"/>
    <w:rsid w:val="37213F7E"/>
    <w:rsid w:val="3722666B"/>
    <w:rsid w:val="372B6893"/>
    <w:rsid w:val="372D0AA8"/>
    <w:rsid w:val="372D2EB1"/>
    <w:rsid w:val="372DAF08"/>
    <w:rsid w:val="3736F305"/>
    <w:rsid w:val="3738D85C"/>
    <w:rsid w:val="373FE4FF"/>
    <w:rsid w:val="3741F4DB"/>
    <w:rsid w:val="3745E654"/>
    <w:rsid w:val="37495605"/>
    <w:rsid w:val="3754C953"/>
    <w:rsid w:val="3756FFC2"/>
    <w:rsid w:val="3757271C"/>
    <w:rsid w:val="3758C691"/>
    <w:rsid w:val="375AFC54"/>
    <w:rsid w:val="37602F13"/>
    <w:rsid w:val="37611CDB"/>
    <w:rsid w:val="3767FD82"/>
    <w:rsid w:val="376B2097"/>
    <w:rsid w:val="376FDEF2"/>
    <w:rsid w:val="37713894"/>
    <w:rsid w:val="37733FC5"/>
    <w:rsid w:val="3774BCDA"/>
    <w:rsid w:val="37779E89"/>
    <w:rsid w:val="3781C0CE"/>
    <w:rsid w:val="37868625"/>
    <w:rsid w:val="378A949C"/>
    <w:rsid w:val="378CAEBA"/>
    <w:rsid w:val="378D3B8D"/>
    <w:rsid w:val="37921B0A"/>
    <w:rsid w:val="3792E78F"/>
    <w:rsid w:val="379C2318"/>
    <w:rsid w:val="379FD515"/>
    <w:rsid w:val="37A153F4"/>
    <w:rsid w:val="37A7347F"/>
    <w:rsid w:val="37A7ECE6"/>
    <w:rsid w:val="37AAFF8A"/>
    <w:rsid w:val="37AC0FD6"/>
    <w:rsid w:val="37BB828D"/>
    <w:rsid w:val="37BD8032"/>
    <w:rsid w:val="37BEC094"/>
    <w:rsid w:val="37C1B8CF"/>
    <w:rsid w:val="37C9A193"/>
    <w:rsid w:val="37D0D5A1"/>
    <w:rsid w:val="37D324A1"/>
    <w:rsid w:val="37D3364A"/>
    <w:rsid w:val="37D88D1E"/>
    <w:rsid w:val="37E05D1C"/>
    <w:rsid w:val="37E4FB3C"/>
    <w:rsid w:val="37E504D0"/>
    <w:rsid w:val="37E827A6"/>
    <w:rsid w:val="37E8DC26"/>
    <w:rsid w:val="37E919D0"/>
    <w:rsid w:val="37EE7FD0"/>
    <w:rsid w:val="37F1667A"/>
    <w:rsid w:val="37F537F5"/>
    <w:rsid w:val="37F5AECB"/>
    <w:rsid w:val="37F745F7"/>
    <w:rsid w:val="37FA2E56"/>
    <w:rsid w:val="37FBEF98"/>
    <w:rsid w:val="37FF5AC7"/>
    <w:rsid w:val="37FFB1B1"/>
    <w:rsid w:val="3803502C"/>
    <w:rsid w:val="380617A0"/>
    <w:rsid w:val="38081755"/>
    <w:rsid w:val="3809C415"/>
    <w:rsid w:val="380DDC80"/>
    <w:rsid w:val="38159A0D"/>
    <w:rsid w:val="38199F01"/>
    <w:rsid w:val="381DCF6E"/>
    <w:rsid w:val="381F7C24"/>
    <w:rsid w:val="3828AFC1"/>
    <w:rsid w:val="382ACB3C"/>
    <w:rsid w:val="382BBEC8"/>
    <w:rsid w:val="383100D9"/>
    <w:rsid w:val="38324B05"/>
    <w:rsid w:val="38347786"/>
    <w:rsid w:val="383729A6"/>
    <w:rsid w:val="38385D35"/>
    <w:rsid w:val="383ADE13"/>
    <w:rsid w:val="383DFA19"/>
    <w:rsid w:val="38416C80"/>
    <w:rsid w:val="38425EF9"/>
    <w:rsid w:val="3843EC35"/>
    <w:rsid w:val="384686EF"/>
    <w:rsid w:val="384964E9"/>
    <w:rsid w:val="384B768E"/>
    <w:rsid w:val="384E8EBA"/>
    <w:rsid w:val="38535457"/>
    <w:rsid w:val="38546713"/>
    <w:rsid w:val="385599C1"/>
    <w:rsid w:val="3855A0C1"/>
    <w:rsid w:val="385D862B"/>
    <w:rsid w:val="385E03E2"/>
    <w:rsid w:val="385F39DE"/>
    <w:rsid w:val="386312DE"/>
    <w:rsid w:val="38659A55"/>
    <w:rsid w:val="3869E250"/>
    <w:rsid w:val="3872C4B4"/>
    <w:rsid w:val="38747298"/>
    <w:rsid w:val="3874B3E4"/>
    <w:rsid w:val="3875535E"/>
    <w:rsid w:val="387A9C7D"/>
    <w:rsid w:val="387CE867"/>
    <w:rsid w:val="38892679"/>
    <w:rsid w:val="3889F60F"/>
    <w:rsid w:val="388BA0CD"/>
    <w:rsid w:val="3894213F"/>
    <w:rsid w:val="389A792E"/>
    <w:rsid w:val="389B6DCF"/>
    <w:rsid w:val="38A1D535"/>
    <w:rsid w:val="38A645A0"/>
    <w:rsid w:val="38AA2DBA"/>
    <w:rsid w:val="38AA418B"/>
    <w:rsid w:val="38AC7383"/>
    <w:rsid w:val="38AD96CA"/>
    <w:rsid w:val="38AF6376"/>
    <w:rsid w:val="38AFDB40"/>
    <w:rsid w:val="38C5D3EB"/>
    <w:rsid w:val="38C7FE79"/>
    <w:rsid w:val="38CA6A03"/>
    <w:rsid w:val="38CDAB07"/>
    <w:rsid w:val="38CEF439"/>
    <w:rsid w:val="38D131F9"/>
    <w:rsid w:val="38D281C5"/>
    <w:rsid w:val="38D3EA5F"/>
    <w:rsid w:val="38DB9E4C"/>
    <w:rsid w:val="38DF1BC4"/>
    <w:rsid w:val="38E0851D"/>
    <w:rsid w:val="38E12F31"/>
    <w:rsid w:val="38E3FCD9"/>
    <w:rsid w:val="38EAF545"/>
    <w:rsid w:val="38EE43AA"/>
    <w:rsid w:val="38F0795C"/>
    <w:rsid w:val="38F28082"/>
    <w:rsid w:val="38F3A8AA"/>
    <w:rsid w:val="38F41372"/>
    <w:rsid w:val="38F456CF"/>
    <w:rsid w:val="38F5E692"/>
    <w:rsid w:val="38F6D423"/>
    <w:rsid w:val="38FE7521"/>
    <w:rsid w:val="39043801"/>
    <w:rsid w:val="390A4ED0"/>
    <w:rsid w:val="390AF002"/>
    <w:rsid w:val="3915EECC"/>
    <w:rsid w:val="3917072E"/>
    <w:rsid w:val="392474BC"/>
    <w:rsid w:val="39291EA7"/>
    <w:rsid w:val="392E34B5"/>
    <w:rsid w:val="392F619C"/>
    <w:rsid w:val="3933A5A0"/>
    <w:rsid w:val="39343AC7"/>
    <w:rsid w:val="39377AFA"/>
    <w:rsid w:val="3939FD9E"/>
    <w:rsid w:val="393E7A41"/>
    <w:rsid w:val="39460E5F"/>
    <w:rsid w:val="3949371E"/>
    <w:rsid w:val="39507183"/>
    <w:rsid w:val="3952519D"/>
    <w:rsid w:val="3956F075"/>
    <w:rsid w:val="395AF09C"/>
    <w:rsid w:val="395C284A"/>
    <w:rsid w:val="395D669E"/>
    <w:rsid w:val="395E4B57"/>
    <w:rsid w:val="395EC74E"/>
    <w:rsid w:val="3961D86E"/>
    <w:rsid w:val="396244A8"/>
    <w:rsid w:val="39630DED"/>
    <w:rsid w:val="39641D1D"/>
    <w:rsid w:val="396768E5"/>
    <w:rsid w:val="39678AD0"/>
    <w:rsid w:val="3967EB9A"/>
    <w:rsid w:val="3968C2B9"/>
    <w:rsid w:val="3985756E"/>
    <w:rsid w:val="39857C28"/>
    <w:rsid w:val="39875862"/>
    <w:rsid w:val="398B77C5"/>
    <w:rsid w:val="398B7B23"/>
    <w:rsid w:val="398D0D6B"/>
    <w:rsid w:val="398D8A61"/>
    <w:rsid w:val="3991894D"/>
    <w:rsid w:val="39949306"/>
    <w:rsid w:val="399711C9"/>
    <w:rsid w:val="399CC80F"/>
    <w:rsid w:val="39A2DA0A"/>
    <w:rsid w:val="39A4D637"/>
    <w:rsid w:val="39A7E740"/>
    <w:rsid w:val="39A9B9D7"/>
    <w:rsid w:val="39B68519"/>
    <w:rsid w:val="39B71F69"/>
    <w:rsid w:val="39B7354B"/>
    <w:rsid w:val="39B87F3B"/>
    <w:rsid w:val="39BF6BF7"/>
    <w:rsid w:val="39C77C10"/>
    <w:rsid w:val="39CBB8A3"/>
    <w:rsid w:val="39CDA9EF"/>
    <w:rsid w:val="39CE58EA"/>
    <w:rsid w:val="39CFBA54"/>
    <w:rsid w:val="39D766D0"/>
    <w:rsid w:val="39D9730C"/>
    <w:rsid w:val="39DA2FF4"/>
    <w:rsid w:val="39DBEFA8"/>
    <w:rsid w:val="39E28A11"/>
    <w:rsid w:val="39E2A851"/>
    <w:rsid w:val="39E4AC66"/>
    <w:rsid w:val="39E72838"/>
    <w:rsid w:val="39EA829C"/>
    <w:rsid w:val="39EAD832"/>
    <w:rsid w:val="39ED53CC"/>
    <w:rsid w:val="39EDF982"/>
    <w:rsid w:val="39EEA1F6"/>
    <w:rsid w:val="39F1193B"/>
    <w:rsid w:val="39F204FE"/>
    <w:rsid w:val="39F29313"/>
    <w:rsid w:val="39F533BD"/>
    <w:rsid w:val="3A089D12"/>
    <w:rsid w:val="3A093268"/>
    <w:rsid w:val="3A0C5D82"/>
    <w:rsid w:val="3A0F7F46"/>
    <w:rsid w:val="3A119CB0"/>
    <w:rsid w:val="3A13CB9C"/>
    <w:rsid w:val="3A14A122"/>
    <w:rsid w:val="3A1D7EEA"/>
    <w:rsid w:val="3A1E4D13"/>
    <w:rsid w:val="3A28F6AD"/>
    <w:rsid w:val="3A304A02"/>
    <w:rsid w:val="3A335917"/>
    <w:rsid w:val="3A365483"/>
    <w:rsid w:val="3A36914A"/>
    <w:rsid w:val="3A3829A4"/>
    <w:rsid w:val="3A3EFED1"/>
    <w:rsid w:val="3A448F9A"/>
    <w:rsid w:val="3A44ED9F"/>
    <w:rsid w:val="3A485C25"/>
    <w:rsid w:val="3A4D0FAF"/>
    <w:rsid w:val="3A4DB46C"/>
    <w:rsid w:val="3A4E7942"/>
    <w:rsid w:val="3A4F0216"/>
    <w:rsid w:val="3A5606DD"/>
    <w:rsid w:val="3A56659C"/>
    <w:rsid w:val="3A587605"/>
    <w:rsid w:val="3A5A0D34"/>
    <w:rsid w:val="3A5ADC64"/>
    <w:rsid w:val="3A5C8C16"/>
    <w:rsid w:val="3A5CCDAF"/>
    <w:rsid w:val="3A613993"/>
    <w:rsid w:val="3A621261"/>
    <w:rsid w:val="3A62B1F4"/>
    <w:rsid w:val="3A62B7A8"/>
    <w:rsid w:val="3A636AD8"/>
    <w:rsid w:val="3A68840B"/>
    <w:rsid w:val="3A68D30F"/>
    <w:rsid w:val="3A6F91DF"/>
    <w:rsid w:val="3A70A484"/>
    <w:rsid w:val="3A7CB2BC"/>
    <w:rsid w:val="3A832D69"/>
    <w:rsid w:val="3A85AA1C"/>
    <w:rsid w:val="3A85B53E"/>
    <w:rsid w:val="3A8A4766"/>
    <w:rsid w:val="3A961311"/>
    <w:rsid w:val="3A9659D6"/>
    <w:rsid w:val="3A96B7BB"/>
    <w:rsid w:val="3A979922"/>
    <w:rsid w:val="3A97CA04"/>
    <w:rsid w:val="3A9C3D19"/>
    <w:rsid w:val="3AAA9FA1"/>
    <w:rsid w:val="3AB1EBA0"/>
    <w:rsid w:val="3AB697A2"/>
    <w:rsid w:val="3AB8F8C8"/>
    <w:rsid w:val="3ABB474B"/>
    <w:rsid w:val="3AC0ECDE"/>
    <w:rsid w:val="3AC1D840"/>
    <w:rsid w:val="3AC6B9BC"/>
    <w:rsid w:val="3AC8C0FA"/>
    <w:rsid w:val="3ACA652D"/>
    <w:rsid w:val="3ACBA8E8"/>
    <w:rsid w:val="3ACD8888"/>
    <w:rsid w:val="3ACFD432"/>
    <w:rsid w:val="3AD16825"/>
    <w:rsid w:val="3ADA7E74"/>
    <w:rsid w:val="3AE0D7A2"/>
    <w:rsid w:val="3AE3EF8C"/>
    <w:rsid w:val="3AE40073"/>
    <w:rsid w:val="3AE511AB"/>
    <w:rsid w:val="3AE80327"/>
    <w:rsid w:val="3AE91A55"/>
    <w:rsid w:val="3AED02CF"/>
    <w:rsid w:val="3AF12D8B"/>
    <w:rsid w:val="3AF2EB67"/>
    <w:rsid w:val="3AF3DD86"/>
    <w:rsid w:val="3AFA4867"/>
    <w:rsid w:val="3AFBEC33"/>
    <w:rsid w:val="3AFDC1D3"/>
    <w:rsid w:val="3AFE4C46"/>
    <w:rsid w:val="3B061699"/>
    <w:rsid w:val="3B0BCE3A"/>
    <w:rsid w:val="3B0C0280"/>
    <w:rsid w:val="3B1189D9"/>
    <w:rsid w:val="3B19782B"/>
    <w:rsid w:val="3B1A8B00"/>
    <w:rsid w:val="3B1FD73E"/>
    <w:rsid w:val="3B220529"/>
    <w:rsid w:val="3B22B253"/>
    <w:rsid w:val="3B22B9C1"/>
    <w:rsid w:val="3B27B3FA"/>
    <w:rsid w:val="3B28EC6D"/>
    <w:rsid w:val="3B297821"/>
    <w:rsid w:val="3B2A084C"/>
    <w:rsid w:val="3B2A77CF"/>
    <w:rsid w:val="3B2AE540"/>
    <w:rsid w:val="3B2DC2EC"/>
    <w:rsid w:val="3B3511C4"/>
    <w:rsid w:val="3B3544DF"/>
    <w:rsid w:val="3B3B1E60"/>
    <w:rsid w:val="3B3C1C88"/>
    <w:rsid w:val="3B3C7282"/>
    <w:rsid w:val="3B43CC40"/>
    <w:rsid w:val="3B440A22"/>
    <w:rsid w:val="3B4459A5"/>
    <w:rsid w:val="3B45C838"/>
    <w:rsid w:val="3B4F9130"/>
    <w:rsid w:val="3B5197C8"/>
    <w:rsid w:val="3B5238BC"/>
    <w:rsid w:val="3B578E52"/>
    <w:rsid w:val="3B5A47DC"/>
    <w:rsid w:val="3B5B47EE"/>
    <w:rsid w:val="3B5DCDF8"/>
    <w:rsid w:val="3B5E08FA"/>
    <w:rsid w:val="3B6071F7"/>
    <w:rsid w:val="3B6497B2"/>
    <w:rsid w:val="3B6703F1"/>
    <w:rsid w:val="3B67EFF8"/>
    <w:rsid w:val="3B6D8F1C"/>
    <w:rsid w:val="3B7407B8"/>
    <w:rsid w:val="3B75E7FA"/>
    <w:rsid w:val="3B819C72"/>
    <w:rsid w:val="3B8878AA"/>
    <w:rsid w:val="3B8B0A7A"/>
    <w:rsid w:val="3B8D67BF"/>
    <w:rsid w:val="3B90B737"/>
    <w:rsid w:val="3B912A2E"/>
    <w:rsid w:val="3B96A7F0"/>
    <w:rsid w:val="3B9D9023"/>
    <w:rsid w:val="3BA15FAA"/>
    <w:rsid w:val="3BA87BCE"/>
    <w:rsid w:val="3BAA2218"/>
    <w:rsid w:val="3BABCDE1"/>
    <w:rsid w:val="3BAED020"/>
    <w:rsid w:val="3BB00E0C"/>
    <w:rsid w:val="3BB25112"/>
    <w:rsid w:val="3BB2671C"/>
    <w:rsid w:val="3BB28AE0"/>
    <w:rsid w:val="3BB5089E"/>
    <w:rsid w:val="3BB89F4E"/>
    <w:rsid w:val="3BBCF609"/>
    <w:rsid w:val="3BBFEE21"/>
    <w:rsid w:val="3BC08417"/>
    <w:rsid w:val="3BC0D399"/>
    <w:rsid w:val="3BC4D7D1"/>
    <w:rsid w:val="3BC4EED1"/>
    <w:rsid w:val="3BC6CEF8"/>
    <w:rsid w:val="3BCD5C75"/>
    <w:rsid w:val="3BCEF7D7"/>
    <w:rsid w:val="3BD0A7B8"/>
    <w:rsid w:val="3BDBC150"/>
    <w:rsid w:val="3BDE7C6F"/>
    <w:rsid w:val="3BE02F7E"/>
    <w:rsid w:val="3BE031FE"/>
    <w:rsid w:val="3BE1A3DF"/>
    <w:rsid w:val="3BE3E148"/>
    <w:rsid w:val="3BEA101A"/>
    <w:rsid w:val="3BEB77C8"/>
    <w:rsid w:val="3BEBF04E"/>
    <w:rsid w:val="3BEC0516"/>
    <w:rsid w:val="3BED8919"/>
    <w:rsid w:val="3BEE3007"/>
    <w:rsid w:val="3BF16018"/>
    <w:rsid w:val="3BF565BB"/>
    <w:rsid w:val="3BF6A26C"/>
    <w:rsid w:val="3BF7981F"/>
    <w:rsid w:val="3BF945B3"/>
    <w:rsid w:val="3C0330A5"/>
    <w:rsid w:val="3C053FA2"/>
    <w:rsid w:val="3C070D89"/>
    <w:rsid w:val="3C07DBA1"/>
    <w:rsid w:val="3C084078"/>
    <w:rsid w:val="3C0C5399"/>
    <w:rsid w:val="3C0CC3BA"/>
    <w:rsid w:val="3C0D3BF2"/>
    <w:rsid w:val="3C0EBAB9"/>
    <w:rsid w:val="3C0FFAAD"/>
    <w:rsid w:val="3C1637CD"/>
    <w:rsid w:val="3C20D5F9"/>
    <w:rsid w:val="3C22A1FE"/>
    <w:rsid w:val="3C27DC1A"/>
    <w:rsid w:val="3C2C3E0B"/>
    <w:rsid w:val="3C3014AA"/>
    <w:rsid w:val="3C32B9E9"/>
    <w:rsid w:val="3C334D22"/>
    <w:rsid w:val="3C35F85C"/>
    <w:rsid w:val="3C394336"/>
    <w:rsid w:val="3C3B114E"/>
    <w:rsid w:val="3C4CE46A"/>
    <w:rsid w:val="3C4D6077"/>
    <w:rsid w:val="3C4E3A1A"/>
    <w:rsid w:val="3C50C12B"/>
    <w:rsid w:val="3C54AEDA"/>
    <w:rsid w:val="3C5F38C4"/>
    <w:rsid w:val="3C5FC80C"/>
    <w:rsid w:val="3C626D36"/>
    <w:rsid w:val="3C62F229"/>
    <w:rsid w:val="3C643202"/>
    <w:rsid w:val="3C65E848"/>
    <w:rsid w:val="3C663438"/>
    <w:rsid w:val="3C6A2DB7"/>
    <w:rsid w:val="3C6BB207"/>
    <w:rsid w:val="3C6E889D"/>
    <w:rsid w:val="3C702EFB"/>
    <w:rsid w:val="3C737C4E"/>
    <w:rsid w:val="3C73801D"/>
    <w:rsid w:val="3C741162"/>
    <w:rsid w:val="3C7471E1"/>
    <w:rsid w:val="3C779B26"/>
    <w:rsid w:val="3C781B93"/>
    <w:rsid w:val="3C800735"/>
    <w:rsid w:val="3C819C2C"/>
    <w:rsid w:val="3C8360E7"/>
    <w:rsid w:val="3C8732D3"/>
    <w:rsid w:val="3C8DC77A"/>
    <w:rsid w:val="3C8ED947"/>
    <w:rsid w:val="3C95500C"/>
    <w:rsid w:val="3C992370"/>
    <w:rsid w:val="3C99C716"/>
    <w:rsid w:val="3C9A7B91"/>
    <w:rsid w:val="3C9BDCC4"/>
    <w:rsid w:val="3CA60561"/>
    <w:rsid w:val="3CA6C444"/>
    <w:rsid w:val="3CAD14F3"/>
    <w:rsid w:val="3CAEA9CE"/>
    <w:rsid w:val="3CB2F75B"/>
    <w:rsid w:val="3CB41E8E"/>
    <w:rsid w:val="3CB623CE"/>
    <w:rsid w:val="3CB66C59"/>
    <w:rsid w:val="3CB7F0BA"/>
    <w:rsid w:val="3CBA9F40"/>
    <w:rsid w:val="3CBD1382"/>
    <w:rsid w:val="3CBD9C22"/>
    <w:rsid w:val="3CC062F6"/>
    <w:rsid w:val="3CC1237D"/>
    <w:rsid w:val="3CC21629"/>
    <w:rsid w:val="3CC32086"/>
    <w:rsid w:val="3CC6EF3D"/>
    <w:rsid w:val="3CCC8E2B"/>
    <w:rsid w:val="3CD211F1"/>
    <w:rsid w:val="3CD4B8BD"/>
    <w:rsid w:val="3CD7E174"/>
    <w:rsid w:val="3CDA7A67"/>
    <w:rsid w:val="3CDC2D5C"/>
    <w:rsid w:val="3CDDB033"/>
    <w:rsid w:val="3CDDC643"/>
    <w:rsid w:val="3CE05DAD"/>
    <w:rsid w:val="3CF28A98"/>
    <w:rsid w:val="3CF2B78E"/>
    <w:rsid w:val="3CF31F08"/>
    <w:rsid w:val="3CF36DAA"/>
    <w:rsid w:val="3CFB813C"/>
    <w:rsid w:val="3CFF3A09"/>
    <w:rsid w:val="3D02A4F1"/>
    <w:rsid w:val="3D04DAEC"/>
    <w:rsid w:val="3D0622CB"/>
    <w:rsid w:val="3D098AD6"/>
    <w:rsid w:val="3D0F9294"/>
    <w:rsid w:val="3D0FA3E0"/>
    <w:rsid w:val="3D1242FF"/>
    <w:rsid w:val="3D12A9DF"/>
    <w:rsid w:val="3D176CA3"/>
    <w:rsid w:val="3D1F4F39"/>
    <w:rsid w:val="3D229BCE"/>
    <w:rsid w:val="3D238D66"/>
    <w:rsid w:val="3D25CD86"/>
    <w:rsid w:val="3D28F220"/>
    <w:rsid w:val="3D2958C3"/>
    <w:rsid w:val="3D29E218"/>
    <w:rsid w:val="3D31F250"/>
    <w:rsid w:val="3D33CD6D"/>
    <w:rsid w:val="3D3C2438"/>
    <w:rsid w:val="3D3E06C6"/>
    <w:rsid w:val="3D3E4C0F"/>
    <w:rsid w:val="3D40D31A"/>
    <w:rsid w:val="3D45E7E2"/>
    <w:rsid w:val="3D461F10"/>
    <w:rsid w:val="3D4AA58A"/>
    <w:rsid w:val="3D4C85A8"/>
    <w:rsid w:val="3D50BF40"/>
    <w:rsid w:val="3D50CD02"/>
    <w:rsid w:val="3D52B7B0"/>
    <w:rsid w:val="3D52E0AF"/>
    <w:rsid w:val="3D560BEB"/>
    <w:rsid w:val="3D594429"/>
    <w:rsid w:val="3D5A8A20"/>
    <w:rsid w:val="3D5ACEEC"/>
    <w:rsid w:val="3D5B7BAF"/>
    <w:rsid w:val="3D5DA3B0"/>
    <w:rsid w:val="3D63A263"/>
    <w:rsid w:val="3D6844EC"/>
    <w:rsid w:val="3D6BF2FD"/>
    <w:rsid w:val="3D6F775C"/>
    <w:rsid w:val="3D715035"/>
    <w:rsid w:val="3D73F933"/>
    <w:rsid w:val="3D74580D"/>
    <w:rsid w:val="3D7568A2"/>
    <w:rsid w:val="3D76810F"/>
    <w:rsid w:val="3D77D109"/>
    <w:rsid w:val="3D7A536B"/>
    <w:rsid w:val="3D7B53F1"/>
    <w:rsid w:val="3D7E148E"/>
    <w:rsid w:val="3D7ECEB6"/>
    <w:rsid w:val="3D804DEC"/>
    <w:rsid w:val="3D881C68"/>
    <w:rsid w:val="3D8E00CE"/>
    <w:rsid w:val="3D8ED5E0"/>
    <w:rsid w:val="3D9D794A"/>
    <w:rsid w:val="3D9E0696"/>
    <w:rsid w:val="3D9EBFD3"/>
    <w:rsid w:val="3DA1D6F4"/>
    <w:rsid w:val="3DAD622F"/>
    <w:rsid w:val="3DAD6B02"/>
    <w:rsid w:val="3DB14DA5"/>
    <w:rsid w:val="3DB3BA1E"/>
    <w:rsid w:val="3DB5DDC3"/>
    <w:rsid w:val="3DBCBAFB"/>
    <w:rsid w:val="3DBCC720"/>
    <w:rsid w:val="3DBEB7CB"/>
    <w:rsid w:val="3DC0FB10"/>
    <w:rsid w:val="3DD08011"/>
    <w:rsid w:val="3DD1E316"/>
    <w:rsid w:val="3DD91D02"/>
    <w:rsid w:val="3DD99EFD"/>
    <w:rsid w:val="3DDAF9FD"/>
    <w:rsid w:val="3DDB71F5"/>
    <w:rsid w:val="3DDBD209"/>
    <w:rsid w:val="3DE2DDF1"/>
    <w:rsid w:val="3DE66D58"/>
    <w:rsid w:val="3DEB7BFB"/>
    <w:rsid w:val="3DED2ABA"/>
    <w:rsid w:val="3DF0A094"/>
    <w:rsid w:val="3DF4D7F2"/>
    <w:rsid w:val="3DF63180"/>
    <w:rsid w:val="3DF8AD9A"/>
    <w:rsid w:val="3DFABE52"/>
    <w:rsid w:val="3DFC75BA"/>
    <w:rsid w:val="3E03B561"/>
    <w:rsid w:val="3E06A652"/>
    <w:rsid w:val="3E079BEF"/>
    <w:rsid w:val="3E07B831"/>
    <w:rsid w:val="3E0928A2"/>
    <w:rsid w:val="3E099E75"/>
    <w:rsid w:val="3E0B2614"/>
    <w:rsid w:val="3E16AA6B"/>
    <w:rsid w:val="3E1AB0F8"/>
    <w:rsid w:val="3E1F3EC2"/>
    <w:rsid w:val="3E20E0A2"/>
    <w:rsid w:val="3E2647E3"/>
    <w:rsid w:val="3E2BAB96"/>
    <w:rsid w:val="3E2CEE24"/>
    <w:rsid w:val="3E2D7D03"/>
    <w:rsid w:val="3E2FEE33"/>
    <w:rsid w:val="3E31C32E"/>
    <w:rsid w:val="3E3248AA"/>
    <w:rsid w:val="3E32CC7E"/>
    <w:rsid w:val="3E335F01"/>
    <w:rsid w:val="3E3BDF58"/>
    <w:rsid w:val="3E3DB85E"/>
    <w:rsid w:val="3E3E51EA"/>
    <w:rsid w:val="3E423C31"/>
    <w:rsid w:val="3E44D233"/>
    <w:rsid w:val="3E473720"/>
    <w:rsid w:val="3E48D42F"/>
    <w:rsid w:val="3E4AB69C"/>
    <w:rsid w:val="3E4D986F"/>
    <w:rsid w:val="3E4FA08E"/>
    <w:rsid w:val="3E502045"/>
    <w:rsid w:val="3E5480A3"/>
    <w:rsid w:val="3E568268"/>
    <w:rsid w:val="3E57061A"/>
    <w:rsid w:val="3E582999"/>
    <w:rsid w:val="3E5BACF1"/>
    <w:rsid w:val="3E60F195"/>
    <w:rsid w:val="3E6A095C"/>
    <w:rsid w:val="3E6D5054"/>
    <w:rsid w:val="3E7181D6"/>
    <w:rsid w:val="3E74E631"/>
    <w:rsid w:val="3E766373"/>
    <w:rsid w:val="3E805F27"/>
    <w:rsid w:val="3E837A65"/>
    <w:rsid w:val="3E8977DA"/>
    <w:rsid w:val="3E89AEA4"/>
    <w:rsid w:val="3E8A275D"/>
    <w:rsid w:val="3E8B4AA7"/>
    <w:rsid w:val="3EA53E8C"/>
    <w:rsid w:val="3EA5E182"/>
    <w:rsid w:val="3EA6F14A"/>
    <w:rsid w:val="3EAC0A14"/>
    <w:rsid w:val="3EB1851E"/>
    <w:rsid w:val="3EB451CA"/>
    <w:rsid w:val="3EB62693"/>
    <w:rsid w:val="3EB7D394"/>
    <w:rsid w:val="3EB8B59E"/>
    <w:rsid w:val="3EB949F8"/>
    <w:rsid w:val="3EBA6222"/>
    <w:rsid w:val="3EBE19E0"/>
    <w:rsid w:val="3EC1D069"/>
    <w:rsid w:val="3EC49A07"/>
    <w:rsid w:val="3EC71B75"/>
    <w:rsid w:val="3EC8A3E2"/>
    <w:rsid w:val="3ED018EC"/>
    <w:rsid w:val="3ED1AA64"/>
    <w:rsid w:val="3ED5DD21"/>
    <w:rsid w:val="3EE17268"/>
    <w:rsid w:val="3EE70FD2"/>
    <w:rsid w:val="3EF16404"/>
    <w:rsid w:val="3EF3C00F"/>
    <w:rsid w:val="3EF4A9C1"/>
    <w:rsid w:val="3EF4B154"/>
    <w:rsid w:val="3EF54D12"/>
    <w:rsid w:val="3EF77867"/>
    <w:rsid w:val="3EFCFC57"/>
    <w:rsid w:val="3F044527"/>
    <w:rsid w:val="3F05159B"/>
    <w:rsid w:val="3F076AC5"/>
    <w:rsid w:val="3F0D1C09"/>
    <w:rsid w:val="3F0DBB73"/>
    <w:rsid w:val="3F0DD9B1"/>
    <w:rsid w:val="3F0FCF44"/>
    <w:rsid w:val="3F1094D9"/>
    <w:rsid w:val="3F139AEE"/>
    <w:rsid w:val="3F149812"/>
    <w:rsid w:val="3F14DDC2"/>
    <w:rsid w:val="3F1A6361"/>
    <w:rsid w:val="3F23714E"/>
    <w:rsid w:val="3F27789D"/>
    <w:rsid w:val="3F289AE6"/>
    <w:rsid w:val="3F2AFF50"/>
    <w:rsid w:val="3F2B9BD2"/>
    <w:rsid w:val="3F2FA7E1"/>
    <w:rsid w:val="3F320511"/>
    <w:rsid w:val="3F36A0DE"/>
    <w:rsid w:val="3F3762AD"/>
    <w:rsid w:val="3F39EE36"/>
    <w:rsid w:val="3F3C57CB"/>
    <w:rsid w:val="3F4074D3"/>
    <w:rsid w:val="3F432CB3"/>
    <w:rsid w:val="3F4A4B11"/>
    <w:rsid w:val="3F50EE04"/>
    <w:rsid w:val="3F58DA8E"/>
    <w:rsid w:val="3F5AC531"/>
    <w:rsid w:val="3F5CC5C3"/>
    <w:rsid w:val="3F5DBF13"/>
    <w:rsid w:val="3F5FA17B"/>
    <w:rsid w:val="3F62287C"/>
    <w:rsid w:val="3F6B7505"/>
    <w:rsid w:val="3F6D24A9"/>
    <w:rsid w:val="3F6DB108"/>
    <w:rsid w:val="3F74C886"/>
    <w:rsid w:val="3F7A9E47"/>
    <w:rsid w:val="3F7AEF31"/>
    <w:rsid w:val="3F7D485A"/>
    <w:rsid w:val="3F7EBEEB"/>
    <w:rsid w:val="3F840377"/>
    <w:rsid w:val="3F84F5C2"/>
    <w:rsid w:val="3F86993F"/>
    <w:rsid w:val="3F87473A"/>
    <w:rsid w:val="3F87D61E"/>
    <w:rsid w:val="3F896A11"/>
    <w:rsid w:val="3F8C591F"/>
    <w:rsid w:val="3F8D41B7"/>
    <w:rsid w:val="3F90CE62"/>
    <w:rsid w:val="3F9846B4"/>
    <w:rsid w:val="3F9A01A5"/>
    <w:rsid w:val="3F9FD306"/>
    <w:rsid w:val="3FA5630E"/>
    <w:rsid w:val="3FA8260B"/>
    <w:rsid w:val="3FAB666C"/>
    <w:rsid w:val="3FABF6DF"/>
    <w:rsid w:val="3FAF79F6"/>
    <w:rsid w:val="3FB3E217"/>
    <w:rsid w:val="3FB56462"/>
    <w:rsid w:val="3FB6B95E"/>
    <w:rsid w:val="3FB71AC9"/>
    <w:rsid w:val="3FB822B2"/>
    <w:rsid w:val="3FBB7DF9"/>
    <w:rsid w:val="3FC43C8C"/>
    <w:rsid w:val="3FC9A2A1"/>
    <w:rsid w:val="3FD00753"/>
    <w:rsid w:val="3FD52301"/>
    <w:rsid w:val="3FD5B362"/>
    <w:rsid w:val="3FDF6CCC"/>
    <w:rsid w:val="3FE2A406"/>
    <w:rsid w:val="3FE92A64"/>
    <w:rsid w:val="3FEA2FED"/>
    <w:rsid w:val="3FEB011E"/>
    <w:rsid w:val="3FEFBCCC"/>
    <w:rsid w:val="3FF01CD6"/>
    <w:rsid w:val="3FF0D194"/>
    <w:rsid w:val="3FF27ADE"/>
    <w:rsid w:val="3FF5DF04"/>
    <w:rsid w:val="3FF72B23"/>
    <w:rsid w:val="3FFA5611"/>
    <w:rsid w:val="3FFAE987"/>
    <w:rsid w:val="40018991"/>
    <w:rsid w:val="4001962A"/>
    <w:rsid w:val="40024216"/>
    <w:rsid w:val="4002ADF3"/>
    <w:rsid w:val="400A434F"/>
    <w:rsid w:val="4010C016"/>
    <w:rsid w:val="4012F5D9"/>
    <w:rsid w:val="40135655"/>
    <w:rsid w:val="40184B69"/>
    <w:rsid w:val="40185186"/>
    <w:rsid w:val="401AF0AC"/>
    <w:rsid w:val="40202F81"/>
    <w:rsid w:val="40212E83"/>
    <w:rsid w:val="40223508"/>
    <w:rsid w:val="402CBCB2"/>
    <w:rsid w:val="4030FAFE"/>
    <w:rsid w:val="40359653"/>
    <w:rsid w:val="403664AC"/>
    <w:rsid w:val="40369BA8"/>
    <w:rsid w:val="403A2398"/>
    <w:rsid w:val="403AEC06"/>
    <w:rsid w:val="403C967F"/>
    <w:rsid w:val="40442534"/>
    <w:rsid w:val="40444F62"/>
    <w:rsid w:val="4045D6E1"/>
    <w:rsid w:val="40468284"/>
    <w:rsid w:val="404A02F8"/>
    <w:rsid w:val="4050B598"/>
    <w:rsid w:val="4058D7BF"/>
    <w:rsid w:val="4058E7B0"/>
    <w:rsid w:val="40591EF6"/>
    <w:rsid w:val="405A8434"/>
    <w:rsid w:val="405B357F"/>
    <w:rsid w:val="40611D58"/>
    <w:rsid w:val="4061B145"/>
    <w:rsid w:val="40621A6B"/>
    <w:rsid w:val="4066D490"/>
    <w:rsid w:val="4067BAE0"/>
    <w:rsid w:val="406E57D8"/>
    <w:rsid w:val="4072931C"/>
    <w:rsid w:val="4075298E"/>
    <w:rsid w:val="407A3F12"/>
    <w:rsid w:val="407DCA14"/>
    <w:rsid w:val="4082A18C"/>
    <w:rsid w:val="4082D37E"/>
    <w:rsid w:val="40840235"/>
    <w:rsid w:val="4084DBFA"/>
    <w:rsid w:val="40876E4F"/>
    <w:rsid w:val="40947E42"/>
    <w:rsid w:val="4095AACF"/>
    <w:rsid w:val="40976F2B"/>
    <w:rsid w:val="40995B42"/>
    <w:rsid w:val="4099AA8E"/>
    <w:rsid w:val="409AAC73"/>
    <w:rsid w:val="409AB357"/>
    <w:rsid w:val="409F8BD6"/>
    <w:rsid w:val="40A01DFD"/>
    <w:rsid w:val="40A3B766"/>
    <w:rsid w:val="40AB8D46"/>
    <w:rsid w:val="40ACB42F"/>
    <w:rsid w:val="40ACC517"/>
    <w:rsid w:val="40B0C85E"/>
    <w:rsid w:val="40B28CAC"/>
    <w:rsid w:val="40B8289B"/>
    <w:rsid w:val="40B93458"/>
    <w:rsid w:val="40BC07DB"/>
    <w:rsid w:val="40BE2F89"/>
    <w:rsid w:val="40BECFFE"/>
    <w:rsid w:val="40BFE7A2"/>
    <w:rsid w:val="40C32622"/>
    <w:rsid w:val="40C41D65"/>
    <w:rsid w:val="40C83CED"/>
    <w:rsid w:val="40CEC169"/>
    <w:rsid w:val="40CFDC7B"/>
    <w:rsid w:val="40CFFB8A"/>
    <w:rsid w:val="40D13DA2"/>
    <w:rsid w:val="40D1E05A"/>
    <w:rsid w:val="40E4EF12"/>
    <w:rsid w:val="40E5A170"/>
    <w:rsid w:val="40E756FF"/>
    <w:rsid w:val="40E85C9F"/>
    <w:rsid w:val="40E873D3"/>
    <w:rsid w:val="40E8BF4F"/>
    <w:rsid w:val="40EA9BF9"/>
    <w:rsid w:val="40EB608A"/>
    <w:rsid w:val="40EDF862"/>
    <w:rsid w:val="40F006EE"/>
    <w:rsid w:val="40F0A6BF"/>
    <w:rsid w:val="40F1236F"/>
    <w:rsid w:val="40F2A74A"/>
    <w:rsid w:val="40F3A453"/>
    <w:rsid w:val="40F72CE0"/>
    <w:rsid w:val="40FCF9E2"/>
    <w:rsid w:val="40FD5BA0"/>
    <w:rsid w:val="40FE0BB6"/>
    <w:rsid w:val="40FFD8ED"/>
    <w:rsid w:val="4104E992"/>
    <w:rsid w:val="4106872A"/>
    <w:rsid w:val="410BB453"/>
    <w:rsid w:val="4110AD1A"/>
    <w:rsid w:val="41157ADB"/>
    <w:rsid w:val="4119120A"/>
    <w:rsid w:val="411BB474"/>
    <w:rsid w:val="41234633"/>
    <w:rsid w:val="412388DE"/>
    <w:rsid w:val="4124129E"/>
    <w:rsid w:val="41243CDC"/>
    <w:rsid w:val="4124AD51"/>
    <w:rsid w:val="412C48F4"/>
    <w:rsid w:val="412C69BC"/>
    <w:rsid w:val="412CD366"/>
    <w:rsid w:val="412D3EF7"/>
    <w:rsid w:val="412DA858"/>
    <w:rsid w:val="4133EDD4"/>
    <w:rsid w:val="413950CA"/>
    <w:rsid w:val="413FEE05"/>
    <w:rsid w:val="414234AB"/>
    <w:rsid w:val="41431560"/>
    <w:rsid w:val="414406AE"/>
    <w:rsid w:val="41477E38"/>
    <w:rsid w:val="41488493"/>
    <w:rsid w:val="414C33C9"/>
    <w:rsid w:val="414D4ADC"/>
    <w:rsid w:val="4152938C"/>
    <w:rsid w:val="41587FEF"/>
    <w:rsid w:val="4158C94F"/>
    <w:rsid w:val="41599A0F"/>
    <w:rsid w:val="415B2448"/>
    <w:rsid w:val="415CFD4D"/>
    <w:rsid w:val="4160E7AC"/>
    <w:rsid w:val="41647B88"/>
    <w:rsid w:val="4165A5EE"/>
    <w:rsid w:val="416B0850"/>
    <w:rsid w:val="416C65ED"/>
    <w:rsid w:val="416CF770"/>
    <w:rsid w:val="416EF641"/>
    <w:rsid w:val="4172993F"/>
    <w:rsid w:val="41791A8B"/>
    <w:rsid w:val="4180D9A6"/>
    <w:rsid w:val="418107D1"/>
    <w:rsid w:val="4184AE4B"/>
    <w:rsid w:val="41868AC1"/>
    <w:rsid w:val="4187D555"/>
    <w:rsid w:val="418D63F3"/>
    <w:rsid w:val="4191100A"/>
    <w:rsid w:val="4198C75C"/>
    <w:rsid w:val="4198F9DD"/>
    <w:rsid w:val="41996A20"/>
    <w:rsid w:val="419975BB"/>
    <w:rsid w:val="419BF95C"/>
    <w:rsid w:val="41A270DF"/>
    <w:rsid w:val="41A58E2C"/>
    <w:rsid w:val="41A5DEFA"/>
    <w:rsid w:val="41A6AD5F"/>
    <w:rsid w:val="41A6E156"/>
    <w:rsid w:val="41A7164B"/>
    <w:rsid w:val="41AB6634"/>
    <w:rsid w:val="41AE5B17"/>
    <w:rsid w:val="41AFBA48"/>
    <w:rsid w:val="41B349AB"/>
    <w:rsid w:val="41B34F47"/>
    <w:rsid w:val="41B3F4A2"/>
    <w:rsid w:val="41B4D288"/>
    <w:rsid w:val="41B72754"/>
    <w:rsid w:val="41BAFE49"/>
    <w:rsid w:val="41BD84E0"/>
    <w:rsid w:val="41C08BC3"/>
    <w:rsid w:val="41C2AF26"/>
    <w:rsid w:val="41C4E19D"/>
    <w:rsid w:val="41C9DA6A"/>
    <w:rsid w:val="41C9FC7D"/>
    <w:rsid w:val="41CC340D"/>
    <w:rsid w:val="41CD0712"/>
    <w:rsid w:val="41CD507E"/>
    <w:rsid w:val="41D08BAE"/>
    <w:rsid w:val="41D0B797"/>
    <w:rsid w:val="41D4E51C"/>
    <w:rsid w:val="41D8BDA5"/>
    <w:rsid w:val="41DE7882"/>
    <w:rsid w:val="41E41B26"/>
    <w:rsid w:val="41E4C4F7"/>
    <w:rsid w:val="41E762FF"/>
    <w:rsid w:val="41EB6727"/>
    <w:rsid w:val="41EE9052"/>
    <w:rsid w:val="41F003D5"/>
    <w:rsid w:val="41F16BD5"/>
    <w:rsid w:val="41F17E44"/>
    <w:rsid w:val="41F514C3"/>
    <w:rsid w:val="41F8AF0D"/>
    <w:rsid w:val="41FAE11E"/>
    <w:rsid w:val="41FECE4E"/>
    <w:rsid w:val="41FF6CD1"/>
    <w:rsid w:val="420157F3"/>
    <w:rsid w:val="420B5F9E"/>
    <w:rsid w:val="420C9360"/>
    <w:rsid w:val="420DC1E9"/>
    <w:rsid w:val="420E2B96"/>
    <w:rsid w:val="42123C1A"/>
    <w:rsid w:val="42185DA3"/>
    <w:rsid w:val="4219DF18"/>
    <w:rsid w:val="421D4A2C"/>
    <w:rsid w:val="421E0D12"/>
    <w:rsid w:val="4220658F"/>
    <w:rsid w:val="42234801"/>
    <w:rsid w:val="42242521"/>
    <w:rsid w:val="42278C7C"/>
    <w:rsid w:val="423130C0"/>
    <w:rsid w:val="4232C1A6"/>
    <w:rsid w:val="42358280"/>
    <w:rsid w:val="4236060C"/>
    <w:rsid w:val="4236AE8F"/>
    <w:rsid w:val="423B9BA0"/>
    <w:rsid w:val="42411E48"/>
    <w:rsid w:val="42471B80"/>
    <w:rsid w:val="42473EC2"/>
    <w:rsid w:val="424D70B5"/>
    <w:rsid w:val="424F5487"/>
    <w:rsid w:val="425607A5"/>
    <w:rsid w:val="425756AD"/>
    <w:rsid w:val="425A30D3"/>
    <w:rsid w:val="42638CC0"/>
    <w:rsid w:val="4268E18C"/>
    <w:rsid w:val="426C9513"/>
    <w:rsid w:val="426CF799"/>
    <w:rsid w:val="427513C3"/>
    <w:rsid w:val="427C5664"/>
    <w:rsid w:val="4281438F"/>
    <w:rsid w:val="428323FE"/>
    <w:rsid w:val="4283FA85"/>
    <w:rsid w:val="4285A67D"/>
    <w:rsid w:val="428AB82B"/>
    <w:rsid w:val="428C7154"/>
    <w:rsid w:val="428ED528"/>
    <w:rsid w:val="429098CE"/>
    <w:rsid w:val="4297968C"/>
    <w:rsid w:val="42A1CB55"/>
    <w:rsid w:val="42A26581"/>
    <w:rsid w:val="42A47460"/>
    <w:rsid w:val="42A6823A"/>
    <w:rsid w:val="42A72DDA"/>
    <w:rsid w:val="42A82B6A"/>
    <w:rsid w:val="42AA892A"/>
    <w:rsid w:val="42AC3193"/>
    <w:rsid w:val="42B1C283"/>
    <w:rsid w:val="42B75616"/>
    <w:rsid w:val="42BB3BDE"/>
    <w:rsid w:val="42BC2A9D"/>
    <w:rsid w:val="42BC6942"/>
    <w:rsid w:val="42BD8AF2"/>
    <w:rsid w:val="42BE9546"/>
    <w:rsid w:val="42BF8C35"/>
    <w:rsid w:val="42C07D84"/>
    <w:rsid w:val="42C4347E"/>
    <w:rsid w:val="42C71FCA"/>
    <w:rsid w:val="42C8614E"/>
    <w:rsid w:val="42D03B4B"/>
    <w:rsid w:val="42D591EE"/>
    <w:rsid w:val="42D61862"/>
    <w:rsid w:val="42D7C073"/>
    <w:rsid w:val="42DACDB9"/>
    <w:rsid w:val="42DCFEC0"/>
    <w:rsid w:val="42DEAD38"/>
    <w:rsid w:val="42DF3CC9"/>
    <w:rsid w:val="42E0AB8C"/>
    <w:rsid w:val="42E2B606"/>
    <w:rsid w:val="42E9026F"/>
    <w:rsid w:val="42F7E325"/>
    <w:rsid w:val="42FA78CC"/>
    <w:rsid w:val="42FD900F"/>
    <w:rsid w:val="430248DE"/>
    <w:rsid w:val="4308659C"/>
    <w:rsid w:val="43088480"/>
    <w:rsid w:val="430B9B4D"/>
    <w:rsid w:val="430FE76A"/>
    <w:rsid w:val="4312A540"/>
    <w:rsid w:val="4316D35D"/>
    <w:rsid w:val="43175C27"/>
    <w:rsid w:val="43188987"/>
    <w:rsid w:val="431A33DD"/>
    <w:rsid w:val="4328755D"/>
    <w:rsid w:val="432AA694"/>
    <w:rsid w:val="432D1065"/>
    <w:rsid w:val="432D8C31"/>
    <w:rsid w:val="432D9597"/>
    <w:rsid w:val="4332582C"/>
    <w:rsid w:val="43325D76"/>
    <w:rsid w:val="43329199"/>
    <w:rsid w:val="4336A798"/>
    <w:rsid w:val="4339DDAB"/>
    <w:rsid w:val="433D2BB6"/>
    <w:rsid w:val="433E6461"/>
    <w:rsid w:val="433FA0D1"/>
    <w:rsid w:val="4340F13D"/>
    <w:rsid w:val="4342CC6A"/>
    <w:rsid w:val="434311C3"/>
    <w:rsid w:val="4348972F"/>
    <w:rsid w:val="4348E609"/>
    <w:rsid w:val="434D55DF"/>
    <w:rsid w:val="434F1801"/>
    <w:rsid w:val="4351E58D"/>
    <w:rsid w:val="43534148"/>
    <w:rsid w:val="4358BFCC"/>
    <w:rsid w:val="4359C70F"/>
    <w:rsid w:val="436090B1"/>
    <w:rsid w:val="43613EE3"/>
    <w:rsid w:val="43621D9E"/>
    <w:rsid w:val="4362F669"/>
    <w:rsid w:val="436A6FE9"/>
    <w:rsid w:val="4377D1A5"/>
    <w:rsid w:val="437AE675"/>
    <w:rsid w:val="437CA464"/>
    <w:rsid w:val="437D1839"/>
    <w:rsid w:val="437FC3FD"/>
    <w:rsid w:val="4384603F"/>
    <w:rsid w:val="438966F9"/>
    <w:rsid w:val="438B48C7"/>
    <w:rsid w:val="438C61F0"/>
    <w:rsid w:val="43921DB8"/>
    <w:rsid w:val="4399165A"/>
    <w:rsid w:val="4399A9E1"/>
    <w:rsid w:val="439C7B1A"/>
    <w:rsid w:val="439FCE80"/>
    <w:rsid w:val="43A1DBEB"/>
    <w:rsid w:val="43A28E2E"/>
    <w:rsid w:val="43A3AAF8"/>
    <w:rsid w:val="43A6C31F"/>
    <w:rsid w:val="43AA1ABA"/>
    <w:rsid w:val="43AD66AE"/>
    <w:rsid w:val="43AE5888"/>
    <w:rsid w:val="43B3DFD7"/>
    <w:rsid w:val="43B9124C"/>
    <w:rsid w:val="43BEE354"/>
    <w:rsid w:val="43C03EC8"/>
    <w:rsid w:val="43C82ED4"/>
    <w:rsid w:val="43CDD942"/>
    <w:rsid w:val="43D0E620"/>
    <w:rsid w:val="43DB3DC9"/>
    <w:rsid w:val="43DBC17D"/>
    <w:rsid w:val="43E001A1"/>
    <w:rsid w:val="43E0D393"/>
    <w:rsid w:val="43E1F6E9"/>
    <w:rsid w:val="43E996E2"/>
    <w:rsid w:val="43EBF206"/>
    <w:rsid w:val="43EC0F87"/>
    <w:rsid w:val="43ECF672"/>
    <w:rsid w:val="43EE2233"/>
    <w:rsid w:val="43F0E1A2"/>
    <w:rsid w:val="43F24FA7"/>
    <w:rsid w:val="43F2E029"/>
    <w:rsid w:val="43F2EC1D"/>
    <w:rsid w:val="43F53678"/>
    <w:rsid w:val="43F6DA25"/>
    <w:rsid w:val="43F882B8"/>
    <w:rsid w:val="43FCB1BA"/>
    <w:rsid w:val="43FD1739"/>
    <w:rsid w:val="4405FBDB"/>
    <w:rsid w:val="440C3FA9"/>
    <w:rsid w:val="440C493E"/>
    <w:rsid w:val="44121C59"/>
    <w:rsid w:val="4413EEFB"/>
    <w:rsid w:val="4415E6AA"/>
    <w:rsid w:val="4417F160"/>
    <w:rsid w:val="4417F63A"/>
    <w:rsid w:val="44180C8D"/>
    <w:rsid w:val="44187B57"/>
    <w:rsid w:val="441F4F7C"/>
    <w:rsid w:val="44215CD7"/>
    <w:rsid w:val="4431B6E0"/>
    <w:rsid w:val="44326AB1"/>
    <w:rsid w:val="4434B640"/>
    <w:rsid w:val="4442EF6F"/>
    <w:rsid w:val="4444FD27"/>
    <w:rsid w:val="44458D86"/>
    <w:rsid w:val="444A7161"/>
    <w:rsid w:val="444F17E6"/>
    <w:rsid w:val="4453E53E"/>
    <w:rsid w:val="44547454"/>
    <w:rsid w:val="4455085E"/>
    <w:rsid w:val="445AAF48"/>
    <w:rsid w:val="445D6FB6"/>
    <w:rsid w:val="446047B4"/>
    <w:rsid w:val="44634D14"/>
    <w:rsid w:val="4463795E"/>
    <w:rsid w:val="4465C873"/>
    <w:rsid w:val="446672EC"/>
    <w:rsid w:val="44690F3F"/>
    <w:rsid w:val="4469F45A"/>
    <w:rsid w:val="446B0436"/>
    <w:rsid w:val="446B839E"/>
    <w:rsid w:val="446D71C1"/>
    <w:rsid w:val="4470CECC"/>
    <w:rsid w:val="4473C694"/>
    <w:rsid w:val="4473EBCE"/>
    <w:rsid w:val="4475ACD7"/>
    <w:rsid w:val="44765339"/>
    <w:rsid w:val="44782772"/>
    <w:rsid w:val="4478328E"/>
    <w:rsid w:val="447A85AD"/>
    <w:rsid w:val="447B50D6"/>
    <w:rsid w:val="447F1960"/>
    <w:rsid w:val="44826966"/>
    <w:rsid w:val="44886D0C"/>
    <w:rsid w:val="44891C1B"/>
    <w:rsid w:val="448D24AF"/>
    <w:rsid w:val="448D9D81"/>
    <w:rsid w:val="44987458"/>
    <w:rsid w:val="4498FE29"/>
    <w:rsid w:val="44A073EC"/>
    <w:rsid w:val="44A62ED0"/>
    <w:rsid w:val="44A8C3EF"/>
    <w:rsid w:val="44AA02AB"/>
    <w:rsid w:val="44AC0A3A"/>
    <w:rsid w:val="44AD0DC6"/>
    <w:rsid w:val="44B13DA5"/>
    <w:rsid w:val="44B17057"/>
    <w:rsid w:val="44B2DFDE"/>
    <w:rsid w:val="44B68DD2"/>
    <w:rsid w:val="44BA4B67"/>
    <w:rsid w:val="44BB6BDD"/>
    <w:rsid w:val="44C20F1A"/>
    <w:rsid w:val="44C47326"/>
    <w:rsid w:val="44C8003D"/>
    <w:rsid w:val="44CBC6FE"/>
    <w:rsid w:val="44D1938B"/>
    <w:rsid w:val="44D20740"/>
    <w:rsid w:val="44E0323F"/>
    <w:rsid w:val="44E35627"/>
    <w:rsid w:val="44E63D0F"/>
    <w:rsid w:val="44E6519A"/>
    <w:rsid w:val="44E7D59C"/>
    <w:rsid w:val="44E86702"/>
    <w:rsid w:val="44EB0989"/>
    <w:rsid w:val="44EDEC33"/>
    <w:rsid w:val="44F18594"/>
    <w:rsid w:val="44F56EE7"/>
    <w:rsid w:val="44F99240"/>
    <w:rsid w:val="44FA0D20"/>
    <w:rsid w:val="44FB88E6"/>
    <w:rsid w:val="44FF2F9B"/>
    <w:rsid w:val="45038580"/>
    <w:rsid w:val="450A701F"/>
    <w:rsid w:val="450CD20C"/>
    <w:rsid w:val="450D9109"/>
    <w:rsid w:val="450E0F93"/>
    <w:rsid w:val="45158982"/>
    <w:rsid w:val="4516EEF7"/>
    <w:rsid w:val="4517243E"/>
    <w:rsid w:val="4519D8C0"/>
    <w:rsid w:val="451EF79C"/>
    <w:rsid w:val="45213B1A"/>
    <w:rsid w:val="45220790"/>
    <w:rsid w:val="4522290C"/>
    <w:rsid w:val="452B8ABB"/>
    <w:rsid w:val="452C5EE3"/>
    <w:rsid w:val="45325154"/>
    <w:rsid w:val="4536172A"/>
    <w:rsid w:val="453865E1"/>
    <w:rsid w:val="4539CBFD"/>
    <w:rsid w:val="4542ED04"/>
    <w:rsid w:val="4546DEF8"/>
    <w:rsid w:val="45512B97"/>
    <w:rsid w:val="45570D0D"/>
    <w:rsid w:val="45577265"/>
    <w:rsid w:val="455C6148"/>
    <w:rsid w:val="4560055D"/>
    <w:rsid w:val="456016AC"/>
    <w:rsid w:val="45605CDC"/>
    <w:rsid w:val="4566F5AC"/>
    <w:rsid w:val="4568C49E"/>
    <w:rsid w:val="45691B74"/>
    <w:rsid w:val="456B6F02"/>
    <w:rsid w:val="456B9149"/>
    <w:rsid w:val="456F783F"/>
    <w:rsid w:val="457164B9"/>
    <w:rsid w:val="4574AAC6"/>
    <w:rsid w:val="457668D7"/>
    <w:rsid w:val="457E4A34"/>
    <w:rsid w:val="4587A49D"/>
    <w:rsid w:val="45881737"/>
    <w:rsid w:val="458AC5DB"/>
    <w:rsid w:val="4599BF9A"/>
    <w:rsid w:val="459BAA46"/>
    <w:rsid w:val="45A229F2"/>
    <w:rsid w:val="45A22EF7"/>
    <w:rsid w:val="45A44925"/>
    <w:rsid w:val="45AA7BFE"/>
    <w:rsid w:val="45AC98FD"/>
    <w:rsid w:val="45AF1DD2"/>
    <w:rsid w:val="45B0A8D3"/>
    <w:rsid w:val="45B12727"/>
    <w:rsid w:val="45B29170"/>
    <w:rsid w:val="45B3436F"/>
    <w:rsid w:val="45B6DF6B"/>
    <w:rsid w:val="45BA3FAE"/>
    <w:rsid w:val="45BABB86"/>
    <w:rsid w:val="45C022F8"/>
    <w:rsid w:val="45C3EB28"/>
    <w:rsid w:val="45C8D100"/>
    <w:rsid w:val="45D2F1E4"/>
    <w:rsid w:val="45D2FDF0"/>
    <w:rsid w:val="45D8D2BE"/>
    <w:rsid w:val="45DAD425"/>
    <w:rsid w:val="45DE45FD"/>
    <w:rsid w:val="45E02CD7"/>
    <w:rsid w:val="45E0CD7D"/>
    <w:rsid w:val="45E1B7A7"/>
    <w:rsid w:val="45E2A538"/>
    <w:rsid w:val="45E2F9D6"/>
    <w:rsid w:val="45E3362F"/>
    <w:rsid w:val="45E62790"/>
    <w:rsid w:val="45E7A39F"/>
    <w:rsid w:val="45E8C05F"/>
    <w:rsid w:val="45F71428"/>
    <w:rsid w:val="45F9E6BE"/>
    <w:rsid w:val="45FCA201"/>
    <w:rsid w:val="460155F7"/>
    <w:rsid w:val="4601C5B4"/>
    <w:rsid w:val="4602F004"/>
    <w:rsid w:val="4605D05F"/>
    <w:rsid w:val="4609162F"/>
    <w:rsid w:val="4609AD07"/>
    <w:rsid w:val="460BB66B"/>
    <w:rsid w:val="460BE1DF"/>
    <w:rsid w:val="46102C3E"/>
    <w:rsid w:val="46176A75"/>
    <w:rsid w:val="4617D397"/>
    <w:rsid w:val="46188F88"/>
    <w:rsid w:val="461CBADA"/>
    <w:rsid w:val="4620CB7E"/>
    <w:rsid w:val="4624855F"/>
    <w:rsid w:val="46253D18"/>
    <w:rsid w:val="4625E113"/>
    <w:rsid w:val="4628E759"/>
    <w:rsid w:val="462F5FC5"/>
    <w:rsid w:val="4633F439"/>
    <w:rsid w:val="463BE40B"/>
    <w:rsid w:val="463ED8BA"/>
    <w:rsid w:val="4640B66E"/>
    <w:rsid w:val="4644E293"/>
    <w:rsid w:val="464ABC83"/>
    <w:rsid w:val="46517308"/>
    <w:rsid w:val="4652C387"/>
    <w:rsid w:val="465392DD"/>
    <w:rsid w:val="4656EF21"/>
    <w:rsid w:val="4659A9CD"/>
    <w:rsid w:val="465CFF8D"/>
    <w:rsid w:val="466181E8"/>
    <w:rsid w:val="4663276F"/>
    <w:rsid w:val="4664BF48"/>
    <w:rsid w:val="4666F179"/>
    <w:rsid w:val="4666FFB0"/>
    <w:rsid w:val="466A4727"/>
    <w:rsid w:val="4679D932"/>
    <w:rsid w:val="467B1615"/>
    <w:rsid w:val="467C3E89"/>
    <w:rsid w:val="467C8FC3"/>
    <w:rsid w:val="467E11AA"/>
    <w:rsid w:val="468B5C40"/>
    <w:rsid w:val="4690C4EA"/>
    <w:rsid w:val="46974BC1"/>
    <w:rsid w:val="4697E64E"/>
    <w:rsid w:val="4697F30B"/>
    <w:rsid w:val="469BB502"/>
    <w:rsid w:val="469CB669"/>
    <w:rsid w:val="469E301F"/>
    <w:rsid w:val="469E938E"/>
    <w:rsid w:val="46A752CD"/>
    <w:rsid w:val="46A79E87"/>
    <w:rsid w:val="46AB351F"/>
    <w:rsid w:val="46B42805"/>
    <w:rsid w:val="46B6A2A4"/>
    <w:rsid w:val="46BC9B30"/>
    <w:rsid w:val="46C4F329"/>
    <w:rsid w:val="46CB271D"/>
    <w:rsid w:val="46D23E59"/>
    <w:rsid w:val="46D40A10"/>
    <w:rsid w:val="46D4813A"/>
    <w:rsid w:val="46D99C3B"/>
    <w:rsid w:val="46DF6FE4"/>
    <w:rsid w:val="46DF843F"/>
    <w:rsid w:val="46E1FA21"/>
    <w:rsid w:val="46E9FE71"/>
    <w:rsid w:val="46EA242E"/>
    <w:rsid w:val="46ECE3D5"/>
    <w:rsid w:val="46ECEB30"/>
    <w:rsid w:val="46F08205"/>
    <w:rsid w:val="46F10FB1"/>
    <w:rsid w:val="46F4B9CD"/>
    <w:rsid w:val="46F5E2BC"/>
    <w:rsid w:val="46F65402"/>
    <w:rsid w:val="46F8958D"/>
    <w:rsid w:val="46F909FA"/>
    <w:rsid w:val="46FA9571"/>
    <w:rsid w:val="46FCDBBF"/>
    <w:rsid w:val="46FDA038"/>
    <w:rsid w:val="470288F0"/>
    <w:rsid w:val="47055CE7"/>
    <w:rsid w:val="4709F222"/>
    <w:rsid w:val="470A50E0"/>
    <w:rsid w:val="470C8212"/>
    <w:rsid w:val="4718042A"/>
    <w:rsid w:val="471DDF9C"/>
    <w:rsid w:val="4723CFF1"/>
    <w:rsid w:val="47242286"/>
    <w:rsid w:val="472DDBB5"/>
    <w:rsid w:val="473151B1"/>
    <w:rsid w:val="47318974"/>
    <w:rsid w:val="4733280C"/>
    <w:rsid w:val="4733CCBA"/>
    <w:rsid w:val="47346018"/>
    <w:rsid w:val="47380B8C"/>
    <w:rsid w:val="473888B1"/>
    <w:rsid w:val="4738C2E2"/>
    <w:rsid w:val="47398110"/>
    <w:rsid w:val="473CD11C"/>
    <w:rsid w:val="473DD83B"/>
    <w:rsid w:val="474B42F7"/>
    <w:rsid w:val="474BC325"/>
    <w:rsid w:val="474C6356"/>
    <w:rsid w:val="4756ADB2"/>
    <w:rsid w:val="4758AF56"/>
    <w:rsid w:val="475F905B"/>
    <w:rsid w:val="47611FEF"/>
    <w:rsid w:val="4768C6B1"/>
    <w:rsid w:val="476CCD56"/>
    <w:rsid w:val="476EA766"/>
    <w:rsid w:val="476F35F0"/>
    <w:rsid w:val="4771CE89"/>
    <w:rsid w:val="4778E785"/>
    <w:rsid w:val="477A6487"/>
    <w:rsid w:val="477AEF03"/>
    <w:rsid w:val="477F61EB"/>
    <w:rsid w:val="4780D88F"/>
    <w:rsid w:val="4780FCE9"/>
    <w:rsid w:val="4781B1C1"/>
    <w:rsid w:val="47839FED"/>
    <w:rsid w:val="4785B6C9"/>
    <w:rsid w:val="4789EBF6"/>
    <w:rsid w:val="478D0DD6"/>
    <w:rsid w:val="4794AB87"/>
    <w:rsid w:val="4797921C"/>
    <w:rsid w:val="479AD2E8"/>
    <w:rsid w:val="479B4A9C"/>
    <w:rsid w:val="479C1E74"/>
    <w:rsid w:val="479CDCD9"/>
    <w:rsid w:val="47A37A66"/>
    <w:rsid w:val="47A4928E"/>
    <w:rsid w:val="47A5609F"/>
    <w:rsid w:val="47AAF367"/>
    <w:rsid w:val="47AEC77E"/>
    <w:rsid w:val="47B3A6D5"/>
    <w:rsid w:val="47B559F5"/>
    <w:rsid w:val="47B61A0C"/>
    <w:rsid w:val="47B951D6"/>
    <w:rsid w:val="47BC8135"/>
    <w:rsid w:val="47C29B30"/>
    <w:rsid w:val="47CC85A8"/>
    <w:rsid w:val="47CE4BBB"/>
    <w:rsid w:val="47CFCD29"/>
    <w:rsid w:val="47D13424"/>
    <w:rsid w:val="47D1573D"/>
    <w:rsid w:val="47D410C9"/>
    <w:rsid w:val="47D732F2"/>
    <w:rsid w:val="47D755DF"/>
    <w:rsid w:val="47E0C9EB"/>
    <w:rsid w:val="47E2FFF2"/>
    <w:rsid w:val="47E788B4"/>
    <w:rsid w:val="47E7AE84"/>
    <w:rsid w:val="47EA35D6"/>
    <w:rsid w:val="47ED8F8C"/>
    <w:rsid w:val="47F0B198"/>
    <w:rsid w:val="47F89EE7"/>
    <w:rsid w:val="47FADF72"/>
    <w:rsid w:val="4801823F"/>
    <w:rsid w:val="48026E5E"/>
    <w:rsid w:val="480480C1"/>
    <w:rsid w:val="480504A9"/>
    <w:rsid w:val="4805F92A"/>
    <w:rsid w:val="4812685E"/>
    <w:rsid w:val="481CCDB5"/>
    <w:rsid w:val="481E3D14"/>
    <w:rsid w:val="482398FD"/>
    <w:rsid w:val="482BC60F"/>
    <w:rsid w:val="48311802"/>
    <w:rsid w:val="48325C4D"/>
    <w:rsid w:val="48346D2C"/>
    <w:rsid w:val="483A7367"/>
    <w:rsid w:val="483CB5B0"/>
    <w:rsid w:val="483CF5AA"/>
    <w:rsid w:val="4842D3A9"/>
    <w:rsid w:val="48433400"/>
    <w:rsid w:val="4843C7F9"/>
    <w:rsid w:val="48488BEF"/>
    <w:rsid w:val="48489DBE"/>
    <w:rsid w:val="484B68B8"/>
    <w:rsid w:val="484DFCBF"/>
    <w:rsid w:val="4854458E"/>
    <w:rsid w:val="4857C8CF"/>
    <w:rsid w:val="485ADB70"/>
    <w:rsid w:val="485D2672"/>
    <w:rsid w:val="485E2EA5"/>
    <w:rsid w:val="4863CA7B"/>
    <w:rsid w:val="4866B8F9"/>
    <w:rsid w:val="486B8DB2"/>
    <w:rsid w:val="4874435B"/>
    <w:rsid w:val="487456CA"/>
    <w:rsid w:val="4877779C"/>
    <w:rsid w:val="487801C3"/>
    <w:rsid w:val="48788A7D"/>
    <w:rsid w:val="4880659C"/>
    <w:rsid w:val="488A2FF8"/>
    <w:rsid w:val="488AF676"/>
    <w:rsid w:val="488CCC48"/>
    <w:rsid w:val="4891AFEF"/>
    <w:rsid w:val="48937BC3"/>
    <w:rsid w:val="4898CC80"/>
    <w:rsid w:val="489A5672"/>
    <w:rsid w:val="489C48F4"/>
    <w:rsid w:val="489CB52B"/>
    <w:rsid w:val="48A0D2E9"/>
    <w:rsid w:val="48A2AAED"/>
    <w:rsid w:val="48A2B759"/>
    <w:rsid w:val="48A44A78"/>
    <w:rsid w:val="48A61935"/>
    <w:rsid w:val="48A78C86"/>
    <w:rsid w:val="48AAE085"/>
    <w:rsid w:val="48AFED75"/>
    <w:rsid w:val="48B1F62E"/>
    <w:rsid w:val="48B64152"/>
    <w:rsid w:val="48B85B58"/>
    <w:rsid w:val="48B9C229"/>
    <w:rsid w:val="48BA59DF"/>
    <w:rsid w:val="48BB60E6"/>
    <w:rsid w:val="48C0D914"/>
    <w:rsid w:val="48C1D7F6"/>
    <w:rsid w:val="48CB33F9"/>
    <w:rsid w:val="48CCCD35"/>
    <w:rsid w:val="48CF50E1"/>
    <w:rsid w:val="48CFEB4C"/>
    <w:rsid w:val="48D2532A"/>
    <w:rsid w:val="48D3DFAD"/>
    <w:rsid w:val="48E14140"/>
    <w:rsid w:val="48E39337"/>
    <w:rsid w:val="48EFF4BD"/>
    <w:rsid w:val="48F22405"/>
    <w:rsid w:val="48F5C6B9"/>
    <w:rsid w:val="48F83249"/>
    <w:rsid w:val="48FB4D28"/>
    <w:rsid w:val="490ACF4C"/>
    <w:rsid w:val="490BC705"/>
    <w:rsid w:val="49153914"/>
    <w:rsid w:val="491EDD6E"/>
    <w:rsid w:val="491F36DE"/>
    <w:rsid w:val="4924EAEA"/>
    <w:rsid w:val="49270933"/>
    <w:rsid w:val="49272912"/>
    <w:rsid w:val="49282C72"/>
    <w:rsid w:val="492DAAFD"/>
    <w:rsid w:val="4933E01D"/>
    <w:rsid w:val="493AD842"/>
    <w:rsid w:val="493E1D49"/>
    <w:rsid w:val="493EC389"/>
    <w:rsid w:val="4947928C"/>
    <w:rsid w:val="4948B21C"/>
    <w:rsid w:val="4949B85A"/>
    <w:rsid w:val="494C83E5"/>
    <w:rsid w:val="49500000"/>
    <w:rsid w:val="4950DAD8"/>
    <w:rsid w:val="4951A2B4"/>
    <w:rsid w:val="495B12DF"/>
    <w:rsid w:val="495B752B"/>
    <w:rsid w:val="495E57DB"/>
    <w:rsid w:val="49619805"/>
    <w:rsid w:val="49692D28"/>
    <w:rsid w:val="496B249C"/>
    <w:rsid w:val="496BB46A"/>
    <w:rsid w:val="496D1B6F"/>
    <w:rsid w:val="49765187"/>
    <w:rsid w:val="4978E8DB"/>
    <w:rsid w:val="497D5326"/>
    <w:rsid w:val="49862129"/>
    <w:rsid w:val="49925E4E"/>
    <w:rsid w:val="49935BF7"/>
    <w:rsid w:val="499365BD"/>
    <w:rsid w:val="49962532"/>
    <w:rsid w:val="499773B1"/>
    <w:rsid w:val="4997F0B6"/>
    <w:rsid w:val="499C42EB"/>
    <w:rsid w:val="499DC730"/>
    <w:rsid w:val="499EE3AF"/>
    <w:rsid w:val="49A16E8C"/>
    <w:rsid w:val="49A7DC3F"/>
    <w:rsid w:val="49A983A8"/>
    <w:rsid w:val="49B171E8"/>
    <w:rsid w:val="49B42ECF"/>
    <w:rsid w:val="49B5FA94"/>
    <w:rsid w:val="49BD68CA"/>
    <w:rsid w:val="49BD818B"/>
    <w:rsid w:val="49BF481F"/>
    <w:rsid w:val="49C135CD"/>
    <w:rsid w:val="49C1E730"/>
    <w:rsid w:val="49C9548B"/>
    <w:rsid w:val="49CDFFE4"/>
    <w:rsid w:val="49CFB3C7"/>
    <w:rsid w:val="49D0356A"/>
    <w:rsid w:val="49D0ED9F"/>
    <w:rsid w:val="49D38259"/>
    <w:rsid w:val="49D56350"/>
    <w:rsid w:val="49D71EBE"/>
    <w:rsid w:val="49DA5176"/>
    <w:rsid w:val="49DE8076"/>
    <w:rsid w:val="49DEE244"/>
    <w:rsid w:val="49E6B639"/>
    <w:rsid w:val="49E7CF4F"/>
    <w:rsid w:val="49E92650"/>
    <w:rsid w:val="49EBCBAF"/>
    <w:rsid w:val="49ECAF6E"/>
    <w:rsid w:val="49EDB76C"/>
    <w:rsid w:val="49F17F38"/>
    <w:rsid w:val="49F211D7"/>
    <w:rsid w:val="49F23328"/>
    <w:rsid w:val="49F45F6E"/>
    <w:rsid w:val="49F49952"/>
    <w:rsid w:val="49F74906"/>
    <w:rsid w:val="49F79251"/>
    <w:rsid w:val="49F94911"/>
    <w:rsid w:val="49FDAD3C"/>
    <w:rsid w:val="4A002C31"/>
    <w:rsid w:val="4A02F38E"/>
    <w:rsid w:val="4A03E79A"/>
    <w:rsid w:val="4A0736D0"/>
    <w:rsid w:val="4A0747A3"/>
    <w:rsid w:val="4A0A6174"/>
    <w:rsid w:val="4A10A822"/>
    <w:rsid w:val="4A12F96C"/>
    <w:rsid w:val="4A1CCCD2"/>
    <w:rsid w:val="4A1F5163"/>
    <w:rsid w:val="4A20C180"/>
    <w:rsid w:val="4A224985"/>
    <w:rsid w:val="4A23A1EE"/>
    <w:rsid w:val="4A256562"/>
    <w:rsid w:val="4A2F73F5"/>
    <w:rsid w:val="4A36D7A7"/>
    <w:rsid w:val="4A38B96A"/>
    <w:rsid w:val="4A398589"/>
    <w:rsid w:val="4A3E5A28"/>
    <w:rsid w:val="4A3E73FA"/>
    <w:rsid w:val="4A46EEA8"/>
    <w:rsid w:val="4A4976FF"/>
    <w:rsid w:val="4A535A6A"/>
    <w:rsid w:val="4A5DA7C8"/>
    <w:rsid w:val="4A623D51"/>
    <w:rsid w:val="4A62D5AA"/>
    <w:rsid w:val="4A69E3AB"/>
    <w:rsid w:val="4A69EC36"/>
    <w:rsid w:val="4A73A335"/>
    <w:rsid w:val="4A7872DA"/>
    <w:rsid w:val="4A7DAE93"/>
    <w:rsid w:val="4A7F6D11"/>
    <w:rsid w:val="4A80CCB8"/>
    <w:rsid w:val="4A817B23"/>
    <w:rsid w:val="4A8235E2"/>
    <w:rsid w:val="4A84A2C3"/>
    <w:rsid w:val="4A86A5C1"/>
    <w:rsid w:val="4A870BD1"/>
    <w:rsid w:val="4A87D421"/>
    <w:rsid w:val="4A8A14F7"/>
    <w:rsid w:val="4A94F57A"/>
    <w:rsid w:val="4A9563A0"/>
    <w:rsid w:val="4A994C1A"/>
    <w:rsid w:val="4A999F6D"/>
    <w:rsid w:val="4A9D7935"/>
    <w:rsid w:val="4A9F76B1"/>
    <w:rsid w:val="4A9FB124"/>
    <w:rsid w:val="4AA687AF"/>
    <w:rsid w:val="4AABF4F8"/>
    <w:rsid w:val="4AAFDBB5"/>
    <w:rsid w:val="4AB01C4A"/>
    <w:rsid w:val="4AB660F8"/>
    <w:rsid w:val="4ABC7AA6"/>
    <w:rsid w:val="4ABE7B93"/>
    <w:rsid w:val="4ABFC3CA"/>
    <w:rsid w:val="4AC0682D"/>
    <w:rsid w:val="4AC7BDA3"/>
    <w:rsid w:val="4AC7D309"/>
    <w:rsid w:val="4ACB0272"/>
    <w:rsid w:val="4ACD00F8"/>
    <w:rsid w:val="4ACFB7B8"/>
    <w:rsid w:val="4AD62EFF"/>
    <w:rsid w:val="4ADD5AE6"/>
    <w:rsid w:val="4AE47DD3"/>
    <w:rsid w:val="4AE48081"/>
    <w:rsid w:val="4AF8B6DB"/>
    <w:rsid w:val="4AFA4E60"/>
    <w:rsid w:val="4AFA95BF"/>
    <w:rsid w:val="4AFF57E7"/>
    <w:rsid w:val="4B01E211"/>
    <w:rsid w:val="4B12166A"/>
    <w:rsid w:val="4B1B79D0"/>
    <w:rsid w:val="4B1CAAF8"/>
    <w:rsid w:val="4B283A78"/>
    <w:rsid w:val="4B289947"/>
    <w:rsid w:val="4B2900A1"/>
    <w:rsid w:val="4B2BAB9A"/>
    <w:rsid w:val="4B2CB551"/>
    <w:rsid w:val="4B30D59F"/>
    <w:rsid w:val="4B341519"/>
    <w:rsid w:val="4B349556"/>
    <w:rsid w:val="4B3BCFB0"/>
    <w:rsid w:val="4B4265BD"/>
    <w:rsid w:val="4B432651"/>
    <w:rsid w:val="4B450761"/>
    <w:rsid w:val="4B46E2C7"/>
    <w:rsid w:val="4B4B7DA8"/>
    <w:rsid w:val="4B4BFDA0"/>
    <w:rsid w:val="4B4FC029"/>
    <w:rsid w:val="4B54BCBB"/>
    <w:rsid w:val="4B5B0839"/>
    <w:rsid w:val="4B5BD32A"/>
    <w:rsid w:val="4B5C6121"/>
    <w:rsid w:val="4B6064A1"/>
    <w:rsid w:val="4B614483"/>
    <w:rsid w:val="4B6263FF"/>
    <w:rsid w:val="4B6FC19B"/>
    <w:rsid w:val="4B72296F"/>
    <w:rsid w:val="4B727895"/>
    <w:rsid w:val="4B735128"/>
    <w:rsid w:val="4B749229"/>
    <w:rsid w:val="4B75844C"/>
    <w:rsid w:val="4B7601D8"/>
    <w:rsid w:val="4B76AAE6"/>
    <w:rsid w:val="4B775538"/>
    <w:rsid w:val="4B77BFEC"/>
    <w:rsid w:val="4B78C7FD"/>
    <w:rsid w:val="4B7927C9"/>
    <w:rsid w:val="4B7C1FA0"/>
    <w:rsid w:val="4B7DF7DD"/>
    <w:rsid w:val="4B800214"/>
    <w:rsid w:val="4B809690"/>
    <w:rsid w:val="4B815BBD"/>
    <w:rsid w:val="4B835FF8"/>
    <w:rsid w:val="4B83AB23"/>
    <w:rsid w:val="4B851825"/>
    <w:rsid w:val="4B8577E7"/>
    <w:rsid w:val="4B8CF3AE"/>
    <w:rsid w:val="4B9020AC"/>
    <w:rsid w:val="4B979581"/>
    <w:rsid w:val="4B9A6337"/>
    <w:rsid w:val="4B9BA774"/>
    <w:rsid w:val="4B9D1B7C"/>
    <w:rsid w:val="4B9D5DCF"/>
    <w:rsid w:val="4B9E4B84"/>
    <w:rsid w:val="4BA28F30"/>
    <w:rsid w:val="4BA53D1F"/>
    <w:rsid w:val="4BA61BE4"/>
    <w:rsid w:val="4BA691A4"/>
    <w:rsid w:val="4BACC177"/>
    <w:rsid w:val="4BBA5B50"/>
    <w:rsid w:val="4BBA70BF"/>
    <w:rsid w:val="4BBA88FA"/>
    <w:rsid w:val="4BBB4262"/>
    <w:rsid w:val="4BBBE241"/>
    <w:rsid w:val="4BBE0FC4"/>
    <w:rsid w:val="4BBE508A"/>
    <w:rsid w:val="4BC1A8E2"/>
    <w:rsid w:val="4BC652ED"/>
    <w:rsid w:val="4BC80DE8"/>
    <w:rsid w:val="4BCA96A3"/>
    <w:rsid w:val="4BCB11F9"/>
    <w:rsid w:val="4BCE53CE"/>
    <w:rsid w:val="4BCF00F9"/>
    <w:rsid w:val="4BCFAAE9"/>
    <w:rsid w:val="4BD5C5B7"/>
    <w:rsid w:val="4BD616D1"/>
    <w:rsid w:val="4BD73037"/>
    <w:rsid w:val="4BD99C94"/>
    <w:rsid w:val="4BDD114C"/>
    <w:rsid w:val="4BE07D3C"/>
    <w:rsid w:val="4BE1CC06"/>
    <w:rsid w:val="4BE3FBE5"/>
    <w:rsid w:val="4BEC284A"/>
    <w:rsid w:val="4BF5526B"/>
    <w:rsid w:val="4C022614"/>
    <w:rsid w:val="4C0403A9"/>
    <w:rsid w:val="4C09E443"/>
    <w:rsid w:val="4C0B0373"/>
    <w:rsid w:val="4C0B6337"/>
    <w:rsid w:val="4C0B778F"/>
    <w:rsid w:val="4C0BCB31"/>
    <w:rsid w:val="4C0BCD17"/>
    <w:rsid w:val="4C0E0AE5"/>
    <w:rsid w:val="4C1166AB"/>
    <w:rsid w:val="4C12C351"/>
    <w:rsid w:val="4C162218"/>
    <w:rsid w:val="4C1A526A"/>
    <w:rsid w:val="4C1A709E"/>
    <w:rsid w:val="4C1E9002"/>
    <w:rsid w:val="4C1FB63F"/>
    <w:rsid w:val="4C1FC5B8"/>
    <w:rsid w:val="4C200EA0"/>
    <w:rsid w:val="4C232DEE"/>
    <w:rsid w:val="4C23B578"/>
    <w:rsid w:val="4C24644A"/>
    <w:rsid w:val="4C25F596"/>
    <w:rsid w:val="4C2A8ED7"/>
    <w:rsid w:val="4C2EEEB1"/>
    <w:rsid w:val="4C2EFC6C"/>
    <w:rsid w:val="4C3089A2"/>
    <w:rsid w:val="4C336D95"/>
    <w:rsid w:val="4C37F984"/>
    <w:rsid w:val="4C39E47A"/>
    <w:rsid w:val="4C3B1CD7"/>
    <w:rsid w:val="4C3BD15A"/>
    <w:rsid w:val="4C3C34D7"/>
    <w:rsid w:val="4C3CCAB1"/>
    <w:rsid w:val="4C3D0F5B"/>
    <w:rsid w:val="4C3DF56B"/>
    <w:rsid w:val="4C3EADB2"/>
    <w:rsid w:val="4C3FDD12"/>
    <w:rsid w:val="4C413633"/>
    <w:rsid w:val="4C449126"/>
    <w:rsid w:val="4C49B3C9"/>
    <w:rsid w:val="4C4A6A86"/>
    <w:rsid w:val="4C4D38D9"/>
    <w:rsid w:val="4C4F28E2"/>
    <w:rsid w:val="4C4FFC7B"/>
    <w:rsid w:val="4C55AC70"/>
    <w:rsid w:val="4C55CAC2"/>
    <w:rsid w:val="4C5B48D9"/>
    <w:rsid w:val="4C5ED4FC"/>
    <w:rsid w:val="4C647717"/>
    <w:rsid w:val="4C651409"/>
    <w:rsid w:val="4C65BA81"/>
    <w:rsid w:val="4C6647E6"/>
    <w:rsid w:val="4C6ADF2E"/>
    <w:rsid w:val="4C6B753D"/>
    <w:rsid w:val="4C6D62D0"/>
    <w:rsid w:val="4C6DC234"/>
    <w:rsid w:val="4C77B8DA"/>
    <w:rsid w:val="4C78AD81"/>
    <w:rsid w:val="4C7DA4B0"/>
    <w:rsid w:val="4C88F142"/>
    <w:rsid w:val="4C89459F"/>
    <w:rsid w:val="4C8CA634"/>
    <w:rsid w:val="4C8EF7FB"/>
    <w:rsid w:val="4C8FA30F"/>
    <w:rsid w:val="4C9054D3"/>
    <w:rsid w:val="4C919EB4"/>
    <w:rsid w:val="4C925018"/>
    <w:rsid w:val="4C92CD6D"/>
    <w:rsid w:val="4C955C23"/>
    <w:rsid w:val="4C95ED66"/>
    <w:rsid w:val="4C97279D"/>
    <w:rsid w:val="4C97A68C"/>
    <w:rsid w:val="4C97DCF7"/>
    <w:rsid w:val="4C9D71FF"/>
    <w:rsid w:val="4C9E432F"/>
    <w:rsid w:val="4C9E9039"/>
    <w:rsid w:val="4C9F5AB5"/>
    <w:rsid w:val="4CA33988"/>
    <w:rsid w:val="4CA50EE8"/>
    <w:rsid w:val="4CA575A9"/>
    <w:rsid w:val="4CA65C9B"/>
    <w:rsid w:val="4CA90ECD"/>
    <w:rsid w:val="4CAA2A10"/>
    <w:rsid w:val="4CB0B52A"/>
    <w:rsid w:val="4CB3F129"/>
    <w:rsid w:val="4CB6E929"/>
    <w:rsid w:val="4CB74C97"/>
    <w:rsid w:val="4CB74E29"/>
    <w:rsid w:val="4CB8E272"/>
    <w:rsid w:val="4CB9E8D7"/>
    <w:rsid w:val="4CBBD1C0"/>
    <w:rsid w:val="4CBCC397"/>
    <w:rsid w:val="4CBCEDE8"/>
    <w:rsid w:val="4CC48C7C"/>
    <w:rsid w:val="4CC7365A"/>
    <w:rsid w:val="4CC94F8B"/>
    <w:rsid w:val="4CCABF8D"/>
    <w:rsid w:val="4CCB09DA"/>
    <w:rsid w:val="4CCCBE5C"/>
    <w:rsid w:val="4CD21310"/>
    <w:rsid w:val="4CD38EE4"/>
    <w:rsid w:val="4CD3C5CE"/>
    <w:rsid w:val="4CD79051"/>
    <w:rsid w:val="4CD8FEC8"/>
    <w:rsid w:val="4CD9D9DE"/>
    <w:rsid w:val="4CE07905"/>
    <w:rsid w:val="4CE6055F"/>
    <w:rsid w:val="4CE65B5B"/>
    <w:rsid w:val="4CF2F179"/>
    <w:rsid w:val="4CF52DDB"/>
    <w:rsid w:val="4CF77390"/>
    <w:rsid w:val="4D05C65E"/>
    <w:rsid w:val="4D08E28E"/>
    <w:rsid w:val="4D0AC779"/>
    <w:rsid w:val="4D0CA9B5"/>
    <w:rsid w:val="4D0DE5A2"/>
    <w:rsid w:val="4D11E926"/>
    <w:rsid w:val="4D138B55"/>
    <w:rsid w:val="4D13E614"/>
    <w:rsid w:val="4D162939"/>
    <w:rsid w:val="4D1D1B9D"/>
    <w:rsid w:val="4D1E90CB"/>
    <w:rsid w:val="4D1F6206"/>
    <w:rsid w:val="4D22A10B"/>
    <w:rsid w:val="4D23F2C6"/>
    <w:rsid w:val="4D253FD0"/>
    <w:rsid w:val="4D27C331"/>
    <w:rsid w:val="4D29B47F"/>
    <w:rsid w:val="4D30DA56"/>
    <w:rsid w:val="4D34EC09"/>
    <w:rsid w:val="4D37C9BF"/>
    <w:rsid w:val="4D391E88"/>
    <w:rsid w:val="4D39B077"/>
    <w:rsid w:val="4D3B0595"/>
    <w:rsid w:val="4D404247"/>
    <w:rsid w:val="4D40B2B7"/>
    <w:rsid w:val="4D410929"/>
    <w:rsid w:val="4D4228C4"/>
    <w:rsid w:val="4D43397B"/>
    <w:rsid w:val="4D44C4EB"/>
    <w:rsid w:val="4D4523CF"/>
    <w:rsid w:val="4D47A32E"/>
    <w:rsid w:val="4D4B8730"/>
    <w:rsid w:val="4D4E4506"/>
    <w:rsid w:val="4D4EB351"/>
    <w:rsid w:val="4D4F084C"/>
    <w:rsid w:val="4D528965"/>
    <w:rsid w:val="4D5412EA"/>
    <w:rsid w:val="4D5481DF"/>
    <w:rsid w:val="4D54AD3F"/>
    <w:rsid w:val="4D55F406"/>
    <w:rsid w:val="4D5721D6"/>
    <w:rsid w:val="4D588799"/>
    <w:rsid w:val="4D5D758F"/>
    <w:rsid w:val="4D5F0B0B"/>
    <w:rsid w:val="4D616CB1"/>
    <w:rsid w:val="4D63CD28"/>
    <w:rsid w:val="4D654F55"/>
    <w:rsid w:val="4D66BAA5"/>
    <w:rsid w:val="4D758FEE"/>
    <w:rsid w:val="4D7B3857"/>
    <w:rsid w:val="4D7DD4DB"/>
    <w:rsid w:val="4D7FDE5F"/>
    <w:rsid w:val="4D840E8F"/>
    <w:rsid w:val="4D850B6D"/>
    <w:rsid w:val="4D8580D2"/>
    <w:rsid w:val="4D8F6B2E"/>
    <w:rsid w:val="4D942102"/>
    <w:rsid w:val="4D963B23"/>
    <w:rsid w:val="4D9C3B52"/>
    <w:rsid w:val="4D9F2799"/>
    <w:rsid w:val="4DA0E59E"/>
    <w:rsid w:val="4DA0F8D3"/>
    <w:rsid w:val="4DA1745C"/>
    <w:rsid w:val="4DAF516D"/>
    <w:rsid w:val="4DB98282"/>
    <w:rsid w:val="4DB9F63F"/>
    <w:rsid w:val="4DBA55DB"/>
    <w:rsid w:val="4DC19875"/>
    <w:rsid w:val="4DC2ADB6"/>
    <w:rsid w:val="4DC6B307"/>
    <w:rsid w:val="4DC8B265"/>
    <w:rsid w:val="4DC95862"/>
    <w:rsid w:val="4DD1F83C"/>
    <w:rsid w:val="4DD2D9E8"/>
    <w:rsid w:val="4DD426B8"/>
    <w:rsid w:val="4DE41C54"/>
    <w:rsid w:val="4DE47043"/>
    <w:rsid w:val="4DE66308"/>
    <w:rsid w:val="4DE77EDD"/>
    <w:rsid w:val="4DE808A8"/>
    <w:rsid w:val="4DEA94F0"/>
    <w:rsid w:val="4DEB6335"/>
    <w:rsid w:val="4DEB93ED"/>
    <w:rsid w:val="4DEEFBE5"/>
    <w:rsid w:val="4DEF1683"/>
    <w:rsid w:val="4DEFE24B"/>
    <w:rsid w:val="4DFD8559"/>
    <w:rsid w:val="4E07C369"/>
    <w:rsid w:val="4E09FC06"/>
    <w:rsid w:val="4E11F873"/>
    <w:rsid w:val="4E223715"/>
    <w:rsid w:val="4E256CD4"/>
    <w:rsid w:val="4E27D049"/>
    <w:rsid w:val="4E291870"/>
    <w:rsid w:val="4E2ECA5E"/>
    <w:rsid w:val="4E303E10"/>
    <w:rsid w:val="4E328A27"/>
    <w:rsid w:val="4E358875"/>
    <w:rsid w:val="4E39543F"/>
    <w:rsid w:val="4E3C2F92"/>
    <w:rsid w:val="4E4D0D45"/>
    <w:rsid w:val="4E4E5890"/>
    <w:rsid w:val="4E4FE242"/>
    <w:rsid w:val="4E544963"/>
    <w:rsid w:val="4E5DA2A3"/>
    <w:rsid w:val="4E5E94A2"/>
    <w:rsid w:val="4E5F386A"/>
    <w:rsid w:val="4E67F785"/>
    <w:rsid w:val="4E6FA3A2"/>
    <w:rsid w:val="4E72084E"/>
    <w:rsid w:val="4E779105"/>
    <w:rsid w:val="4E79956E"/>
    <w:rsid w:val="4E7A3659"/>
    <w:rsid w:val="4E7D7AAC"/>
    <w:rsid w:val="4E828CDA"/>
    <w:rsid w:val="4E874596"/>
    <w:rsid w:val="4E8A32A3"/>
    <w:rsid w:val="4E8A6489"/>
    <w:rsid w:val="4E8A6528"/>
    <w:rsid w:val="4E904978"/>
    <w:rsid w:val="4E966D9F"/>
    <w:rsid w:val="4E993278"/>
    <w:rsid w:val="4EA0ECF0"/>
    <w:rsid w:val="4EA168A9"/>
    <w:rsid w:val="4EA23F48"/>
    <w:rsid w:val="4EA2F175"/>
    <w:rsid w:val="4EAC2BA5"/>
    <w:rsid w:val="4EACFC9E"/>
    <w:rsid w:val="4EAD7BCC"/>
    <w:rsid w:val="4EAF899A"/>
    <w:rsid w:val="4EB064E3"/>
    <w:rsid w:val="4EB36262"/>
    <w:rsid w:val="4EB48A95"/>
    <w:rsid w:val="4EBAD669"/>
    <w:rsid w:val="4EBE5CD8"/>
    <w:rsid w:val="4EBE6702"/>
    <w:rsid w:val="4EC4260A"/>
    <w:rsid w:val="4EC4DC3D"/>
    <w:rsid w:val="4ECFCDE4"/>
    <w:rsid w:val="4ED02E59"/>
    <w:rsid w:val="4ED08B7F"/>
    <w:rsid w:val="4ED13820"/>
    <w:rsid w:val="4ED32D46"/>
    <w:rsid w:val="4ED3A308"/>
    <w:rsid w:val="4ED87BDD"/>
    <w:rsid w:val="4ED8CBFB"/>
    <w:rsid w:val="4ED92CD5"/>
    <w:rsid w:val="4EE0C4E2"/>
    <w:rsid w:val="4EE59CC0"/>
    <w:rsid w:val="4EE80981"/>
    <w:rsid w:val="4EE9178B"/>
    <w:rsid w:val="4EEA37BE"/>
    <w:rsid w:val="4EEB6A62"/>
    <w:rsid w:val="4EEF4DFF"/>
    <w:rsid w:val="4EF0B991"/>
    <w:rsid w:val="4EF1B0CC"/>
    <w:rsid w:val="4EF7C49D"/>
    <w:rsid w:val="4EF90BEB"/>
    <w:rsid w:val="4EFB81E7"/>
    <w:rsid w:val="4EFC1196"/>
    <w:rsid w:val="4F0149DF"/>
    <w:rsid w:val="4F093481"/>
    <w:rsid w:val="4F0A15D7"/>
    <w:rsid w:val="4F0FFEDF"/>
    <w:rsid w:val="4F1A27C2"/>
    <w:rsid w:val="4F1F4AED"/>
    <w:rsid w:val="4F23A612"/>
    <w:rsid w:val="4F241B87"/>
    <w:rsid w:val="4F274DE4"/>
    <w:rsid w:val="4F28A2EC"/>
    <w:rsid w:val="4F28CB6A"/>
    <w:rsid w:val="4F2B8C45"/>
    <w:rsid w:val="4F2F793B"/>
    <w:rsid w:val="4F30DB27"/>
    <w:rsid w:val="4F34BF11"/>
    <w:rsid w:val="4F366282"/>
    <w:rsid w:val="4F373804"/>
    <w:rsid w:val="4F37F66D"/>
    <w:rsid w:val="4F3A1A54"/>
    <w:rsid w:val="4F3BD22D"/>
    <w:rsid w:val="4F3D1068"/>
    <w:rsid w:val="4F3EC408"/>
    <w:rsid w:val="4F459D14"/>
    <w:rsid w:val="4F473CD9"/>
    <w:rsid w:val="4F48F9D9"/>
    <w:rsid w:val="4F4C7280"/>
    <w:rsid w:val="4F5144E7"/>
    <w:rsid w:val="4F525484"/>
    <w:rsid w:val="4F54532B"/>
    <w:rsid w:val="4F57E4CF"/>
    <w:rsid w:val="4F5BF1D6"/>
    <w:rsid w:val="4F5FFA4F"/>
    <w:rsid w:val="4F60F061"/>
    <w:rsid w:val="4F6265B3"/>
    <w:rsid w:val="4F627FEF"/>
    <w:rsid w:val="4F6642FA"/>
    <w:rsid w:val="4F67FA2F"/>
    <w:rsid w:val="4F72F5D0"/>
    <w:rsid w:val="4F73E59F"/>
    <w:rsid w:val="4F73F14D"/>
    <w:rsid w:val="4F74B76E"/>
    <w:rsid w:val="4F787216"/>
    <w:rsid w:val="4F7CCDA0"/>
    <w:rsid w:val="4F7EF08A"/>
    <w:rsid w:val="4F832FB8"/>
    <w:rsid w:val="4F840B23"/>
    <w:rsid w:val="4F8458D6"/>
    <w:rsid w:val="4F867CD6"/>
    <w:rsid w:val="4F89B1E8"/>
    <w:rsid w:val="4F8BBC4A"/>
    <w:rsid w:val="4F8BFBE2"/>
    <w:rsid w:val="4F8EB270"/>
    <w:rsid w:val="4F955BA8"/>
    <w:rsid w:val="4F95F30E"/>
    <w:rsid w:val="4F96EEE9"/>
    <w:rsid w:val="4F99FF2F"/>
    <w:rsid w:val="4F9DF04C"/>
    <w:rsid w:val="4FA9141F"/>
    <w:rsid w:val="4FAE265F"/>
    <w:rsid w:val="4FAE44D0"/>
    <w:rsid w:val="4FB0F3E8"/>
    <w:rsid w:val="4FB2CABF"/>
    <w:rsid w:val="4FB2D41C"/>
    <w:rsid w:val="4FBA7B4A"/>
    <w:rsid w:val="4FBC5A9F"/>
    <w:rsid w:val="4FBF9ABB"/>
    <w:rsid w:val="4FC1CB73"/>
    <w:rsid w:val="4FC5D17D"/>
    <w:rsid w:val="4FC88FBE"/>
    <w:rsid w:val="4FC9DE51"/>
    <w:rsid w:val="4FD10BB4"/>
    <w:rsid w:val="4FD709DA"/>
    <w:rsid w:val="4FD75031"/>
    <w:rsid w:val="4FD7B347"/>
    <w:rsid w:val="4FD9F93E"/>
    <w:rsid w:val="4FDC1BFE"/>
    <w:rsid w:val="4FE7244F"/>
    <w:rsid w:val="4FE7BFAB"/>
    <w:rsid w:val="4FE7FCDE"/>
    <w:rsid w:val="4FE9F633"/>
    <w:rsid w:val="4FEAD72F"/>
    <w:rsid w:val="4FEDFCC7"/>
    <w:rsid w:val="4FF16E16"/>
    <w:rsid w:val="4FF2FF53"/>
    <w:rsid w:val="4FFA3C4F"/>
    <w:rsid w:val="4FFBB883"/>
    <w:rsid w:val="4FFCDA76"/>
    <w:rsid w:val="4FFD5288"/>
    <w:rsid w:val="4FFEE8B6"/>
    <w:rsid w:val="5001944F"/>
    <w:rsid w:val="5002DF3A"/>
    <w:rsid w:val="500DA98C"/>
    <w:rsid w:val="500EED0E"/>
    <w:rsid w:val="501028BC"/>
    <w:rsid w:val="5012111B"/>
    <w:rsid w:val="50124B3C"/>
    <w:rsid w:val="5013F761"/>
    <w:rsid w:val="5015820A"/>
    <w:rsid w:val="50164E93"/>
    <w:rsid w:val="5017BE5D"/>
    <w:rsid w:val="501B5736"/>
    <w:rsid w:val="501B8A21"/>
    <w:rsid w:val="5022CBCA"/>
    <w:rsid w:val="50230388"/>
    <w:rsid w:val="50234591"/>
    <w:rsid w:val="50246ECC"/>
    <w:rsid w:val="50285ABB"/>
    <w:rsid w:val="502CE460"/>
    <w:rsid w:val="502EE4CE"/>
    <w:rsid w:val="50308C34"/>
    <w:rsid w:val="5033D2A6"/>
    <w:rsid w:val="50343D74"/>
    <w:rsid w:val="5035052F"/>
    <w:rsid w:val="50364ADB"/>
    <w:rsid w:val="50369502"/>
    <w:rsid w:val="5037B36C"/>
    <w:rsid w:val="503A5A65"/>
    <w:rsid w:val="503BAFE1"/>
    <w:rsid w:val="503D8294"/>
    <w:rsid w:val="504A585D"/>
    <w:rsid w:val="50614ABB"/>
    <w:rsid w:val="5067EA44"/>
    <w:rsid w:val="506CE606"/>
    <w:rsid w:val="506F06D7"/>
    <w:rsid w:val="5083C5DE"/>
    <w:rsid w:val="508683B9"/>
    <w:rsid w:val="5087C5CE"/>
    <w:rsid w:val="508C46CF"/>
    <w:rsid w:val="5092D680"/>
    <w:rsid w:val="509924B4"/>
    <w:rsid w:val="509FB413"/>
    <w:rsid w:val="50A485CC"/>
    <w:rsid w:val="50A7400D"/>
    <w:rsid w:val="50A7AD7D"/>
    <w:rsid w:val="50A8134A"/>
    <w:rsid w:val="50AA311E"/>
    <w:rsid w:val="50AA4E7B"/>
    <w:rsid w:val="50AB7345"/>
    <w:rsid w:val="50B56FA5"/>
    <w:rsid w:val="50B5EFD8"/>
    <w:rsid w:val="50B7C0F9"/>
    <w:rsid w:val="50B9326B"/>
    <w:rsid w:val="50B9AA3C"/>
    <w:rsid w:val="50BB2484"/>
    <w:rsid w:val="50BFB66D"/>
    <w:rsid w:val="50C171D1"/>
    <w:rsid w:val="50C30D69"/>
    <w:rsid w:val="50C83D9F"/>
    <w:rsid w:val="50C8FF61"/>
    <w:rsid w:val="50CC1D66"/>
    <w:rsid w:val="50CE42D7"/>
    <w:rsid w:val="50CE5EBA"/>
    <w:rsid w:val="50CFB5FF"/>
    <w:rsid w:val="50D017C3"/>
    <w:rsid w:val="50D24F26"/>
    <w:rsid w:val="50D709A0"/>
    <w:rsid w:val="50D7FE53"/>
    <w:rsid w:val="50DABE6E"/>
    <w:rsid w:val="50E163B6"/>
    <w:rsid w:val="50E2054C"/>
    <w:rsid w:val="50E2D20A"/>
    <w:rsid w:val="50E363C1"/>
    <w:rsid w:val="50E84030"/>
    <w:rsid w:val="50EA1013"/>
    <w:rsid w:val="50EA4605"/>
    <w:rsid w:val="50EA7D2B"/>
    <w:rsid w:val="50EF05B6"/>
    <w:rsid w:val="50F25EDE"/>
    <w:rsid w:val="50F30A5D"/>
    <w:rsid w:val="50F322BA"/>
    <w:rsid w:val="50F67CDA"/>
    <w:rsid w:val="50F72614"/>
    <w:rsid w:val="50F8DA92"/>
    <w:rsid w:val="50FED913"/>
    <w:rsid w:val="5101A0E9"/>
    <w:rsid w:val="5108A8E7"/>
    <w:rsid w:val="510ED7F3"/>
    <w:rsid w:val="511384B3"/>
    <w:rsid w:val="511722B2"/>
    <w:rsid w:val="511AEC29"/>
    <w:rsid w:val="511C2CCA"/>
    <w:rsid w:val="511ECADC"/>
    <w:rsid w:val="511F1DED"/>
    <w:rsid w:val="511F80D4"/>
    <w:rsid w:val="511FACFA"/>
    <w:rsid w:val="511FE85D"/>
    <w:rsid w:val="51201D07"/>
    <w:rsid w:val="5125EB07"/>
    <w:rsid w:val="512A3EC7"/>
    <w:rsid w:val="512A8D1F"/>
    <w:rsid w:val="512B2035"/>
    <w:rsid w:val="51304CD2"/>
    <w:rsid w:val="51365181"/>
    <w:rsid w:val="5137C346"/>
    <w:rsid w:val="51389F1E"/>
    <w:rsid w:val="513A58B6"/>
    <w:rsid w:val="5146C24E"/>
    <w:rsid w:val="5147022E"/>
    <w:rsid w:val="514D77E5"/>
    <w:rsid w:val="514DDE48"/>
    <w:rsid w:val="514F467F"/>
    <w:rsid w:val="514FB196"/>
    <w:rsid w:val="51508601"/>
    <w:rsid w:val="51520A77"/>
    <w:rsid w:val="51574E36"/>
    <w:rsid w:val="51588F29"/>
    <w:rsid w:val="5159036B"/>
    <w:rsid w:val="515C0B04"/>
    <w:rsid w:val="515F094D"/>
    <w:rsid w:val="51637615"/>
    <w:rsid w:val="516E17BC"/>
    <w:rsid w:val="51716EED"/>
    <w:rsid w:val="51719FCA"/>
    <w:rsid w:val="5172A9AE"/>
    <w:rsid w:val="51770B1F"/>
    <w:rsid w:val="517E0E56"/>
    <w:rsid w:val="517F7F92"/>
    <w:rsid w:val="518B46CD"/>
    <w:rsid w:val="5195EB2D"/>
    <w:rsid w:val="519B8E5C"/>
    <w:rsid w:val="519CC014"/>
    <w:rsid w:val="519D10AF"/>
    <w:rsid w:val="519F590D"/>
    <w:rsid w:val="51A0A304"/>
    <w:rsid w:val="51A758AC"/>
    <w:rsid w:val="51A7EAED"/>
    <w:rsid w:val="51AC98EE"/>
    <w:rsid w:val="51AEDA59"/>
    <w:rsid w:val="51B2D33E"/>
    <w:rsid w:val="51BF7EB5"/>
    <w:rsid w:val="51C7AB3A"/>
    <w:rsid w:val="51CEDA83"/>
    <w:rsid w:val="51D219D2"/>
    <w:rsid w:val="51D843EA"/>
    <w:rsid w:val="51DC5A8F"/>
    <w:rsid w:val="51E04566"/>
    <w:rsid w:val="51E60E0E"/>
    <w:rsid w:val="51ED4C2D"/>
    <w:rsid w:val="51F36EAC"/>
    <w:rsid w:val="51F581E5"/>
    <w:rsid w:val="51F775D0"/>
    <w:rsid w:val="51F77DEE"/>
    <w:rsid w:val="51FAA13C"/>
    <w:rsid w:val="51FBCA13"/>
    <w:rsid w:val="51FDC0C3"/>
    <w:rsid w:val="51FEF3F7"/>
    <w:rsid w:val="5203376E"/>
    <w:rsid w:val="52039328"/>
    <w:rsid w:val="5206C5FE"/>
    <w:rsid w:val="5207407A"/>
    <w:rsid w:val="5218ABB4"/>
    <w:rsid w:val="521A62BB"/>
    <w:rsid w:val="521D6EBE"/>
    <w:rsid w:val="521EACD9"/>
    <w:rsid w:val="5222EE91"/>
    <w:rsid w:val="5227EBFE"/>
    <w:rsid w:val="52296730"/>
    <w:rsid w:val="522BBF8D"/>
    <w:rsid w:val="522C1E17"/>
    <w:rsid w:val="522CC8D5"/>
    <w:rsid w:val="522D95D3"/>
    <w:rsid w:val="522F17A1"/>
    <w:rsid w:val="52314BC1"/>
    <w:rsid w:val="5234498B"/>
    <w:rsid w:val="523464B0"/>
    <w:rsid w:val="52347139"/>
    <w:rsid w:val="5235EC03"/>
    <w:rsid w:val="52375CA5"/>
    <w:rsid w:val="523B2748"/>
    <w:rsid w:val="523B345C"/>
    <w:rsid w:val="523CE348"/>
    <w:rsid w:val="523F0E2F"/>
    <w:rsid w:val="523F5E45"/>
    <w:rsid w:val="52418FF1"/>
    <w:rsid w:val="524477AA"/>
    <w:rsid w:val="524569F9"/>
    <w:rsid w:val="5247AE68"/>
    <w:rsid w:val="52485F9A"/>
    <w:rsid w:val="524D9814"/>
    <w:rsid w:val="524FCEFF"/>
    <w:rsid w:val="5251F34D"/>
    <w:rsid w:val="5256BD95"/>
    <w:rsid w:val="525A5A6F"/>
    <w:rsid w:val="525AA6B5"/>
    <w:rsid w:val="525C7441"/>
    <w:rsid w:val="52611520"/>
    <w:rsid w:val="52622A99"/>
    <w:rsid w:val="5267D319"/>
    <w:rsid w:val="52719D44"/>
    <w:rsid w:val="527CF0FB"/>
    <w:rsid w:val="5280A3A3"/>
    <w:rsid w:val="5285AE8E"/>
    <w:rsid w:val="52860845"/>
    <w:rsid w:val="5290B50A"/>
    <w:rsid w:val="52926C31"/>
    <w:rsid w:val="5293CB34"/>
    <w:rsid w:val="529518E7"/>
    <w:rsid w:val="52956400"/>
    <w:rsid w:val="5299C0B6"/>
    <w:rsid w:val="529B038A"/>
    <w:rsid w:val="52A6FB4F"/>
    <w:rsid w:val="52AA4B33"/>
    <w:rsid w:val="52AAC3C9"/>
    <w:rsid w:val="52AB44F5"/>
    <w:rsid w:val="52AB91C4"/>
    <w:rsid w:val="52ACA539"/>
    <w:rsid w:val="52ADC363"/>
    <w:rsid w:val="52AEC45C"/>
    <w:rsid w:val="52AF8B84"/>
    <w:rsid w:val="52B8E069"/>
    <w:rsid w:val="52BD2CE3"/>
    <w:rsid w:val="52BE2C1F"/>
    <w:rsid w:val="52C0BD3F"/>
    <w:rsid w:val="52C282D2"/>
    <w:rsid w:val="52C7DCB4"/>
    <w:rsid w:val="52CB2BC3"/>
    <w:rsid w:val="52CC2FAB"/>
    <w:rsid w:val="52CD4C55"/>
    <w:rsid w:val="52D3C2A8"/>
    <w:rsid w:val="52D6A65F"/>
    <w:rsid w:val="52D883DC"/>
    <w:rsid w:val="52DF6C83"/>
    <w:rsid w:val="52E36B14"/>
    <w:rsid w:val="52E99307"/>
    <w:rsid w:val="52E9CFEF"/>
    <w:rsid w:val="52EB3121"/>
    <w:rsid w:val="52EB7139"/>
    <w:rsid w:val="52EC15B8"/>
    <w:rsid w:val="52ED7C5B"/>
    <w:rsid w:val="52F4A039"/>
    <w:rsid w:val="52FA522B"/>
    <w:rsid w:val="5304C7F8"/>
    <w:rsid w:val="53097917"/>
    <w:rsid w:val="530A3C36"/>
    <w:rsid w:val="530E3077"/>
    <w:rsid w:val="5312CFF9"/>
    <w:rsid w:val="53151F60"/>
    <w:rsid w:val="5316E21D"/>
    <w:rsid w:val="531713F7"/>
    <w:rsid w:val="5319243B"/>
    <w:rsid w:val="5319A14E"/>
    <w:rsid w:val="5319B595"/>
    <w:rsid w:val="532084BF"/>
    <w:rsid w:val="532215B3"/>
    <w:rsid w:val="53295429"/>
    <w:rsid w:val="532AC17E"/>
    <w:rsid w:val="532C5F2C"/>
    <w:rsid w:val="533245CC"/>
    <w:rsid w:val="5332A59C"/>
    <w:rsid w:val="5332FD14"/>
    <w:rsid w:val="5339684B"/>
    <w:rsid w:val="533C08DF"/>
    <w:rsid w:val="5340CDE1"/>
    <w:rsid w:val="5341D417"/>
    <w:rsid w:val="53423443"/>
    <w:rsid w:val="53430170"/>
    <w:rsid w:val="5348B14E"/>
    <w:rsid w:val="5349FC27"/>
    <w:rsid w:val="534B6E9D"/>
    <w:rsid w:val="534DD1AC"/>
    <w:rsid w:val="534EC444"/>
    <w:rsid w:val="53560780"/>
    <w:rsid w:val="53563671"/>
    <w:rsid w:val="535BFFC9"/>
    <w:rsid w:val="535C1408"/>
    <w:rsid w:val="535FF499"/>
    <w:rsid w:val="53626887"/>
    <w:rsid w:val="5362D418"/>
    <w:rsid w:val="5363E6EF"/>
    <w:rsid w:val="5363E89D"/>
    <w:rsid w:val="53662D9F"/>
    <w:rsid w:val="5367B41D"/>
    <w:rsid w:val="53701AD2"/>
    <w:rsid w:val="5370489A"/>
    <w:rsid w:val="5371AF45"/>
    <w:rsid w:val="53769BF2"/>
    <w:rsid w:val="5377ACDF"/>
    <w:rsid w:val="5378AA95"/>
    <w:rsid w:val="5378E370"/>
    <w:rsid w:val="537BBFE4"/>
    <w:rsid w:val="537C156B"/>
    <w:rsid w:val="537DD322"/>
    <w:rsid w:val="537F8AB3"/>
    <w:rsid w:val="53826B66"/>
    <w:rsid w:val="5383B482"/>
    <w:rsid w:val="5383D255"/>
    <w:rsid w:val="5383F96B"/>
    <w:rsid w:val="538903A1"/>
    <w:rsid w:val="538A93D9"/>
    <w:rsid w:val="538BAAA9"/>
    <w:rsid w:val="53907F4A"/>
    <w:rsid w:val="5390BAA0"/>
    <w:rsid w:val="5393846B"/>
    <w:rsid w:val="5395313D"/>
    <w:rsid w:val="539633B0"/>
    <w:rsid w:val="53965288"/>
    <w:rsid w:val="5399D8D9"/>
    <w:rsid w:val="539BDBA0"/>
    <w:rsid w:val="539F2A2C"/>
    <w:rsid w:val="53A017DA"/>
    <w:rsid w:val="53A17D65"/>
    <w:rsid w:val="53A494EB"/>
    <w:rsid w:val="53AF217B"/>
    <w:rsid w:val="53B26A04"/>
    <w:rsid w:val="53B2A7D3"/>
    <w:rsid w:val="53B404F5"/>
    <w:rsid w:val="53B66F72"/>
    <w:rsid w:val="53BEB58E"/>
    <w:rsid w:val="53C58209"/>
    <w:rsid w:val="53C5D86F"/>
    <w:rsid w:val="53C834FA"/>
    <w:rsid w:val="53CBC674"/>
    <w:rsid w:val="53CEFB9B"/>
    <w:rsid w:val="53CF210A"/>
    <w:rsid w:val="53D5E2C9"/>
    <w:rsid w:val="53D63CCE"/>
    <w:rsid w:val="53D7BD21"/>
    <w:rsid w:val="53DF206A"/>
    <w:rsid w:val="53E15380"/>
    <w:rsid w:val="53E573E7"/>
    <w:rsid w:val="53F17860"/>
    <w:rsid w:val="53F72C08"/>
    <w:rsid w:val="53FA9DE2"/>
    <w:rsid w:val="540115F3"/>
    <w:rsid w:val="5405CC4A"/>
    <w:rsid w:val="54063A25"/>
    <w:rsid w:val="5406F69B"/>
    <w:rsid w:val="5408E448"/>
    <w:rsid w:val="540B9DCF"/>
    <w:rsid w:val="540EBA6D"/>
    <w:rsid w:val="540EE5B3"/>
    <w:rsid w:val="54118503"/>
    <w:rsid w:val="5411926C"/>
    <w:rsid w:val="54134CC4"/>
    <w:rsid w:val="54186D31"/>
    <w:rsid w:val="541AE608"/>
    <w:rsid w:val="541FF1DB"/>
    <w:rsid w:val="542018CA"/>
    <w:rsid w:val="54231101"/>
    <w:rsid w:val="5423C804"/>
    <w:rsid w:val="5427F026"/>
    <w:rsid w:val="542BE935"/>
    <w:rsid w:val="542C4E60"/>
    <w:rsid w:val="542F1608"/>
    <w:rsid w:val="5430A0ED"/>
    <w:rsid w:val="5431BB8A"/>
    <w:rsid w:val="54385683"/>
    <w:rsid w:val="543976ED"/>
    <w:rsid w:val="543A8A12"/>
    <w:rsid w:val="543E02A1"/>
    <w:rsid w:val="543F5D27"/>
    <w:rsid w:val="5441D057"/>
    <w:rsid w:val="544351B7"/>
    <w:rsid w:val="54439126"/>
    <w:rsid w:val="544770A5"/>
    <w:rsid w:val="544B3F3F"/>
    <w:rsid w:val="544D71E3"/>
    <w:rsid w:val="544E09A4"/>
    <w:rsid w:val="5450F340"/>
    <w:rsid w:val="54512EAB"/>
    <w:rsid w:val="545CB79E"/>
    <w:rsid w:val="545E5B62"/>
    <w:rsid w:val="5461AE4A"/>
    <w:rsid w:val="5469AEB5"/>
    <w:rsid w:val="546A8C88"/>
    <w:rsid w:val="546CD3D1"/>
    <w:rsid w:val="5470BA87"/>
    <w:rsid w:val="5471D95D"/>
    <w:rsid w:val="5477543C"/>
    <w:rsid w:val="5477BF69"/>
    <w:rsid w:val="5477EA21"/>
    <w:rsid w:val="5479D003"/>
    <w:rsid w:val="547E1FA4"/>
    <w:rsid w:val="54809E9F"/>
    <w:rsid w:val="548113F1"/>
    <w:rsid w:val="54841A30"/>
    <w:rsid w:val="548B20EF"/>
    <w:rsid w:val="548C579B"/>
    <w:rsid w:val="548FA07F"/>
    <w:rsid w:val="549147F3"/>
    <w:rsid w:val="549363B8"/>
    <w:rsid w:val="5493C440"/>
    <w:rsid w:val="5494B381"/>
    <w:rsid w:val="54955807"/>
    <w:rsid w:val="5498E217"/>
    <w:rsid w:val="549DEE98"/>
    <w:rsid w:val="549FFD29"/>
    <w:rsid w:val="54A37FD7"/>
    <w:rsid w:val="54ABEFC8"/>
    <w:rsid w:val="54B3507F"/>
    <w:rsid w:val="54B46394"/>
    <w:rsid w:val="54B55A16"/>
    <w:rsid w:val="54BB6188"/>
    <w:rsid w:val="54C07310"/>
    <w:rsid w:val="54C13F26"/>
    <w:rsid w:val="54C166D6"/>
    <w:rsid w:val="54C47FC2"/>
    <w:rsid w:val="54C50518"/>
    <w:rsid w:val="54C715FD"/>
    <w:rsid w:val="54C81971"/>
    <w:rsid w:val="54C8C917"/>
    <w:rsid w:val="54C928D1"/>
    <w:rsid w:val="54D3FCA7"/>
    <w:rsid w:val="54D8676C"/>
    <w:rsid w:val="54DA4834"/>
    <w:rsid w:val="54DB9C10"/>
    <w:rsid w:val="54DCBB9E"/>
    <w:rsid w:val="54DDCF55"/>
    <w:rsid w:val="54E26CA5"/>
    <w:rsid w:val="54E36788"/>
    <w:rsid w:val="54E466D8"/>
    <w:rsid w:val="54E47FDB"/>
    <w:rsid w:val="54E5FAFE"/>
    <w:rsid w:val="54E7801C"/>
    <w:rsid w:val="54E7C2BD"/>
    <w:rsid w:val="54E814D4"/>
    <w:rsid w:val="54E81B8D"/>
    <w:rsid w:val="54EB6C69"/>
    <w:rsid w:val="54ECCF9B"/>
    <w:rsid w:val="54EDDFAA"/>
    <w:rsid w:val="54FB13EC"/>
    <w:rsid w:val="54FCADF6"/>
    <w:rsid w:val="54FFB5E3"/>
    <w:rsid w:val="550520DF"/>
    <w:rsid w:val="5505B4A6"/>
    <w:rsid w:val="5508176B"/>
    <w:rsid w:val="550C9F14"/>
    <w:rsid w:val="550FAA25"/>
    <w:rsid w:val="55126A11"/>
    <w:rsid w:val="55175F82"/>
    <w:rsid w:val="551AC115"/>
    <w:rsid w:val="551BAD2B"/>
    <w:rsid w:val="551FFEC7"/>
    <w:rsid w:val="55249566"/>
    <w:rsid w:val="55257CF3"/>
    <w:rsid w:val="55264F49"/>
    <w:rsid w:val="5527A2BE"/>
    <w:rsid w:val="552E808A"/>
    <w:rsid w:val="552F031F"/>
    <w:rsid w:val="5530C120"/>
    <w:rsid w:val="55314F2B"/>
    <w:rsid w:val="553A05E2"/>
    <w:rsid w:val="5543360E"/>
    <w:rsid w:val="5543E4EB"/>
    <w:rsid w:val="55463831"/>
    <w:rsid w:val="5547E493"/>
    <w:rsid w:val="554943E6"/>
    <w:rsid w:val="554C768A"/>
    <w:rsid w:val="554D04E1"/>
    <w:rsid w:val="55589094"/>
    <w:rsid w:val="555ACEF5"/>
    <w:rsid w:val="555B287A"/>
    <w:rsid w:val="555B3170"/>
    <w:rsid w:val="555F66CA"/>
    <w:rsid w:val="5565EC87"/>
    <w:rsid w:val="556946B7"/>
    <w:rsid w:val="5569E09E"/>
    <w:rsid w:val="556D0FA4"/>
    <w:rsid w:val="556E7C9B"/>
    <w:rsid w:val="5572DAA3"/>
    <w:rsid w:val="557557C0"/>
    <w:rsid w:val="5575A988"/>
    <w:rsid w:val="557E640C"/>
    <w:rsid w:val="557F85F4"/>
    <w:rsid w:val="5581E95C"/>
    <w:rsid w:val="558234B1"/>
    <w:rsid w:val="55823F02"/>
    <w:rsid w:val="5588BC3A"/>
    <w:rsid w:val="55897C2A"/>
    <w:rsid w:val="558D711B"/>
    <w:rsid w:val="559378F3"/>
    <w:rsid w:val="559A19A7"/>
    <w:rsid w:val="559F1853"/>
    <w:rsid w:val="55A233AD"/>
    <w:rsid w:val="55A3E053"/>
    <w:rsid w:val="55A4117A"/>
    <w:rsid w:val="55A4D9D2"/>
    <w:rsid w:val="55B3CD42"/>
    <w:rsid w:val="55B71105"/>
    <w:rsid w:val="55B85016"/>
    <w:rsid w:val="55B98FBA"/>
    <w:rsid w:val="55BAC24F"/>
    <w:rsid w:val="55BB1266"/>
    <w:rsid w:val="55C0E62D"/>
    <w:rsid w:val="55C1EC65"/>
    <w:rsid w:val="55C3467F"/>
    <w:rsid w:val="55C60B43"/>
    <w:rsid w:val="55C81DD6"/>
    <w:rsid w:val="55C9C62D"/>
    <w:rsid w:val="55CA5B0E"/>
    <w:rsid w:val="55CC9BA4"/>
    <w:rsid w:val="55CD4789"/>
    <w:rsid w:val="55D038EE"/>
    <w:rsid w:val="55D567FC"/>
    <w:rsid w:val="55D6E693"/>
    <w:rsid w:val="55DB97C2"/>
    <w:rsid w:val="55DEA107"/>
    <w:rsid w:val="55E045A0"/>
    <w:rsid w:val="55E127BD"/>
    <w:rsid w:val="55E1A94E"/>
    <w:rsid w:val="55E66828"/>
    <w:rsid w:val="55E7A146"/>
    <w:rsid w:val="55E7EF87"/>
    <w:rsid w:val="55E8172E"/>
    <w:rsid w:val="55EA0A68"/>
    <w:rsid w:val="55EB1334"/>
    <w:rsid w:val="55EB7BEA"/>
    <w:rsid w:val="55ECB493"/>
    <w:rsid w:val="55EEB535"/>
    <w:rsid w:val="55EF1223"/>
    <w:rsid w:val="55F4DC2C"/>
    <w:rsid w:val="55F66203"/>
    <w:rsid w:val="55F7C925"/>
    <w:rsid w:val="55F84A55"/>
    <w:rsid w:val="5601EA34"/>
    <w:rsid w:val="5601F0FC"/>
    <w:rsid w:val="560DA3CD"/>
    <w:rsid w:val="560E3C07"/>
    <w:rsid w:val="561851C3"/>
    <w:rsid w:val="561B9F4D"/>
    <w:rsid w:val="561EDF8C"/>
    <w:rsid w:val="56243AE2"/>
    <w:rsid w:val="562DF2D7"/>
    <w:rsid w:val="5630FEFF"/>
    <w:rsid w:val="563682E7"/>
    <w:rsid w:val="563B1469"/>
    <w:rsid w:val="563E2FFC"/>
    <w:rsid w:val="564800BE"/>
    <w:rsid w:val="564871DC"/>
    <w:rsid w:val="564EB861"/>
    <w:rsid w:val="5656D680"/>
    <w:rsid w:val="56581296"/>
    <w:rsid w:val="56599D01"/>
    <w:rsid w:val="565AC0B7"/>
    <w:rsid w:val="565D2E8E"/>
    <w:rsid w:val="5661C70E"/>
    <w:rsid w:val="56642017"/>
    <w:rsid w:val="56647D8D"/>
    <w:rsid w:val="566CFEE3"/>
    <w:rsid w:val="566DAC7D"/>
    <w:rsid w:val="56704145"/>
    <w:rsid w:val="567050D7"/>
    <w:rsid w:val="56718916"/>
    <w:rsid w:val="56750442"/>
    <w:rsid w:val="567530F2"/>
    <w:rsid w:val="5679A34E"/>
    <w:rsid w:val="5679B284"/>
    <w:rsid w:val="567CCCBA"/>
    <w:rsid w:val="567F2716"/>
    <w:rsid w:val="5683F58D"/>
    <w:rsid w:val="5689D868"/>
    <w:rsid w:val="568BED2D"/>
    <w:rsid w:val="56918148"/>
    <w:rsid w:val="5691D447"/>
    <w:rsid w:val="56938FAD"/>
    <w:rsid w:val="569659EC"/>
    <w:rsid w:val="56978336"/>
    <w:rsid w:val="569C8581"/>
    <w:rsid w:val="56A1DD73"/>
    <w:rsid w:val="56A29F98"/>
    <w:rsid w:val="56A4533F"/>
    <w:rsid w:val="56A5BC89"/>
    <w:rsid w:val="56A79E00"/>
    <w:rsid w:val="56AAA8D2"/>
    <w:rsid w:val="56AB9544"/>
    <w:rsid w:val="56ABC3AF"/>
    <w:rsid w:val="56AF1663"/>
    <w:rsid w:val="56B03751"/>
    <w:rsid w:val="56B0AD94"/>
    <w:rsid w:val="56B23022"/>
    <w:rsid w:val="56B4FE13"/>
    <w:rsid w:val="56B57A83"/>
    <w:rsid w:val="56B86CC0"/>
    <w:rsid w:val="56BBF61A"/>
    <w:rsid w:val="56BD0512"/>
    <w:rsid w:val="56BE235A"/>
    <w:rsid w:val="56BE803A"/>
    <w:rsid w:val="56C1E4E7"/>
    <w:rsid w:val="56C7C276"/>
    <w:rsid w:val="56CBBF36"/>
    <w:rsid w:val="56CDB28C"/>
    <w:rsid w:val="56CEB28D"/>
    <w:rsid w:val="56CF9A60"/>
    <w:rsid w:val="56D107C6"/>
    <w:rsid w:val="56D34272"/>
    <w:rsid w:val="56D43DB6"/>
    <w:rsid w:val="56D69119"/>
    <w:rsid w:val="56D71C41"/>
    <w:rsid w:val="56D7FF43"/>
    <w:rsid w:val="56D92758"/>
    <w:rsid w:val="56DD6D1E"/>
    <w:rsid w:val="56DE8059"/>
    <w:rsid w:val="56E2791D"/>
    <w:rsid w:val="56E30CAC"/>
    <w:rsid w:val="56E6CC82"/>
    <w:rsid w:val="56EAF4E2"/>
    <w:rsid w:val="56EF0EA5"/>
    <w:rsid w:val="56F07430"/>
    <w:rsid w:val="56F40BD1"/>
    <w:rsid w:val="56F69E41"/>
    <w:rsid w:val="56FB7DE5"/>
    <w:rsid w:val="56FD4CE2"/>
    <w:rsid w:val="56FEB9CC"/>
    <w:rsid w:val="570619E1"/>
    <w:rsid w:val="57071A08"/>
    <w:rsid w:val="5707719D"/>
    <w:rsid w:val="5707FD81"/>
    <w:rsid w:val="570C8AF4"/>
    <w:rsid w:val="57111054"/>
    <w:rsid w:val="57155DA3"/>
    <w:rsid w:val="571B7F35"/>
    <w:rsid w:val="571C493F"/>
    <w:rsid w:val="571CDA62"/>
    <w:rsid w:val="571DC158"/>
    <w:rsid w:val="57207C1D"/>
    <w:rsid w:val="57224070"/>
    <w:rsid w:val="57227119"/>
    <w:rsid w:val="5729D929"/>
    <w:rsid w:val="572A6A6B"/>
    <w:rsid w:val="572B6DEA"/>
    <w:rsid w:val="5730E919"/>
    <w:rsid w:val="5735812D"/>
    <w:rsid w:val="5737858E"/>
    <w:rsid w:val="5738057F"/>
    <w:rsid w:val="573B8F6F"/>
    <w:rsid w:val="573E63C2"/>
    <w:rsid w:val="573F2458"/>
    <w:rsid w:val="57425FC3"/>
    <w:rsid w:val="5745169A"/>
    <w:rsid w:val="574BB538"/>
    <w:rsid w:val="574CCA59"/>
    <w:rsid w:val="574FFC0D"/>
    <w:rsid w:val="5750ABDD"/>
    <w:rsid w:val="575811AD"/>
    <w:rsid w:val="575B4C6D"/>
    <w:rsid w:val="575BBB06"/>
    <w:rsid w:val="57604FC5"/>
    <w:rsid w:val="57606A6F"/>
    <w:rsid w:val="5762B4DF"/>
    <w:rsid w:val="5762C51A"/>
    <w:rsid w:val="5764284E"/>
    <w:rsid w:val="576A0AEA"/>
    <w:rsid w:val="57721B14"/>
    <w:rsid w:val="577891B3"/>
    <w:rsid w:val="5779D729"/>
    <w:rsid w:val="577AE136"/>
    <w:rsid w:val="577B5770"/>
    <w:rsid w:val="577D6286"/>
    <w:rsid w:val="57804CBA"/>
    <w:rsid w:val="57817899"/>
    <w:rsid w:val="57824457"/>
    <w:rsid w:val="57828A10"/>
    <w:rsid w:val="57831229"/>
    <w:rsid w:val="5783CB7E"/>
    <w:rsid w:val="57840637"/>
    <w:rsid w:val="57867839"/>
    <w:rsid w:val="5787DB71"/>
    <w:rsid w:val="57899F74"/>
    <w:rsid w:val="5789F917"/>
    <w:rsid w:val="578B3F27"/>
    <w:rsid w:val="57953D7A"/>
    <w:rsid w:val="5799D510"/>
    <w:rsid w:val="579A1811"/>
    <w:rsid w:val="579E7839"/>
    <w:rsid w:val="57A4C1FF"/>
    <w:rsid w:val="57A538CB"/>
    <w:rsid w:val="57A7D3BD"/>
    <w:rsid w:val="57A7E48F"/>
    <w:rsid w:val="57A8151A"/>
    <w:rsid w:val="57A982AA"/>
    <w:rsid w:val="57AD6F18"/>
    <w:rsid w:val="57ADB0BE"/>
    <w:rsid w:val="57B715BD"/>
    <w:rsid w:val="57C14BD6"/>
    <w:rsid w:val="57C643D4"/>
    <w:rsid w:val="57CA40FA"/>
    <w:rsid w:val="57CB1663"/>
    <w:rsid w:val="57CB8323"/>
    <w:rsid w:val="57CBB7D6"/>
    <w:rsid w:val="57CD4319"/>
    <w:rsid w:val="57CFCDE9"/>
    <w:rsid w:val="57D0ABDC"/>
    <w:rsid w:val="57D0BB0B"/>
    <w:rsid w:val="57D33855"/>
    <w:rsid w:val="57D5E30B"/>
    <w:rsid w:val="57D9D25F"/>
    <w:rsid w:val="57DA0F93"/>
    <w:rsid w:val="57DD45C9"/>
    <w:rsid w:val="57DDE58B"/>
    <w:rsid w:val="57E50D12"/>
    <w:rsid w:val="57E6CE8E"/>
    <w:rsid w:val="57ED2A74"/>
    <w:rsid w:val="57EF1E02"/>
    <w:rsid w:val="57F2727C"/>
    <w:rsid w:val="57F4A38D"/>
    <w:rsid w:val="57F6AB2C"/>
    <w:rsid w:val="57F9E4AD"/>
    <w:rsid w:val="57F9F510"/>
    <w:rsid w:val="57FA7EEB"/>
    <w:rsid w:val="57FEB429"/>
    <w:rsid w:val="58003D1A"/>
    <w:rsid w:val="5801BE73"/>
    <w:rsid w:val="58052349"/>
    <w:rsid w:val="58055819"/>
    <w:rsid w:val="580CD90D"/>
    <w:rsid w:val="580D9CD0"/>
    <w:rsid w:val="58167DAB"/>
    <w:rsid w:val="581DD4C7"/>
    <w:rsid w:val="581E16E3"/>
    <w:rsid w:val="5824AA3B"/>
    <w:rsid w:val="5824EB23"/>
    <w:rsid w:val="5826AD6D"/>
    <w:rsid w:val="582C9D18"/>
    <w:rsid w:val="582EAD66"/>
    <w:rsid w:val="5831BD5E"/>
    <w:rsid w:val="5831E7D3"/>
    <w:rsid w:val="58327E56"/>
    <w:rsid w:val="583498BE"/>
    <w:rsid w:val="5838A300"/>
    <w:rsid w:val="5839A47E"/>
    <w:rsid w:val="583EEF6C"/>
    <w:rsid w:val="58405D82"/>
    <w:rsid w:val="5840AC6D"/>
    <w:rsid w:val="5844D275"/>
    <w:rsid w:val="58498C61"/>
    <w:rsid w:val="584A80DC"/>
    <w:rsid w:val="584C30FA"/>
    <w:rsid w:val="58507FBE"/>
    <w:rsid w:val="5855C7C6"/>
    <w:rsid w:val="58560D58"/>
    <w:rsid w:val="58575775"/>
    <w:rsid w:val="585C7CF4"/>
    <w:rsid w:val="585D492E"/>
    <w:rsid w:val="585D732B"/>
    <w:rsid w:val="585DC950"/>
    <w:rsid w:val="585F6622"/>
    <w:rsid w:val="586019ED"/>
    <w:rsid w:val="58654E51"/>
    <w:rsid w:val="586C1B49"/>
    <w:rsid w:val="586CC212"/>
    <w:rsid w:val="586F9130"/>
    <w:rsid w:val="587061BD"/>
    <w:rsid w:val="5871BEAA"/>
    <w:rsid w:val="58730CD4"/>
    <w:rsid w:val="58786712"/>
    <w:rsid w:val="587F3A40"/>
    <w:rsid w:val="588445BB"/>
    <w:rsid w:val="5888DFD6"/>
    <w:rsid w:val="588AC411"/>
    <w:rsid w:val="588BC60C"/>
    <w:rsid w:val="588C72A5"/>
    <w:rsid w:val="588E286D"/>
    <w:rsid w:val="5893F5F3"/>
    <w:rsid w:val="5894C037"/>
    <w:rsid w:val="58961431"/>
    <w:rsid w:val="58981670"/>
    <w:rsid w:val="589A3C72"/>
    <w:rsid w:val="589C2565"/>
    <w:rsid w:val="589CC055"/>
    <w:rsid w:val="58A8D0E3"/>
    <w:rsid w:val="58A98AE4"/>
    <w:rsid w:val="58ABD300"/>
    <w:rsid w:val="58AD0A82"/>
    <w:rsid w:val="58AD1019"/>
    <w:rsid w:val="58AF48D1"/>
    <w:rsid w:val="58B41BCA"/>
    <w:rsid w:val="58B6D3FC"/>
    <w:rsid w:val="58BABA0E"/>
    <w:rsid w:val="58BC3AE7"/>
    <w:rsid w:val="58BE2707"/>
    <w:rsid w:val="58C3EAC0"/>
    <w:rsid w:val="58C4704C"/>
    <w:rsid w:val="58C4CBF9"/>
    <w:rsid w:val="58C65464"/>
    <w:rsid w:val="58C76494"/>
    <w:rsid w:val="58CF535B"/>
    <w:rsid w:val="58CFD295"/>
    <w:rsid w:val="58D043F1"/>
    <w:rsid w:val="58D4AF46"/>
    <w:rsid w:val="58DC3E7F"/>
    <w:rsid w:val="58DD6B32"/>
    <w:rsid w:val="58DE95F2"/>
    <w:rsid w:val="58DFBF6A"/>
    <w:rsid w:val="58E75C0C"/>
    <w:rsid w:val="58E84864"/>
    <w:rsid w:val="58E9F159"/>
    <w:rsid w:val="58EA7E12"/>
    <w:rsid w:val="58EB9F17"/>
    <w:rsid w:val="58EE81A3"/>
    <w:rsid w:val="58F62B73"/>
    <w:rsid w:val="58FAEEC5"/>
    <w:rsid w:val="59029654"/>
    <w:rsid w:val="5905CB01"/>
    <w:rsid w:val="59073B95"/>
    <w:rsid w:val="590B7BE5"/>
    <w:rsid w:val="59105552"/>
    <w:rsid w:val="5911EC21"/>
    <w:rsid w:val="5915936F"/>
    <w:rsid w:val="591769CA"/>
    <w:rsid w:val="591787E0"/>
    <w:rsid w:val="591A0BA5"/>
    <w:rsid w:val="591AF219"/>
    <w:rsid w:val="591D430F"/>
    <w:rsid w:val="591EC866"/>
    <w:rsid w:val="591FB03C"/>
    <w:rsid w:val="5923B7BD"/>
    <w:rsid w:val="5927FF5C"/>
    <w:rsid w:val="592A6876"/>
    <w:rsid w:val="592E6868"/>
    <w:rsid w:val="592F9AB6"/>
    <w:rsid w:val="592FCDB3"/>
    <w:rsid w:val="5930E4FE"/>
    <w:rsid w:val="59327C51"/>
    <w:rsid w:val="593759AB"/>
    <w:rsid w:val="59381089"/>
    <w:rsid w:val="59388916"/>
    <w:rsid w:val="59391F15"/>
    <w:rsid w:val="593F0963"/>
    <w:rsid w:val="593F279F"/>
    <w:rsid w:val="59409837"/>
    <w:rsid w:val="5940E11C"/>
    <w:rsid w:val="59421D25"/>
    <w:rsid w:val="5946C694"/>
    <w:rsid w:val="59471A50"/>
    <w:rsid w:val="59477A16"/>
    <w:rsid w:val="59480898"/>
    <w:rsid w:val="5949C352"/>
    <w:rsid w:val="594DEE69"/>
    <w:rsid w:val="594E9065"/>
    <w:rsid w:val="59556D28"/>
    <w:rsid w:val="5956F060"/>
    <w:rsid w:val="59586F40"/>
    <w:rsid w:val="595CB6B9"/>
    <w:rsid w:val="595D3BD5"/>
    <w:rsid w:val="595DD3F3"/>
    <w:rsid w:val="5962A088"/>
    <w:rsid w:val="59636FA9"/>
    <w:rsid w:val="5969C65D"/>
    <w:rsid w:val="5969F2B3"/>
    <w:rsid w:val="596A39A4"/>
    <w:rsid w:val="596CE2AD"/>
    <w:rsid w:val="596D6E0D"/>
    <w:rsid w:val="596F53E6"/>
    <w:rsid w:val="597A838C"/>
    <w:rsid w:val="597AC64A"/>
    <w:rsid w:val="597B4555"/>
    <w:rsid w:val="597C8B93"/>
    <w:rsid w:val="597CA4B9"/>
    <w:rsid w:val="598321AD"/>
    <w:rsid w:val="598AC1AB"/>
    <w:rsid w:val="598ACA29"/>
    <w:rsid w:val="59959DC8"/>
    <w:rsid w:val="5995F011"/>
    <w:rsid w:val="599BD947"/>
    <w:rsid w:val="59A222BD"/>
    <w:rsid w:val="59A50F2C"/>
    <w:rsid w:val="59AE5EA4"/>
    <w:rsid w:val="59AFB330"/>
    <w:rsid w:val="59B3A0DB"/>
    <w:rsid w:val="59B417D6"/>
    <w:rsid w:val="59B5DDB7"/>
    <w:rsid w:val="59BF0F18"/>
    <w:rsid w:val="59C0290A"/>
    <w:rsid w:val="59C05E35"/>
    <w:rsid w:val="59C10E23"/>
    <w:rsid w:val="59C13A13"/>
    <w:rsid w:val="59C16BA5"/>
    <w:rsid w:val="59C43CD0"/>
    <w:rsid w:val="59C534EB"/>
    <w:rsid w:val="59C5B6A3"/>
    <w:rsid w:val="59C8D5FE"/>
    <w:rsid w:val="59CB64A2"/>
    <w:rsid w:val="59CCA2BD"/>
    <w:rsid w:val="59CF3895"/>
    <w:rsid w:val="59D04F5B"/>
    <w:rsid w:val="59D1E71C"/>
    <w:rsid w:val="59D7D0CF"/>
    <w:rsid w:val="59DC2087"/>
    <w:rsid w:val="59E07F4A"/>
    <w:rsid w:val="59E129E8"/>
    <w:rsid w:val="59E3A266"/>
    <w:rsid w:val="59E6800A"/>
    <w:rsid w:val="59E9DBA0"/>
    <w:rsid w:val="59EC420F"/>
    <w:rsid w:val="59F1ECE0"/>
    <w:rsid w:val="59F5B947"/>
    <w:rsid w:val="59FC168C"/>
    <w:rsid w:val="5A009CCB"/>
    <w:rsid w:val="5A01730D"/>
    <w:rsid w:val="5A02B409"/>
    <w:rsid w:val="5A080E0C"/>
    <w:rsid w:val="5A08B916"/>
    <w:rsid w:val="5A0F72E6"/>
    <w:rsid w:val="5A108EC9"/>
    <w:rsid w:val="5A10A962"/>
    <w:rsid w:val="5A14A017"/>
    <w:rsid w:val="5A1B759B"/>
    <w:rsid w:val="5A1D9F22"/>
    <w:rsid w:val="5A20500D"/>
    <w:rsid w:val="5A2217B2"/>
    <w:rsid w:val="5A2BDBD1"/>
    <w:rsid w:val="5A2C0933"/>
    <w:rsid w:val="5A2DA1CF"/>
    <w:rsid w:val="5A2E8871"/>
    <w:rsid w:val="5A2EF77A"/>
    <w:rsid w:val="5A2FA949"/>
    <w:rsid w:val="5A30189A"/>
    <w:rsid w:val="5A35CCD9"/>
    <w:rsid w:val="5A37645A"/>
    <w:rsid w:val="5A3BD024"/>
    <w:rsid w:val="5A3D1E83"/>
    <w:rsid w:val="5A3FF58D"/>
    <w:rsid w:val="5A40104E"/>
    <w:rsid w:val="5A41599E"/>
    <w:rsid w:val="5A47EE49"/>
    <w:rsid w:val="5A4C2409"/>
    <w:rsid w:val="5A4C357C"/>
    <w:rsid w:val="5A4E6456"/>
    <w:rsid w:val="5A4F81B5"/>
    <w:rsid w:val="5A51072A"/>
    <w:rsid w:val="5A51288E"/>
    <w:rsid w:val="5A5434A8"/>
    <w:rsid w:val="5A558959"/>
    <w:rsid w:val="5A568C24"/>
    <w:rsid w:val="5A56D542"/>
    <w:rsid w:val="5A56F348"/>
    <w:rsid w:val="5A59C0D2"/>
    <w:rsid w:val="5A5BD62C"/>
    <w:rsid w:val="5A5C459D"/>
    <w:rsid w:val="5A5D8D6B"/>
    <w:rsid w:val="5A5E83EE"/>
    <w:rsid w:val="5A6A1F94"/>
    <w:rsid w:val="5A6B35C8"/>
    <w:rsid w:val="5A6D8BD6"/>
    <w:rsid w:val="5A6DB5CC"/>
    <w:rsid w:val="5A7653FD"/>
    <w:rsid w:val="5A77AD5C"/>
    <w:rsid w:val="5A7E5BD6"/>
    <w:rsid w:val="5A888DA9"/>
    <w:rsid w:val="5A8F9A54"/>
    <w:rsid w:val="5A90A7AE"/>
    <w:rsid w:val="5A94FB32"/>
    <w:rsid w:val="5A98B95F"/>
    <w:rsid w:val="5AA56474"/>
    <w:rsid w:val="5AA56B12"/>
    <w:rsid w:val="5AABFF2C"/>
    <w:rsid w:val="5AB22663"/>
    <w:rsid w:val="5AB22D74"/>
    <w:rsid w:val="5AB9A98A"/>
    <w:rsid w:val="5ABE1E17"/>
    <w:rsid w:val="5AC0DD91"/>
    <w:rsid w:val="5AC33A05"/>
    <w:rsid w:val="5AC4ED79"/>
    <w:rsid w:val="5AC50E3C"/>
    <w:rsid w:val="5ACB409F"/>
    <w:rsid w:val="5ACBFDC5"/>
    <w:rsid w:val="5ACE104C"/>
    <w:rsid w:val="5AD0D424"/>
    <w:rsid w:val="5AD14218"/>
    <w:rsid w:val="5AD1C851"/>
    <w:rsid w:val="5AD4B971"/>
    <w:rsid w:val="5AD77D6D"/>
    <w:rsid w:val="5ADB040C"/>
    <w:rsid w:val="5ADC46BC"/>
    <w:rsid w:val="5ADE9B8D"/>
    <w:rsid w:val="5AE2777B"/>
    <w:rsid w:val="5AE2D753"/>
    <w:rsid w:val="5AE58F67"/>
    <w:rsid w:val="5AE73A59"/>
    <w:rsid w:val="5AE9E18D"/>
    <w:rsid w:val="5AEFDA0D"/>
    <w:rsid w:val="5AF0F2D3"/>
    <w:rsid w:val="5AF55CD1"/>
    <w:rsid w:val="5AF5ACF0"/>
    <w:rsid w:val="5AFA3B2C"/>
    <w:rsid w:val="5AFAEFBF"/>
    <w:rsid w:val="5AFDE39D"/>
    <w:rsid w:val="5AFF7E47"/>
    <w:rsid w:val="5B00954A"/>
    <w:rsid w:val="5B061F55"/>
    <w:rsid w:val="5B080CED"/>
    <w:rsid w:val="5B0BB018"/>
    <w:rsid w:val="5B0CE954"/>
    <w:rsid w:val="5B1082F2"/>
    <w:rsid w:val="5B18CBAB"/>
    <w:rsid w:val="5B1AFE81"/>
    <w:rsid w:val="5B1B5B25"/>
    <w:rsid w:val="5B1DB0D7"/>
    <w:rsid w:val="5B1EA7D6"/>
    <w:rsid w:val="5B1F6F83"/>
    <w:rsid w:val="5B20BA38"/>
    <w:rsid w:val="5B214B53"/>
    <w:rsid w:val="5B244421"/>
    <w:rsid w:val="5B24AAB5"/>
    <w:rsid w:val="5B29A561"/>
    <w:rsid w:val="5B2B2862"/>
    <w:rsid w:val="5B2B3A38"/>
    <w:rsid w:val="5B2B9905"/>
    <w:rsid w:val="5B2DC03A"/>
    <w:rsid w:val="5B2F24BE"/>
    <w:rsid w:val="5B3020F6"/>
    <w:rsid w:val="5B327296"/>
    <w:rsid w:val="5B34F7ED"/>
    <w:rsid w:val="5B374D38"/>
    <w:rsid w:val="5B37D911"/>
    <w:rsid w:val="5B3B33CF"/>
    <w:rsid w:val="5B4186A4"/>
    <w:rsid w:val="5B47A869"/>
    <w:rsid w:val="5B499B82"/>
    <w:rsid w:val="5B4ABBAA"/>
    <w:rsid w:val="5B4D7E2D"/>
    <w:rsid w:val="5B510CFA"/>
    <w:rsid w:val="5B5150FB"/>
    <w:rsid w:val="5B524995"/>
    <w:rsid w:val="5B5A555D"/>
    <w:rsid w:val="5B5B3EA6"/>
    <w:rsid w:val="5B5E7E87"/>
    <w:rsid w:val="5B5E8C0A"/>
    <w:rsid w:val="5B5FD0A9"/>
    <w:rsid w:val="5B61FAC9"/>
    <w:rsid w:val="5B645AD4"/>
    <w:rsid w:val="5B66C879"/>
    <w:rsid w:val="5B68A26D"/>
    <w:rsid w:val="5B6921DB"/>
    <w:rsid w:val="5B6AD11D"/>
    <w:rsid w:val="5B6E602D"/>
    <w:rsid w:val="5B71FD3E"/>
    <w:rsid w:val="5B777049"/>
    <w:rsid w:val="5B7ECACA"/>
    <w:rsid w:val="5B80ADC9"/>
    <w:rsid w:val="5B81E3C8"/>
    <w:rsid w:val="5B83204A"/>
    <w:rsid w:val="5B8562EF"/>
    <w:rsid w:val="5B8DDCE3"/>
    <w:rsid w:val="5B902126"/>
    <w:rsid w:val="5B9382A3"/>
    <w:rsid w:val="5B98BEC8"/>
    <w:rsid w:val="5B9B916F"/>
    <w:rsid w:val="5BA02C91"/>
    <w:rsid w:val="5BA0C9E2"/>
    <w:rsid w:val="5BA5D608"/>
    <w:rsid w:val="5BA7DAEE"/>
    <w:rsid w:val="5BA9C3B8"/>
    <w:rsid w:val="5BAA6D1E"/>
    <w:rsid w:val="5BAB7A6B"/>
    <w:rsid w:val="5BACC356"/>
    <w:rsid w:val="5BADE8EF"/>
    <w:rsid w:val="5BAE5D1F"/>
    <w:rsid w:val="5BB7036C"/>
    <w:rsid w:val="5BB80A1B"/>
    <w:rsid w:val="5BC04F53"/>
    <w:rsid w:val="5BC0D718"/>
    <w:rsid w:val="5BC29A15"/>
    <w:rsid w:val="5BD0AF8F"/>
    <w:rsid w:val="5BD0D6F5"/>
    <w:rsid w:val="5BD2F3F6"/>
    <w:rsid w:val="5BD7C99C"/>
    <w:rsid w:val="5BD8EDC1"/>
    <w:rsid w:val="5BD96589"/>
    <w:rsid w:val="5BDA4C18"/>
    <w:rsid w:val="5BDB3C3C"/>
    <w:rsid w:val="5BDDC5DC"/>
    <w:rsid w:val="5BE4144B"/>
    <w:rsid w:val="5BE6D93B"/>
    <w:rsid w:val="5BE73791"/>
    <w:rsid w:val="5BE767F6"/>
    <w:rsid w:val="5BEC2AD8"/>
    <w:rsid w:val="5BEC9E6E"/>
    <w:rsid w:val="5BED5658"/>
    <w:rsid w:val="5BEDC893"/>
    <w:rsid w:val="5BEF024A"/>
    <w:rsid w:val="5BF26D51"/>
    <w:rsid w:val="5BF3B7D7"/>
    <w:rsid w:val="5BF52E4B"/>
    <w:rsid w:val="5BF7D79F"/>
    <w:rsid w:val="5BF9C84C"/>
    <w:rsid w:val="5BFC6FBF"/>
    <w:rsid w:val="5C07F8A2"/>
    <w:rsid w:val="5C0E8AD9"/>
    <w:rsid w:val="5C131A08"/>
    <w:rsid w:val="5C1A79CA"/>
    <w:rsid w:val="5C1BAC36"/>
    <w:rsid w:val="5C1C78B9"/>
    <w:rsid w:val="5C2303C6"/>
    <w:rsid w:val="5C2692D5"/>
    <w:rsid w:val="5C27007B"/>
    <w:rsid w:val="5C272147"/>
    <w:rsid w:val="5C2B1B96"/>
    <w:rsid w:val="5C2F16B9"/>
    <w:rsid w:val="5C33F5F0"/>
    <w:rsid w:val="5C3C3BB1"/>
    <w:rsid w:val="5C3F1C4A"/>
    <w:rsid w:val="5C41513B"/>
    <w:rsid w:val="5C417271"/>
    <w:rsid w:val="5C4200BB"/>
    <w:rsid w:val="5C44C176"/>
    <w:rsid w:val="5C496211"/>
    <w:rsid w:val="5C496CC3"/>
    <w:rsid w:val="5C4AAF59"/>
    <w:rsid w:val="5C4AB9B8"/>
    <w:rsid w:val="5C4DB816"/>
    <w:rsid w:val="5C51A3EB"/>
    <w:rsid w:val="5C567230"/>
    <w:rsid w:val="5C581F30"/>
    <w:rsid w:val="5C59B8D8"/>
    <w:rsid w:val="5C5C2CCC"/>
    <w:rsid w:val="5C5C848F"/>
    <w:rsid w:val="5C699F1C"/>
    <w:rsid w:val="5C6A98CC"/>
    <w:rsid w:val="5C6BD9B2"/>
    <w:rsid w:val="5C702BAE"/>
    <w:rsid w:val="5C70545E"/>
    <w:rsid w:val="5C75D060"/>
    <w:rsid w:val="5C8807EB"/>
    <w:rsid w:val="5C8A1D22"/>
    <w:rsid w:val="5C9005AA"/>
    <w:rsid w:val="5C9173EA"/>
    <w:rsid w:val="5C92AF4A"/>
    <w:rsid w:val="5C958545"/>
    <w:rsid w:val="5C95A4B5"/>
    <w:rsid w:val="5C97056B"/>
    <w:rsid w:val="5C9A5835"/>
    <w:rsid w:val="5C9E66DB"/>
    <w:rsid w:val="5CA118FD"/>
    <w:rsid w:val="5CA23E6B"/>
    <w:rsid w:val="5CA2C17E"/>
    <w:rsid w:val="5CA39080"/>
    <w:rsid w:val="5CA3D66E"/>
    <w:rsid w:val="5CA4B00F"/>
    <w:rsid w:val="5CA4FC3E"/>
    <w:rsid w:val="5CAFB4F9"/>
    <w:rsid w:val="5CB0F9B6"/>
    <w:rsid w:val="5CB6FBE1"/>
    <w:rsid w:val="5CBAA3C9"/>
    <w:rsid w:val="5CBD733C"/>
    <w:rsid w:val="5CC2369E"/>
    <w:rsid w:val="5CC2A36F"/>
    <w:rsid w:val="5CC3F7AE"/>
    <w:rsid w:val="5CC526DA"/>
    <w:rsid w:val="5CCAA1A7"/>
    <w:rsid w:val="5CD008BA"/>
    <w:rsid w:val="5CD03849"/>
    <w:rsid w:val="5CD0EA8D"/>
    <w:rsid w:val="5CD15454"/>
    <w:rsid w:val="5CD15716"/>
    <w:rsid w:val="5CD35474"/>
    <w:rsid w:val="5CD79E6B"/>
    <w:rsid w:val="5CD87D20"/>
    <w:rsid w:val="5CDB6322"/>
    <w:rsid w:val="5CDC076E"/>
    <w:rsid w:val="5CDD5887"/>
    <w:rsid w:val="5CDF3FBC"/>
    <w:rsid w:val="5CE09465"/>
    <w:rsid w:val="5CE194BE"/>
    <w:rsid w:val="5CE1F171"/>
    <w:rsid w:val="5CEBD9A5"/>
    <w:rsid w:val="5CF44F5C"/>
    <w:rsid w:val="5CF9DE82"/>
    <w:rsid w:val="5D02950E"/>
    <w:rsid w:val="5D030E22"/>
    <w:rsid w:val="5D03F78A"/>
    <w:rsid w:val="5D04A245"/>
    <w:rsid w:val="5D07E838"/>
    <w:rsid w:val="5D0AB0BF"/>
    <w:rsid w:val="5D0CA7B3"/>
    <w:rsid w:val="5D0CE802"/>
    <w:rsid w:val="5D116BCC"/>
    <w:rsid w:val="5D1756E9"/>
    <w:rsid w:val="5D1953C4"/>
    <w:rsid w:val="5D1F64E8"/>
    <w:rsid w:val="5D1FD24F"/>
    <w:rsid w:val="5D20DE7A"/>
    <w:rsid w:val="5D2157F3"/>
    <w:rsid w:val="5D21A415"/>
    <w:rsid w:val="5D266410"/>
    <w:rsid w:val="5D2C89E3"/>
    <w:rsid w:val="5D2FF5B7"/>
    <w:rsid w:val="5D322FFD"/>
    <w:rsid w:val="5D33AC01"/>
    <w:rsid w:val="5D36404A"/>
    <w:rsid w:val="5D3A0B82"/>
    <w:rsid w:val="5D42BA8F"/>
    <w:rsid w:val="5D42D1E6"/>
    <w:rsid w:val="5D43AB80"/>
    <w:rsid w:val="5D460F8D"/>
    <w:rsid w:val="5D4B44EC"/>
    <w:rsid w:val="5D4C2E1E"/>
    <w:rsid w:val="5D4FE0CE"/>
    <w:rsid w:val="5D53CA22"/>
    <w:rsid w:val="5D58A0AB"/>
    <w:rsid w:val="5D59AD59"/>
    <w:rsid w:val="5D5D2D26"/>
    <w:rsid w:val="5D6732E9"/>
    <w:rsid w:val="5D676B55"/>
    <w:rsid w:val="5D705EED"/>
    <w:rsid w:val="5D7120B9"/>
    <w:rsid w:val="5D765418"/>
    <w:rsid w:val="5D83296C"/>
    <w:rsid w:val="5D856AFF"/>
    <w:rsid w:val="5D896C8A"/>
    <w:rsid w:val="5D8A9245"/>
    <w:rsid w:val="5D923CED"/>
    <w:rsid w:val="5D99335B"/>
    <w:rsid w:val="5D9DB615"/>
    <w:rsid w:val="5D9E332B"/>
    <w:rsid w:val="5DA58426"/>
    <w:rsid w:val="5DA6C848"/>
    <w:rsid w:val="5DA8541E"/>
    <w:rsid w:val="5DB33104"/>
    <w:rsid w:val="5DB54A55"/>
    <w:rsid w:val="5DB72893"/>
    <w:rsid w:val="5DB9F4A8"/>
    <w:rsid w:val="5DBE5592"/>
    <w:rsid w:val="5DBF6567"/>
    <w:rsid w:val="5DBFF453"/>
    <w:rsid w:val="5DC00D61"/>
    <w:rsid w:val="5DC1E03D"/>
    <w:rsid w:val="5DC4DBA7"/>
    <w:rsid w:val="5DCB5100"/>
    <w:rsid w:val="5DCC606B"/>
    <w:rsid w:val="5DCDB300"/>
    <w:rsid w:val="5DD26ACA"/>
    <w:rsid w:val="5DD57850"/>
    <w:rsid w:val="5DD582F7"/>
    <w:rsid w:val="5DD6D4EE"/>
    <w:rsid w:val="5DD8553A"/>
    <w:rsid w:val="5DE18378"/>
    <w:rsid w:val="5DE290ED"/>
    <w:rsid w:val="5DE503AE"/>
    <w:rsid w:val="5DE8C723"/>
    <w:rsid w:val="5DE98FA8"/>
    <w:rsid w:val="5DEFD1E9"/>
    <w:rsid w:val="5DF015F4"/>
    <w:rsid w:val="5DF04B4E"/>
    <w:rsid w:val="5DF12EE6"/>
    <w:rsid w:val="5DF199E2"/>
    <w:rsid w:val="5DF7A71D"/>
    <w:rsid w:val="5DF9BAA7"/>
    <w:rsid w:val="5DFF7910"/>
    <w:rsid w:val="5DFFE1BC"/>
    <w:rsid w:val="5E01E9D7"/>
    <w:rsid w:val="5E03FA00"/>
    <w:rsid w:val="5E069699"/>
    <w:rsid w:val="5E09C876"/>
    <w:rsid w:val="5E0C9D49"/>
    <w:rsid w:val="5E0E0B9E"/>
    <w:rsid w:val="5E19BDFC"/>
    <w:rsid w:val="5E1DB2FD"/>
    <w:rsid w:val="5E1F07CE"/>
    <w:rsid w:val="5E243F3C"/>
    <w:rsid w:val="5E24A320"/>
    <w:rsid w:val="5E2565AA"/>
    <w:rsid w:val="5E277543"/>
    <w:rsid w:val="5E29CFBC"/>
    <w:rsid w:val="5E2ECDA4"/>
    <w:rsid w:val="5E2EF62C"/>
    <w:rsid w:val="5E2F26CC"/>
    <w:rsid w:val="5E338700"/>
    <w:rsid w:val="5E338E72"/>
    <w:rsid w:val="5E44DD23"/>
    <w:rsid w:val="5E472413"/>
    <w:rsid w:val="5E4B850D"/>
    <w:rsid w:val="5E4F3357"/>
    <w:rsid w:val="5E529BCC"/>
    <w:rsid w:val="5E5461D0"/>
    <w:rsid w:val="5E581238"/>
    <w:rsid w:val="5E5E2309"/>
    <w:rsid w:val="5E5F003A"/>
    <w:rsid w:val="5E613EDA"/>
    <w:rsid w:val="5E684728"/>
    <w:rsid w:val="5E686115"/>
    <w:rsid w:val="5E69A84D"/>
    <w:rsid w:val="5E6A0123"/>
    <w:rsid w:val="5E746646"/>
    <w:rsid w:val="5E767D12"/>
    <w:rsid w:val="5E7704D7"/>
    <w:rsid w:val="5E79A2B2"/>
    <w:rsid w:val="5E7AE734"/>
    <w:rsid w:val="5E7BADA2"/>
    <w:rsid w:val="5E7C8165"/>
    <w:rsid w:val="5E7FD602"/>
    <w:rsid w:val="5E815D6A"/>
    <w:rsid w:val="5E8964F3"/>
    <w:rsid w:val="5E8AF818"/>
    <w:rsid w:val="5E8DBB66"/>
    <w:rsid w:val="5E8FAA4C"/>
    <w:rsid w:val="5E90E71A"/>
    <w:rsid w:val="5E974D4C"/>
    <w:rsid w:val="5E9C5DEB"/>
    <w:rsid w:val="5E9F7EC9"/>
    <w:rsid w:val="5E9F8E4E"/>
    <w:rsid w:val="5EA1ACF6"/>
    <w:rsid w:val="5EA1B574"/>
    <w:rsid w:val="5EA22E88"/>
    <w:rsid w:val="5EA3BA4D"/>
    <w:rsid w:val="5EA448AE"/>
    <w:rsid w:val="5EB289F7"/>
    <w:rsid w:val="5EB3D099"/>
    <w:rsid w:val="5EB46249"/>
    <w:rsid w:val="5EB823A3"/>
    <w:rsid w:val="5EC0F4A4"/>
    <w:rsid w:val="5EC1EF67"/>
    <w:rsid w:val="5EC2248B"/>
    <w:rsid w:val="5EC23963"/>
    <w:rsid w:val="5EC264A0"/>
    <w:rsid w:val="5EC4A398"/>
    <w:rsid w:val="5EC76BCD"/>
    <w:rsid w:val="5EC7D453"/>
    <w:rsid w:val="5EC83FB1"/>
    <w:rsid w:val="5ECA4DC3"/>
    <w:rsid w:val="5ECC8A42"/>
    <w:rsid w:val="5ECD7909"/>
    <w:rsid w:val="5ECEB500"/>
    <w:rsid w:val="5ECF8F63"/>
    <w:rsid w:val="5ED00808"/>
    <w:rsid w:val="5ED0A403"/>
    <w:rsid w:val="5ED0C4AA"/>
    <w:rsid w:val="5ED8616A"/>
    <w:rsid w:val="5EDA8E1B"/>
    <w:rsid w:val="5EDCD229"/>
    <w:rsid w:val="5EDF1A4C"/>
    <w:rsid w:val="5EE0AEEA"/>
    <w:rsid w:val="5EE12E48"/>
    <w:rsid w:val="5EE24E2C"/>
    <w:rsid w:val="5EE2AD02"/>
    <w:rsid w:val="5EE2EB1D"/>
    <w:rsid w:val="5EE7713B"/>
    <w:rsid w:val="5EE8AA2F"/>
    <w:rsid w:val="5EEBF502"/>
    <w:rsid w:val="5EEC81B3"/>
    <w:rsid w:val="5EEF94BC"/>
    <w:rsid w:val="5EF3D15F"/>
    <w:rsid w:val="5EF5D336"/>
    <w:rsid w:val="5EF7EE66"/>
    <w:rsid w:val="5EFA66DE"/>
    <w:rsid w:val="5EFA8F1E"/>
    <w:rsid w:val="5EFB6272"/>
    <w:rsid w:val="5F02471C"/>
    <w:rsid w:val="5F055607"/>
    <w:rsid w:val="5F0A457F"/>
    <w:rsid w:val="5F10B109"/>
    <w:rsid w:val="5F143134"/>
    <w:rsid w:val="5F16DF75"/>
    <w:rsid w:val="5F187076"/>
    <w:rsid w:val="5F187A86"/>
    <w:rsid w:val="5F1A1110"/>
    <w:rsid w:val="5F1BD61C"/>
    <w:rsid w:val="5F25938F"/>
    <w:rsid w:val="5F269642"/>
    <w:rsid w:val="5F285E1D"/>
    <w:rsid w:val="5F28A0CD"/>
    <w:rsid w:val="5F29C145"/>
    <w:rsid w:val="5F2ABAE0"/>
    <w:rsid w:val="5F2AFBC9"/>
    <w:rsid w:val="5F2F2086"/>
    <w:rsid w:val="5F3156F6"/>
    <w:rsid w:val="5F37F598"/>
    <w:rsid w:val="5F388A87"/>
    <w:rsid w:val="5F426092"/>
    <w:rsid w:val="5F43E0C7"/>
    <w:rsid w:val="5F494941"/>
    <w:rsid w:val="5F4D0EDE"/>
    <w:rsid w:val="5F4DA3FF"/>
    <w:rsid w:val="5F52E907"/>
    <w:rsid w:val="5F551D50"/>
    <w:rsid w:val="5F553C95"/>
    <w:rsid w:val="5F5FD016"/>
    <w:rsid w:val="5F60A3BC"/>
    <w:rsid w:val="5F60B05F"/>
    <w:rsid w:val="5F650CBA"/>
    <w:rsid w:val="5F650CBB"/>
    <w:rsid w:val="5F65FE05"/>
    <w:rsid w:val="5F66EBB8"/>
    <w:rsid w:val="5F6BA163"/>
    <w:rsid w:val="5F6C5DB8"/>
    <w:rsid w:val="5F763851"/>
    <w:rsid w:val="5F7855A0"/>
    <w:rsid w:val="5F78A583"/>
    <w:rsid w:val="5F795DF1"/>
    <w:rsid w:val="5F7CF2CD"/>
    <w:rsid w:val="5F815BA0"/>
    <w:rsid w:val="5F84F250"/>
    <w:rsid w:val="5F86A059"/>
    <w:rsid w:val="5F87DD2B"/>
    <w:rsid w:val="5F88CEA7"/>
    <w:rsid w:val="5F8FB5FB"/>
    <w:rsid w:val="5F9118D5"/>
    <w:rsid w:val="5F97EFEB"/>
    <w:rsid w:val="5F9AD8D4"/>
    <w:rsid w:val="5F9ADD02"/>
    <w:rsid w:val="5F9C2D1D"/>
    <w:rsid w:val="5F9FD098"/>
    <w:rsid w:val="5F9FE744"/>
    <w:rsid w:val="5FA1DAC0"/>
    <w:rsid w:val="5FA877D5"/>
    <w:rsid w:val="5FAFFA30"/>
    <w:rsid w:val="5FB04F82"/>
    <w:rsid w:val="5FB1B264"/>
    <w:rsid w:val="5FB286E7"/>
    <w:rsid w:val="5FB3D435"/>
    <w:rsid w:val="5FB4FE68"/>
    <w:rsid w:val="5FB7E09A"/>
    <w:rsid w:val="5FBC5F24"/>
    <w:rsid w:val="5FBC6449"/>
    <w:rsid w:val="5FBDB23C"/>
    <w:rsid w:val="5FCA2ADC"/>
    <w:rsid w:val="5FCAA61F"/>
    <w:rsid w:val="5FCAE0A6"/>
    <w:rsid w:val="5FCAE167"/>
    <w:rsid w:val="5FCB03E7"/>
    <w:rsid w:val="5FCB3599"/>
    <w:rsid w:val="5FCB5069"/>
    <w:rsid w:val="5FCB6420"/>
    <w:rsid w:val="5FCEE566"/>
    <w:rsid w:val="5FD0F98E"/>
    <w:rsid w:val="5FD61759"/>
    <w:rsid w:val="5FDACECF"/>
    <w:rsid w:val="5FDB7E4B"/>
    <w:rsid w:val="5FDD04D3"/>
    <w:rsid w:val="5FE4BC8B"/>
    <w:rsid w:val="5FE5D0B9"/>
    <w:rsid w:val="5FE7DA4A"/>
    <w:rsid w:val="5FEADD44"/>
    <w:rsid w:val="5FF3C894"/>
    <w:rsid w:val="5FF6695E"/>
    <w:rsid w:val="5FFDEC5D"/>
    <w:rsid w:val="60021C34"/>
    <w:rsid w:val="60047A90"/>
    <w:rsid w:val="6004B884"/>
    <w:rsid w:val="600652E0"/>
    <w:rsid w:val="6007B06A"/>
    <w:rsid w:val="6007B933"/>
    <w:rsid w:val="600ECC33"/>
    <w:rsid w:val="600EDEE6"/>
    <w:rsid w:val="6015A37A"/>
    <w:rsid w:val="6018D201"/>
    <w:rsid w:val="601A69BA"/>
    <w:rsid w:val="601CC053"/>
    <w:rsid w:val="601DD7F1"/>
    <w:rsid w:val="601E5D16"/>
    <w:rsid w:val="60207C4D"/>
    <w:rsid w:val="602302A5"/>
    <w:rsid w:val="6028EFAE"/>
    <w:rsid w:val="602D9DE5"/>
    <w:rsid w:val="60300F5F"/>
    <w:rsid w:val="60320414"/>
    <w:rsid w:val="60377B1E"/>
    <w:rsid w:val="603AAA66"/>
    <w:rsid w:val="603B533D"/>
    <w:rsid w:val="603EECBD"/>
    <w:rsid w:val="6045160E"/>
    <w:rsid w:val="6045601D"/>
    <w:rsid w:val="604B5453"/>
    <w:rsid w:val="604BB113"/>
    <w:rsid w:val="604EF029"/>
    <w:rsid w:val="6051BD96"/>
    <w:rsid w:val="6056D851"/>
    <w:rsid w:val="6056E28A"/>
    <w:rsid w:val="6058F714"/>
    <w:rsid w:val="6059A2E3"/>
    <w:rsid w:val="605CF8CD"/>
    <w:rsid w:val="606396E4"/>
    <w:rsid w:val="60640C67"/>
    <w:rsid w:val="606765EE"/>
    <w:rsid w:val="60681992"/>
    <w:rsid w:val="6068B547"/>
    <w:rsid w:val="606CE049"/>
    <w:rsid w:val="606D3DE2"/>
    <w:rsid w:val="606F024D"/>
    <w:rsid w:val="607CE5F4"/>
    <w:rsid w:val="607EC0F3"/>
    <w:rsid w:val="607FDAD7"/>
    <w:rsid w:val="60800A60"/>
    <w:rsid w:val="60816F13"/>
    <w:rsid w:val="608AD118"/>
    <w:rsid w:val="608CF210"/>
    <w:rsid w:val="609B5660"/>
    <w:rsid w:val="609B910B"/>
    <w:rsid w:val="60A49268"/>
    <w:rsid w:val="60A5B562"/>
    <w:rsid w:val="60AB29B7"/>
    <w:rsid w:val="60B3CF47"/>
    <w:rsid w:val="60B3E816"/>
    <w:rsid w:val="60BAC18A"/>
    <w:rsid w:val="60BC5739"/>
    <w:rsid w:val="60C07627"/>
    <w:rsid w:val="60C181B2"/>
    <w:rsid w:val="60C35F65"/>
    <w:rsid w:val="60C48865"/>
    <w:rsid w:val="60C53E13"/>
    <w:rsid w:val="60C6341A"/>
    <w:rsid w:val="60C6A14A"/>
    <w:rsid w:val="60C7238F"/>
    <w:rsid w:val="60C86EA2"/>
    <w:rsid w:val="60C916E8"/>
    <w:rsid w:val="60C97798"/>
    <w:rsid w:val="60CB2342"/>
    <w:rsid w:val="60CCC986"/>
    <w:rsid w:val="60CD6B50"/>
    <w:rsid w:val="60CE8AE5"/>
    <w:rsid w:val="60D08CBA"/>
    <w:rsid w:val="60D0C7C7"/>
    <w:rsid w:val="60D1C471"/>
    <w:rsid w:val="60DC0A9B"/>
    <w:rsid w:val="60E1B6F4"/>
    <w:rsid w:val="60E2B7B5"/>
    <w:rsid w:val="60E34A57"/>
    <w:rsid w:val="60E6CFB0"/>
    <w:rsid w:val="60EEDC40"/>
    <w:rsid w:val="60F1B803"/>
    <w:rsid w:val="60F2CBFC"/>
    <w:rsid w:val="60FB3F33"/>
    <w:rsid w:val="6100E1AE"/>
    <w:rsid w:val="61053386"/>
    <w:rsid w:val="610915F3"/>
    <w:rsid w:val="610F39E3"/>
    <w:rsid w:val="610FCCB0"/>
    <w:rsid w:val="61102D4C"/>
    <w:rsid w:val="611167F2"/>
    <w:rsid w:val="61155755"/>
    <w:rsid w:val="6115661E"/>
    <w:rsid w:val="6117918F"/>
    <w:rsid w:val="611A80AE"/>
    <w:rsid w:val="612791B0"/>
    <w:rsid w:val="61279D03"/>
    <w:rsid w:val="612BDA54"/>
    <w:rsid w:val="6130CB83"/>
    <w:rsid w:val="6138B248"/>
    <w:rsid w:val="6139BB9A"/>
    <w:rsid w:val="613A76D8"/>
    <w:rsid w:val="6141694D"/>
    <w:rsid w:val="61435F6C"/>
    <w:rsid w:val="6144A99C"/>
    <w:rsid w:val="614513A5"/>
    <w:rsid w:val="6148AB94"/>
    <w:rsid w:val="61511C1A"/>
    <w:rsid w:val="61578AC7"/>
    <w:rsid w:val="61590BEE"/>
    <w:rsid w:val="615F40D9"/>
    <w:rsid w:val="61620166"/>
    <w:rsid w:val="6162466D"/>
    <w:rsid w:val="6165D549"/>
    <w:rsid w:val="61685EAD"/>
    <w:rsid w:val="6168AC6F"/>
    <w:rsid w:val="6169E013"/>
    <w:rsid w:val="6169F1C1"/>
    <w:rsid w:val="616BF547"/>
    <w:rsid w:val="616C339B"/>
    <w:rsid w:val="616F5E33"/>
    <w:rsid w:val="617009B6"/>
    <w:rsid w:val="6173D2DE"/>
    <w:rsid w:val="61759711"/>
    <w:rsid w:val="61768827"/>
    <w:rsid w:val="617C4AD2"/>
    <w:rsid w:val="617E1073"/>
    <w:rsid w:val="6180778A"/>
    <w:rsid w:val="61845870"/>
    <w:rsid w:val="618E0620"/>
    <w:rsid w:val="61912711"/>
    <w:rsid w:val="619648AA"/>
    <w:rsid w:val="61973142"/>
    <w:rsid w:val="619C0C0F"/>
    <w:rsid w:val="619C7007"/>
    <w:rsid w:val="61A29B0B"/>
    <w:rsid w:val="61A3A7D1"/>
    <w:rsid w:val="61A8F73A"/>
    <w:rsid w:val="61AA5923"/>
    <w:rsid w:val="61AFA679"/>
    <w:rsid w:val="61B014AC"/>
    <w:rsid w:val="61B0B977"/>
    <w:rsid w:val="61B0FC72"/>
    <w:rsid w:val="61B2A226"/>
    <w:rsid w:val="61B773EE"/>
    <w:rsid w:val="61BAA96A"/>
    <w:rsid w:val="61BBEA9D"/>
    <w:rsid w:val="61BF7073"/>
    <w:rsid w:val="61C060DB"/>
    <w:rsid w:val="61C09755"/>
    <w:rsid w:val="61C37A8D"/>
    <w:rsid w:val="61C6EECA"/>
    <w:rsid w:val="61CAEB00"/>
    <w:rsid w:val="61CB14C1"/>
    <w:rsid w:val="61D4AC91"/>
    <w:rsid w:val="61D641FB"/>
    <w:rsid w:val="61D9EDBF"/>
    <w:rsid w:val="61DA9DF4"/>
    <w:rsid w:val="61DBB1CE"/>
    <w:rsid w:val="61DD7146"/>
    <w:rsid w:val="61E883DF"/>
    <w:rsid w:val="61EAB76A"/>
    <w:rsid w:val="61EABF5B"/>
    <w:rsid w:val="61F2B596"/>
    <w:rsid w:val="61F46954"/>
    <w:rsid w:val="61F6156C"/>
    <w:rsid w:val="61F6B657"/>
    <w:rsid w:val="61F75CAD"/>
    <w:rsid w:val="61F871CC"/>
    <w:rsid w:val="61F8C66D"/>
    <w:rsid w:val="61FE6F65"/>
    <w:rsid w:val="6200340B"/>
    <w:rsid w:val="62079F95"/>
    <w:rsid w:val="620A440A"/>
    <w:rsid w:val="620C1ADA"/>
    <w:rsid w:val="620F398E"/>
    <w:rsid w:val="621166A5"/>
    <w:rsid w:val="6219B8B3"/>
    <w:rsid w:val="621B56EA"/>
    <w:rsid w:val="621DDC78"/>
    <w:rsid w:val="621F0D92"/>
    <w:rsid w:val="621FAF19"/>
    <w:rsid w:val="622493D6"/>
    <w:rsid w:val="6224FB60"/>
    <w:rsid w:val="62255D0B"/>
    <w:rsid w:val="622B3569"/>
    <w:rsid w:val="622BD8A4"/>
    <w:rsid w:val="62336D21"/>
    <w:rsid w:val="6233D133"/>
    <w:rsid w:val="6235DDE6"/>
    <w:rsid w:val="62374D3C"/>
    <w:rsid w:val="623E5A31"/>
    <w:rsid w:val="6241A4B4"/>
    <w:rsid w:val="6247B55F"/>
    <w:rsid w:val="6248D92A"/>
    <w:rsid w:val="6248FD3A"/>
    <w:rsid w:val="624937AE"/>
    <w:rsid w:val="62494A58"/>
    <w:rsid w:val="624CD8EF"/>
    <w:rsid w:val="624DDD22"/>
    <w:rsid w:val="625482F2"/>
    <w:rsid w:val="62576757"/>
    <w:rsid w:val="6264D2B4"/>
    <w:rsid w:val="6264FB73"/>
    <w:rsid w:val="6268A7FB"/>
    <w:rsid w:val="626B70AE"/>
    <w:rsid w:val="6275503B"/>
    <w:rsid w:val="6278664C"/>
    <w:rsid w:val="627919AA"/>
    <w:rsid w:val="627A00AC"/>
    <w:rsid w:val="627CC027"/>
    <w:rsid w:val="627D42DA"/>
    <w:rsid w:val="627EF605"/>
    <w:rsid w:val="6281C78D"/>
    <w:rsid w:val="6282E6D5"/>
    <w:rsid w:val="628898A7"/>
    <w:rsid w:val="628C39EE"/>
    <w:rsid w:val="628F542C"/>
    <w:rsid w:val="6293E435"/>
    <w:rsid w:val="6296B4FE"/>
    <w:rsid w:val="62981C11"/>
    <w:rsid w:val="62985D2B"/>
    <w:rsid w:val="629D1B3F"/>
    <w:rsid w:val="62A8802F"/>
    <w:rsid w:val="62AD4265"/>
    <w:rsid w:val="62B63324"/>
    <w:rsid w:val="62B7AA0F"/>
    <w:rsid w:val="62B86327"/>
    <w:rsid w:val="62B9BF5E"/>
    <w:rsid w:val="62B9C938"/>
    <w:rsid w:val="62BF88CB"/>
    <w:rsid w:val="62C03C79"/>
    <w:rsid w:val="62C0EFD6"/>
    <w:rsid w:val="62C19ACE"/>
    <w:rsid w:val="62C74219"/>
    <w:rsid w:val="62C81C10"/>
    <w:rsid w:val="62C9FE88"/>
    <w:rsid w:val="62CA0906"/>
    <w:rsid w:val="62CB2754"/>
    <w:rsid w:val="62CFD9FA"/>
    <w:rsid w:val="62CFEED4"/>
    <w:rsid w:val="62D09DB4"/>
    <w:rsid w:val="62D1923B"/>
    <w:rsid w:val="62D375C8"/>
    <w:rsid w:val="62D3C276"/>
    <w:rsid w:val="62D5229C"/>
    <w:rsid w:val="62D65787"/>
    <w:rsid w:val="62D6A8F8"/>
    <w:rsid w:val="62D7CFE2"/>
    <w:rsid w:val="62D95F51"/>
    <w:rsid w:val="62D9DAA9"/>
    <w:rsid w:val="62DC0673"/>
    <w:rsid w:val="62DC5026"/>
    <w:rsid w:val="62E1B96A"/>
    <w:rsid w:val="62E41DA4"/>
    <w:rsid w:val="62E5E01D"/>
    <w:rsid w:val="62E974AA"/>
    <w:rsid w:val="62ECA2B3"/>
    <w:rsid w:val="62F35B34"/>
    <w:rsid w:val="62F9A662"/>
    <w:rsid w:val="62FA885A"/>
    <w:rsid w:val="62FBDC53"/>
    <w:rsid w:val="62FCD1CD"/>
    <w:rsid w:val="62FF0A71"/>
    <w:rsid w:val="62FFDF23"/>
    <w:rsid w:val="63027209"/>
    <w:rsid w:val="6303C4B3"/>
    <w:rsid w:val="630BF815"/>
    <w:rsid w:val="6310FA41"/>
    <w:rsid w:val="6313B31D"/>
    <w:rsid w:val="63172604"/>
    <w:rsid w:val="6318B484"/>
    <w:rsid w:val="631C5062"/>
    <w:rsid w:val="632E60E6"/>
    <w:rsid w:val="63353F7F"/>
    <w:rsid w:val="63372DB2"/>
    <w:rsid w:val="6339A328"/>
    <w:rsid w:val="633A8F32"/>
    <w:rsid w:val="633C7EDB"/>
    <w:rsid w:val="634382A3"/>
    <w:rsid w:val="63448CAD"/>
    <w:rsid w:val="6344E4A6"/>
    <w:rsid w:val="63493D03"/>
    <w:rsid w:val="6352193B"/>
    <w:rsid w:val="635A29D6"/>
    <w:rsid w:val="635D7112"/>
    <w:rsid w:val="636353A2"/>
    <w:rsid w:val="636369E3"/>
    <w:rsid w:val="6364241F"/>
    <w:rsid w:val="636528A8"/>
    <w:rsid w:val="636A9485"/>
    <w:rsid w:val="637179BA"/>
    <w:rsid w:val="63724C3F"/>
    <w:rsid w:val="6377F256"/>
    <w:rsid w:val="63785481"/>
    <w:rsid w:val="6379F3D0"/>
    <w:rsid w:val="637A2244"/>
    <w:rsid w:val="6380CD16"/>
    <w:rsid w:val="63833F54"/>
    <w:rsid w:val="6388AAC1"/>
    <w:rsid w:val="639136F0"/>
    <w:rsid w:val="639585B6"/>
    <w:rsid w:val="6395DF1B"/>
    <w:rsid w:val="639787B5"/>
    <w:rsid w:val="639D36BD"/>
    <w:rsid w:val="639E456F"/>
    <w:rsid w:val="63A4B57C"/>
    <w:rsid w:val="63A94979"/>
    <w:rsid w:val="63AB4FF6"/>
    <w:rsid w:val="63AC20BD"/>
    <w:rsid w:val="63AC4AFC"/>
    <w:rsid w:val="63AE3616"/>
    <w:rsid w:val="63B0937B"/>
    <w:rsid w:val="63BB00EC"/>
    <w:rsid w:val="63BBABD0"/>
    <w:rsid w:val="63BC1505"/>
    <w:rsid w:val="63BEE757"/>
    <w:rsid w:val="63C551B6"/>
    <w:rsid w:val="63C748FE"/>
    <w:rsid w:val="63C7FF11"/>
    <w:rsid w:val="63C86DBE"/>
    <w:rsid w:val="63C8AF68"/>
    <w:rsid w:val="63D0F397"/>
    <w:rsid w:val="63D28688"/>
    <w:rsid w:val="63D2A64A"/>
    <w:rsid w:val="63D43254"/>
    <w:rsid w:val="63D54EA5"/>
    <w:rsid w:val="63D76F14"/>
    <w:rsid w:val="63DB9447"/>
    <w:rsid w:val="63DB9C65"/>
    <w:rsid w:val="63DC6DBB"/>
    <w:rsid w:val="63DD2718"/>
    <w:rsid w:val="63E0FEB5"/>
    <w:rsid w:val="63E13BF1"/>
    <w:rsid w:val="63E3523D"/>
    <w:rsid w:val="63EA9572"/>
    <w:rsid w:val="63EC3466"/>
    <w:rsid w:val="63EE0DB1"/>
    <w:rsid w:val="63EE49F9"/>
    <w:rsid w:val="63EF7C3E"/>
    <w:rsid w:val="63F05838"/>
    <w:rsid w:val="63F13F1B"/>
    <w:rsid w:val="63F522DE"/>
    <w:rsid w:val="63F85493"/>
    <w:rsid w:val="63FCCFA3"/>
    <w:rsid w:val="63FF83BA"/>
    <w:rsid w:val="640144A4"/>
    <w:rsid w:val="640AA811"/>
    <w:rsid w:val="6411FE33"/>
    <w:rsid w:val="64131D75"/>
    <w:rsid w:val="64134499"/>
    <w:rsid w:val="6414D657"/>
    <w:rsid w:val="6417F1A1"/>
    <w:rsid w:val="6419DA69"/>
    <w:rsid w:val="641BCFB4"/>
    <w:rsid w:val="6420DA95"/>
    <w:rsid w:val="64218919"/>
    <w:rsid w:val="642500CD"/>
    <w:rsid w:val="642C4967"/>
    <w:rsid w:val="642C75E3"/>
    <w:rsid w:val="64313779"/>
    <w:rsid w:val="64393C48"/>
    <w:rsid w:val="6441F066"/>
    <w:rsid w:val="64421673"/>
    <w:rsid w:val="64451A2B"/>
    <w:rsid w:val="6445AC93"/>
    <w:rsid w:val="644BC31A"/>
    <w:rsid w:val="644C24FC"/>
    <w:rsid w:val="6459A171"/>
    <w:rsid w:val="645B81F2"/>
    <w:rsid w:val="645CF7B0"/>
    <w:rsid w:val="64630D8D"/>
    <w:rsid w:val="6465835D"/>
    <w:rsid w:val="64698C51"/>
    <w:rsid w:val="646A0066"/>
    <w:rsid w:val="646CE739"/>
    <w:rsid w:val="646E9BA3"/>
    <w:rsid w:val="64765961"/>
    <w:rsid w:val="647E69F4"/>
    <w:rsid w:val="647EA10C"/>
    <w:rsid w:val="649A1643"/>
    <w:rsid w:val="64A21F38"/>
    <w:rsid w:val="64A4A9F8"/>
    <w:rsid w:val="64A5A6F8"/>
    <w:rsid w:val="64A607CA"/>
    <w:rsid w:val="64AE63D8"/>
    <w:rsid w:val="64AFF424"/>
    <w:rsid w:val="64B00E76"/>
    <w:rsid w:val="64B25956"/>
    <w:rsid w:val="64B9092F"/>
    <w:rsid w:val="64B94A0A"/>
    <w:rsid w:val="64BA6ED4"/>
    <w:rsid w:val="64BDCBAC"/>
    <w:rsid w:val="64BE453D"/>
    <w:rsid w:val="64C25C48"/>
    <w:rsid w:val="64C4146D"/>
    <w:rsid w:val="64C5F583"/>
    <w:rsid w:val="64CA3F2D"/>
    <w:rsid w:val="64CD7380"/>
    <w:rsid w:val="64CDA247"/>
    <w:rsid w:val="64D671BF"/>
    <w:rsid w:val="64DAED59"/>
    <w:rsid w:val="64DC1F17"/>
    <w:rsid w:val="64DC3FEF"/>
    <w:rsid w:val="64DF52B8"/>
    <w:rsid w:val="64DFF8FD"/>
    <w:rsid w:val="64E0540B"/>
    <w:rsid w:val="64E41A9F"/>
    <w:rsid w:val="64E4BE63"/>
    <w:rsid w:val="64F03A18"/>
    <w:rsid w:val="64F130F2"/>
    <w:rsid w:val="64F21635"/>
    <w:rsid w:val="64F44DC1"/>
    <w:rsid w:val="64F84F59"/>
    <w:rsid w:val="64FA2BF6"/>
    <w:rsid w:val="64FB9EE9"/>
    <w:rsid w:val="65096B5B"/>
    <w:rsid w:val="6509A58B"/>
    <w:rsid w:val="650B8058"/>
    <w:rsid w:val="650CDBFF"/>
    <w:rsid w:val="650DA2B7"/>
    <w:rsid w:val="650FA012"/>
    <w:rsid w:val="650FA490"/>
    <w:rsid w:val="651318C4"/>
    <w:rsid w:val="651A2BB6"/>
    <w:rsid w:val="651C445F"/>
    <w:rsid w:val="651C9CFB"/>
    <w:rsid w:val="6524B3CB"/>
    <w:rsid w:val="65261CAA"/>
    <w:rsid w:val="652D423F"/>
    <w:rsid w:val="652E2992"/>
    <w:rsid w:val="6536B94D"/>
    <w:rsid w:val="653AD77B"/>
    <w:rsid w:val="653E5B45"/>
    <w:rsid w:val="6542C8FF"/>
    <w:rsid w:val="65443958"/>
    <w:rsid w:val="6545946E"/>
    <w:rsid w:val="65468E4A"/>
    <w:rsid w:val="6552F393"/>
    <w:rsid w:val="65537EC8"/>
    <w:rsid w:val="6553FD29"/>
    <w:rsid w:val="6554B369"/>
    <w:rsid w:val="6557BEE8"/>
    <w:rsid w:val="6559C9B2"/>
    <w:rsid w:val="655A92F2"/>
    <w:rsid w:val="655E396C"/>
    <w:rsid w:val="656370D9"/>
    <w:rsid w:val="6565C67F"/>
    <w:rsid w:val="656A27DF"/>
    <w:rsid w:val="656A748E"/>
    <w:rsid w:val="656B8FCF"/>
    <w:rsid w:val="656C3E79"/>
    <w:rsid w:val="656D423F"/>
    <w:rsid w:val="656DA51B"/>
    <w:rsid w:val="656E061E"/>
    <w:rsid w:val="656FA534"/>
    <w:rsid w:val="6571058C"/>
    <w:rsid w:val="65742866"/>
    <w:rsid w:val="65747B22"/>
    <w:rsid w:val="65787EE6"/>
    <w:rsid w:val="657A53FE"/>
    <w:rsid w:val="657CE6FC"/>
    <w:rsid w:val="658575B9"/>
    <w:rsid w:val="658C56F4"/>
    <w:rsid w:val="65989B6A"/>
    <w:rsid w:val="6599A747"/>
    <w:rsid w:val="6599CC88"/>
    <w:rsid w:val="659DF50D"/>
    <w:rsid w:val="65A1E672"/>
    <w:rsid w:val="65A21597"/>
    <w:rsid w:val="65A3DC99"/>
    <w:rsid w:val="65AEFFEA"/>
    <w:rsid w:val="65B11223"/>
    <w:rsid w:val="65B19FEC"/>
    <w:rsid w:val="65B6AA65"/>
    <w:rsid w:val="65B7C82B"/>
    <w:rsid w:val="65B81824"/>
    <w:rsid w:val="65B8BD07"/>
    <w:rsid w:val="65C128DE"/>
    <w:rsid w:val="65C24BA0"/>
    <w:rsid w:val="65C256B9"/>
    <w:rsid w:val="65C40390"/>
    <w:rsid w:val="65C5B0FD"/>
    <w:rsid w:val="65CCF405"/>
    <w:rsid w:val="65CD77F4"/>
    <w:rsid w:val="65CDCF88"/>
    <w:rsid w:val="65D06713"/>
    <w:rsid w:val="65D3D618"/>
    <w:rsid w:val="65D68BF0"/>
    <w:rsid w:val="65D69AAC"/>
    <w:rsid w:val="65E08209"/>
    <w:rsid w:val="65E40A03"/>
    <w:rsid w:val="65E64965"/>
    <w:rsid w:val="65E75B55"/>
    <w:rsid w:val="65EBF369"/>
    <w:rsid w:val="65EE3555"/>
    <w:rsid w:val="65F1B681"/>
    <w:rsid w:val="65F61801"/>
    <w:rsid w:val="65FA49EE"/>
    <w:rsid w:val="65FB018E"/>
    <w:rsid w:val="65FDB8FC"/>
    <w:rsid w:val="65FDFC06"/>
    <w:rsid w:val="66000647"/>
    <w:rsid w:val="66006D74"/>
    <w:rsid w:val="6604406B"/>
    <w:rsid w:val="6605C032"/>
    <w:rsid w:val="66062632"/>
    <w:rsid w:val="66064BC8"/>
    <w:rsid w:val="660830B9"/>
    <w:rsid w:val="6608A4C3"/>
    <w:rsid w:val="660963E1"/>
    <w:rsid w:val="660A978D"/>
    <w:rsid w:val="660BBE40"/>
    <w:rsid w:val="660E66D7"/>
    <w:rsid w:val="6614DA73"/>
    <w:rsid w:val="6617F9EA"/>
    <w:rsid w:val="661D46E8"/>
    <w:rsid w:val="661F1699"/>
    <w:rsid w:val="66222801"/>
    <w:rsid w:val="662A4E89"/>
    <w:rsid w:val="662A8F7B"/>
    <w:rsid w:val="662CD378"/>
    <w:rsid w:val="663F0D4B"/>
    <w:rsid w:val="66421C2E"/>
    <w:rsid w:val="6643B003"/>
    <w:rsid w:val="6649FA49"/>
    <w:rsid w:val="664AFD08"/>
    <w:rsid w:val="664C18A1"/>
    <w:rsid w:val="664C1E67"/>
    <w:rsid w:val="66531BDE"/>
    <w:rsid w:val="66558AAA"/>
    <w:rsid w:val="6659A855"/>
    <w:rsid w:val="665A8C16"/>
    <w:rsid w:val="6660D1FA"/>
    <w:rsid w:val="666166C8"/>
    <w:rsid w:val="66658D05"/>
    <w:rsid w:val="66672755"/>
    <w:rsid w:val="666D51C5"/>
    <w:rsid w:val="666ECFF1"/>
    <w:rsid w:val="667111CD"/>
    <w:rsid w:val="66721211"/>
    <w:rsid w:val="6672D13D"/>
    <w:rsid w:val="66733C9C"/>
    <w:rsid w:val="66737F35"/>
    <w:rsid w:val="6674C4B7"/>
    <w:rsid w:val="66753CB0"/>
    <w:rsid w:val="667771A8"/>
    <w:rsid w:val="667C9033"/>
    <w:rsid w:val="667D0FA0"/>
    <w:rsid w:val="66819447"/>
    <w:rsid w:val="6682BC02"/>
    <w:rsid w:val="66937A1B"/>
    <w:rsid w:val="669CBACD"/>
    <w:rsid w:val="66A3C188"/>
    <w:rsid w:val="66A4F4E3"/>
    <w:rsid w:val="66A5E983"/>
    <w:rsid w:val="66A85CE7"/>
    <w:rsid w:val="66A983E7"/>
    <w:rsid w:val="66A9CA5A"/>
    <w:rsid w:val="66AA6A70"/>
    <w:rsid w:val="66AEB6EF"/>
    <w:rsid w:val="66AF3E8E"/>
    <w:rsid w:val="66B0E8FD"/>
    <w:rsid w:val="66B2362A"/>
    <w:rsid w:val="66B23CC7"/>
    <w:rsid w:val="66B25128"/>
    <w:rsid w:val="66B29E72"/>
    <w:rsid w:val="66B3D3AC"/>
    <w:rsid w:val="66B58388"/>
    <w:rsid w:val="66BF43A0"/>
    <w:rsid w:val="66D21DAE"/>
    <w:rsid w:val="66D245C2"/>
    <w:rsid w:val="66D2BD26"/>
    <w:rsid w:val="66D9A115"/>
    <w:rsid w:val="66DFEEE6"/>
    <w:rsid w:val="66E3F608"/>
    <w:rsid w:val="66EBBEE8"/>
    <w:rsid w:val="66ED45CF"/>
    <w:rsid w:val="66EDFFFD"/>
    <w:rsid w:val="66EE8893"/>
    <w:rsid w:val="66F6CE73"/>
    <w:rsid w:val="66FE7CE0"/>
    <w:rsid w:val="66FF1DB5"/>
    <w:rsid w:val="6703D28A"/>
    <w:rsid w:val="67047F6B"/>
    <w:rsid w:val="6705B26C"/>
    <w:rsid w:val="670A93FC"/>
    <w:rsid w:val="670F8740"/>
    <w:rsid w:val="671410B7"/>
    <w:rsid w:val="67160661"/>
    <w:rsid w:val="671AD2B7"/>
    <w:rsid w:val="67243421"/>
    <w:rsid w:val="67244151"/>
    <w:rsid w:val="6724E69A"/>
    <w:rsid w:val="672520F4"/>
    <w:rsid w:val="6725DF3D"/>
    <w:rsid w:val="672B0CCC"/>
    <w:rsid w:val="672BEE5E"/>
    <w:rsid w:val="672EC250"/>
    <w:rsid w:val="6730CAC1"/>
    <w:rsid w:val="67325441"/>
    <w:rsid w:val="67330D4C"/>
    <w:rsid w:val="6735C4C8"/>
    <w:rsid w:val="673733A0"/>
    <w:rsid w:val="6737F0BE"/>
    <w:rsid w:val="6739E918"/>
    <w:rsid w:val="673EACB9"/>
    <w:rsid w:val="6740FA5E"/>
    <w:rsid w:val="674107A4"/>
    <w:rsid w:val="6744ABDC"/>
    <w:rsid w:val="67460396"/>
    <w:rsid w:val="674C1543"/>
    <w:rsid w:val="674E7217"/>
    <w:rsid w:val="674EBA18"/>
    <w:rsid w:val="674FEA71"/>
    <w:rsid w:val="6753CB63"/>
    <w:rsid w:val="6755703F"/>
    <w:rsid w:val="6758CEF3"/>
    <w:rsid w:val="675B6130"/>
    <w:rsid w:val="675C2E71"/>
    <w:rsid w:val="675F68C6"/>
    <w:rsid w:val="676083D1"/>
    <w:rsid w:val="676E7065"/>
    <w:rsid w:val="676F04A9"/>
    <w:rsid w:val="677A15AB"/>
    <w:rsid w:val="677AD2F4"/>
    <w:rsid w:val="677DFCBF"/>
    <w:rsid w:val="677F9B48"/>
    <w:rsid w:val="67812097"/>
    <w:rsid w:val="6782FE7B"/>
    <w:rsid w:val="67854710"/>
    <w:rsid w:val="67881CC9"/>
    <w:rsid w:val="6789214F"/>
    <w:rsid w:val="678D1144"/>
    <w:rsid w:val="678DF009"/>
    <w:rsid w:val="6791E605"/>
    <w:rsid w:val="6795F3D5"/>
    <w:rsid w:val="6799D58F"/>
    <w:rsid w:val="679D3E49"/>
    <w:rsid w:val="679EC69B"/>
    <w:rsid w:val="679F1546"/>
    <w:rsid w:val="679FF4AF"/>
    <w:rsid w:val="67A626DE"/>
    <w:rsid w:val="67A96F61"/>
    <w:rsid w:val="67ACD43B"/>
    <w:rsid w:val="67BAE834"/>
    <w:rsid w:val="67BEF2A2"/>
    <w:rsid w:val="67C1B172"/>
    <w:rsid w:val="67C29607"/>
    <w:rsid w:val="67CBFB1C"/>
    <w:rsid w:val="67D550B3"/>
    <w:rsid w:val="67E0338A"/>
    <w:rsid w:val="67E742DA"/>
    <w:rsid w:val="67E9270A"/>
    <w:rsid w:val="67EB6116"/>
    <w:rsid w:val="67EDBF79"/>
    <w:rsid w:val="67F277C4"/>
    <w:rsid w:val="67F4483A"/>
    <w:rsid w:val="67F577E3"/>
    <w:rsid w:val="68087BDE"/>
    <w:rsid w:val="680D35E1"/>
    <w:rsid w:val="6814CBC4"/>
    <w:rsid w:val="68155347"/>
    <w:rsid w:val="6817AFBE"/>
    <w:rsid w:val="681840A6"/>
    <w:rsid w:val="681A0601"/>
    <w:rsid w:val="681AE4DC"/>
    <w:rsid w:val="681E15B5"/>
    <w:rsid w:val="6821FF69"/>
    <w:rsid w:val="682286F8"/>
    <w:rsid w:val="6822FE16"/>
    <w:rsid w:val="6825BFE8"/>
    <w:rsid w:val="6826E59C"/>
    <w:rsid w:val="682C5CD4"/>
    <w:rsid w:val="6830387C"/>
    <w:rsid w:val="6830AF28"/>
    <w:rsid w:val="6834CCEA"/>
    <w:rsid w:val="6837BFEF"/>
    <w:rsid w:val="683DAF13"/>
    <w:rsid w:val="683EF167"/>
    <w:rsid w:val="683FC31F"/>
    <w:rsid w:val="68444FB8"/>
    <w:rsid w:val="68490911"/>
    <w:rsid w:val="685061F1"/>
    <w:rsid w:val="6854800A"/>
    <w:rsid w:val="68558909"/>
    <w:rsid w:val="685B68A3"/>
    <w:rsid w:val="685E9245"/>
    <w:rsid w:val="68606A0D"/>
    <w:rsid w:val="68615117"/>
    <w:rsid w:val="68663FE8"/>
    <w:rsid w:val="68670537"/>
    <w:rsid w:val="6868C2A5"/>
    <w:rsid w:val="686A1D2F"/>
    <w:rsid w:val="686D66D8"/>
    <w:rsid w:val="686D9053"/>
    <w:rsid w:val="687589D7"/>
    <w:rsid w:val="687C6EEE"/>
    <w:rsid w:val="687E96F7"/>
    <w:rsid w:val="687EBD6C"/>
    <w:rsid w:val="6884EADA"/>
    <w:rsid w:val="68876BDD"/>
    <w:rsid w:val="688C4013"/>
    <w:rsid w:val="688C4C65"/>
    <w:rsid w:val="688DDEFB"/>
    <w:rsid w:val="6890E593"/>
    <w:rsid w:val="6891C097"/>
    <w:rsid w:val="6893EF1B"/>
    <w:rsid w:val="6895FA1F"/>
    <w:rsid w:val="6899ED21"/>
    <w:rsid w:val="689DDDB7"/>
    <w:rsid w:val="689EE5C3"/>
    <w:rsid w:val="68A00056"/>
    <w:rsid w:val="68A21BB8"/>
    <w:rsid w:val="68A4F856"/>
    <w:rsid w:val="68A7AA9E"/>
    <w:rsid w:val="68A85106"/>
    <w:rsid w:val="68AADA1A"/>
    <w:rsid w:val="68B1A7DE"/>
    <w:rsid w:val="68B5E8B5"/>
    <w:rsid w:val="68B9CC12"/>
    <w:rsid w:val="68BB469A"/>
    <w:rsid w:val="68BDC1DE"/>
    <w:rsid w:val="68C32598"/>
    <w:rsid w:val="68C867F7"/>
    <w:rsid w:val="68D03FAA"/>
    <w:rsid w:val="68D2F505"/>
    <w:rsid w:val="68D87F14"/>
    <w:rsid w:val="68D9730A"/>
    <w:rsid w:val="68DC9884"/>
    <w:rsid w:val="68DF9023"/>
    <w:rsid w:val="68DFF60A"/>
    <w:rsid w:val="68E16069"/>
    <w:rsid w:val="68E2E554"/>
    <w:rsid w:val="68E363E1"/>
    <w:rsid w:val="68E3DDB5"/>
    <w:rsid w:val="68E7BDCC"/>
    <w:rsid w:val="68EE479E"/>
    <w:rsid w:val="68F15F83"/>
    <w:rsid w:val="68F38BDC"/>
    <w:rsid w:val="68F490BB"/>
    <w:rsid w:val="68F91E48"/>
    <w:rsid w:val="68F932D5"/>
    <w:rsid w:val="68FE3CD7"/>
    <w:rsid w:val="68FEA9CF"/>
    <w:rsid w:val="68FF1D5D"/>
    <w:rsid w:val="69046E46"/>
    <w:rsid w:val="690598A3"/>
    <w:rsid w:val="6909BEE6"/>
    <w:rsid w:val="690A8AFB"/>
    <w:rsid w:val="6912ABCB"/>
    <w:rsid w:val="6912F0FB"/>
    <w:rsid w:val="691427C2"/>
    <w:rsid w:val="6916B0E0"/>
    <w:rsid w:val="6919FA2B"/>
    <w:rsid w:val="691B3490"/>
    <w:rsid w:val="691B7EBD"/>
    <w:rsid w:val="69235B31"/>
    <w:rsid w:val="6924E336"/>
    <w:rsid w:val="6928AB52"/>
    <w:rsid w:val="692C6468"/>
    <w:rsid w:val="692F47E2"/>
    <w:rsid w:val="692F51EC"/>
    <w:rsid w:val="692FDF5C"/>
    <w:rsid w:val="6934DBB3"/>
    <w:rsid w:val="69360591"/>
    <w:rsid w:val="693710FD"/>
    <w:rsid w:val="69386E9B"/>
    <w:rsid w:val="6938DF1C"/>
    <w:rsid w:val="693B36F7"/>
    <w:rsid w:val="693D12AB"/>
    <w:rsid w:val="693D2D37"/>
    <w:rsid w:val="693F0D8C"/>
    <w:rsid w:val="693F927A"/>
    <w:rsid w:val="69437E5C"/>
    <w:rsid w:val="69455289"/>
    <w:rsid w:val="694709D2"/>
    <w:rsid w:val="694742E0"/>
    <w:rsid w:val="694D3BE7"/>
    <w:rsid w:val="694E5581"/>
    <w:rsid w:val="6953B781"/>
    <w:rsid w:val="6953CDE5"/>
    <w:rsid w:val="69584FA0"/>
    <w:rsid w:val="6958826F"/>
    <w:rsid w:val="6959E9E7"/>
    <w:rsid w:val="69658A31"/>
    <w:rsid w:val="696947A7"/>
    <w:rsid w:val="696D7676"/>
    <w:rsid w:val="69711DF0"/>
    <w:rsid w:val="69722700"/>
    <w:rsid w:val="6972737D"/>
    <w:rsid w:val="697539C0"/>
    <w:rsid w:val="69768062"/>
    <w:rsid w:val="69805533"/>
    <w:rsid w:val="69821F0C"/>
    <w:rsid w:val="6989DD3E"/>
    <w:rsid w:val="698B2128"/>
    <w:rsid w:val="698D34F0"/>
    <w:rsid w:val="698FDB8A"/>
    <w:rsid w:val="6990F167"/>
    <w:rsid w:val="6992EAED"/>
    <w:rsid w:val="69940486"/>
    <w:rsid w:val="699881A9"/>
    <w:rsid w:val="699A3906"/>
    <w:rsid w:val="699B67BF"/>
    <w:rsid w:val="699D455D"/>
    <w:rsid w:val="699FDF2B"/>
    <w:rsid w:val="69A087AB"/>
    <w:rsid w:val="69AC4A06"/>
    <w:rsid w:val="69B20608"/>
    <w:rsid w:val="69B6AF2D"/>
    <w:rsid w:val="69B8AA2F"/>
    <w:rsid w:val="69B922DD"/>
    <w:rsid w:val="69BE9A6B"/>
    <w:rsid w:val="69BF2887"/>
    <w:rsid w:val="69C0527C"/>
    <w:rsid w:val="69C0A760"/>
    <w:rsid w:val="69C0E962"/>
    <w:rsid w:val="69C5E334"/>
    <w:rsid w:val="69C98705"/>
    <w:rsid w:val="69D27AA3"/>
    <w:rsid w:val="69D54657"/>
    <w:rsid w:val="69D5CDCE"/>
    <w:rsid w:val="69D73BB9"/>
    <w:rsid w:val="69D7568D"/>
    <w:rsid w:val="69D85FBE"/>
    <w:rsid w:val="69DA425F"/>
    <w:rsid w:val="69DE57A7"/>
    <w:rsid w:val="69DE9DAB"/>
    <w:rsid w:val="69E1E1A8"/>
    <w:rsid w:val="69E8A499"/>
    <w:rsid w:val="69E92C61"/>
    <w:rsid w:val="69F43051"/>
    <w:rsid w:val="69F85A3B"/>
    <w:rsid w:val="69FAA90D"/>
    <w:rsid w:val="69FF5C40"/>
    <w:rsid w:val="6A08C060"/>
    <w:rsid w:val="6A0975F2"/>
    <w:rsid w:val="6A0E6159"/>
    <w:rsid w:val="6A1362AD"/>
    <w:rsid w:val="6A13DD97"/>
    <w:rsid w:val="6A146E74"/>
    <w:rsid w:val="6A162EDB"/>
    <w:rsid w:val="6A196B20"/>
    <w:rsid w:val="6A207375"/>
    <w:rsid w:val="6A215EBF"/>
    <w:rsid w:val="6A243A6C"/>
    <w:rsid w:val="6A2452E8"/>
    <w:rsid w:val="6A285826"/>
    <w:rsid w:val="6A29C2B0"/>
    <w:rsid w:val="6A2DB147"/>
    <w:rsid w:val="6A366CA8"/>
    <w:rsid w:val="6A3BB95E"/>
    <w:rsid w:val="6A3BEBB0"/>
    <w:rsid w:val="6A3CE238"/>
    <w:rsid w:val="6A3EFC9E"/>
    <w:rsid w:val="6A50A9E1"/>
    <w:rsid w:val="6A534DB8"/>
    <w:rsid w:val="6A5952B0"/>
    <w:rsid w:val="6A5C6054"/>
    <w:rsid w:val="6A633EA0"/>
    <w:rsid w:val="6A639393"/>
    <w:rsid w:val="6A6A6E31"/>
    <w:rsid w:val="6A6BF103"/>
    <w:rsid w:val="6A6C4B61"/>
    <w:rsid w:val="6A705955"/>
    <w:rsid w:val="6A71B242"/>
    <w:rsid w:val="6A72B427"/>
    <w:rsid w:val="6A72D804"/>
    <w:rsid w:val="6A72EA14"/>
    <w:rsid w:val="6A73805B"/>
    <w:rsid w:val="6A7C3819"/>
    <w:rsid w:val="6A7C635F"/>
    <w:rsid w:val="6A80C09C"/>
    <w:rsid w:val="6A813337"/>
    <w:rsid w:val="6A81D329"/>
    <w:rsid w:val="6A88487E"/>
    <w:rsid w:val="6A8EDC0C"/>
    <w:rsid w:val="6A92043E"/>
    <w:rsid w:val="6A94D766"/>
    <w:rsid w:val="6A991841"/>
    <w:rsid w:val="6AA39B52"/>
    <w:rsid w:val="6AA4418F"/>
    <w:rsid w:val="6AA47DC7"/>
    <w:rsid w:val="6AAB9439"/>
    <w:rsid w:val="6AAD6F9E"/>
    <w:rsid w:val="6AAE7F0C"/>
    <w:rsid w:val="6AAFA108"/>
    <w:rsid w:val="6AAFEFA4"/>
    <w:rsid w:val="6AB0D7D2"/>
    <w:rsid w:val="6AB446B8"/>
    <w:rsid w:val="6AB53A86"/>
    <w:rsid w:val="6AB56A5D"/>
    <w:rsid w:val="6AB6A54C"/>
    <w:rsid w:val="6AB93375"/>
    <w:rsid w:val="6ABAE30D"/>
    <w:rsid w:val="6ABAE6FD"/>
    <w:rsid w:val="6ABB5A7D"/>
    <w:rsid w:val="6ABF246A"/>
    <w:rsid w:val="6AC34932"/>
    <w:rsid w:val="6AC6AA7E"/>
    <w:rsid w:val="6AC945C7"/>
    <w:rsid w:val="6ACE15C2"/>
    <w:rsid w:val="6AD0479E"/>
    <w:rsid w:val="6AD15DDF"/>
    <w:rsid w:val="6AD3F772"/>
    <w:rsid w:val="6AD44ACE"/>
    <w:rsid w:val="6ADA8001"/>
    <w:rsid w:val="6ADAB46B"/>
    <w:rsid w:val="6ADEDB2D"/>
    <w:rsid w:val="6ADF55C0"/>
    <w:rsid w:val="6AE06372"/>
    <w:rsid w:val="6AE456DD"/>
    <w:rsid w:val="6AE61EF7"/>
    <w:rsid w:val="6AE7D4A3"/>
    <w:rsid w:val="6AE88C82"/>
    <w:rsid w:val="6AE8B322"/>
    <w:rsid w:val="6AEEE280"/>
    <w:rsid w:val="6AEEE2CC"/>
    <w:rsid w:val="6AEFFF13"/>
    <w:rsid w:val="6AF06094"/>
    <w:rsid w:val="6AF17AC6"/>
    <w:rsid w:val="6AF2934B"/>
    <w:rsid w:val="6AF482E7"/>
    <w:rsid w:val="6AF5A289"/>
    <w:rsid w:val="6AF738FB"/>
    <w:rsid w:val="6AF7BD37"/>
    <w:rsid w:val="6AF90335"/>
    <w:rsid w:val="6AFDDBEF"/>
    <w:rsid w:val="6AFF8471"/>
    <w:rsid w:val="6B023979"/>
    <w:rsid w:val="6B0442C6"/>
    <w:rsid w:val="6B06044A"/>
    <w:rsid w:val="6B079147"/>
    <w:rsid w:val="6B09FBB7"/>
    <w:rsid w:val="6B0DE99A"/>
    <w:rsid w:val="6B1313E9"/>
    <w:rsid w:val="6B162CD7"/>
    <w:rsid w:val="6B19928D"/>
    <w:rsid w:val="6B1ACE23"/>
    <w:rsid w:val="6B1B0802"/>
    <w:rsid w:val="6B1C9FE6"/>
    <w:rsid w:val="6B1E6534"/>
    <w:rsid w:val="6B1F5323"/>
    <w:rsid w:val="6B216444"/>
    <w:rsid w:val="6B222681"/>
    <w:rsid w:val="6B2321B5"/>
    <w:rsid w:val="6B273025"/>
    <w:rsid w:val="6B300F66"/>
    <w:rsid w:val="6B312EE8"/>
    <w:rsid w:val="6B32C5EF"/>
    <w:rsid w:val="6B37479F"/>
    <w:rsid w:val="6B38E4C1"/>
    <w:rsid w:val="6B40098F"/>
    <w:rsid w:val="6B40B591"/>
    <w:rsid w:val="6B414E84"/>
    <w:rsid w:val="6B468943"/>
    <w:rsid w:val="6B52EAB4"/>
    <w:rsid w:val="6B564131"/>
    <w:rsid w:val="6B57B18F"/>
    <w:rsid w:val="6B5A7FB2"/>
    <w:rsid w:val="6B632809"/>
    <w:rsid w:val="6B657D1C"/>
    <w:rsid w:val="6B6B26EE"/>
    <w:rsid w:val="6B6BAE7B"/>
    <w:rsid w:val="6B6BE13C"/>
    <w:rsid w:val="6B6C35FE"/>
    <w:rsid w:val="6B71F7E4"/>
    <w:rsid w:val="6B744DB2"/>
    <w:rsid w:val="6B76DCD3"/>
    <w:rsid w:val="6B7701DF"/>
    <w:rsid w:val="6B78B9C7"/>
    <w:rsid w:val="6B7D79FA"/>
    <w:rsid w:val="6B848075"/>
    <w:rsid w:val="6B86C400"/>
    <w:rsid w:val="6B86F204"/>
    <w:rsid w:val="6B879EC8"/>
    <w:rsid w:val="6B89FA52"/>
    <w:rsid w:val="6B918C2F"/>
    <w:rsid w:val="6B91F8B2"/>
    <w:rsid w:val="6B957693"/>
    <w:rsid w:val="6B988A1B"/>
    <w:rsid w:val="6B98C80A"/>
    <w:rsid w:val="6B9A872C"/>
    <w:rsid w:val="6B9AEA05"/>
    <w:rsid w:val="6BA1206B"/>
    <w:rsid w:val="6BA1400C"/>
    <w:rsid w:val="6BA43C5C"/>
    <w:rsid w:val="6BA4F821"/>
    <w:rsid w:val="6BA85D0B"/>
    <w:rsid w:val="6BAA852A"/>
    <w:rsid w:val="6BAE48ED"/>
    <w:rsid w:val="6BB01A96"/>
    <w:rsid w:val="6BB3F9D9"/>
    <w:rsid w:val="6BB511B0"/>
    <w:rsid w:val="6BB90FE2"/>
    <w:rsid w:val="6BBA0F6D"/>
    <w:rsid w:val="6BC4247F"/>
    <w:rsid w:val="6BC6061A"/>
    <w:rsid w:val="6BC699D4"/>
    <w:rsid w:val="6BCC0F10"/>
    <w:rsid w:val="6BCD7B5C"/>
    <w:rsid w:val="6BCE241F"/>
    <w:rsid w:val="6BD24E7F"/>
    <w:rsid w:val="6BD3C4A2"/>
    <w:rsid w:val="6BDE9986"/>
    <w:rsid w:val="6BDF1DCC"/>
    <w:rsid w:val="6BDF5700"/>
    <w:rsid w:val="6BE369C7"/>
    <w:rsid w:val="6BE5A724"/>
    <w:rsid w:val="6BE62816"/>
    <w:rsid w:val="6BE73E46"/>
    <w:rsid w:val="6BE84BAE"/>
    <w:rsid w:val="6BE927E7"/>
    <w:rsid w:val="6BED73A8"/>
    <w:rsid w:val="6BF0C398"/>
    <w:rsid w:val="6BF22AB8"/>
    <w:rsid w:val="6BF669B2"/>
    <w:rsid w:val="6C07E200"/>
    <w:rsid w:val="6C0A9C11"/>
    <w:rsid w:val="6C0DC571"/>
    <w:rsid w:val="6C0E0D15"/>
    <w:rsid w:val="6C1063FD"/>
    <w:rsid w:val="6C1156BD"/>
    <w:rsid w:val="6C179DCF"/>
    <w:rsid w:val="6C1DE67E"/>
    <w:rsid w:val="6C1F22B4"/>
    <w:rsid w:val="6C2855DA"/>
    <w:rsid w:val="6C2BCF27"/>
    <w:rsid w:val="6C2C10F1"/>
    <w:rsid w:val="6C2D86B3"/>
    <w:rsid w:val="6C3218BF"/>
    <w:rsid w:val="6C3583C8"/>
    <w:rsid w:val="6C37F17A"/>
    <w:rsid w:val="6C3C940B"/>
    <w:rsid w:val="6C423457"/>
    <w:rsid w:val="6C42CBD6"/>
    <w:rsid w:val="6C433AFD"/>
    <w:rsid w:val="6C45CFA7"/>
    <w:rsid w:val="6C498937"/>
    <w:rsid w:val="6C49F5C5"/>
    <w:rsid w:val="6C4A5229"/>
    <w:rsid w:val="6C5213EB"/>
    <w:rsid w:val="6C53010A"/>
    <w:rsid w:val="6C571BE0"/>
    <w:rsid w:val="6C58F8A4"/>
    <w:rsid w:val="6C5B0A1D"/>
    <w:rsid w:val="6C5BBC98"/>
    <w:rsid w:val="6C63D28E"/>
    <w:rsid w:val="6C6530E1"/>
    <w:rsid w:val="6C677E06"/>
    <w:rsid w:val="6C684AAB"/>
    <w:rsid w:val="6C6B1F3A"/>
    <w:rsid w:val="6C6C36FD"/>
    <w:rsid w:val="6C6CF380"/>
    <w:rsid w:val="6C714C30"/>
    <w:rsid w:val="6C72BF6F"/>
    <w:rsid w:val="6C743FB9"/>
    <w:rsid w:val="6C745D4C"/>
    <w:rsid w:val="6C781995"/>
    <w:rsid w:val="6C79ED11"/>
    <w:rsid w:val="6C848CF9"/>
    <w:rsid w:val="6C8A9C20"/>
    <w:rsid w:val="6C952EA6"/>
    <w:rsid w:val="6C95EF32"/>
    <w:rsid w:val="6C9A5428"/>
    <w:rsid w:val="6C9AA4AE"/>
    <w:rsid w:val="6CA1B0CE"/>
    <w:rsid w:val="6CA3FB3B"/>
    <w:rsid w:val="6CA5D21F"/>
    <w:rsid w:val="6CAA1F72"/>
    <w:rsid w:val="6CACDE6A"/>
    <w:rsid w:val="6CAF0CB9"/>
    <w:rsid w:val="6CB48E31"/>
    <w:rsid w:val="6CB5CB65"/>
    <w:rsid w:val="6CBAA533"/>
    <w:rsid w:val="6CBAC16B"/>
    <w:rsid w:val="6CBAFB93"/>
    <w:rsid w:val="6CBCFADB"/>
    <w:rsid w:val="6CBD470A"/>
    <w:rsid w:val="6CBF4B5E"/>
    <w:rsid w:val="6CC36C97"/>
    <w:rsid w:val="6CC5B6D0"/>
    <w:rsid w:val="6CC90BC2"/>
    <w:rsid w:val="6CD1CA34"/>
    <w:rsid w:val="6CD1F19F"/>
    <w:rsid w:val="6CD5F466"/>
    <w:rsid w:val="6CD713AA"/>
    <w:rsid w:val="6CD7A983"/>
    <w:rsid w:val="6CDB62AD"/>
    <w:rsid w:val="6CDC22B2"/>
    <w:rsid w:val="6CDD6455"/>
    <w:rsid w:val="6CDDC45C"/>
    <w:rsid w:val="6CE2B4DB"/>
    <w:rsid w:val="6CE72231"/>
    <w:rsid w:val="6CEC903D"/>
    <w:rsid w:val="6CEC93A8"/>
    <w:rsid w:val="6CEDCA73"/>
    <w:rsid w:val="6CEE009D"/>
    <w:rsid w:val="6CF658C4"/>
    <w:rsid w:val="6CF936FA"/>
    <w:rsid w:val="6CFB1469"/>
    <w:rsid w:val="6CFDC1CD"/>
    <w:rsid w:val="6CFE1C00"/>
    <w:rsid w:val="6CFFACA1"/>
    <w:rsid w:val="6D033CB1"/>
    <w:rsid w:val="6D08F152"/>
    <w:rsid w:val="6D0A513F"/>
    <w:rsid w:val="6D0B60D2"/>
    <w:rsid w:val="6D0D1B4A"/>
    <w:rsid w:val="6D0D1BFD"/>
    <w:rsid w:val="6D0FC0C0"/>
    <w:rsid w:val="6D13EFA7"/>
    <w:rsid w:val="6D19BDD9"/>
    <w:rsid w:val="6D1DBAB6"/>
    <w:rsid w:val="6D1E2BDF"/>
    <w:rsid w:val="6D2012AD"/>
    <w:rsid w:val="6D22ABA8"/>
    <w:rsid w:val="6D24202A"/>
    <w:rsid w:val="6D2789CE"/>
    <w:rsid w:val="6D302FA9"/>
    <w:rsid w:val="6D308933"/>
    <w:rsid w:val="6D32FB8A"/>
    <w:rsid w:val="6D35AC3D"/>
    <w:rsid w:val="6D37B4C1"/>
    <w:rsid w:val="6D39282C"/>
    <w:rsid w:val="6D3C3044"/>
    <w:rsid w:val="6D3E65B8"/>
    <w:rsid w:val="6D40D586"/>
    <w:rsid w:val="6D43E557"/>
    <w:rsid w:val="6D4A8020"/>
    <w:rsid w:val="6D4AB1B5"/>
    <w:rsid w:val="6D545ED7"/>
    <w:rsid w:val="6D55EEAA"/>
    <w:rsid w:val="6D56DC3C"/>
    <w:rsid w:val="6D579D8B"/>
    <w:rsid w:val="6D59A348"/>
    <w:rsid w:val="6D5DA385"/>
    <w:rsid w:val="6D60C513"/>
    <w:rsid w:val="6D667177"/>
    <w:rsid w:val="6D6E3E25"/>
    <w:rsid w:val="6D754254"/>
    <w:rsid w:val="6D78B1C1"/>
    <w:rsid w:val="6D7AD69E"/>
    <w:rsid w:val="6D7EDBBA"/>
    <w:rsid w:val="6D7F2A49"/>
    <w:rsid w:val="6D7F4BB6"/>
    <w:rsid w:val="6D80F65C"/>
    <w:rsid w:val="6D81150F"/>
    <w:rsid w:val="6D8466EC"/>
    <w:rsid w:val="6D8FD112"/>
    <w:rsid w:val="6D903643"/>
    <w:rsid w:val="6D91F2E3"/>
    <w:rsid w:val="6D9417F5"/>
    <w:rsid w:val="6D9A6969"/>
    <w:rsid w:val="6D9B8A36"/>
    <w:rsid w:val="6D9C0A99"/>
    <w:rsid w:val="6D9E4328"/>
    <w:rsid w:val="6DA0CF5C"/>
    <w:rsid w:val="6DA3DFC7"/>
    <w:rsid w:val="6DA50E2B"/>
    <w:rsid w:val="6DA6F2BE"/>
    <w:rsid w:val="6DA9ADE3"/>
    <w:rsid w:val="6DB657A7"/>
    <w:rsid w:val="6DB70FAA"/>
    <w:rsid w:val="6DB7FB4D"/>
    <w:rsid w:val="6DB8C00F"/>
    <w:rsid w:val="6DB8C475"/>
    <w:rsid w:val="6DC09D17"/>
    <w:rsid w:val="6DC3F9F1"/>
    <w:rsid w:val="6DC42933"/>
    <w:rsid w:val="6DC7DF4B"/>
    <w:rsid w:val="6DC87378"/>
    <w:rsid w:val="6DC95C97"/>
    <w:rsid w:val="6DC9E9D8"/>
    <w:rsid w:val="6DCC22A7"/>
    <w:rsid w:val="6DCC48E7"/>
    <w:rsid w:val="6DCF1666"/>
    <w:rsid w:val="6DD0A240"/>
    <w:rsid w:val="6DD71848"/>
    <w:rsid w:val="6DD8A583"/>
    <w:rsid w:val="6DDE9EB3"/>
    <w:rsid w:val="6DE05E18"/>
    <w:rsid w:val="6DE1EFB8"/>
    <w:rsid w:val="6DE1FC51"/>
    <w:rsid w:val="6DE36027"/>
    <w:rsid w:val="6DE4C8E4"/>
    <w:rsid w:val="6DE52152"/>
    <w:rsid w:val="6DE5218B"/>
    <w:rsid w:val="6DEF442E"/>
    <w:rsid w:val="6DF15A1B"/>
    <w:rsid w:val="6DF66800"/>
    <w:rsid w:val="6DF7705B"/>
    <w:rsid w:val="6DF83B38"/>
    <w:rsid w:val="6DF9083D"/>
    <w:rsid w:val="6DFABC95"/>
    <w:rsid w:val="6E05969B"/>
    <w:rsid w:val="6E070882"/>
    <w:rsid w:val="6E09B4AA"/>
    <w:rsid w:val="6E0B3385"/>
    <w:rsid w:val="6E0B74F1"/>
    <w:rsid w:val="6E0F1895"/>
    <w:rsid w:val="6E11B941"/>
    <w:rsid w:val="6E1488F2"/>
    <w:rsid w:val="6E151D95"/>
    <w:rsid w:val="6E16D668"/>
    <w:rsid w:val="6E1943E6"/>
    <w:rsid w:val="6E1D44AF"/>
    <w:rsid w:val="6E2918E8"/>
    <w:rsid w:val="6E2F1034"/>
    <w:rsid w:val="6E34D1DE"/>
    <w:rsid w:val="6E366EF7"/>
    <w:rsid w:val="6E3D1EDD"/>
    <w:rsid w:val="6E3D30AD"/>
    <w:rsid w:val="6E4977FE"/>
    <w:rsid w:val="6E5450F4"/>
    <w:rsid w:val="6E54EED2"/>
    <w:rsid w:val="6E566964"/>
    <w:rsid w:val="6E5BBC5A"/>
    <w:rsid w:val="6E5C2F71"/>
    <w:rsid w:val="6E604E90"/>
    <w:rsid w:val="6E655497"/>
    <w:rsid w:val="6E68C943"/>
    <w:rsid w:val="6E68D860"/>
    <w:rsid w:val="6E6BB771"/>
    <w:rsid w:val="6E6ED48F"/>
    <w:rsid w:val="6E6EDBA9"/>
    <w:rsid w:val="6E7004FB"/>
    <w:rsid w:val="6E72C6F0"/>
    <w:rsid w:val="6E79C17F"/>
    <w:rsid w:val="6E7A980F"/>
    <w:rsid w:val="6E7CF36B"/>
    <w:rsid w:val="6E7F5BB0"/>
    <w:rsid w:val="6E814121"/>
    <w:rsid w:val="6E83EA9F"/>
    <w:rsid w:val="6E85DFF9"/>
    <w:rsid w:val="6E87453A"/>
    <w:rsid w:val="6E8D3822"/>
    <w:rsid w:val="6E92AE40"/>
    <w:rsid w:val="6E997BBE"/>
    <w:rsid w:val="6E9A5A93"/>
    <w:rsid w:val="6E9E0D38"/>
    <w:rsid w:val="6E9F1FDD"/>
    <w:rsid w:val="6EA03139"/>
    <w:rsid w:val="6EA0A6F9"/>
    <w:rsid w:val="6EA23A73"/>
    <w:rsid w:val="6EA502F2"/>
    <w:rsid w:val="6EA5A5F1"/>
    <w:rsid w:val="6EA6F7CA"/>
    <w:rsid w:val="6EB11A74"/>
    <w:rsid w:val="6EB48A38"/>
    <w:rsid w:val="6EB6064D"/>
    <w:rsid w:val="6EB67AE2"/>
    <w:rsid w:val="6EB9F535"/>
    <w:rsid w:val="6EBB651F"/>
    <w:rsid w:val="6EBC8A49"/>
    <w:rsid w:val="6EBDA1F7"/>
    <w:rsid w:val="6EBDCED3"/>
    <w:rsid w:val="6EC067D6"/>
    <w:rsid w:val="6EC52FD1"/>
    <w:rsid w:val="6EC6DB12"/>
    <w:rsid w:val="6EC74FE1"/>
    <w:rsid w:val="6ECDA6FF"/>
    <w:rsid w:val="6ED20AC5"/>
    <w:rsid w:val="6ED5F7DA"/>
    <w:rsid w:val="6ED8D12B"/>
    <w:rsid w:val="6EDD2628"/>
    <w:rsid w:val="6EDE0404"/>
    <w:rsid w:val="6EDF9B61"/>
    <w:rsid w:val="6EE73423"/>
    <w:rsid w:val="6EEBCAA6"/>
    <w:rsid w:val="6EEC085A"/>
    <w:rsid w:val="6EECF484"/>
    <w:rsid w:val="6EEE87A9"/>
    <w:rsid w:val="6EEF8315"/>
    <w:rsid w:val="6EF04EA0"/>
    <w:rsid w:val="6EF11C9F"/>
    <w:rsid w:val="6EF3DF2D"/>
    <w:rsid w:val="6EF624D7"/>
    <w:rsid w:val="6EF7B299"/>
    <w:rsid w:val="6EF8F3DC"/>
    <w:rsid w:val="6EFB3948"/>
    <w:rsid w:val="6EFE3516"/>
    <w:rsid w:val="6EFF4A80"/>
    <w:rsid w:val="6F049D48"/>
    <w:rsid w:val="6F05A9C5"/>
    <w:rsid w:val="6F08DC87"/>
    <w:rsid w:val="6F09A549"/>
    <w:rsid w:val="6F0C077C"/>
    <w:rsid w:val="6F0EEA61"/>
    <w:rsid w:val="6F159E50"/>
    <w:rsid w:val="6F1A4780"/>
    <w:rsid w:val="6F1BC4A8"/>
    <w:rsid w:val="6F1C9D37"/>
    <w:rsid w:val="6F24B8AD"/>
    <w:rsid w:val="6F24DAB7"/>
    <w:rsid w:val="6F2D4857"/>
    <w:rsid w:val="6F3040C0"/>
    <w:rsid w:val="6F31A755"/>
    <w:rsid w:val="6F34AD1D"/>
    <w:rsid w:val="6F3B220B"/>
    <w:rsid w:val="6F40F391"/>
    <w:rsid w:val="6F438ECD"/>
    <w:rsid w:val="6F454C7D"/>
    <w:rsid w:val="6F4B0E2B"/>
    <w:rsid w:val="6F4F0194"/>
    <w:rsid w:val="6F52CCDA"/>
    <w:rsid w:val="6F5C7FCA"/>
    <w:rsid w:val="6F5E0722"/>
    <w:rsid w:val="6F5E8D5D"/>
    <w:rsid w:val="6F5F73E3"/>
    <w:rsid w:val="6F5FCF6A"/>
    <w:rsid w:val="6F6017CC"/>
    <w:rsid w:val="6F65F1F5"/>
    <w:rsid w:val="6F6A4A95"/>
    <w:rsid w:val="6F6C8E08"/>
    <w:rsid w:val="6F6CE129"/>
    <w:rsid w:val="6F6DFDCE"/>
    <w:rsid w:val="6F6E9877"/>
    <w:rsid w:val="6F73BE34"/>
    <w:rsid w:val="6F7BD18C"/>
    <w:rsid w:val="6F824B49"/>
    <w:rsid w:val="6F83A601"/>
    <w:rsid w:val="6F83F626"/>
    <w:rsid w:val="6F866519"/>
    <w:rsid w:val="6F87D2F2"/>
    <w:rsid w:val="6F881E7C"/>
    <w:rsid w:val="6F89943C"/>
    <w:rsid w:val="6F8B5DE2"/>
    <w:rsid w:val="6F8F0806"/>
    <w:rsid w:val="6F961F74"/>
    <w:rsid w:val="6F9C1C63"/>
    <w:rsid w:val="6FA1C11D"/>
    <w:rsid w:val="6FA5B1A4"/>
    <w:rsid w:val="6FA8D1DA"/>
    <w:rsid w:val="6FAB967D"/>
    <w:rsid w:val="6FABF9E4"/>
    <w:rsid w:val="6FAC6F91"/>
    <w:rsid w:val="6FB04D82"/>
    <w:rsid w:val="6FB4B1A5"/>
    <w:rsid w:val="6FB76820"/>
    <w:rsid w:val="6FB87F44"/>
    <w:rsid w:val="6FB89ACA"/>
    <w:rsid w:val="6FBA85AF"/>
    <w:rsid w:val="6FBAE0AE"/>
    <w:rsid w:val="6FBBE4E3"/>
    <w:rsid w:val="6FC59884"/>
    <w:rsid w:val="6FC7B71A"/>
    <w:rsid w:val="6FCD6560"/>
    <w:rsid w:val="6FCD7A03"/>
    <w:rsid w:val="6FCEF1D1"/>
    <w:rsid w:val="6FD103F3"/>
    <w:rsid w:val="6FD83B39"/>
    <w:rsid w:val="6FDC4BA8"/>
    <w:rsid w:val="6FDE6A35"/>
    <w:rsid w:val="6FDEF9B5"/>
    <w:rsid w:val="6FDF4C82"/>
    <w:rsid w:val="6FDF813E"/>
    <w:rsid w:val="6FE0A04D"/>
    <w:rsid w:val="6FE5B424"/>
    <w:rsid w:val="6FE79099"/>
    <w:rsid w:val="6FEA1CC9"/>
    <w:rsid w:val="6FEBDD9E"/>
    <w:rsid w:val="6FEF3DD7"/>
    <w:rsid w:val="6FF99F07"/>
    <w:rsid w:val="6FFCECD1"/>
    <w:rsid w:val="6FFF13D1"/>
    <w:rsid w:val="700581CB"/>
    <w:rsid w:val="700A6E43"/>
    <w:rsid w:val="700EAAE1"/>
    <w:rsid w:val="7016AA4C"/>
    <w:rsid w:val="7016D1EB"/>
    <w:rsid w:val="7018D78E"/>
    <w:rsid w:val="7019C4DB"/>
    <w:rsid w:val="701A47DB"/>
    <w:rsid w:val="70220F16"/>
    <w:rsid w:val="70221474"/>
    <w:rsid w:val="7023F61C"/>
    <w:rsid w:val="702754B6"/>
    <w:rsid w:val="702B2F66"/>
    <w:rsid w:val="703B65AA"/>
    <w:rsid w:val="703D955E"/>
    <w:rsid w:val="703EC628"/>
    <w:rsid w:val="703FCBA4"/>
    <w:rsid w:val="70447356"/>
    <w:rsid w:val="7048C69A"/>
    <w:rsid w:val="7049ED2B"/>
    <w:rsid w:val="704A42A0"/>
    <w:rsid w:val="704F2831"/>
    <w:rsid w:val="7053E623"/>
    <w:rsid w:val="7056F3E6"/>
    <w:rsid w:val="705748D0"/>
    <w:rsid w:val="7059531C"/>
    <w:rsid w:val="7059DE8E"/>
    <w:rsid w:val="705C227C"/>
    <w:rsid w:val="705CA119"/>
    <w:rsid w:val="705CEC2D"/>
    <w:rsid w:val="70647949"/>
    <w:rsid w:val="706C361D"/>
    <w:rsid w:val="706C8622"/>
    <w:rsid w:val="706C87BD"/>
    <w:rsid w:val="706CBB74"/>
    <w:rsid w:val="706D1A7D"/>
    <w:rsid w:val="706F4CE2"/>
    <w:rsid w:val="70725783"/>
    <w:rsid w:val="7072CE87"/>
    <w:rsid w:val="7072F9B8"/>
    <w:rsid w:val="70752F0E"/>
    <w:rsid w:val="7076E37D"/>
    <w:rsid w:val="707B4990"/>
    <w:rsid w:val="707DE2B3"/>
    <w:rsid w:val="7081D0E2"/>
    <w:rsid w:val="7089BBB6"/>
    <w:rsid w:val="708DE30B"/>
    <w:rsid w:val="708E80C3"/>
    <w:rsid w:val="708E8F2B"/>
    <w:rsid w:val="708E97AB"/>
    <w:rsid w:val="709033DF"/>
    <w:rsid w:val="70906F62"/>
    <w:rsid w:val="709198CE"/>
    <w:rsid w:val="709665B2"/>
    <w:rsid w:val="709C2B0D"/>
    <w:rsid w:val="709D7703"/>
    <w:rsid w:val="70A5074F"/>
    <w:rsid w:val="70ABF18D"/>
    <w:rsid w:val="70B241E1"/>
    <w:rsid w:val="70B33683"/>
    <w:rsid w:val="70B64CE7"/>
    <w:rsid w:val="70B80CD6"/>
    <w:rsid w:val="70B85456"/>
    <w:rsid w:val="70BAC9DD"/>
    <w:rsid w:val="70BD4FD0"/>
    <w:rsid w:val="70BDB75B"/>
    <w:rsid w:val="70BE28BE"/>
    <w:rsid w:val="70BFD1BE"/>
    <w:rsid w:val="70C05FFC"/>
    <w:rsid w:val="70C68255"/>
    <w:rsid w:val="70C86B75"/>
    <w:rsid w:val="70C98808"/>
    <w:rsid w:val="70CAF7BE"/>
    <w:rsid w:val="70CCCE41"/>
    <w:rsid w:val="70CCDD38"/>
    <w:rsid w:val="70DD7349"/>
    <w:rsid w:val="70DF945A"/>
    <w:rsid w:val="70E49631"/>
    <w:rsid w:val="70E7C4BA"/>
    <w:rsid w:val="70E8EACF"/>
    <w:rsid w:val="70EF8564"/>
    <w:rsid w:val="70F02CD6"/>
    <w:rsid w:val="70F40BD6"/>
    <w:rsid w:val="70F479FD"/>
    <w:rsid w:val="70F4E327"/>
    <w:rsid w:val="70F5FE1F"/>
    <w:rsid w:val="70F6A5B3"/>
    <w:rsid w:val="7104AD96"/>
    <w:rsid w:val="710ED5D4"/>
    <w:rsid w:val="711136BE"/>
    <w:rsid w:val="71115045"/>
    <w:rsid w:val="71144E35"/>
    <w:rsid w:val="71187D74"/>
    <w:rsid w:val="711C0E5D"/>
    <w:rsid w:val="711F83E6"/>
    <w:rsid w:val="71214406"/>
    <w:rsid w:val="7123D600"/>
    <w:rsid w:val="71261720"/>
    <w:rsid w:val="7127547E"/>
    <w:rsid w:val="7127A8D4"/>
    <w:rsid w:val="7129EB33"/>
    <w:rsid w:val="712A4FD7"/>
    <w:rsid w:val="712A7630"/>
    <w:rsid w:val="712BA9D3"/>
    <w:rsid w:val="7130FFEB"/>
    <w:rsid w:val="71331E84"/>
    <w:rsid w:val="71344483"/>
    <w:rsid w:val="713681FA"/>
    <w:rsid w:val="713E74F3"/>
    <w:rsid w:val="714137B8"/>
    <w:rsid w:val="7147130F"/>
    <w:rsid w:val="714CECD0"/>
    <w:rsid w:val="714EFCE7"/>
    <w:rsid w:val="71529D41"/>
    <w:rsid w:val="7154F88D"/>
    <w:rsid w:val="715858AA"/>
    <w:rsid w:val="715A76BA"/>
    <w:rsid w:val="715BD733"/>
    <w:rsid w:val="715E1D0E"/>
    <w:rsid w:val="715E2A7E"/>
    <w:rsid w:val="7164FAB6"/>
    <w:rsid w:val="7164FC47"/>
    <w:rsid w:val="716518F1"/>
    <w:rsid w:val="71694950"/>
    <w:rsid w:val="7169A23D"/>
    <w:rsid w:val="7169C54A"/>
    <w:rsid w:val="716C0AC2"/>
    <w:rsid w:val="716EA58D"/>
    <w:rsid w:val="716FD917"/>
    <w:rsid w:val="7173FBE7"/>
    <w:rsid w:val="717461ED"/>
    <w:rsid w:val="717700DA"/>
    <w:rsid w:val="717E579D"/>
    <w:rsid w:val="7184D188"/>
    <w:rsid w:val="71898B89"/>
    <w:rsid w:val="718A7F6E"/>
    <w:rsid w:val="718C3695"/>
    <w:rsid w:val="718E6064"/>
    <w:rsid w:val="718FDDFB"/>
    <w:rsid w:val="719121C0"/>
    <w:rsid w:val="71912B8D"/>
    <w:rsid w:val="71945419"/>
    <w:rsid w:val="719461CC"/>
    <w:rsid w:val="71954A44"/>
    <w:rsid w:val="719626CF"/>
    <w:rsid w:val="71968477"/>
    <w:rsid w:val="7197B750"/>
    <w:rsid w:val="71996DA2"/>
    <w:rsid w:val="719A342E"/>
    <w:rsid w:val="719FE725"/>
    <w:rsid w:val="71A23D27"/>
    <w:rsid w:val="71A61E94"/>
    <w:rsid w:val="71AB531F"/>
    <w:rsid w:val="71B165AB"/>
    <w:rsid w:val="71B2674C"/>
    <w:rsid w:val="71B6BC43"/>
    <w:rsid w:val="71BCB2A5"/>
    <w:rsid w:val="71C1B317"/>
    <w:rsid w:val="71C22AAF"/>
    <w:rsid w:val="71C46E74"/>
    <w:rsid w:val="71C656F4"/>
    <w:rsid w:val="71C70D02"/>
    <w:rsid w:val="71CE3D5B"/>
    <w:rsid w:val="71D08054"/>
    <w:rsid w:val="71D1DF22"/>
    <w:rsid w:val="71D41144"/>
    <w:rsid w:val="71D822E9"/>
    <w:rsid w:val="71D9BAB8"/>
    <w:rsid w:val="71DCEECB"/>
    <w:rsid w:val="71DD22F6"/>
    <w:rsid w:val="71E9AE55"/>
    <w:rsid w:val="71F55A73"/>
    <w:rsid w:val="71F84C52"/>
    <w:rsid w:val="71F9131A"/>
    <w:rsid w:val="71FB05E1"/>
    <w:rsid w:val="71FC1A3D"/>
    <w:rsid w:val="71FED6DF"/>
    <w:rsid w:val="71FFACC4"/>
    <w:rsid w:val="72051571"/>
    <w:rsid w:val="7206FDB2"/>
    <w:rsid w:val="7207CC88"/>
    <w:rsid w:val="7208D204"/>
    <w:rsid w:val="720ADA1D"/>
    <w:rsid w:val="720B834A"/>
    <w:rsid w:val="720BC365"/>
    <w:rsid w:val="72106839"/>
    <w:rsid w:val="7210696D"/>
    <w:rsid w:val="7211E169"/>
    <w:rsid w:val="7218C366"/>
    <w:rsid w:val="721990BE"/>
    <w:rsid w:val="721A5BAA"/>
    <w:rsid w:val="721EAE8A"/>
    <w:rsid w:val="721F6BDF"/>
    <w:rsid w:val="7221B06A"/>
    <w:rsid w:val="72282A57"/>
    <w:rsid w:val="7229D70A"/>
    <w:rsid w:val="722BA5D8"/>
    <w:rsid w:val="723059CF"/>
    <w:rsid w:val="7235BD41"/>
    <w:rsid w:val="7238121E"/>
    <w:rsid w:val="7238B355"/>
    <w:rsid w:val="723C2CA9"/>
    <w:rsid w:val="7241BB61"/>
    <w:rsid w:val="7241C7D5"/>
    <w:rsid w:val="7248F6E7"/>
    <w:rsid w:val="7249B307"/>
    <w:rsid w:val="7249CECB"/>
    <w:rsid w:val="724A8C4D"/>
    <w:rsid w:val="724B16AE"/>
    <w:rsid w:val="724D832D"/>
    <w:rsid w:val="724E042D"/>
    <w:rsid w:val="724F8513"/>
    <w:rsid w:val="7252505F"/>
    <w:rsid w:val="725C0E71"/>
    <w:rsid w:val="725C3F1B"/>
    <w:rsid w:val="725E2E2A"/>
    <w:rsid w:val="725E4BB7"/>
    <w:rsid w:val="72623643"/>
    <w:rsid w:val="7264B8EB"/>
    <w:rsid w:val="72691B1E"/>
    <w:rsid w:val="726A91FE"/>
    <w:rsid w:val="726BD0FC"/>
    <w:rsid w:val="726C94BA"/>
    <w:rsid w:val="72710EE7"/>
    <w:rsid w:val="72752791"/>
    <w:rsid w:val="727602D8"/>
    <w:rsid w:val="727620B9"/>
    <w:rsid w:val="7277F085"/>
    <w:rsid w:val="727AE2F1"/>
    <w:rsid w:val="727BC729"/>
    <w:rsid w:val="727EF521"/>
    <w:rsid w:val="7280E1BF"/>
    <w:rsid w:val="728965E7"/>
    <w:rsid w:val="728AF0D5"/>
    <w:rsid w:val="728D5070"/>
    <w:rsid w:val="728F9AAC"/>
    <w:rsid w:val="729CAC99"/>
    <w:rsid w:val="72A0C973"/>
    <w:rsid w:val="72A84953"/>
    <w:rsid w:val="72A8D7BA"/>
    <w:rsid w:val="72AA3F97"/>
    <w:rsid w:val="72AB7290"/>
    <w:rsid w:val="72ACE200"/>
    <w:rsid w:val="72B088FA"/>
    <w:rsid w:val="72B2F4A9"/>
    <w:rsid w:val="72B549E3"/>
    <w:rsid w:val="72BB908D"/>
    <w:rsid w:val="72C2BFFA"/>
    <w:rsid w:val="72C2EF83"/>
    <w:rsid w:val="72C76070"/>
    <w:rsid w:val="72CB0A2B"/>
    <w:rsid w:val="72CBB79A"/>
    <w:rsid w:val="72CC6384"/>
    <w:rsid w:val="72D84399"/>
    <w:rsid w:val="72DB828F"/>
    <w:rsid w:val="72E4E573"/>
    <w:rsid w:val="72EBFCE3"/>
    <w:rsid w:val="72F01917"/>
    <w:rsid w:val="72F1887C"/>
    <w:rsid w:val="72F2E333"/>
    <w:rsid w:val="72F4A41C"/>
    <w:rsid w:val="7300382C"/>
    <w:rsid w:val="73005D2A"/>
    <w:rsid w:val="73033B2C"/>
    <w:rsid w:val="7303BB68"/>
    <w:rsid w:val="7304F1E7"/>
    <w:rsid w:val="73090432"/>
    <w:rsid w:val="730A74A8"/>
    <w:rsid w:val="730B169D"/>
    <w:rsid w:val="73142729"/>
    <w:rsid w:val="731572F5"/>
    <w:rsid w:val="7316B207"/>
    <w:rsid w:val="73173604"/>
    <w:rsid w:val="73178ADF"/>
    <w:rsid w:val="731BB051"/>
    <w:rsid w:val="7324AC44"/>
    <w:rsid w:val="73283376"/>
    <w:rsid w:val="732BFD34"/>
    <w:rsid w:val="732DC859"/>
    <w:rsid w:val="732E94CB"/>
    <w:rsid w:val="732EE9C3"/>
    <w:rsid w:val="7330F6E5"/>
    <w:rsid w:val="7330F838"/>
    <w:rsid w:val="7336EEF3"/>
    <w:rsid w:val="733FD431"/>
    <w:rsid w:val="7342D30E"/>
    <w:rsid w:val="734425A9"/>
    <w:rsid w:val="7346564C"/>
    <w:rsid w:val="734BE7E3"/>
    <w:rsid w:val="73505662"/>
    <w:rsid w:val="7353237D"/>
    <w:rsid w:val="7358266E"/>
    <w:rsid w:val="7359B65D"/>
    <w:rsid w:val="735BBDF9"/>
    <w:rsid w:val="735BD022"/>
    <w:rsid w:val="735D24AE"/>
    <w:rsid w:val="735D9D3F"/>
    <w:rsid w:val="735F838D"/>
    <w:rsid w:val="736299C6"/>
    <w:rsid w:val="736F3DAB"/>
    <w:rsid w:val="73703F54"/>
    <w:rsid w:val="7373B2F4"/>
    <w:rsid w:val="7373F0E0"/>
    <w:rsid w:val="7378266E"/>
    <w:rsid w:val="737972EB"/>
    <w:rsid w:val="737D8F3F"/>
    <w:rsid w:val="737F6D89"/>
    <w:rsid w:val="73800474"/>
    <w:rsid w:val="73846733"/>
    <w:rsid w:val="7387C96F"/>
    <w:rsid w:val="73897AFA"/>
    <w:rsid w:val="738B89D3"/>
    <w:rsid w:val="738ECF92"/>
    <w:rsid w:val="739E54A2"/>
    <w:rsid w:val="73A0277C"/>
    <w:rsid w:val="73A4C109"/>
    <w:rsid w:val="73A6C716"/>
    <w:rsid w:val="73AA083A"/>
    <w:rsid w:val="73AD5587"/>
    <w:rsid w:val="73AD674C"/>
    <w:rsid w:val="73AE5208"/>
    <w:rsid w:val="73AFA9EA"/>
    <w:rsid w:val="73B1ADB1"/>
    <w:rsid w:val="73B5C99A"/>
    <w:rsid w:val="73B71312"/>
    <w:rsid w:val="73B8E1E2"/>
    <w:rsid w:val="73B96748"/>
    <w:rsid w:val="73B9F89F"/>
    <w:rsid w:val="73BA4936"/>
    <w:rsid w:val="73BE3FBB"/>
    <w:rsid w:val="73BE7F82"/>
    <w:rsid w:val="73C0FD60"/>
    <w:rsid w:val="73C2B988"/>
    <w:rsid w:val="73C3057F"/>
    <w:rsid w:val="73C6E51A"/>
    <w:rsid w:val="73CBDF3B"/>
    <w:rsid w:val="73CBE638"/>
    <w:rsid w:val="73D056CF"/>
    <w:rsid w:val="73D39F2E"/>
    <w:rsid w:val="73D40A47"/>
    <w:rsid w:val="73D43598"/>
    <w:rsid w:val="73D4EE79"/>
    <w:rsid w:val="73D92E83"/>
    <w:rsid w:val="73DDF4DB"/>
    <w:rsid w:val="73DEE970"/>
    <w:rsid w:val="73DF8ACF"/>
    <w:rsid w:val="73F6B3DD"/>
    <w:rsid w:val="73F9BB99"/>
    <w:rsid w:val="73FCF9AB"/>
    <w:rsid w:val="73FDC1C9"/>
    <w:rsid w:val="73FFCDD8"/>
    <w:rsid w:val="7405F13B"/>
    <w:rsid w:val="74076F8B"/>
    <w:rsid w:val="7408E1FF"/>
    <w:rsid w:val="740C184E"/>
    <w:rsid w:val="740F1902"/>
    <w:rsid w:val="7410E3E3"/>
    <w:rsid w:val="74115ED7"/>
    <w:rsid w:val="7413C5A5"/>
    <w:rsid w:val="7417A7C3"/>
    <w:rsid w:val="741F19EC"/>
    <w:rsid w:val="7423808E"/>
    <w:rsid w:val="7423AC7A"/>
    <w:rsid w:val="74247D86"/>
    <w:rsid w:val="74268A70"/>
    <w:rsid w:val="742868A8"/>
    <w:rsid w:val="7429547A"/>
    <w:rsid w:val="742A809E"/>
    <w:rsid w:val="743A4276"/>
    <w:rsid w:val="744586B4"/>
    <w:rsid w:val="74459CBD"/>
    <w:rsid w:val="744C104A"/>
    <w:rsid w:val="744C7F81"/>
    <w:rsid w:val="744EE21C"/>
    <w:rsid w:val="745004E8"/>
    <w:rsid w:val="74509428"/>
    <w:rsid w:val="7451E8D7"/>
    <w:rsid w:val="7457A88E"/>
    <w:rsid w:val="745823AF"/>
    <w:rsid w:val="745E7898"/>
    <w:rsid w:val="74627236"/>
    <w:rsid w:val="74629F85"/>
    <w:rsid w:val="7464407D"/>
    <w:rsid w:val="746F887F"/>
    <w:rsid w:val="747179E1"/>
    <w:rsid w:val="7474B6D7"/>
    <w:rsid w:val="74772F41"/>
    <w:rsid w:val="747E01CF"/>
    <w:rsid w:val="747E0B76"/>
    <w:rsid w:val="747E989C"/>
    <w:rsid w:val="748434E4"/>
    <w:rsid w:val="748E101A"/>
    <w:rsid w:val="748E8C0C"/>
    <w:rsid w:val="748F0D5E"/>
    <w:rsid w:val="748F4E8D"/>
    <w:rsid w:val="74922F00"/>
    <w:rsid w:val="74933C38"/>
    <w:rsid w:val="7494F54C"/>
    <w:rsid w:val="74973B22"/>
    <w:rsid w:val="7498712E"/>
    <w:rsid w:val="7499D522"/>
    <w:rsid w:val="749BAF79"/>
    <w:rsid w:val="74A0631C"/>
    <w:rsid w:val="74A0B86D"/>
    <w:rsid w:val="74A383DC"/>
    <w:rsid w:val="74A3D233"/>
    <w:rsid w:val="74A4EE31"/>
    <w:rsid w:val="74A51868"/>
    <w:rsid w:val="74A6BF8F"/>
    <w:rsid w:val="74A78E8D"/>
    <w:rsid w:val="74A883C0"/>
    <w:rsid w:val="74B34FCB"/>
    <w:rsid w:val="74B498BF"/>
    <w:rsid w:val="74B91233"/>
    <w:rsid w:val="74C0E3DA"/>
    <w:rsid w:val="74C192CE"/>
    <w:rsid w:val="74C9B288"/>
    <w:rsid w:val="74CA7BBD"/>
    <w:rsid w:val="74CAD551"/>
    <w:rsid w:val="74CEE361"/>
    <w:rsid w:val="74D242EF"/>
    <w:rsid w:val="74D316CE"/>
    <w:rsid w:val="74D4D5ED"/>
    <w:rsid w:val="74D6C8B6"/>
    <w:rsid w:val="74DB2BAF"/>
    <w:rsid w:val="74DBCBBC"/>
    <w:rsid w:val="74DCD9A7"/>
    <w:rsid w:val="74E47919"/>
    <w:rsid w:val="74E75517"/>
    <w:rsid w:val="74E9F52F"/>
    <w:rsid w:val="74FB7AFD"/>
    <w:rsid w:val="74FB8A9B"/>
    <w:rsid w:val="75079C13"/>
    <w:rsid w:val="750870B0"/>
    <w:rsid w:val="7508D455"/>
    <w:rsid w:val="75091E3B"/>
    <w:rsid w:val="750C3CF1"/>
    <w:rsid w:val="750C58C2"/>
    <w:rsid w:val="750F874A"/>
    <w:rsid w:val="7514D2FA"/>
    <w:rsid w:val="7516543D"/>
    <w:rsid w:val="751910F1"/>
    <w:rsid w:val="751C3F2C"/>
    <w:rsid w:val="752176CF"/>
    <w:rsid w:val="75232AD7"/>
    <w:rsid w:val="7528B9A7"/>
    <w:rsid w:val="752AB0ED"/>
    <w:rsid w:val="752B9EF0"/>
    <w:rsid w:val="752E8F1B"/>
    <w:rsid w:val="7530DCF9"/>
    <w:rsid w:val="753612F1"/>
    <w:rsid w:val="75376C51"/>
    <w:rsid w:val="75380500"/>
    <w:rsid w:val="7544183A"/>
    <w:rsid w:val="75484C4D"/>
    <w:rsid w:val="754F8CEC"/>
    <w:rsid w:val="7551783F"/>
    <w:rsid w:val="75539114"/>
    <w:rsid w:val="75562477"/>
    <w:rsid w:val="75585A38"/>
    <w:rsid w:val="755FB4D5"/>
    <w:rsid w:val="7560E71E"/>
    <w:rsid w:val="75614414"/>
    <w:rsid w:val="7562AE5D"/>
    <w:rsid w:val="75648097"/>
    <w:rsid w:val="7565A0B0"/>
    <w:rsid w:val="7567A8A9"/>
    <w:rsid w:val="756A800F"/>
    <w:rsid w:val="756E9565"/>
    <w:rsid w:val="756F5FD9"/>
    <w:rsid w:val="757146A4"/>
    <w:rsid w:val="75746DE3"/>
    <w:rsid w:val="75750109"/>
    <w:rsid w:val="757636D3"/>
    <w:rsid w:val="757A630E"/>
    <w:rsid w:val="757C7B1A"/>
    <w:rsid w:val="757CE565"/>
    <w:rsid w:val="757CF9B2"/>
    <w:rsid w:val="757D1978"/>
    <w:rsid w:val="7581A387"/>
    <w:rsid w:val="7581AA97"/>
    <w:rsid w:val="7583C702"/>
    <w:rsid w:val="75843AF3"/>
    <w:rsid w:val="7584CFF2"/>
    <w:rsid w:val="7586F8CE"/>
    <w:rsid w:val="7587948C"/>
    <w:rsid w:val="75886A9F"/>
    <w:rsid w:val="75893DB2"/>
    <w:rsid w:val="758BEBBE"/>
    <w:rsid w:val="758C5AAF"/>
    <w:rsid w:val="758DFBF9"/>
    <w:rsid w:val="75935BBE"/>
    <w:rsid w:val="759494AC"/>
    <w:rsid w:val="75A05731"/>
    <w:rsid w:val="75AA7387"/>
    <w:rsid w:val="75AEA48D"/>
    <w:rsid w:val="75B23AAD"/>
    <w:rsid w:val="75B42042"/>
    <w:rsid w:val="75B7FAD7"/>
    <w:rsid w:val="75BD6EEB"/>
    <w:rsid w:val="75C0F775"/>
    <w:rsid w:val="75C4FDD5"/>
    <w:rsid w:val="75C719B5"/>
    <w:rsid w:val="75CA3B25"/>
    <w:rsid w:val="75CF50D1"/>
    <w:rsid w:val="75D12ED3"/>
    <w:rsid w:val="75D182F9"/>
    <w:rsid w:val="75D4FC01"/>
    <w:rsid w:val="75D893F0"/>
    <w:rsid w:val="75E39FBA"/>
    <w:rsid w:val="75E3C7C6"/>
    <w:rsid w:val="75E7AFF5"/>
    <w:rsid w:val="75E9A30E"/>
    <w:rsid w:val="75EB8809"/>
    <w:rsid w:val="75F0D009"/>
    <w:rsid w:val="75F23289"/>
    <w:rsid w:val="75F3BE56"/>
    <w:rsid w:val="75F48C89"/>
    <w:rsid w:val="75F6DEDD"/>
    <w:rsid w:val="75F805E5"/>
    <w:rsid w:val="75F89835"/>
    <w:rsid w:val="75F8FEA8"/>
    <w:rsid w:val="75F9967D"/>
    <w:rsid w:val="75FEBAF5"/>
    <w:rsid w:val="7600BFBF"/>
    <w:rsid w:val="7606217A"/>
    <w:rsid w:val="76073C46"/>
    <w:rsid w:val="760A596A"/>
    <w:rsid w:val="760B3756"/>
    <w:rsid w:val="760B5D1E"/>
    <w:rsid w:val="761074A6"/>
    <w:rsid w:val="7614B9A9"/>
    <w:rsid w:val="7616C424"/>
    <w:rsid w:val="7616F245"/>
    <w:rsid w:val="761891E8"/>
    <w:rsid w:val="76219F30"/>
    <w:rsid w:val="76251B82"/>
    <w:rsid w:val="76256883"/>
    <w:rsid w:val="76259140"/>
    <w:rsid w:val="76259812"/>
    <w:rsid w:val="762A4FC1"/>
    <w:rsid w:val="762B6911"/>
    <w:rsid w:val="76311D34"/>
    <w:rsid w:val="763170CC"/>
    <w:rsid w:val="7631C11A"/>
    <w:rsid w:val="76362343"/>
    <w:rsid w:val="76375D8D"/>
    <w:rsid w:val="763ABA7D"/>
    <w:rsid w:val="763DE1D8"/>
    <w:rsid w:val="763F743E"/>
    <w:rsid w:val="76400E0F"/>
    <w:rsid w:val="7644E3C7"/>
    <w:rsid w:val="764504B6"/>
    <w:rsid w:val="76464B68"/>
    <w:rsid w:val="7646AEC3"/>
    <w:rsid w:val="76473010"/>
    <w:rsid w:val="76475CBD"/>
    <w:rsid w:val="7649FE72"/>
    <w:rsid w:val="764D892F"/>
    <w:rsid w:val="764DB9F1"/>
    <w:rsid w:val="764F6777"/>
    <w:rsid w:val="7656CFCA"/>
    <w:rsid w:val="765770AF"/>
    <w:rsid w:val="7658FC9D"/>
    <w:rsid w:val="76599D58"/>
    <w:rsid w:val="765B4ED4"/>
    <w:rsid w:val="765D58E5"/>
    <w:rsid w:val="76612DF9"/>
    <w:rsid w:val="76661BFE"/>
    <w:rsid w:val="7669EC22"/>
    <w:rsid w:val="7670322C"/>
    <w:rsid w:val="76742F75"/>
    <w:rsid w:val="7678FDF1"/>
    <w:rsid w:val="7679473A"/>
    <w:rsid w:val="767F9AE6"/>
    <w:rsid w:val="76826102"/>
    <w:rsid w:val="76848680"/>
    <w:rsid w:val="7688428E"/>
    <w:rsid w:val="768C9C08"/>
    <w:rsid w:val="768EE10A"/>
    <w:rsid w:val="768FD1D8"/>
    <w:rsid w:val="7694C217"/>
    <w:rsid w:val="76972CE3"/>
    <w:rsid w:val="769824FA"/>
    <w:rsid w:val="769931B7"/>
    <w:rsid w:val="76A3BAF0"/>
    <w:rsid w:val="76A93EB9"/>
    <w:rsid w:val="76AB8058"/>
    <w:rsid w:val="76B0CABE"/>
    <w:rsid w:val="76B3FB89"/>
    <w:rsid w:val="76B6529B"/>
    <w:rsid w:val="76BBF360"/>
    <w:rsid w:val="76BE71EB"/>
    <w:rsid w:val="76BE7ECE"/>
    <w:rsid w:val="76BF70EB"/>
    <w:rsid w:val="76BFC50D"/>
    <w:rsid w:val="76C26F47"/>
    <w:rsid w:val="76C703E3"/>
    <w:rsid w:val="76C75D85"/>
    <w:rsid w:val="76D01E91"/>
    <w:rsid w:val="76D4712D"/>
    <w:rsid w:val="76D5375F"/>
    <w:rsid w:val="76D6CBB7"/>
    <w:rsid w:val="76DD35C2"/>
    <w:rsid w:val="76E22DE3"/>
    <w:rsid w:val="76E3D99E"/>
    <w:rsid w:val="76E81A22"/>
    <w:rsid w:val="76E8348D"/>
    <w:rsid w:val="76ECA75D"/>
    <w:rsid w:val="76ED6A99"/>
    <w:rsid w:val="76F0F990"/>
    <w:rsid w:val="76F122C2"/>
    <w:rsid w:val="76F2CD03"/>
    <w:rsid w:val="76F67E8A"/>
    <w:rsid w:val="76F77F99"/>
    <w:rsid w:val="76F7EDD0"/>
    <w:rsid w:val="76FA545B"/>
    <w:rsid w:val="76FD7BE3"/>
    <w:rsid w:val="76FE52F0"/>
    <w:rsid w:val="76FF9A10"/>
    <w:rsid w:val="76FFA555"/>
    <w:rsid w:val="76FFEFDD"/>
    <w:rsid w:val="77048ECA"/>
    <w:rsid w:val="77050748"/>
    <w:rsid w:val="7706131C"/>
    <w:rsid w:val="7706BE61"/>
    <w:rsid w:val="770A000E"/>
    <w:rsid w:val="770AB177"/>
    <w:rsid w:val="770C0D8D"/>
    <w:rsid w:val="770D8CB8"/>
    <w:rsid w:val="77138FFE"/>
    <w:rsid w:val="77176C44"/>
    <w:rsid w:val="77179384"/>
    <w:rsid w:val="771C1D87"/>
    <w:rsid w:val="771EFAF7"/>
    <w:rsid w:val="7722E109"/>
    <w:rsid w:val="77237E17"/>
    <w:rsid w:val="77271092"/>
    <w:rsid w:val="77273450"/>
    <w:rsid w:val="772BB69B"/>
    <w:rsid w:val="772D43E0"/>
    <w:rsid w:val="7732336C"/>
    <w:rsid w:val="7732F15E"/>
    <w:rsid w:val="773340EA"/>
    <w:rsid w:val="773364DE"/>
    <w:rsid w:val="773DC573"/>
    <w:rsid w:val="77417833"/>
    <w:rsid w:val="77418AF5"/>
    <w:rsid w:val="7741B7F5"/>
    <w:rsid w:val="7742C06E"/>
    <w:rsid w:val="7742CF75"/>
    <w:rsid w:val="774606C8"/>
    <w:rsid w:val="774649EB"/>
    <w:rsid w:val="774668F9"/>
    <w:rsid w:val="774FC9D5"/>
    <w:rsid w:val="7750AD03"/>
    <w:rsid w:val="77568505"/>
    <w:rsid w:val="7756A153"/>
    <w:rsid w:val="7764C1B1"/>
    <w:rsid w:val="7766566A"/>
    <w:rsid w:val="7766C442"/>
    <w:rsid w:val="7768E93F"/>
    <w:rsid w:val="77694330"/>
    <w:rsid w:val="776F2A95"/>
    <w:rsid w:val="777011F5"/>
    <w:rsid w:val="77758EBC"/>
    <w:rsid w:val="777CDC6E"/>
    <w:rsid w:val="77806599"/>
    <w:rsid w:val="7783B4C3"/>
    <w:rsid w:val="7784CF28"/>
    <w:rsid w:val="77865E30"/>
    <w:rsid w:val="77911225"/>
    <w:rsid w:val="7791F4B5"/>
    <w:rsid w:val="77976B4F"/>
    <w:rsid w:val="7797B831"/>
    <w:rsid w:val="779A5D91"/>
    <w:rsid w:val="779B4EEF"/>
    <w:rsid w:val="779B8376"/>
    <w:rsid w:val="779F3DE7"/>
    <w:rsid w:val="779F51F1"/>
    <w:rsid w:val="77A06A56"/>
    <w:rsid w:val="77A1466E"/>
    <w:rsid w:val="77A3DC2A"/>
    <w:rsid w:val="77A5435A"/>
    <w:rsid w:val="77A70241"/>
    <w:rsid w:val="77AABE58"/>
    <w:rsid w:val="77AC901D"/>
    <w:rsid w:val="77B29EF4"/>
    <w:rsid w:val="77B5B149"/>
    <w:rsid w:val="77BA3DD1"/>
    <w:rsid w:val="77BB76D4"/>
    <w:rsid w:val="77BCB0B6"/>
    <w:rsid w:val="77C26863"/>
    <w:rsid w:val="77CBDF4D"/>
    <w:rsid w:val="77CD4E58"/>
    <w:rsid w:val="77D18BAF"/>
    <w:rsid w:val="77D4704F"/>
    <w:rsid w:val="77D5951A"/>
    <w:rsid w:val="77D5C773"/>
    <w:rsid w:val="77E0D056"/>
    <w:rsid w:val="77E74FA0"/>
    <w:rsid w:val="77E7F505"/>
    <w:rsid w:val="77E8128A"/>
    <w:rsid w:val="77E8A2D4"/>
    <w:rsid w:val="77EA077C"/>
    <w:rsid w:val="77EB24D9"/>
    <w:rsid w:val="77EBAB37"/>
    <w:rsid w:val="77ED0B21"/>
    <w:rsid w:val="77F47DCF"/>
    <w:rsid w:val="77F69D86"/>
    <w:rsid w:val="77F904C5"/>
    <w:rsid w:val="77FAE138"/>
    <w:rsid w:val="77FF664D"/>
    <w:rsid w:val="7802E8CE"/>
    <w:rsid w:val="78030B11"/>
    <w:rsid w:val="78075248"/>
    <w:rsid w:val="780A4EF9"/>
    <w:rsid w:val="780CFD40"/>
    <w:rsid w:val="78110EE4"/>
    <w:rsid w:val="781223F0"/>
    <w:rsid w:val="7813F4E8"/>
    <w:rsid w:val="7813FC73"/>
    <w:rsid w:val="78179E23"/>
    <w:rsid w:val="7818CEC2"/>
    <w:rsid w:val="781A193E"/>
    <w:rsid w:val="7823F3EA"/>
    <w:rsid w:val="7829199D"/>
    <w:rsid w:val="782B4C0B"/>
    <w:rsid w:val="78318CD4"/>
    <w:rsid w:val="7839F252"/>
    <w:rsid w:val="784088E1"/>
    <w:rsid w:val="7854A59A"/>
    <w:rsid w:val="785762C6"/>
    <w:rsid w:val="7858C1C2"/>
    <w:rsid w:val="785A2D5B"/>
    <w:rsid w:val="785DB20B"/>
    <w:rsid w:val="7862B3A8"/>
    <w:rsid w:val="78648FC8"/>
    <w:rsid w:val="78654BAE"/>
    <w:rsid w:val="78674DC9"/>
    <w:rsid w:val="78695CDB"/>
    <w:rsid w:val="786D1B0C"/>
    <w:rsid w:val="787280AE"/>
    <w:rsid w:val="78745CA2"/>
    <w:rsid w:val="78750974"/>
    <w:rsid w:val="7876E7AA"/>
    <w:rsid w:val="787BC08F"/>
    <w:rsid w:val="787DA704"/>
    <w:rsid w:val="787FDBE8"/>
    <w:rsid w:val="788111B1"/>
    <w:rsid w:val="78822D21"/>
    <w:rsid w:val="78828757"/>
    <w:rsid w:val="7886D0D5"/>
    <w:rsid w:val="78888057"/>
    <w:rsid w:val="7893474D"/>
    <w:rsid w:val="78A27CB1"/>
    <w:rsid w:val="78A5CB5C"/>
    <w:rsid w:val="78B3D744"/>
    <w:rsid w:val="78B4989D"/>
    <w:rsid w:val="78BA34E9"/>
    <w:rsid w:val="78BA9456"/>
    <w:rsid w:val="78C3148F"/>
    <w:rsid w:val="78C3238B"/>
    <w:rsid w:val="78C3346A"/>
    <w:rsid w:val="78C3BC95"/>
    <w:rsid w:val="78D0F941"/>
    <w:rsid w:val="78D3B97A"/>
    <w:rsid w:val="78D4844D"/>
    <w:rsid w:val="78D4A086"/>
    <w:rsid w:val="78D78068"/>
    <w:rsid w:val="78D8FAB3"/>
    <w:rsid w:val="78DCCA1A"/>
    <w:rsid w:val="78E300BB"/>
    <w:rsid w:val="78E3260C"/>
    <w:rsid w:val="78E6AE1B"/>
    <w:rsid w:val="78E8A29F"/>
    <w:rsid w:val="78EAEA24"/>
    <w:rsid w:val="78EB78D0"/>
    <w:rsid w:val="78EBA5BA"/>
    <w:rsid w:val="78EE3D89"/>
    <w:rsid w:val="78EE5616"/>
    <w:rsid w:val="78F23850"/>
    <w:rsid w:val="78F25162"/>
    <w:rsid w:val="78F43FE0"/>
    <w:rsid w:val="78F5A1F7"/>
    <w:rsid w:val="78F8CFBD"/>
    <w:rsid w:val="78FAC608"/>
    <w:rsid w:val="78FE1610"/>
    <w:rsid w:val="78FED211"/>
    <w:rsid w:val="78FFD762"/>
    <w:rsid w:val="7904CAFD"/>
    <w:rsid w:val="790674CA"/>
    <w:rsid w:val="79071EF5"/>
    <w:rsid w:val="7907AA41"/>
    <w:rsid w:val="790B2655"/>
    <w:rsid w:val="790D75C4"/>
    <w:rsid w:val="790F7D40"/>
    <w:rsid w:val="79107EF9"/>
    <w:rsid w:val="791367BF"/>
    <w:rsid w:val="791476D5"/>
    <w:rsid w:val="7916AF7A"/>
    <w:rsid w:val="7919A932"/>
    <w:rsid w:val="791D0211"/>
    <w:rsid w:val="791ED202"/>
    <w:rsid w:val="791FB78D"/>
    <w:rsid w:val="7923DC65"/>
    <w:rsid w:val="79281342"/>
    <w:rsid w:val="79289446"/>
    <w:rsid w:val="792E8D1D"/>
    <w:rsid w:val="793B0D26"/>
    <w:rsid w:val="793EEC69"/>
    <w:rsid w:val="79440B12"/>
    <w:rsid w:val="794569E4"/>
    <w:rsid w:val="79462E9C"/>
    <w:rsid w:val="794678CE"/>
    <w:rsid w:val="79480F5E"/>
    <w:rsid w:val="79493B8C"/>
    <w:rsid w:val="79578CFC"/>
    <w:rsid w:val="7957DE6E"/>
    <w:rsid w:val="795803F7"/>
    <w:rsid w:val="795D8F50"/>
    <w:rsid w:val="7960C952"/>
    <w:rsid w:val="796251CF"/>
    <w:rsid w:val="7966C80C"/>
    <w:rsid w:val="79679DAE"/>
    <w:rsid w:val="796B61DC"/>
    <w:rsid w:val="796D5E11"/>
    <w:rsid w:val="7970FC5D"/>
    <w:rsid w:val="797201EB"/>
    <w:rsid w:val="7973BD35"/>
    <w:rsid w:val="79795344"/>
    <w:rsid w:val="79796F32"/>
    <w:rsid w:val="797CEE7F"/>
    <w:rsid w:val="798485C3"/>
    <w:rsid w:val="798786D6"/>
    <w:rsid w:val="7989F8C0"/>
    <w:rsid w:val="798C535A"/>
    <w:rsid w:val="798C8124"/>
    <w:rsid w:val="79907CDA"/>
    <w:rsid w:val="79929CBF"/>
    <w:rsid w:val="79958F6C"/>
    <w:rsid w:val="799F6C4B"/>
    <w:rsid w:val="79A20205"/>
    <w:rsid w:val="79AB0387"/>
    <w:rsid w:val="79AE76AA"/>
    <w:rsid w:val="79AFC5AE"/>
    <w:rsid w:val="79B0E0AF"/>
    <w:rsid w:val="79B31922"/>
    <w:rsid w:val="79B3FE78"/>
    <w:rsid w:val="79B70F67"/>
    <w:rsid w:val="79B779F1"/>
    <w:rsid w:val="79C87BE3"/>
    <w:rsid w:val="79C9A365"/>
    <w:rsid w:val="79CBA277"/>
    <w:rsid w:val="79CF59AF"/>
    <w:rsid w:val="79D26A82"/>
    <w:rsid w:val="79D33918"/>
    <w:rsid w:val="79D43DBB"/>
    <w:rsid w:val="79D5413C"/>
    <w:rsid w:val="79D65A6C"/>
    <w:rsid w:val="79DB6227"/>
    <w:rsid w:val="79E0EDA2"/>
    <w:rsid w:val="79E49BC4"/>
    <w:rsid w:val="79E4B55A"/>
    <w:rsid w:val="79EC19B1"/>
    <w:rsid w:val="79EE07D0"/>
    <w:rsid w:val="79F066A9"/>
    <w:rsid w:val="79F08EF8"/>
    <w:rsid w:val="79F1394C"/>
    <w:rsid w:val="79F6981B"/>
    <w:rsid w:val="79F8F2AA"/>
    <w:rsid w:val="79FAC077"/>
    <w:rsid w:val="79FBE2CE"/>
    <w:rsid w:val="7A04651B"/>
    <w:rsid w:val="7A04B6E8"/>
    <w:rsid w:val="7A0B41AD"/>
    <w:rsid w:val="7A1340E1"/>
    <w:rsid w:val="7A17B8CC"/>
    <w:rsid w:val="7A19A734"/>
    <w:rsid w:val="7A1CDDDF"/>
    <w:rsid w:val="7A2088E5"/>
    <w:rsid w:val="7A20B25E"/>
    <w:rsid w:val="7A2610E6"/>
    <w:rsid w:val="7A268993"/>
    <w:rsid w:val="7A30C565"/>
    <w:rsid w:val="7A3A046A"/>
    <w:rsid w:val="7A4141CB"/>
    <w:rsid w:val="7A5275CF"/>
    <w:rsid w:val="7A56183B"/>
    <w:rsid w:val="7A566059"/>
    <w:rsid w:val="7A648E63"/>
    <w:rsid w:val="7A6882C8"/>
    <w:rsid w:val="7A68DCBE"/>
    <w:rsid w:val="7A69A239"/>
    <w:rsid w:val="7A6A45FF"/>
    <w:rsid w:val="7A71A822"/>
    <w:rsid w:val="7A71FA25"/>
    <w:rsid w:val="7A7A944E"/>
    <w:rsid w:val="7A7EECC0"/>
    <w:rsid w:val="7A8276F0"/>
    <w:rsid w:val="7A83672D"/>
    <w:rsid w:val="7A83D3D4"/>
    <w:rsid w:val="7A84E312"/>
    <w:rsid w:val="7A85F58E"/>
    <w:rsid w:val="7A866096"/>
    <w:rsid w:val="7A89F5A5"/>
    <w:rsid w:val="7A8CACBF"/>
    <w:rsid w:val="7A8DEA97"/>
    <w:rsid w:val="7A915504"/>
    <w:rsid w:val="7A941AAA"/>
    <w:rsid w:val="7A942068"/>
    <w:rsid w:val="7A973636"/>
    <w:rsid w:val="7A97412A"/>
    <w:rsid w:val="7A980219"/>
    <w:rsid w:val="7A99C0F6"/>
    <w:rsid w:val="7A9ACEF6"/>
    <w:rsid w:val="7A9F9533"/>
    <w:rsid w:val="7AA311C8"/>
    <w:rsid w:val="7AA611B1"/>
    <w:rsid w:val="7AA6457F"/>
    <w:rsid w:val="7AA7648A"/>
    <w:rsid w:val="7AA78B1A"/>
    <w:rsid w:val="7AAA68EF"/>
    <w:rsid w:val="7AACEAA9"/>
    <w:rsid w:val="7AAEA046"/>
    <w:rsid w:val="7AB35F88"/>
    <w:rsid w:val="7AB431D7"/>
    <w:rsid w:val="7AB4C941"/>
    <w:rsid w:val="7ABFB594"/>
    <w:rsid w:val="7AC2AB7E"/>
    <w:rsid w:val="7AC39789"/>
    <w:rsid w:val="7AC53D4F"/>
    <w:rsid w:val="7AC66395"/>
    <w:rsid w:val="7AC848D5"/>
    <w:rsid w:val="7AD19352"/>
    <w:rsid w:val="7AD1DFAF"/>
    <w:rsid w:val="7AD5A317"/>
    <w:rsid w:val="7ADAACD1"/>
    <w:rsid w:val="7ADBE5B0"/>
    <w:rsid w:val="7AE09765"/>
    <w:rsid w:val="7AEA57F2"/>
    <w:rsid w:val="7AECBBC4"/>
    <w:rsid w:val="7AECBCE0"/>
    <w:rsid w:val="7AF201B9"/>
    <w:rsid w:val="7AF2B9CF"/>
    <w:rsid w:val="7AF33146"/>
    <w:rsid w:val="7AF870A8"/>
    <w:rsid w:val="7AF8BE76"/>
    <w:rsid w:val="7AF93251"/>
    <w:rsid w:val="7AFA1567"/>
    <w:rsid w:val="7B0693D6"/>
    <w:rsid w:val="7B073DA5"/>
    <w:rsid w:val="7B08C605"/>
    <w:rsid w:val="7B13AF55"/>
    <w:rsid w:val="7B14ED70"/>
    <w:rsid w:val="7B1973D2"/>
    <w:rsid w:val="7B1B800B"/>
    <w:rsid w:val="7B1CAB85"/>
    <w:rsid w:val="7B1D8562"/>
    <w:rsid w:val="7B1F0917"/>
    <w:rsid w:val="7B2030F8"/>
    <w:rsid w:val="7B218769"/>
    <w:rsid w:val="7B21AA14"/>
    <w:rsid w:val="7B24EE91"/>
    <w:rsid w:val="7B270FA4"/>
    <w:rsid w:val="7B27B0A1"/>
    <w:rsid w:val="7B2FFD5B"/>
    <w:rsid w:val="7B302884"/>
    <w:rsid w:val="7B328873"/>
    <w:rsid w:val="7B34F588"/>
    <w:rsid w:val="7B37DE5C"/>
    <w:rsid w:val="7B400529"/>
    <w:rsid w:val="7B44DC81"/>
    <w:rsid w:val="7B494E6D"/>
    <w:rsid w:val="7B498C83"/>
    <w:rsid w:val="7B4A5240"/>
    <w:rsid w:val="7B4F0994"/>
    <w:rsid w:val="7B5140BE"/>
    <w:rsid w:val="7B555842"/>
    <w:rsid w:val="7B5A2F15"/>
    <w:rsid w:val="7B63D85B"/>
    <w:rsid w:val="7B6453C2"/>
    <w:rsid w:val="7B661292"/>
    <w:rsid w:val="7B6A513F"/>
    <w:rsid w:val="7B6E3C5E"/>
    <w:rsid w:val="7B71A339"/>
    <w:rsid w:val="7B74B32E"/>
    <w:rsid w:val="7B7551A5"/>
    <w:rsid w:val="7B764E09"/>
    <w:rsid w:val="7B8A6846"/>
    <w:rsid w:val="7B8EAC97"/>
    <w:rsid w:val="7B8EF2A6"/>
    <w:rsid w:val="7B8F5BD0"/>
    <w:rsid w:val="7B93CF25"/>
    <w:rsid w:val="7B97E97C"/>
    <w:rsid w:val="7B987440"/>
    <w:rsid w:val="7B9C9170"/>
    <w:rsid w:val="7B9CEECD"/>
    <w:rsid w:val="7B9E8014"/>
    <w:rsid w:val="7B9F93BD"/>
    <w:rsid w:val="7BA41E77"/>
    <w:rsid w:val="7BA7FA25"/>
    <w:rsid w:val="7BA8030A"/>
    <w:rsid w:val="7BAB79B2"/>
    <w:rsid w:val="7BAC9CF5"/>
    <w:rsid w:val="7BAD1561"/>
    <w:rsid w:val="7BB0B7B8"/>
    <w:rsid w:val="7BB1634B"/>
    <w:rsid w:val="7BB20DEF"/>
    <w:rsid w:val="7BB65F7B"/>
    <w:rsid w:val="7BB78307"/>
    <w:rsid w:val="7BB8FE83"/>
    <w:rsid w:val="7BBC3BD3"/>
    <w:rsid w:val="7BC53036"/>
    <w:rsid w:val="7BC706C1"/>
    <w:rsid w:val="7BC844F7"/>
    <w:rsid w:val="7BCC9CD1"/>
    <w:rsid w:val="7BCCB9D7"/>
    <w:rsid w:val="7BCD562F"/>
    <w:rsid w:val="7BCD9E53"/>
    <w:rsid w:val="7BCE3C8F"/>
    <w:rsid w:val="7BD352D9"/>
    <w:rsid w:val="7BD84B8A"/>
    <w:rsid w:val="7BD99EA1"/>
    <w:rsid w:val="7BD9D858"/>
    <w:rsid w:val="7BDA251D"/>
    <w:rsid w:val="7BDA5A53"/>
    <w:rsid w:val="7BF2194E"/>
    <w:rsid w:val="7BFC2063"/>
    <w:rsid w:val="7BFCA8E8"/>
    <w:rsid w:val="7C0128BC"/>
    <w:rsid w:val="7C037D19"/>
    <w:rsid w:val="7C052A07"/>
    <w:rsid w:val="7C072AB1"/>
    <w:rsid w:val="7C089BDF"/>
    <w:rsid w:val="7C0A272E"/>
    <w:rsid w:val="7C0A9256"/>
    <w:rsid w:val="7C0E6C64"/>
    <w:rsid w:val="7C102882"/>
    <w:rsid w:val="7C152079"/>
    <w:rsid w:val="7C168A39"/>
    <w:rsid w:val="7C1A69B0"/>
    <w:rsid w:val="7C1DB0C8"/>
    <w:rsid w:val="7C1E9C22"/>
    <w:rsid w:val="7C211513"/>
    <w:rsid w:val="7C24EC98"/>
    <w:rsid w:val="7C2A5637"/>
    <w:rsid w:val="7C2FF026"/>
    <w:rsid w:val="7C305338"/>
    <w:rsid w:val="7C309ED8"/>
    <w:rsid w:val="7C326AC0"/>
    <w:rsid w:val="7C34A28D"/>
    <w:rsid w:val="7C40D546"/>
    <w:rsid w:val="7C41A34B"/>
    <w:rsid w:val="7C41F46B"/>
    <w:rsid w:val="7C43ADBC"/>
    <w:rsid w:val="7C454C09"/>
    <w:rsid w:val="7C4A5BF2"/>
    <w:rsid w:val="7C4CDF5C"/>
    <w:rsid w:val="7C52EC45"/>
    <w:rsid w:val="7C543C6A"/>
    <w:rsid w:val="7C5706EB"/>
    <w:rsid w:val="7C57A49B"/>
    <w:rsid w:val="7C601B6B"/>
    <w:rsid w:val="7C60ABFA"/>
    <w:rsid w:val="7C61D979"/>
    <w:rsid w:val="7C625E53"/>
    <w:rsid w:val="7C655ACA"/>
    <w:rsid w:val="7C6B5C62"/>
    <w:rsid w:val="7C722401"/>
    <w:rsid w:val="7C7C71AB"/>
    <w:rsid w:val="7C7D0956"/>
    <w:rsid w:val="7C7E2EAD"/>
    <w:rsid w:val="7C7F2599"/>
    <w:rsid w:val="7C7F5A78"/>
    <w:rsid w:val="7C7F5E00"/>
    <w:rsid w:val="7C86D43A"/>
    <w:rsid w:val="7C8BE409"/>
    <w:rsid w:val="7C9115AC"/>
    <w:rsid w:val="7C92E3A6"/>
    <w:rsid w:val="7C94BFA1"/>
    <w:rsid w:val="7C96475E"/>
    <w:rsid w:val="7C9B1647"/>
    <w:rsid w:val="7C9B805D"/>
    <w:rsid w:val="7C9CE2B2"/>
    <w:rsid w:val="7C9DEC30"/>
    <w:rsid w:val="7CA156B2"/>
    <w:rsid w:val="7CA32D53"/>
    <w:rsid w:val="7CAAFC3F"/>
    <w:rsid w:val="7CAB6181"/>
    <w:rsid w:val="7CAE7DC1"/>
    <w:rsid w:val="7CAEF34D"/>
    <w:rsid w:val="7CAFC698"/>
    <w:rsid w:val="7CB11174"/>
    <w:rsid w:val="7CB785F0"/>
    <w:rsid w:val="7CB85D6B"/>
    <w:rsid w:val="7CBA2FD2"/>
    <w:rsid w:val="7CBE0F78"/>
    <w:rsid w:val="7CBEA34C"/>
    <w:rsid w:val="7CBFB1D3"/>
    <w:rsid w:val="7CC26663"/>
    <w:rsid w:val="7CC2D82A"/>
    <w:rsid w:val="7CC682AB"/>
    <w:rsid w:val="7CC9DEAB"/>
    <w:rsid w:val="7CCA214D"/>
    <w:rsid w:val="7CCB0A9C"/>
    <w:rsid w:val="7CD08C0E"/>
    <w:rsid w:val="7CD0E567"/>
    <w:rsid w:val="7CD5972C"/>
    <w:rsid w:val="7CDC69F5"/>
    <w:rsid w:val="7CE4529B"/>
    <w:rsid w:val="7CE6D9E0"/>
    <w:rsid w:val="7CE74CF7"/>
    <w:rsid w:val="7CE9C7AA"/>
    <w:rsid w:val="7CEF885E"/>
    <w:rsid w:val="7CF94464"/>
    <w:rsid w:val="7CF9AC04"/>
    <w:rsid w:val="7CF9C64B"/>
    <w:rsid w:val="7CFA1EEE"/>
    <w:rsid w:val="7CFB28DE"/>
    <w:rsid w:val="7CFBD6D1"/>
    <w:rsid w:val="7D026B2F"/>
    <w:rsid w:val="7D054278"/>
    <w:rsid w:val="7D0A3032"/>
    <w:rsid w:val="7D0E3BBF"/>
    <w:rsid w:val="7D125648"/>
    <w:rsid w:val="7D1585C5"/>
    <w:rsid w:val="7D18F2AD"/>
    <w:rsid w:val="7D202226"/>
    <w:rsid w:val="7D2302F7"/>
    <w:rsid w:val="7D2366ED"/>
    <w:rsid w:val="7D2945C5"/>
    <w:rsid w:val="7D2A19BA"/>
    <w:rsid w:val="7D2D11A3"/>
    <w:rsid w:val="7D2F365B"/>
    <w:rsid w:val="7D31C368"/>
    <w:rsid w:val="7D36FBCD"/>
    <w:rsid w:val="7D3A7F53"/>
    <w:rsid w:val="7D3AF03B"/>
    <w:rsid w:val="7D45DA0D"/>
    <w:rsid w:val="7D46A648"/>
    <w:rsid w:val="7D50282D"/>
    <w:rsid w:val="7D5A81DF"/>
    <w:rsid w:val="7D5A85A9"/>
    <w:rsid w:val="7D5D0B0E"/>
    <w:rsid w:val="7D60EB02"/>
    <w:rsid w:val="7D639F3A"/>
    <w:rsid w:val="7D63E544"/>
    <w:rsid w:val="7D659979"/>
    <w:rsid w:val="7D663B31"/>
    <w:rsid w:val="7D6BB036"/>
    <w:rsid w:val="7D70E90B"/>
    <w:rsid w:val="7D710A79"/>
    <w:rsid w:val="7D727440"/>
    <w:rsid w:val="7D72BAD6"/>
    <w:rsid w:val="7D73EFBC"/>
    <w:rsid w:val="7D75D92E"/>
    <w:rsid w:val="7D7A1E89"/>
    <w:rsid w:val="7D7B9FC0"/>
    <w:rsid w:val="7D7E356E"/>
    <w:rsid w:val="7D835878"/>
    <w:rsid w:val="7D83B561"/>
    <w:rsid w:val="7D855E34"/>
    <w:rsid w:val="7D8AB9D9"/>
    <w:rsid w:val="7D8F5F3D"/>
    <w:rsid w:val="7D9B4606"/>
    <w:rsid w:val="7D9F848F"/>
    <w:rsid w:val="7DA81EF3"/>
    <w:rsid w:val="7DA8F2F3"/>
    <w:rsid w:val="7DAA0466"/>
    <w:rsid w:val="7DAE23FB"/>
    <w:rsid w:val="7DAF6BA6"/>
    <w:rsid w:val="7DB6E452"/>
    <w:rsid w:val="7DBB8DFB"/>
    <w:rsid w:val="7DBC7ED9"/>
    <w:rsid w:val="7DBFD01C"/>
    <w:rsid w:val="7DC054E0"/>
    <w:rsid w:val="7DC1AAEF"/>
    <w:rsid w:val="7DC21DF8"/>
    <w:rsid w:val="7DC45E2A"/>
    <w:rsid w:val="7DC568F0"/>
    <w:rsid w:val="7DC8965F"/>
    <w:rsid w:val="7DC905B2"/>
    <w:rsid w:val="7DD316A4"/>
    <w:rsid w:val="7DD4B4D2"/>
    <w:rsid w:val="7DD92B7A"/>
    <w:rsid w:val="7DDA9E80"/>
    <w:rsid w:val="7DE55A82"/>
    <w:rsid w:val="7DE6A48B"/>
    <w:rsid w:val="7DEA3C6E"/>
    <w:rsid w:val="7DEDA79A"/>
    <w:rsid w:val="7DEE90DE"/>
    <w:rsid w:val="7DEF07B0"/>
    <w:rsid w:val="7DF1F341"/>
    <w:rsid w:val="7DF87912"/>
    <w:rsid w:val="7DF9B2AF"/>
    <w:rsid w:val="7E0225D9"/>
    <w:rsid w:val="7E07B526"/>
    <w:rsid w:val="7E08C7E7"/>
    <w:rsid w:val="7E0D3577"/>
    <w:rsid w:val="7E0DB2CC"/>
    <w:rsid w:val="7E1787A5"/>
    <w:rsid w:val="7E1A9489"/>
    <w:rsid w:val="7E1BC862"/>
    <w:rsid w:val="7E25911F"/>
    <w:rsid w:val="7E284206"/>
    <w:rsid w:val="7E2AFF94"/>
    <w:rsid w:val="7E2F15AC"/>
    <w:rsid w:val="7E400B8F"/>
    <w:rsid w:val="7E41FF1B"/>
    <w:rsid w:val="7E4803FE"/>
    <w:rsid w:val="7E4AF630"/>
    <w:rsid w:val="7E4F3B39"/>
    <w:rsid w:val="7E53DFA0"/>
    <w:rsid w:val="7E564AAA"/>
    <w:rsid w:val="7E5996B7"/>
    <w:rsid w:val="7E5DBCF2"/>
    <w:rsid w:val="7E5F8824"/>
    <w:rsid w:val="7E61BD80"/>
    <w:rsid w:val="7E62BEDC"/>
    <w:rsid w:val="7E6375C8"/>
    <w:rsid w:val="7E64164B"/>
    <w:rsid w:val="7E6510DD"/>
    <w:rsid w:val="7E68F500"/>
    <w:rsid w:val="7E6B6735"/>
    <w:rsid w:val="7E6F665E"/>
    <w:rsid w:val="7E71F08C"/>
    <w:rsid w:val="7E72E513"/>
    <w:rsid w:val="7E788B71"/>
    <w:rsid w:val="7E79C76F"/>
    <w:rsid w:val="7E7B3791"/>
    <w:rsid w:val="7E7E00F3"/>
    <w:rsid w:val="7E85BF33"/>
    <w:rsid w:val="7E8718FA"/>
    <w:rsid w:val="7E8B67E2"/>
    <w:rsid w:val="7E8F0886"/>
    <w:rsid w:val="7E903CB0"/>
    <w:rsid w:val="7E91EE03"/>
    <w:rsid w:val="7E945B87"/>
    <w:rsid w:val="7E95D2FE"/>
    <w:rsid w:val="7E95E68D"/>
    <w:rsid w:val="7E9711C2"/>
    <w:rsid w:val="7E99B57F"/>
    <w:rsid w:val="7E9B4444"/>
    <w:rsid w:val="7EA04EB3"/>
    <w:rsid w:val="7EA1B699"/>
    <w:rsid w:val="7EA1CCDB"/>
    <w:rsid w:val="7EA360AA"/>
    <w:rsid w:val="7EA4F339"/>
    <w:rsid w:val="7EA7356F"/>
    <w:rsid w:val="7EA8ADDC"/>
    <w:rsid w:val="7EA98706"/>
    <w:rsid w:val="7EB3451E"/>
    <w:rsid w:val="7EB7ADE5"/>
    <w:rsid w:val="7EB84340"/>
    <w:rsid w:val="7EB87873"/>
    <w:rsid w:val="7EC241C3"/>
    <w:rsid w:val="7EC2E33F"/>
    <w:rsid w:val="7EC357DE"/>
    <w:rsid w:val="7EC3CFC2"/>
    <w:rsid w:val="7EC4D017"/>
    <w:rsid w:val="7ECAB0E6"/>
    <w:rsid w:val="7ECC4F99"/>
    <w:rsid w:val="7ECD3DEA"/>
    <w:rsid w:val="7ECD987C"/>
    <w:rsid w:val="7ED3FCCA"/>
    <w:rsid w:val="7ED4E13F"/>
    <w:rsid w:val="7EDB178C"/>
    <w:rsid w:val="7EDF2EF7"/>
    <w:rsid w:val="7EE0926C"/>
    <w:rsid w:val="7EE12960"/>
    <w:rsid w:val="7EE2669A"/>
    <w:rsid w:val="7EED2BA0"/>
    <w:rsid w:val="7EED7998"/>
    <w:rsid w:val="7EEDAD72"/>
    <w:rsid w:val="7EF35A1B"/>
    <w:rsid w:val="7EF8A877"/>
    <w:rsid w:val="7F0116A7"/>
    <w:rsid w:val="7F01924B"/>
    <w:rsid w:val="7F0509F1"/>
    <w:rsid w:val="7F0525E4"/>
    <w:rsid w:val="7F054DCC"/>
    <w:rsid w:val="7F070B38"/>
    <w:rsid w:val="7F0FFCD2"/>
    <w:rsid w:val="7F182D94"/>
    <w:rsid w:val="7F19814A"/>
    <w:rsid w:val="7F1D2545"/>
    <w:rsid w:val="7F1F6E00"/>
    <w:rsid w:val="7F24500A"/>
    <w:rsid w:val="7F2836AB"/>
    <w:rsid w:val="7F293E49"/>
    <w:rsid w:val="7F2F17F0"/>
    <w:rsid w:val="7F314C4B"/>
    <w:rsid w:val="7F31831F"/>
    <w:rsid w:val="7F327EB1"/>
    <w:rsid w:val="7F3405A2"/>
    <w:rsid w:val="7F341EEB"/>
    <w:rsid w:val="7F3B7F39"/>
    <w:rsid w:val="7F3D3C14"/>
    <w:rsid w:val="7F3EF9E7"/>
    <w:rsid w:val="7F3F39D5"/>
    <w:rsid w:val="7F41D1BB"/>
    <w:rsid w:val="7F44F69F"/>
    <w:rsid w:val="7F46CA78"/>
    <w:rsid w:val="7F4781E0"/>
    <w:rsid w:val="7F4B1D84"/>
    <w:rsid w:val="7F4E67C7"/>
    <w:rsid w:val="7F4FC954"/>
    <w:rsid w:val="7F515EB4"/>
    <w:rsid w:val="7F521815"/>
    <w:rsid w:val="7F5D1EB1"/>
    <w:rsid w:val="7F5FF6A0"/>
    <w:rsid w:val="7F6754D4"/>
    <w:rsid w:val="7F68A1F5"/>
    <w:rsid w:val="7F70B55B"/>
    <w:rsid w:val="7F722AE7"/>
    <w:rsid w:val="7F77DE80"/>
    <w:rsid w:val="7F78A1E1"/>
    <w:rsid w:val="7F79E468"/>
    <w:rsid w:val="7F7BCE8D"/>
    <w:rsid w:val="7F7BD4D8"/>
    <w:rsid w:val="7F7C737A"/>
    <w:rsid w:val="7F7CCA47"/>
    <w:rsid w:val="7F8714B3"/>
    <w:rsid w:val="7F8C2112"/>
    <w:rsid w:val="7F8DEB06"/>
    <w:rsid w:val="7F8E38C0"/>
    <w:rsid w:val="7F8E9D3B"/>
    <w:rsid w:val="7F9113B0"/>
    <w:rsid w:val="7F9162FC"/>
    <w:rsid w:val="7F93CA16"/>
    <w:rsid w:val="7F995E6E"/>
    <w:rsid w:val="7F9CECFA"/>
    <w:rsid w:val="7FA523D2"/>
    <w:rsid w:val="7FA53FEB"/>
    <w:rsid w:val="7FA8EBFB"/>
    <w:rsid w:val="7FACF97A"/>
    <w:rsid w:val="7FAD5E68"/>
    <w:rsid w:val="7FB768E6"/>
    <w:rsid w:val="7FB79BB7"/>
    <w:rsid w:val="7FB89B7B"/>
    <w:rsid w:val="7FBC631A"/>
    <w:rsid w:val="7FC0D520"/>
    <w:rsid w:val="7FC3A2A5"/>
    <w:rsid w:val="7FCC4C4C"/>
    <w:rsid w:val="7FCD1BC7"/>
    <w:rsid w:val="7FCFF0F7"/>
    <w:rsid w:val="7FD55840"/>
    <w:rsid w:val="7FDE9C78"/>
    <w:rsid w:val="7FDF0D6D"/>
    <w:rsid w:val="7FEE2E5C"/>
    <w:rsid w:val="7FEE5AA5"/>
    <w:rsid w:val="7FF1FBDD"/>
    <w:rsid w:val="7FF48987"/>
    <w:rsid w:val="7FF49908"/>
    <w:rsid w:val="7FF669F6"/>
    <w:rsid w:val="7FFAC082"/>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C75FC"/>
  <w15:docId w15:val="{5DFDBCFE-77A3-4933-8E30-5B937368D1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1705"/>
    <w:pPr>
      <w:spacing w:after="173" w:line="362" w:lineRule="auto"/>
      <w:ind w:left="435" w:right="144" w:hanging="293"/>
      <w:jc w:val="both"/>
    </w:pPr>
    <w:rPr>
      <w:rFonts w:ascii="Garamond" w:hAnsi="Garamond" w:eastAsia="Garamond" w:cs="Garamond"/>
      <w:color w:val="000000"/>
    </w:rPr>
  </w:style>
  <w:style w:type="paragraph" w:styleId="Ttulo1">
    <w:name w:val="heading 1"/>
    <w:next w:val="Normal"/>
    <w:link w:val="Ttulo1Carter"/>
    <w:uiPriority w:val="9"/>
    <w:qFormat/>
    <w:rsid w:val="00D36507"/>
    <w:pPr>
      <w:keepNext/>
      <w:keepLines/>
      <w:spacing w:after="0" w:line="259" w:lineRule="auto"/>
      <w:ind w:left="10" w:right="1039" w:hanging="10"/>
      <w:jc w:val="center"/>
      <w:outlineLvl w:val="0"/>
    </w:pPr>
    <w:rPr>
      <w:rFonts w:ascii="Garamond" w:hAnsi="Garamond" w:eastAsia="Book Antiqua" w:cs="Book Antiqua"/>
      <w:b/>
      <w:color w:val="000000"/>
    </w:rPr>
  </w:style>
  <w:style w:type="paragraph" w:styleId="Ttulo2">
    <w:name w:val="heading 2"/>
    <w:next w:val="Normal"/>
    <w:link w:val="Ttulo2Carter"/>
    <w:uiPriority w:val="9"/>
    <w:unhideWhenUsed/>
    <w:qFormat/>
    <w:rsid w:val="00D36507"/>
    <w:pPr>
      <w:keepNext/>
      <w:keepLines/>
      <w:spacing w:after="0" w:line="259" w:lineRule="auto"/>
      <w:ind w:left="10" w:right="1039" w:hanging="10"/>
      <w:jc w:val="center"/>
      <w:outlineLvl w:val="1"/>
    </w:pPr>
    <w:rPr>
      <w:rFonts w:ascii="Garamond" w:hAnsi="Garamond" w:eastAsia="Book Antiqua" w:cs="Book Antiqua"/>
      <w:b/>
      <w:color w:val="000000"/>
    </w:rPr>
  </w:style>
  <w:style w:type="paragraph" w:styleId="Ttulo3">
    <w:name w:val="heading 3"/>
    <w:basedOn w:val="Normal"/>
    <w:next w:val="Normal"/>
    <w:link w:val="Ttulo3Carter"/>
    <w:uiPriority w:val="9"/>
    <w:unhideWhenUsed/>
    <w:qFormat/>
    <w:rsid w:val="00D36507"/>
    <w:pPr>
      <w:keepNext/>
      <w:keepLines/>
      <w:spacing w:before="40" w:after="0"/>
      <w:jc w:val="center"/>
      <w:outlineLvl w:val="2"/>
    </w:pPr>
    <w:rPr>
      <w:rFonts w:eastAsiaTheme="majorEastAsia" w:cstheme="majorBidi"/>
      <w:b/>
      <w:color w:val="auto"/>
    </w:rPr>
  </w:style>
  <w:style w:type="character" w:styleId="Tipodeletrapredefinidodopargraf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arter" w:customStyle="1">
    <w:name w:val="Título 1 Caráter"/>
    <w:link w:val="Ttulo1"/>
    <w:uiPriority w:val="9"/>
    <w:rsid w:val="00D36507"/>
    <w:rPr>
      <w:rFonts w:ascii="Garamond" w:hAnsi="Garamond" w:eastAsia="Book Antiqua" w:cs="Book Antiqua"/>
      <w:b/>
      <w:color w:val="000000"/>
    </w:rPr>
  </w:style>
  <w:style w:type="character" w:styleId="Ttulo2Carter" w:customStyle="1">
    <w:name w:val="Título 2 Caráter"/>
    <w:link w:val="Ttulo2"/>
    <w:uiPriority w:val="9"/>
    <w:rsid w:val="00D36507"/>
    <w:rPr>
      <w:rFonts w:ascii="Garamond" w:hAnsi="Garamond" w:eastAsia="Book Antiqua" w:cs="Book Antiqua"/>
      <w:b/>
      <w:color w:val="000000"/>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Rodap">
    <w:name w:val="footer"/>
    <w:basedOn w:val="Normal"/>
    <w:link w:val="RodapCarter"/>
    <w:uiPriority w:val="99"/>
    <w:unhideWhenUsed/>
    <w:rsid w:val="005E68AA"/>
    <w:pPr>
      <w:tabs>
        <w:tab w:val="center" w:pos="4252"/>
        <w:tab w:val="right" w:pos="8504"/>
      </w:tabs>
      <w:spacing w:after="0" w:line="240" w:lineRule="auto"/>
    </w:pPr>
  </w:style>
  <w:style w:type="character" w:styleId="RodapCarter" w:customStyle="1">
    <w:name w:val="Rodapé Caráter"/>
    <w:basedOn w:val="Tipodeletrapredefinidodopargrafo"/>
    <w:link w:val="Rodap"/>
    <w:uiPriority w:val="99"/>
    <w:rsid w:val="005E68AA"/>
    <w:rPr>
      <w:rFonts w:ascii="Garamond" w:hAnsi="Garamond" w:eastAsia="Garamond" w:cs="Garamond"/>
      <w:color w:val="000000"/>
    </w:rPr>
  </w:style>
  <w:style w:type="paragraph" w:styleId="PargrafodaLista">
    <w:name w:val="List Paragraph"/>
    <w:basedOn w:val="Normal"/>
    <w:uiPriority w:val="34"/>
    <w:qFormat/>
    <w:rsid w:val="00CF1434"/>
    <w:pPr>
      <w:ind w:left="720"/>
      <w:contextualSpacing/>
    </w:pPr>
  </w:style>
  <w:style w:type="character" w:styleId="Ttulo3Carter" w:customStyle="1">
    <w:name w:val="Título 3 Caráter"/>
    <w:basedOn w:val="Tipodeletrapredefinidodopargrafo"/>
    <w:link w:val="Ttulo3"/>
    <w:uiPriority w:val="9"/>
    <w:rsid w:val="00D36507"/>
    <w:rPr>
      <w:rFonts w:ascii="Garamond" w:hAnsi="Garamond" w:eastAsiaTheme="majorEastAsia" w:cstheme="majorBidi"/>
      <w:b/>
    </w:rPr>
  </w:style>
  <w:style w:type="paragraph" w:styleId="Cabealhodondice">
    <w:name w:val="TOC Heading"/>
    <w:basedOn w:val="Ttulo1"/>
    <w:next w:val="Normal"/>
    <w:uiPriority w:val="39"/>
    <w:unhideWhenUsed/>
    <w:qFormat/>
    <w:rsid w:val="00D331E8"/>
    <w:pPr>
      <w:spacing w:before="240"/>
      <w:ind w:left="0" w:right="0" w:firstLine="0"/>
      <w:jc w:val="left"/>
      <w:outlineLvl w:val="9"/>
    </w:pPr>
    <w:rPr>
      <w:rFonts w:asciiTheme="majorHAnsi" w:hAnsiTheme="majorHAnsi" w:eastAsiaTheme="majorEastAsia" w:cstheme="majorBidi"/>
      <w:b w:val="0"/>
      <w:color w:val="0F4761" w:themeColor="accent1" w:themeShade="BF"/>
      <w:kern w:val="0"/>
      <w:sz w:val="32"/>
      <w:szCs w:val="32"/>
      <w14:ligatures w14:val="none"/>
    </w:rPr>
  </w:style>
  <w:style w:type="paragraph" w:styleId="ndice1">
    <w:name w:val="toc 1"/>
    <w:basedOn w:val="Normal"/>
    <w:next w:val="Normal"/>
    <w:autoRedefine/>
    <w:uiPriority w:val="39"/>
    <w:unhideWhenUsed/>
    <w:rsid w:val="00D331E8"/>
    <w:pPr>
      <w:spacing w:after="100"/>
      <w:ind w:left="0"/>
    </w:pPr>
  </w:style>
  <w:style w:type="paragraph" w:styleId="ndice3">
    <w:name w:val="toc 3"/>
    <w:basedOn w:val="Normal"/>
    <w:next w:val="Normal"/>
    <w:autoRedefine/>
    <w:uiPriority w:val="39"/>
    <w:unhideWhenUsed/>
    <w:rsid w:val="00D331E8"/>
    <w:pPr>
      <w:spacing w:after="100"/>
      <w:ind w:left="480"/>
    </w:pPr>
  </w:style>
  <w:style w:type="paragraph" w:styleId="ndice2">
    <w:name w:val="toc 2"/>
    <w:basedOn w:val="Normal"/>
    <w:next w:val="Normal"/>
    <w:autoRedefine/>
    <w:uiPriority w:val="39"/>
    <w:unhideWhenUsed/>
    <w:rsid w:val="00D331E8"/>
    <w:pPr>
      <w:spacing w:after="100"/>
      <w:ind w:left="240"/>
    </w:pPr>
  </w:style>
  <w:style w:type="character" w:styleId="Hiperligao">
    <w:name w:val="Hyperlink"/>
    <w:basedOn w:val="Tipodeletrapredefinidodopargrafo"/>
    <w:uiPriority w:val="99"/>
    <w:unhideWhenUsed/>
    <w:rsid w:val="00D331E8"/>
    <w:rPr>
      <w:color w:val="467886" w:themeColor="hyperlink"/>
      <w:u w:val="single"/>
    </w:rPr>
  </w:style>
  <w:style w:type="paragraph" w:styleId="ndice4">
    <w:name w:val="toc 4"/>
    <w:basedOn w:val="Normal"/>
    <w:next w:val="Normal"/>
    <w:autoRedefine/>
    <w:uiPriority w:val="39"/>
    <w:unhideWhenUsed/>
    <w:rsid w:val="008C1490"/>
    <w:pPr>
      <w:spacing w:after="100" w:line="278" w:lineRule="auto"/>
      <w:ind w:left="720" w:right="0" w:firstLine="0"/>
      <w:jc w:val="left"/>
    </w:pPr>
    <w:rPr>
      <w:rFonts w:asciiTheme="minorHAnsi" w:hAnsiTheme="minorHAnsi" w:eastAsiaTheme="minorEastAsia" w:cstheme="minorBidi"/>
      <w:color w:val="auto"/>
    </w:rPr>
  </w:style>
  <w:style w:type="paragraph" w:styleId="ndice5">
    <w:name w:val="toc 5"/>
    <w:basedOn w:val="Normal"/>
    <w:next w:val="Normal"/>
    <w:autoRedefine/>
    <w:uiPriority w:val="39"/>
    <w:unhideWhenUsed/>
    <w:rsid w:val="008C1490"/>
    <w:pPr>
      <w:spacing w:after="100" w:line="278" w:lineRule="auto"/>
      <w:ind w:left="960" w:right="0" w:firstLine="0"/>
      <w:jc w:val="left"/>
    </w:pPr>
    <w:rPr>
      <w:rFonts w:asciiTheme="minorHAnsi" w:hAnsiTheme="minorHAnsi" w:eastAsiaTheme="minorEastAsia" w:cstheme="minorBidi"/>
      <w:color w:val="auto"/>
    </w:rPr>
  </w:style>
  <w:style w:type="paragraph" w:styleId="ndice6">
    <w:name w:val="toc 6"/>
    <w:basedOn w:val="Normal"/>
    <w:next w:val="Normal"/>
    <w:autoRedefine/>
    <w:uiPriority w:val="39"/>
    <w:unhideWhenUsed/>
    <w:rsid w:val="008C1490"/>
    <w:pPr>
      <w:spacing w:after="100" w:line="278" w:lineRule="auto"/>
      <w:ind w:left="1200" w:right="0" w:firstLine="0"/>
      <w:jc w:val="left"/>
    </w:pPr>
    <w:rPr>
      <w:rFonts w:asciiTheme="minorHAnsi" w:hAnsiTheme="minorHAnsi" w:eastAsiaTheme="minorEastAsia" w:cstheme="minorBidi"/>
      <w:color w:val="auto"/>
    </w:rPr>
  </w:style>
  <w:style w:type="paragraph" w:styleId="ndice7">
    <w:name w:val="toc 7"/>
    <w:basedOn w:val="Normal"/>
    <w:next w:val="Normal"/>
    <w:autoRedefine/>
    <w:uiPriority w:val="39"/>
    <w:unhideWhenUsed/>
    <w:rsid w:val="008C1490"/>
    <w:pPr>
      <w:spacing w:after="100" w:line="278" w:lineRule="auto"/>
      <w:ind w:left="1440" w:right="0" w:firstLine="0"/>
      <w:jc w:val="left"/>
    </w:pPr>
    <w:rPr>
      <w:rFonts w:asciiTheme="minorHAnsi" w:hAnsiTheme="minorHAnsi" w:eastAsiaTheme="minorEastAsia" w:cstheme="minorBidi"/>
      <w:color w:val="auto"/>
    </w:rPr>
  </w:style>
  <w:style w:type="paragraph" w:styleId="ndice8">
    <w:name w:val="toc 8"/>
    <w:basedOn w:val="Normal"/>
    <w:next w:val="Normal"/>
    <w:autoRedefine/>
    <w:uiPriority w:val="39"/>
    <w:unhideWhenUsed/>
    <w:rsid w:val="008C1490"/>
    <w:pPr>
      <w:spacing w:after="100" w:line="278" w:lineRule="auto"/>
      <w:ind w:left="1680" w:right="0" w:firstLine="0"/>
      <w:jc w:val="left"/>
    </w:pPr>
    <w:rPr>
      <w:rFonts w:asciiTheme="minorHAnsi" w:hAnsiTheme="minorHAnsi" w:eastAsiaTheme="minorEastAsia" w:cstheme="minorBidi"/>
      <w:color w:val="auto"/>
    </w:rPr>
  </w:style>
  <w:style w:type="paragraph" w:styleId="ndice9">
    <w:name w:val="toc 9"/>
    <w:basedOn w:val="Normal"/>
    <w:next w:val="Normal"/>
    <w:autoRedefine/>
    <w:uiPriority w:val="39"/>
    <w:unhideWhenUsed/>
    <w:rsid w:val="008C1490"/>
    <w:pPr>
      <w:spacing w:after="100" w:line="278" w:lineRule="auto"/>
      <w:ind w:left="1920" w:right="0" w:firstLine="0"/>
      <w:jc w:val="left"/>
    </w:pPr>
    <w:rPr>
      <w:rFonts w:asciiTheme="minorHAnsi" w:hAnsiTheme="minorHAnsi" w:eastAsiaTheme="minorEastAsia" w:cstheme="minorBidi"/>
      <w:color w:val="auto"/>
    </w:rPr>
  </w:style>
  <w:style w:type="character" w:styleId="MenoNoResolvida">
    <w:name w:val="Unresolved Mention"/>
    <w:basedOn w:val="Tipodeletrapredefinidodopargrafo"/>
    <w:uiPriority w:val="99"/>
    <w:semiHidden/>
    <w:unhideWhenUsed/>
    <w:rsid w:val="008C1490"/>
    <w:rPr>
      <w:color w:val="605E5C"/>
      <w:shd w:val="clear" w:color="auto" w:fill="E1DFDD"/>
    </w:rPr>
  </w:style>
  <w:style w:type="paragraph" w:styleId="Cabealho">
    <w:name w:val="header"/>
    <w:basedOn w:val="Normal"/>
    <w:link w:val="CabealhoCarter"/>
    <w:uiPriority w:val="99"/>
    <w:unhideWhenUsed/>
    <w:rsid w:val="008C1490"/>
    <w:pPr>
      <w:tabs>
        <w:tab w:val="center" w:pos="4252"/>
        <w:tab w:val="right" w:pos="8504"/>
      </w:tabs>
      <w:spacing w:after="0" w:line="240" w:lineRule="auto"/>
    </w:pPr>
  </w:style>
  <w:style w:type="character" w:styleId="CabealhoCarter" w:customStyle="1">
    <w:name w:val="Cabeçalho Caráter"/>
    <w:basedOn w:val="Tipodeletrapredefinidodopargrafo"/>
    <w:link w:val="Cabealho"/>
    <w:uiPriority w:val="99"/>
    <w:rsid w:val="008C1490"/>
    <w:rPr>
      <w:rFonts w:ascii="Garamond" w:hAnsi="Garamond" w:eastAsia="Garamond" w:cs="Garamond"/>
      <w:color w:val="000000"/>
    </w:rPr>
  </w:style>
  <w:style w:type="paragraph" w:styleId="pf0" w:customStyle="1">
    <w:name w:val="pf0"/>
    <w:basedOn w:val="Normal"/>
    <w:uiPriority w:val="1"/>
    <w:rsid w:val="3EC49A07"/>
    <w:pPr>
      <w:spacing w:beforeAutospacing="1" w:afterAutospacing="1"/>
    </w:pPr>
    <w:rPr>
      <w:rFonts w:asciiTheme="minorHAnsi" w:hAnsiTheme="minorHAnsi" w:eastAsiaTheme="minorEastAsia" w:cstheme="minorBidi"/>
    </w:rPr>
  </w:style>
  <w:style w:type="paragraph" w:styleId="Textodecomentrio">
    <w:name w:val="annotation text"/>
    <w:basedOn w:val="Normal"/>
    <w:link w:val="TextodecomentrioCarter"/>
    <w:uiPriority w:val="99"/>
    <w:unhideWhenUsed/>
    <w:pPr>
      <w:spacing w:line="240" w:lineRule="auto"/>
    </w:pPr>
    <w:rPr>
      <w:sz w:val="20"/>
      <w:szCs w:val="20"/>
    </w:rPr>
  </w:style>
  <w:style w:type="character" w:styleId="TextodecomentrioCarter" w:customStyle="1">
    <w:name w:val="Texto de comentário Caráter"/>
    <w:basedOn w:val="Tipodeletrapredefinidodopargrafo"/>
    <w:link w:val="Textodecomentrio"/>
    <w:uiPriority w:val="99"/>
    <w:rPr>
      <w:rFonts w:ascii="Garamond" w:hAnsi="Garamond" w:eastAsia="Garamond" w:cs="Garamond"/>
      <w:color w:val="000000"/>
      <w:sz w:val="20"/>
      <w:szCs w:val="20"/>
    </w:rPr>
  </w:style>
  <w:style w:type="character" w:styleId="Refdecomentrio">
    <w:name w:val="annotation reference"/>
    <w:basedOn w:val="Tipodeletrapredefinidodopargrafo"/>
    <w:uiPriority w:val="99"/>
    <w:semiHidden/>
    <w:unhideWhenUsed/>
    <w:rPr>
      <w:sz w:val="16"/>
      <w:szCs w:val="16"/>
    </w:rPr>
  </w:style>
  <w:style w:type="paragraph" w:styleId="Reviso">
    <w:name w:val="Revision"/>
    <w:hidden/>
    <w:uiPriority w:val="99"/>
    <w:semiHidden/>
    <w:rsid w:val="00E24E0E"/>
    <w:pPr>
      <w:spacing w:after="0" w:line="240" w:lineRule="auto"/>
    </w:pPr>
    <w:rPr>
      <w:rFonts w:ascii="Garamond" w:hAnsi="Garamond" w:eastAsia="Garamond" w:cs="Garamond"/>
      <w:color w:val="000000"/>
    </w:rPr>
  </w:style>
  <w:style w:type="paragraph" w:styleId="Assuntodecomentrio">
    <w:name w:val="annotation subject"/>
    <w:basedOn w:val="Textodecomentrio"/>
    <w:next w:val="Textodecomentrio"/>
    <w:link w:val="AssuntodecomentrioCarter"/>
    <w:uiPriority w:val="99"/>
    <w:semiHidden/>
    <w:unhideWhenUsed/>
    <w:rsid w:val="00E24E0E"/>
    <w:rPr>
      <w:b/>
      <w:bCs/>
    </w:rPr>
  </w:style>
  <w:style w:type="character" w:styleId="AssuntodecomentrioCarter" w:customStyle="1">
    <w:name w:val="Assunto de comentário Caráter"/>
    <w:basedOn w:val="TextodecomentrioCarter"/>
    <w:link w:val="Assuntodecomentrio"/>
    <w:uiPriority w:val="99"/>
    <w:semiHidden/>
    <w:rsid w:val="00E24E0E"/>
    <w:rPr>
      <w:rFonts w:ascii="Garamond" w:hAnsi="Garamond" w:eastAsia="Garamond" w:cs="Garamond"/>
      <w:b/>
      <w:bCs/>
      <w:color w:val="000000"/>
      <w:sz w:val="20"/>
      <w:szCs w:val="20"/>
    </w:rPr>
  </w:style>
  <w:style w:type="paragraph" w:styleId="CommentText" w:customStyle="1">
    <w:name w:val="Comment Text"/>
    <w:basedOn w:val="Normal"/>
    <w:uiPriority w:val="99"/>
    <w:semiHidden/>
    <w:unhideWhenUsed/>
    <w:rsid w:val="00DB084B"/>
    <w:pPr>
      <w:spacing w:line="240" w:lineRule="auto"/>
    </w:pPr>
    <w:rPr>
      <w:sz w:val="20"/>
      <w:szCs w:val="20"/>
    </w:rPr>
  </w:style>
  <w:style w:type="character" w:styleId="CommentReference" w:customStyle="1">
    <w:name w:val="Comment Reference"/>
    <w:basedOn w:val="Tipodeletrapredefinidodopargrafo"/>
    <w:uiPriority w:val="99"/>
    <w:semiHidden/>
    <w:unhideWhenUsed/>
    <w:rsid w:val="00DB084B"/>
    <w:rPr>
      <w:sz w:val="16"/>
      <w:szCs w:val="16"/>
    </w:rPr>
  </w:style>
  <w:style w:type="character" w:styleId="cf01" w:customStyle="1">
    <w:name w:val="cf01"/>
    <w:basedOn w:val="Tipodeletrapredefinidodopargrafo"/>
    <w:rsid w:val="00507CA1"/>
    <w:rPr>
      <w:rFonts w:hint="default" w:ascii="Segoe UI" w:hAnsi="Segoe UI" w:cs="Segoe UI"/>
      <w:sz w:val="18"/>
      <w:szCs w:val="18"/>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Tipodeletrapredefinidodopargrafo"/>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data.europa.eu/eli/reg/2022/2065/oj"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food.ec.europa.eu/system/files/2020-11/aw_platform_plat-conc_guide_cat-breeding.pdf"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food.ec.europa.eu/system/files/2020-11/aw_platform_plat-conc_guide_dog-breeding.pdf" TargetMode="External"/><Relationship Id="rId2" Type="http://schemas.openxmlformats.org/officeDocument/2006/relationships/customXml" Target="../customXml/item2.xml"/><Relationship Id="rId16" Type="http://schemas.openxmlformats.org/officeDocument/2006/relationships/hyperlink" Target="https://euc-word-edit.officeapps.live.com/we/wordeditorframe.aspx?ui=pt-PT&amp;rs=pt-PT&amp;wopisrc=https%3A%2F%2Fdgavgovpt.sharepoint.com%2Fsites%2FBemEstardosAnimaisdeCompanhia%2F_vti_bin%2Fwopi.ashx%2Ffiles%2F341ca8b372be4474b176dea4b33bdd04&amp;wdexp=TEAMS-TREATMENT&amp;wdenableroaming=1&amp;mscc=1&amp;hid=0EDD03A2-803A-0001-16F9-11B1AAC7FFB6.0&amp;uih=sharepointcom&amp;wdlcid=pt-PT&amp;jsapi=1&amp;jsapiver=v2&amp;corrid=6aa77295-f3af-e869-b9cb-7d77af2fd68d&amp;usid=6aa77295-f3af-e869-b9cb-7d77af2fd68d&amp;newsession=1&amp;sftc=1&amp;uihit=docaspx&amp;muv=1&amp;ats=PairwiseBroker&amp;cac=1&amp;sams=1&amp;mtf=1&amp;sfp=1&amp;sdp=1&amp;hch=1&amp;hwfh=1&amp;dchat=1&amp;sc=%7B%22pmo%22%3A%22https%3A%2F%2Fdgavgovpt.sharepoint.com%22%2C%22pmshare%22%3Atrue%7D&amp;ctp=LeastProtected&amp;rct=Normal&amp;wdorigin=TEAMS-MAGLEV.teamsSdk_ns.rwc&amp;wdhostclicktime=1774553663407&amp;afdflight=76&amp;csiro=1&amp;instantedit=1&amp;wopicomplete=1&amp;wdredirectionreason=Unified_SingleFlus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e8daae1-e91c-47b4-b035-060e24891a16" xsi:nil="true"/>
    <lcf76f155ced4ddcb4097134ff3c332f xmlns="f417b4ed-cc88-4418-8852-4fa6c4315e7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A35C37A4FD36D438D751A658F23A5F1" ma:contentTypeVersion="12" ma:contentTypeDescription="Criar um novo documento." ma:contentTypeScope="" ma:versionID="63e9bfcd95993be5b6711d835b37748e">
  <xsd:schema xmlns:xsd="http://www.w3.org/2001/XMLSchema" xmlns:xs="http://www.w3.org/2001/XMLSchema" xmlns:p="http://schemas.microsoft.com/office/2006/metadata/properties" xmlns:ns2="f417b4ed-cc88-4418-8852-4fa6c4315e7a" xmlns:ns3="8e8daae1-e91c-47b4-b035-060e24891a16" targetNamespace="http://schemas.microsoft.com/office/2006/metadata/properties" ma:root="true" ma:fieldsID="3c4f749345b024f0d3b4c49bff823376" ns2:_="" ns3:_="">
    <xsd:import namespace="f417b4ed-cc88-4418-8852-4fa6c4315e7a"/>
    <xsd:import namespace="8e8daae1-e91c-47b4-b035-060e24891a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17b4ed-cc88-4418-8852-4fa6c4315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m" ma:readOnly="false" ma:fieldId="{5cf76f15-5ced-4ddc-b409-7134ff3c332f}" ma:taxonomyMulti="true" ma:sspId="ab7b07cb-09f2-4a23-9e1b-5b68a90f848d"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8daae1-e91c-47b4-b035-060e24891a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cfe9aef-b81a-4ea9-b696-a0df14543b98}" ma:internalName="TaxCatchAll" ma:showField="CatchAllData" ma:web="8e8daae1-e91c-47b4-b035-060e24891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49EA36-56B1-4B5F-A5D2-D35490FC653A}">
  <ds:schemaRefs>
    <ds:schemaRef ds:uri="http://schemas.microsoft.com/office/2006/metadata/properties"/>
    <ds:schemaRef ds:uri="http://schemas.microsoft.com/office/infopath/2007/PartnerControls"/>
    <ds:schemaRef ds:uri="8e8daae1-e91c-47b4-b035-060e24891a16"/>
    <ds:schemaRef ds:uri="f417b4ed-cc88-4418-8852-4fa6c4315e7a"/>
  </ds:schemaRefs>
</ds:datastoreItem>
</file>

<file path=customXml/itemProps2.xml><?xml version="1.0" encoding="utf-8"?>
<ds:datastoreItem xmlns:ds="http://schemas.openxmlformats.org/officeDocument/2006/customXml" ds:itemID="{C63F16FA-D2CC-4571-B126-84683DE96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17b4ed-cc88-4418-8852-4fa6c4315e7a"/>
    <ds:schemaRef ds:uri="8e8daae1-e91c-47b4-b035-060e24891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F8EDB1-95D4-43D4-B6ED-CB695AF4D699}">
  <ds:schemaRefs>
    <ds:schemaRef ds:uri="http://schemas.openxmlformats.org/officeDocument/2006/bibliography"/>
  </ds:schemaRefs>
</ds:datastoreItem>
</file>

<file path=customXml/itemProps4.xml><?xml version="1.0" encoding="utf-8"?>
<ds:datastoreItem xmlns:ds="http://schemas.openxmlformats.org/officeDocument/2006/customXml" ds:itemID="{F53DD685-DB05-4958-A34D-21D2C3F6E63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cp:lastModifiedBy>Susana Margarida Gonçalves Silva Santos</cp:lastModifiedBy>
  <cp:revision>443</cp:revision>
  <dcterms:created xsi:type="dcterms:W3CDTF">2026-03-17T04:03:00Z</dcterms:created>
  <dcterms:modified xsi:type="dcterms:W3CDTF">2026-07-13T13:00:49Z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0x010100DA35C37A4FD36D438D751A658F23A5F1</vt:lpwstr>
  </property>
  <property fmtid="{D5CDD505-2E9C-101B-9397-08002B2CF9AE}" pid="3" name="MediaServiceImageTags">
    <vt:lpwstr/>
  </property>
  <property fmtid="{D5CDD505-2E9C-101B-9397-08002B2CF9AE}" pid="5" name="docLang">
    <vt:lpwstr>pt</vt:lpwstr>
  </property>
</Properties>
</file>